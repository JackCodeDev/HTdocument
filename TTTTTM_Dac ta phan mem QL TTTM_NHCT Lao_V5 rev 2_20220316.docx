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D390EC" w14:textId="77777777" w:rsidR="00CE7C3D" w:rsidRPr="005E63B3" w:rsidRDefault="00CE7C3D" w:rsidP="00CE7C3D">
      <w:pPr>
        <w:spacing w:after="0" w:line="312" w:lineRule="auto"/>
        <w:ind w:firstLine="0"/>
        <w:jc w:val="center"/>
        <w:rPr>
          <w:b/>
          <w:sz w:val="32"/>
          <w:szCs w:val="32"/>
        </w:rPr>
      </w:pPr>
      <w:bookmarkStart w:id="0" w:name="_Toc391027984"/>
      <w:r w:rsidRPr="005E63B3">
        <w:rPr>
          <w:b/>
          <w:sz w:val="32"/>
          <w:szCs w:val="32"/>
        </w:rPr>
        <w:t>ĐẶC TẢ YÊU CẦ</w:t>
      </w:r>
      <w:r>
        <w:rPr>
          <w:b/>
          <w:sz w:val="32"/>
          <w:szCs w:val="32"/>
        </w:rPr>
        <w:t>U</w:t>
      </w:r>
    </w:p>
    <w:p w14:paraId="4C6B6315" w14:textId="77777777" w:rsidR="00CE7C3D" w:rsidRDefault="00CE7C3D" w:rsidP="00CE7C3D">
      <w:pPr>
        <w:spacing w:after="0" w:line="312" w:lineRule="auto"/>
        <w:ind w:firstLine="0"/>
        <w:jc w:val="center"/>
        <w:rPr>
          <w:b/>
          <w:sz w:val="32"/>
          <w:szCs w:val="32"/>
        </w:rPr>
      </w:pPr>
      <w:r>
        <w:rPr>
          <w:b/>
          <w:sz w:val="32"/>
          <w:szCs w:val="32"/>
        </w:rPr>
        <w:t xml:space="preserve">HỆ THỐNG </w:t>
      </w:r>
      <w:r w:rsidRPr="005E63B3">
        <w:rPr>
          <w:b/>
          <w:sz w:val="32"/>
          <w:szCs w:val="32"/>
        </w:rPr>
        <w:t xml:space="preserve">TÀI TRỢ THƯƠNG MẠI – </w:t>
      </w:r>
      <w:r>
        <w:rPr>
          <w:b/>
          <w:sz w:val="32"/>
          <w:szCs w:val="32"/>
        </w:rPr>
        <w:t>NHCT</w:t>
      </w:r>
      <w:r w:rsidRPr="005E63B3">
        <w:rPr>
          <w:b/>
          <w:sz w:val="32"/>
          <w:szCs w:val="32"/>
        </w:rPr>
        <w:t xml:space="preserve"> LÀO</w:t>
      </w:r>
    </w:p>
    <w:p w14:paraId="577D06A2" w14:textId="26639E99" w:rsidR="00CE7C3D" w:rsidRPr="00CE7C3D" w:rsidRDefault="00CE7C3D" w:rsidP="00CE7C3D">
      <w:pPr>
        <w:spacing w:after="0" w:line="312" w:lineRule="auto"/>
        <w:ind w:firstLine="0"/>
        <w:jc w:val="center"/>
        <w:rPr>
          <w:b/>
          <w:i/>
          <w:sz w:val="32"/>
          <w:szCs w:val="32"/>
        </w:rPr>
      </w:pPr>
      <w:r w:rsidRPr="00CE7C3D">
        <w:rPr>
          <w:b/>
          <w:i/>
          <w:sz w:val="32"/>
          <w:szCs w:val="32"/>
        </w:rPr>
        <w:t>(Tháng 03/2022)</w:t>
      </w:r>
    </w:p>
    <w:bookmarkEnd w:id="0"/>
    <w:p w14:paraId="4EC5030E" w14:textId="77777777" w:rsidR="00CE7C3D" w:rsidRDefault="00CE7C3D" w:rsidP="00CE7C3D">
      <w:pPr>
        <w:pStyle w:val="Heading1"/>
      </w:pPr>
      <w:r w:rsidRPr="00B2454A">
        <w:t xml:space="preserve">GIỚI </w:t>
      </w:r>
      <w:r w:rsidRPr="0052448D">
        <w:t>THIỆU</w:t>
      </w:r>
    </w:p>
    <w:p w14:paraId="77131589" w14:textId="77777777" w:rsidR="00CE7C3D" w:rsidRDefault="00CE7C3D" w:rsidP="00CE7C3D">
      <w:pPr>
        <w:pStyle w:val="Heading2"/>
        <w:ind w:left="567"/>
      </w:pPr>
      <w:r w:rsidRPr="0052448D">
        <w:t>Mục</w:t>
      </w:r>
      <w:r w:rsidRPr="00B2454A">
        <w:t xml:space="preserve"> đích</w:t>
      </w:r>
    </w:p>
    <w:p w14:paraId="322E26BA" w14:textId="77777777" w:rsidR="00CE7C3D" w:rsidRDefault="00CE7C3D" w:rsidP="00CE7C3D">
      <w:pPr>
        <w:spacing w:after="0" w:line="312" w:lineRule="auto"/>
        <w:ind w:firstLine="426"/>
        <w:jc w:val="both"/>
      </w:pPr>
      <w:r>
        <w:t>Tài liệu được xây dựng nhằm mục đích mô tả yêu cầu cho các chức năng trong hệ thống Tài trợ thương mại, bao gồm việc quản lý thông tin Tài trợ thương mại của khách hàng, các sản phẩm Nhập khẩu, Xuất khẩu, Bảo lãnh của NHCT Lào.</w:t>
      </w:r>
    </w:p>
    <w:p w14:paraId="2F906E16" w14:textId="77777777" w:rsidR="00CE7C3D" w:rsidRDefault="00CE7C3D" w:rsidP="00CE7C3D">
      <w:pPr>
        <w:spacing w:after="0" w:line="312" w:lineRule="auto"/>
        <w:ind w:firstLine="426"/>
        <w:jc w:val="both"/>
      </w:pPr>
      <w:r>
        <w:t>Tài liệu được dùng làm đầu vào cho các quá trình thiết kế, lập trình, kiểm thử hệ thống.</w:t>
      </w:r>
    </w:p>
    <w:p w14:paraId="52DC0487" w14:textId="77777777" w:rsidR="00CE7C3D" w:rsidRDefault="00CE7C3D" w:rsidP="00CE7C3D">
      <w:pPr>
        <w:pStyle w:val="Heading2"/>
        <w:ind w:left="567"/>
      </w:pPr>
      <w:r>
        <w:t>Giải thích thuật ngữ và từ viết tắt</w:t>
      </w:r>
    </w:p>
    <w:tbl>
      <w:tblPr>
        <w:tblStyle w:val="TableGrid"/>
        <w:tblW w:w="9087" w:type="dxa"/>
        <w:tblInd w:w="108" w:type="dxa"/>
        <w:tblLayout w:type="fixed"/>
        <w:tblLook w:val="0000" w:firstRow="0" w:lastRow="0" w:firstColumn="0" w:lastColumn="0" w:noHBand="0" w:noVBand="0"/>
      </w:tblPr>
      <w:tblGrid>
        <w:gridCol w:w="810"/>
        <w:gridCol w:w="2539"/>
        <w:gridCol w:w="5738"/>
      </w:tblGrid>
      <w:tr w:rsidR="00CE7C3D" w:rsidRPr="00C169DA" w14:paraId="24F416D6" w14:textId="77777777" w:rsidTr="00CE7C3D">
        <w:tc>
          <w:tcPr>
            <w:tcW w:w="810" w:type="dxa"/>
          </w:tcPr>
          <w:p w14:paraId="5DA69445" w14:textId="77777777" w:rsidR="00CE7C3D" w:rsidRPr="00C169DA" w:rsidRDefault="00CE7C3D" w:rsidP="00CE7C3D">
            <w:pPr>
              <w:spacing w:line="312" w:lineRule="auto"/>
              <w:ind w:firstLine="0"/>
              <w:jc w:val="both"/>
              <w:rPr>
                <w:b/>
              </w:rPr>
            </w:pPr>
            <w:r w:rsidRPr="00C169DA">
              <w:rPr>
                <w:b/>
              </w:rPr>
              <w:t>STT</w:t>
            </w:r>
          </w:p>
        </w:tc>
        <w:tc>
          <w:tcPr>
            <w:tcW w:w="2539" w:type="dxa"/>
          </w:tcPr>
          <w:p w14:paraId="5A93041D" w14:textId="77777777" w:rsidR="00CE7C3D" w:rsidRPr="00C169DA" w:rsidRDefault="00CE7C3D" w:rsidP="00CE7C3D">
            <w:pPr>
              <w:spacing w:line="312" w:lineRule="auto"/>
              <w:ind w:firstLine="0"/>
              <w:jc w:val="both"/>
              <w:rPr>
                <w:b/>
              </w:rPr>
            </w:pPr>
            <w:r w:rsidRPr="00C169DA">
              <w:rPr>
                <w:b/>
              </w:rPr>
              <w:t>Viết tắt và thuật ngữ</w:t>
            </w:r>
          </w:p>
        </w:tc>
        <w:tc>
          <w:tcPr>
            <w:tcW w:w="5738" w:type="dxa"/>
          </w:tcPr>
          <w:p w14:paraId="5511BFB3" w14:textId="77777777" w:rsidR="00CE7C3D" w:rsidRPr="00C169DA" w:rsidRDefault="00CE7C3D" w:rsidP="00CE7C3D">
            <w:pPr>
              <w:spacing w:line="312" w:lineRule="auto"/>
              <w:ind w:firstLine="0"/>
              <w:jc w:val="both"/>
              <w:rPr>
                <w:b/>
              </w:rPr>
            </w:pPr>
            <w:r w:rsidRPr="00C169DA">
              <w:rPr>
                <w:b/>
              </w:rPr>
              <w:t>Giải thích</w:t>
            </w:r>
          </w:p>
        </w:tc>
      </w:tr>
      <w:tr w:rsidR="00CE7C3D" w:rsidRPr="00C169DA" w14:paraId="2125D242" w14:textId="77777777" w:rsidTr="00CE7C3D">
        <w:tc>
          <w:tcPr>
            <w:tcW w:w="810" w:type="dxa"/>
          </w:tcPr>
          <w:p w14:paraId="431CDD4B" w14:textId="77777777" w:rsidR="00CE7C3D" w:rsidRPr="00C169DA" w:rsidRDefault="00CE7C3D" w:rsidP="00CE7C3D">
            <w:pPr>
              <w:spacing w:line="312" w:lineRule="auto"/>
              <w:ind w:firstLine="0"/>
              <w:jc w:val="both"/>
            </w:pPr>
          </w:p>
        </w:tc>
        <w:tc>
          <w:tcPr>
            <w:tcW w:w="2539" w:type="dxa"/>
          </w:tcPr>
          <w:p w14:paraId="45626003" w14:textId="77777777" w:rsidR="00CE7C3D" w:rsidRPr="00C169DA" w:rsidRDefault="00CE7C3D" w:rsidP="00CE7C3D">
            <w:pPr>
              <w:spacing w:line="312" w:lineRule="auto"/>
              <w:ind w:firstLine="0"/>
              <w:jc w:val="both"/>
            </w:pPr>
            <w:r w:rsidRPr="00C169DA">
              <w:t>TTTM</w:t>
            </w:r>
          </w:p>
        </w:tc>
        <w:tc>
          <w:tcPr>
            <w:tcW w:w="5738" w:type="dxa"/>
          </w:tcPr>
          <w:p w14:paraId="6A0A1DCB" w14:textId="77777777" w:rsidR="00CE7C3D" w:rsidRPr="00C169DA" w:rsidRDefault="00CE7C3D" w:rsidP="00CE7C3D">
            <w:pPr>
              <w:spacing w:line="312" w:lineRule="auto"/>
              <w:ind w:firstLine="0"/>
              <w:jc w:val="both"/>
            </w:pPr>
            <w:r w:rsidRPr="00C169DA">
              <w:t>Tài trợ thương mại</w:t>
            </w:r>
          </w:p>
        </w:tc>
      </w:tr>
      <w:tr w:rsidR="00CE7C3D" w:rsidRPr="00C169DA" w14:paraId="58D98A50" w14:textId="77777777" w:rsidTr="00CE7C3D">
        <w:tc>
          <w:tcPr>
            <w:tcW w:w="810" w:type="dxa"/>
          </w:tcPr>
          <w:p w14:paraId="42FFFBD4" w14:textId="77777777" w:rsidR="00CE7C3D" w:rsidRPr="00C169DA" w:rsidRDefault="00CE7C3D" w:rsidP="00CE7C3D">
            <w:pPr>
              <w:spacing w:line="312" w:lineRule="auto"/>
              <w:ind w:firstLine="0"/>
              <w:jc w:val="both"/>
            </w:pPr>
          </w:p>
        </w:tc>
        <w:tc>
          <w:tcPr>
            <w:tcW w:w="2539" w:type="dxa"/>
          </w:tcPr>
          <w:p w14:paraId="716CC349" w14:textId="77777777" w:rsidR="00CE7C3D" w:rsidRPr="00C169DA" w:rsidRDefault="00CE7C3D" w:rsidP="00CE7C3D">
            <w:pPr>
              <w:spacing w:line="312" w:lineRule="auto"/>
              <w:ind w:firstLine="0"/>
              <w:jc w:val="both"/>
            </w:pPr>
            <w:r>
              <w:t>NHCT Lào</w:t>
            </w:r>
          </w:p>
        </w:tc>
        <w:tc>
          <w:tcPr>
            <w:tcW w:w="5738" w:type="dxa"/>
          </w:tcPr>
          <w:p w14:paraId="748CCE76" w14:textId="77777777" w:rsidR="00CE7C3D" w:rsidRPr="00C169DA" w:rsidRDefault="00CE7C3D" w:rsidP="00CE7C3D">
            <w:pPr>
              <w:spacing w:line="312" w:lineRule="auto"/>
              <w:ind w:firstLine="0"/>
              <w:jc w:val="both"/>
            </w:pPr>
            <w:r>
              <w:t>Ngân hàng TNHH Công Thương Việt Nam tại Lào</w:t>
            </w:r>
          </w:p>
        </w:tc>
      </w:tr>
      <w:tr w:rsidR="00CE7C3D" w:rsidRPr="00C169DA" w14:paraId="334B615C" w14:textId="77777777" w:rsidTr="00CE7C3D">
        <w:tc>
          <w:tcPr>
            <w:tcW w:w="810" w:type="dxa"/>
          </w:tcPr>
          <w:p w14:paraId="2C9C0C3C" w14:textId="77777777" w:rsidR="00CE7C3D" w:rsidRPr="00C169DA" w:rsidRDefault="00CE7C3D" w:rsidP="00CE7C3D">
            <w:pPr>
              <w:spacing w:line="312" w:lineRule="auto"/>
              <w:ind w:firstLine="0"/>
              <w:jc w:val="both"/>
            </w:pPr>
          </w:p>
        </w:tc>
        <w:tc>
          <w:tcPr>
            <w:tcW w:w="2539" w:type="dxa"/>
          </w:tcPr>
          <w:p w14:paraId="798E2638" w14:textId="77777777" w:rsidR="00CE7C3D" w:rsidRDefault="00CE7C3D" w:rsidP="00CE7C3D">
            <w:pPr>
              <w:spacing w:line="312" w:lineRule="auto"/>
              <w:ind w:firstLine="0"/>
              <w:jc w:val="both"/>
            </w:pPr>
            <w:r>
              <w:t>NHTMCPCTVN,</w:t>
            </w:r>
          </w:p>
          <w:p w14:paraId="5D5D3D09" w14:textId="77777777" w:rsidR="00CE7C3D" w:rsidRPr="00C169DA" w:rsidRDefault="00CE7C3D" w:rsidP="00CE7C3D">
            <w:pPr>
              <w:spacing w:line="312" w:lineRule="auto"/>
              <w:ind w:firstLine="0"/>
              <w:jc w:val="both"/>
            </w:pPr>
            <w:r>
              <w:t>VietinBank</w:t>
            </w:r>
          </w:p>
        </w:tc>
        <w:tc>
          <w:tcPr>
            <w:tcW w:w="5738" w:type="dxa"/>
          </w:tcPr>
          <w:p w14:paraId="5CFB6480" w14:textId="77777777" w:rsidR="00CE7C3D" w:rsidRPr="00C169DA" w:rsidRDefault="00CE7C3D" w:rsidP="00CE7C3D">
            <w:pPr>
              <w:spacing w:line="312" w:lineRule="auto"/>
              <w:ind w:firstLine="0"/>
              <w:jc w:val="both"/>
            </w:pPr>
            <w:r>
              <w:t>Ngân hàng Thương mại cổ phần Công Thương Việt Nam</w:t>
            </w:r>
          </w:p>
        </w:tc>
      </w:tr>
      <w:tr w:rsidR="00CE7C3D" w:rsidRPr="00C169DA" w14:paraId="6D7A1072" w14:textId="77777777" w:rsidTr="00CE7C3D">
        <w:tc>
          <w:tcPr>
            <w:tcW w:w="810" w:type="dxa"/>
          </w:tcPr>
          <w:p w14:paraId="6DE2DE9C" w14:textId="77777777" w:rsidR="00CE7C3D" w:rsidRPr="00C169DA" w:rsidRDefault="00CE7C3D" w:rsidP="00CE7C3D">
            <w:pPr>
              <w:spacing w:line="312" w:lineRule="auto"/>
              <w:ind w:firstLine="0"/>
              <w:jc w:val="both"/>
            </w:pPr>
          </w:p>
        </w:tc>
        <w:tc>
          <w:tcPr>
            <w:tcW w:w="2539" w:type="dxa"/>
          </w:tcPr>
          <w:p w14:paraId="3382FEDC" w14:textId="77777777" w:rsidR="00CE7C3D" w:rsidRDefault="00CE7C3D" w:rsidP="00CE7C3D">
            <w:pPr>
              <w:spacing w:line="312" w:lineRule="auto"/>
              <w:ind w:firstLine="0"/>
              <w:jc w:val="both"/>
            </w:pPr>
            <w:r>
              <w:t>TSBĐ, TS</w:t>
            </w:r>
          </w:p>
        </w:tc>
        <w:tc>
          <w:tcPr>
            <w:tcW w:w="5738" w:type="dxa"/>
          </w:tcPr>
          <w:p w14:paraId="4377FEE3" w14:textId="77777777" w:rsidR="00CE7C3D" w:rsidRDefault="00CE7C3D" w:rsidP="00CE7C3D">
            <w:pPr>
              <w:spacing w:line="312" w:lineRule="auto"/>
              <w:ind w:firstLine="0"/>
              <w:jc w:val="both"/>
            </w:pPr>
            <w:r>
              <w:t>Tài sản bảo đảm, Tài sản</w:t>
            </w:r>
          </w:p>
        </w:tc>
      </w:tr>
      <w:tr w:rsidR="00CE7C3D" w:rsidRPr="00C169DA" w14:paraId="3831AD6E" w14:textId="77777777" w:rsidTr="00CE7C3D">
        <w:tc>
          <w:tcPr>
            <w:tcW w:w="810" w:type="dxa"/>
          </w:tcPr>
          <w:p w14:paraId="7ED5D847" w14:textId="77777777" w:rsidR="00CE7C3D" w:rsidRPr="00C169DA" w:rsidRDefault="00CE7C3D" w:rsidP="00CE7C3D">
            <w:pPr>
              <w:spacing w:line="312" w:lineRule="auto"/>
              <w:ind w:firstLine="0"/>
              <w:jc w:val="both"/>
            </w:pPr>
          </w:p>
        </w:tc>
        <w:tc>
          <w:tcPr>
            <w:tcW w:w="2539" w:type="dxa"/>
          </w:tcPr>
          <w:p w14:paraId="6CD7072A" w14:textId="77777777" w:rsidR="00CE7C3D" w:rsidRPr="00C169DA" w:rsidRDefault="00CE7C3D" w:rsidP="00CE7C3D">
            <w:pPr>
              <w:spacing w:line="312" w:lineRule="auto"/>
              <w:ind w:firstLine="0"/>
              <w:jc w:val="both"/>
            </w:pPr>
            <w:r w:rsidRPr="00C169DA">
              <w:t>TTV</w:t>
            </w:r>
          </w:p>
        </w:tc>
        <w:tc>
          <w:tcPr>
            <w:tcW w:w="5738" w:type="dxa"/>
          </w:tcPr>
          <w:p w14:paraId="103ABB57" w14:textId="77777777" w:rsidR="00CE7C3D" w:rsidRPr="00C169DA" w:rsidRDefault="00CE7C3D" w:rsidP="00CE7C3D">
            <w:pPr>
              <w:spacing w:line="312" w:lineRule="auto"/>
              <w:ind w:firstLine="0"/>
              <w:jc w:val="both"/>
            </w:pPr>
            <w:r w:rsidRPr="00C169DA">
              <w:t>Thanh toán viên</w:t>
            </w:r>
          </w:p>
        </w:tc>
      </w:tr>
      <w:tr w:rsidR="00CE7C3D" w:rsidRPr="00C169DA" w14:paraId="798D637B" w14:textId="77777777" w:rsidTr="00CE7C3D">
        <w:tc>
          <w:tcPr>
            <w:tcW w:w="810" w:type="dxa"/>
          </w:tcPr>
          <w:p w14:paraId="64D730F9" w14:textId="77777777" w:rsidR="00CE7C3D" w:rsidRPr="00C169DA" w:rsidRDefault="00CE7C3D" w:rsidP="00CE7C3D">
            <w:pPr>
              <w:spacing w:line="312" w:lineRule="auto"/>
              <w:ind w:firstLine="0"/>
              <w:jc w:val="both"/>
            </w:pPr>
          </w:p>
        </w:tc>
        <w:tc>
          <w:tcPr>
            <w:tcW w:w="2539" w:type="dxa"/>
          </w:tcPr>
          <w:p w14:paraId="2E7E9C65" w14:textId="77777777" w:rsidR="00CE7C3D" w:rsidRPr="00C169DA" w:rsidRDefault="00CE7C3D" w:rsidP="00CE7C3D">
            <w:pPr>
              <w:spacing w:line="312" w:lineRule="auto"/>
              <w:ind w:firstLine="0"/>
              <w:jc w:val="both"/>
            </w:pPr>
            <w:r w:rsidRPr="00C169DA">
              <w:t>KSV</w:t>
            </w:r>
          </w:p>
        </w:tc>
        <w:tc>
          <w:tcPr>
            <w:tcW w:w="5738" w:type="dxa"/>
          </w:tcPr>
          <w:p w14:paraId="4A42A3A9" w14:textId="77777777" w:rsidR="00CE7C3D" w:rsidRPr="00C169DA" w:rsidRDefault="00CE7C3D" w:rsidP="00CE7C3D">
            <w:pPr>
              <w:spacing w:line="312" w:lineRule="auto"/>
              <w:ind w:firstLine="0"/>
              <w:jc w:val="both"/>
            </w:pPr>
            <w:r w:rsidRPr="00C169DA">
              <w:t>Kiểm soát viên</w:t>
            </w:r>
          </w:p>
        </w:tc>
      </w:tr>
      <w:tr w:rsidR="00CE7C3D" w:rsidRPr="00C169DA" w14:paraId="434EDDFE" w14:textId="77777777" w:rsidTr="00CE7C3D">
        <w:tc>
          <w:tcPr>
            <w:tcW w:w="810" w:type="dxa"/>
          </w:tcPr>
          <w:p w14:paraId="402E64C3" w14:textId="77777777" w:rsidR="00CE7C3D" w:rsidRPr="00C169DA" w:rsidRDefault="00CE7C3D" w:rsidP="00CE7C3D">
            <w:pPr>
              <w:spacing w:line="312" w:lineRule="auto"/>
              <w:ind w:firstLine="0"/>
              <w:jc w:val="both"/>
            </w:pPr>
          </w:p>
        </w:tc>
        <w:tc>
          <w:tcPr>
            <w:tcW w:w="2539" w:type="dxa"/>
          </w:tcPr>
          <w:p w14:paraId="4EDC6913" w14:textId="77777777" w:rsidR="00CE7C3D" w:rsidRPr="00C169DA" w:rsidRDefault="00CE7C3D" w:rsidP="00CE7C3D">
            <w:pPr>
              <w:spacing w:line="312" w:lineRule="auto"/>
              <w:ind w:firstLine="0"/>
              <w:jc w:val="both"/>
            </w:pPr>
            <w:r w:rsidRPr="00C169DA">
              <w:t>KH</w:t>
            </w:r>
          </w:p>
        </w:tc>
        <w:tc>
          <w:tcPr>
            <w:tcW w:w="5738" w:type="dxa"/>
          </w:tcPr>
          <w:p w14:paraId="78B7EEBE" w14:textId="77777777" w:rsidR="00CE7C3D" w:rsidRPr="00C169DA" w:rsidRDefault="00CE7C3D" w:rsidP="00CE7C3D">
            <w:pPr>
              <w:spacing w:line="312" w:lineRule="auto"/>
              <w:ind w:firstLine="0"/>
              <w:jc w:val="both"/>
            </w:pPr>
            <w:r w:rsidRPr="00C169DA">
              <w:t>Khách hàng</w:t>
            </w:r>
          </w:p>
        </w:tc>
      </w:tr>
      <w:tr w:rsidR="00CE7C3D" w:rsidRPr="00C169DA" w14:paraId="5910C462" w14:textId="77777777" w:rsidTr="00CE7C3D">
        <w:tc>
          <w:tcPr>
            <w:tcW w:w="810" w:type="dxa"/>
          </w:tcPr>
          <w:p w14:paraId="43A73390" w14:textId="77777777" w:rsidR="00CE7C3D" w:rsidRPr="00C169DA" w:rsidRDefault="00CE7C3D" w:rsidP="00CE7C3D">
            <w:pPr>
              <w:spacing w:line="312" w:lineRule="auto"/>
              <w:ind w:firstLine="0"/>
              <w:jc w:val="both"/>
            </w:pPr>
          </w:p>
        </w:tc>
        <w:tc>
          <w:tcPr>
            <w:tcW w:w="2539" w:type="dxa"/>
          </w:tcPr>
          <w:p w14:paraId="0071F06F" w14:textId="77777777" w:rsidR="00CE7C3D" w:rsidRPr="00C169DA" w:rsidRDefault="00CE7C3D" w:rsidP="00CE7C3D">
            <w:pPr>
              <w:spacing w:line="312" w:lineRule="auto"/>
              <w:ind w:firstLine="0"/>
              <w:jc w:val="both"/>
            </w:pPr>
            <w:r>
              <w:t>NH</w:t>
            </w:r>
          </w:p>
        </w:tc>
        <w:tc>
          <w:tcPr>
            <w:tcW w:w="5738" w:type="dxa"/>
          </w:tcPr>
          <w:p w14:paraId="2E2192FD" w14:textId="77777777" w:rsidR="00CE7C3D" w:rsidRPr="00C169DA" w:rsidRDefault="00CE7C3D" w:rsidP="00CE7C3D">
            <w:pPr>
              <w:spacing w:line="312" w:lineRule="auto"/>
              <w:ind w:firstLine="0"/>
              <w:jc w:val="both"/>
            </w:pPr>
            <w:r>
              <w:t>Ngân hàng</w:t>
            </w:r>
          </w:p>
        </w:tc>
      </w:tr>
      <w:tr w:rsidR="00CE7C3D" w:rsidRPr="00C169DA" w14:paraId="66B0AB64" w14:textId="77777777" w:rsidTr="00CE7C3D">
        <w:tc>
          <w:tcPr>
            <w:tcW w:w="810" w:type="dxa"/>
          </w:tcPr>
          <w:p w14:paraId="734ACC16" w14:textId="77777777" w:rsidR="00CE7C3D" w:rsidRPr="00C169DA" w:rsidRDefault="00CE7C3D" w:rsidP="00CE7C3D">
            <w:pPr>
              <w:spacing w:line="312" w:lineRule="auto"/>
              <w:ind w:firstLine="0"/>
              <w:jc w:val="both"/>
            </w:pPr>
          </w:p>
        </w:tc>
        <w:tc>
          <w:tcPr>
            <w:tcW w:w="2539" w:type="dxa"/>
          </w:tcPr>
          <w:p w14:paraId="1784607B" w14:textId="77777777" w:rsidR="00CE7C3D" w:rsidRPr="00C169DA" w:rsidRDefault="00CE7C3D" w:rsidP="00CE7C3D">
            <w:pPr>
              <w:spacing w:line="312" w:lineRule="auto"/>
              <w:ind w:firstLine="0"/>
              <w:jc w:val="both"/>
            </w:pPr>
            <w:r>
              <w:t>LC</w:t>
            </w:r>
          </w:p>
        </w:tc>
        <w:tc>
          <w:tcPr>
            <w:tcW w:w="5738" w:type="dxa"/>
          </w:tcPr>
          <w:p w14:paraId="4C760528" w14:textId="77777777" w:rsidR="00CE7C3D" w:rsidRPr="00C169DA" w:rsidRDefault="00CE7C3D" w:rsidP="00CE7C3D">
            <w:pPr>
              <w:spacing w:line="312" w:lineRule="auto"/>
              <w:ind w:firstLine="0"/>
              <w:jc w:val="both"/>
            </w:pPr>
            <w:r>
              <w:t>Thư tín dụng</w:t>
            </w:r>
          </w:p>
        </w:tc>
      </w:tr>
      <w:tr w:rsidR="00CE7C3D" w:rsidRPr="00C169DA" w14:paraId="010A8539" w14:textId="77777777" w:rsidTr="00CE7C3D">
        <w:tc>
          <w:tcPr>
            <w:tcW w:w="810" w:type="dxa"/>
          </w:tcPr>
          <w:p w14:paraId="22AC0FB2" w14:textId="77777777" w:rsidR="00CE7C3D" w:rsidRPr="00C169DA" w:rsidRDefault="00CE7C3D" w:rsidP="00CE7C3D">
            <w:pPr>
              <w:spacing w:line="312" w:lineRule="auto"/>
              <w:ind w:firstLine="0"/>
              <w:jc w:val="both"/>
            </w:pPr>
          </w:p>
        </w:tc>
        <w:tc>
          <w:tcPr>
            <w:tcW w:w="2539" w:type="dxa"/>
          </w:tcPr>
          <w:p w14:paraId="3DE2D683" w14:textId="77777777" w:rsidR="00CE7C3D" w:rsidRDefault="00CE7C3D" w:rsidP="00CE7C3D">
            <w:pPr>
              <w:spacing w:line="312" w:lineRule="auto"/>
              <w:ind w:firstLine="0"/>
              <w:jc w:val="both"/>
            </w:pPr>
            <w:r>
              <w:t>BL</w:t>
            </w:r>
          </w:p>
        </w:tc>
        <w:tc>
          <w:tcPr>
            <w:tcW w:w="5738" w:type="dxa"/>
          </w:tcPr>
          <w:p w14:paraId="424C37EE" w14:textId="77777777" w:rsidR="00CE7C3D" w:rsidRDefault="00CE7C3D" w:rsidP="00CE7C3D">
            <w:pPr>
              <w:spacing w:line="312" w:lineRule="auto"/>
              <w:ind w:firstLine="0"/>
              <w:jc w:val="both"/>
            </w:pPr>
            <w:r>
              <w:t>Bảo lãnh</w:t>
            </w:r>
          </w:p>
        </w:tc>
      </w:tr>
      <w:tr w:rsidR="00CE7C3D" w:rsidRPr="00C169DA" w14:paraId="0899E9E7" w14:textId="77777777" w:rsidTr="00CE7C3D">
        <w:tc>
          <w:tcPr>
            <w:tcW w:w="810" w:type="dxa"/>
          </w:tcPr>
          <w:p w14:paraId="0BA5946E" w14:textId="77777777" w:rsidR="00CE7C3D" w:rsidRPr="00C169DA" w:rsidRDefault="00CE7C3D" w:rsidP="00CE7C3D">
            <w:pPr>
              <w:spacing w:line="312" w:lineRule="auto"/>
              <w:ind w:firstLine="0"/>
              <w:jc w:val="both"/>
            </w:pPr>
          </w:p>
        </w:tc>
        <w:tc>
          <w:tcPr>
            <w:tcW w:w="2539" w:type="dxa"/>
          </w:tcPr>
          <w:p w14:paraId="6A3C06B1" w14:textId="77777777" w:rsidR="00CE7C3D" w:rsidRDefault="00CE7C3D" w:rsidP="00CE7C3D">
            <w:pPr>
              <w:spacing w:line="312" w:lineRule="auto"/>
              <w:ind w:firstLine="0"/>
              <w:jc w:val="both"/>
            </w:pPr>
            <w:r>
              <w:t>CK</w:t>
            </w:r>
          </w:p>
        </w:tc>
        <w:tc>
          <w:tcPr>
            <w:tcW w:w="5738" w:type="dxa"/>
          </w:tcPr>
          <w:p w14:paraId="1BD9ABA0" w14:textId="77777777" w:rsidR="00CE7C3D" w:rsidRDefault="00CE7C3D" w:rsidP="00CE7C3D">
            <w:pPr>
              <w:spacing w:line="312" w:lineRule="auto"/>
              <w:ind w:firstLine="0"/>
              <w:jc w:val="both"/>
            </w:pPr>
            <w:r>
              <w:t>Chiết khấu</w:t>
            </w:r>
          </w:p>
        </w:tc>
      </w:tr>
      <w:tr w:rsidR="00CE7C3D" w:rsidRPr="00C169DA" w14:paraId="771F3FB3" w14:textId="77777777" w:rsidTr="00CE7C3D">
        <w:tc>
          <w:tcPr>
            <w:tcW w:w="810" w:type="dxa"/>
          </w:tcPr>
          <w:p w14:paraId="13AEEF0E" w14:textId="77777777" w:rsidR="00CE7C3D" w:rsidRPr="00C169DA" w:rsidRDefault="00CE7C3D" w:rsidP="00CE7C3D">
            <w:pPr>
              <w:spacing w:line="312" w:lineRule="auto"/>
              <w:ind w:firstLine="0"/>
              <w:jc w:val="both"/>
            </w:pPr>
          </w:p>
        </w:tc>
        <w:tc>
          <w:tcPr>
            <w:tcW w:w="2539" w:type="dxa"/>
          </w:tcPr>
          <w:p w14:paraId="39159F0A" w14:textId="77777777" w:rsidR="00CE7C3D" w:rsidRDefault="00CE7C3D" w:rsidP="00CE7C3D">
            <w:pPr>
              <w:spacing w:line="312" w:lineRule="auto"/>
              <w:ind w:firstLine="0"/>
              <w:jc w:val="both"/>
            </w:pPr>
            <w:r>
              <w:t>BCT</w:t>
            </w:r>
          </w:p>
        </w:tc>
        <w:tc>
          <w:tcPr>
            <w:tcW w:w="5738" w:type="dxa"/>
          </w:tcPr>
          <w:p w14:paraId="0D8309E5" w14:textId="77777777" w:rsidR="00CE7C3D" w:rsidRDefault="00CE7C3D" w:rsidP="00CE7C3D">
            <w:pPr>
              <w:spacing w:line="312" w:lineRule="auto"/>
              <w:ind w:firstLine="0"/>
              <w:jc w:val="both"/>
            </w:pPr>
            <w:r>
              <w:t>Bộ chứng từ</w:t>
            </w:r>
          </w:p>
        </w:tc>
      </w:tr>
      <w:tr w:rsidR="00CE7C3D" w:rsidRPr="00C169DA" w14:paraId="0719C61F" w14:textId="77777777" w:rsidTr="00CE7C3D">
        <w:tc>
          <w:tcPr>
            <w:tcW w:w="810" w:type="dxa"/>
          </w:tcPr>
          <w:p w14:paraId="04DBA7FF" w14:textId="77777777" w:rsidR="00CE7C3D" w:rsidRPr="00C169DA" w:rsidRDefault="00CE7C3D" w:rsidP="00CE7C3D">
            <w:pPr>
              <w:spacing w:line="312" w:lineRule="auto"/>
              <w:ind w:firstLine="0"/>
              <w:jc w:val="both"/>
            </w:pPr>
          </w:p>
        </w:tc>
        <w:tc>
          <w:tcPr>
            <w:tcW w:w="2539" w:type="dxa"/>
          </w:tcPr>
          <w:p w14:paraId="79C89FC0" w14:textId="77777777" w:rsidR="00CE7C3D" w:rsidRDefault="00CE7C3D" w:rsidP="00CE7C3D">
            <w:pPr>
              <w:spacing w:line="312" w:lineRule="auto"/>
              <w:ind w:firstLine="0"/>
              <w:jc w:val="both"/>
            </w:pPr>
            <w:r>
              <w:t>Số Ref</w:t>
            </w:r>
          </w:p>
        </w:tc>
        <w:tc>
          <w:tcPr>
            <w:tcW w:w="5738" w:type="dxa"/>
          </w:tcPr>
          <w:p w14:paraId="20A578D8" w14:textId="77777777" w:rsidR="00CE7C3D" w:rsidRDefault="00CE7C3D" w:rsidP="00CE7C3D">
            <w:pPr>
              <w:spacing w:line="312" w:lineRule="auto"/>
              <w:ind w:firstLine="0"/>
              <w:jc w:val="both"/>
            </w:pPr>
            <w:r>
              <w:t>Số tham chiếu</w:t>
            </w:r>
          </w:p>
        </w:tc>
      </w:tr>
      <w:tr w:rsidR="00CE7C3D" w:rsidRPr="00C169DA" w14:paraId="6324D503" w14:textId="77777777" w:rsidTr="00CE7C3D">
        <w:tc>
          <w:tcPr>
            <w:tcW w:w="810" w:type="dxa"/>
          </w:tcPr>
          <w:p w14:paraId="02D249F7" w14:textId="77777777" w:rsidR="00CE7C3D" w:rsidRPr="00C169DA" w:rsidRDefault="00CE7C3D" w:rsidP="00CE7C3D">
            <w:pPr>
              <w:spacing w:line="312" w:lineRule="auto"/>
              <w:ind w:firstLine="0"/>
              <w:jc w:val="both"/>
            </w:pPr>
          </w:p>
        </w:tc>
        <w:tc>
          <w:tcPr>
            <w:tcW w:w="2539" w:type="dxa"/>
          </w:tcPr>
          <w:p w14:paraId="586C2CC5" w14:textId="77777777" w:rsidR="00CE7C3D" w:rsidRDefault="00CE7C3D" w:rsidP="00CE7C3D">
            <w:pPr>
              <w:spacing w:line="312" w:lineRule="auto"/>
              <w:ind w:firstLine="0"/>
              <w:jc w:val="both"/>
            </w:pPr>
            <w:r>
              <w:t>EE</w:t>
            </w:r>
          </w:p>
        </w:tc>
        <w:tc>
          <w:tcPr>
            <w:tcW w:w="5738" w:type="dxa"/>
          </w:tcPr>
          <w:p w14:paraId="48FE6992" w14:textId="77777777" w:rsidR="00CE7C3D" w:rsidRDefault="00CE7C3D" w:rsidP="00CE7C3D">
            <w:pPr>
              <w:spacing w:line="312" w:lineRule="auto"/>
              <w:ind w:firstLine="0"/>
              <w:jc w:val="both"/>
            </w:pPr>
            <w:r>
              <w:t>Hệ thống xử lý giao dịch Tài trợ thương mại của Trung tâm Tài trợ thương mại</w:t>
            </w:r>
          </w:p>
        </w:tc>
      </w:tr>
      <w:tr w:rsidR="00CE7C3D" w:rsidRPr="00C169DA" w14:paraId="2B089FE3" w14:textId="77777777" w:rsidTr="00CE7C3D">
        <w:tc>
          <w:tcPr>
            <w:tcW w:w="810" w:type="dxa"/>
          </w:tcPr>
          <w:p w14:paraId="170CBF2A" w14:textId="77777777" w:rsidR="00CE7C3D" w:rsidRPr="00C169DA" w:rsidRDefault="00CE7C3D" w:rsidP="00CE7C3D">
            <w:pPr>
              <w:spacing w:line="312" w:lineRule="auto"/>
              <w:ind w:firstLine="0"/>
              <w:jc w:val="both"/>
            </w:pPr>
          </w:p>
        </w:tc>
        <w:tc>
          <w:tcPr>
            <w:tcW w:w="2539" w:type="dxa"/>
          </w:tcPr>
          <w:p w14:paraId="5F0E7763" w14:textId="77777777" w:rsidR="00CE7C3D" w:rsidRDefault="00CE7C3D" w:rsidP="00CE7C3D">
            <w:pPr>
              <w:spacing w:line="312" w:lineRule="auto"/>
              <w:ind w:firstLine="0"/>
              <w:jc w:val="both"/>
            </w:pPr>
            <w:r>
              <w:t>KQ</w:t>
            </w:r>
          </w:p>
        </w:tc>
        <w:tc>
          <w:tcPr>
            <w:tcW w:w="5738" w:type="dxa"/>
          </w:tcPr>
          <w:p w14:paraId="4906F598" w14:textId="77777777" w:rsidR="00CE7C3D" w:rsidRDefault="00CE7C3D" w:rsidP="00CE7C3D">
            <w:pPr>
              <w:spacing w:line="312" w:lineRule="auto"/>
              <w:ind w:firstLine="0"/>
              <w:jc w:val="both"/>
            </w:pPr>
            <w:r>
              <w:t>Ký quỹ</w:t>
            </w:r>
          </w:p>
        </w:tc>
      </w:tr>
      <w:tr w:rsidR="00CE7C3D" w:rsidRPr="00C169DA" w14:paraId="2CBC403F" w14:textId="77777777" w:rsidTr="00CE7C3D">
        <w:tc>
          <w:tcPr>
            <w:tcW w:w="810" w:type="dxa"/>
          </w:tcPr>
          <w:p w14:paraId="04EA8EE0" w14:textId="77777777" w:rsidR="00CE7C3D" w:rsidRPr="00C169DA" w:rsidRDefault="00CE7C3D" w:rsidP="00CE7C3D">
            <w:pPr>
              <w:spacing w:line="312" w:lineRule="auto"/>
              <w:ind w:firstLine="0"/>
              <w:jc w:val="both"/>
            </w:pPr>
          </w:p>
        </w:tc>
        <w:tc>
          <w:tcPr>
            <w:tcW w:w="2539" w:type="dxa"/>
          </w:tcPr>
          <w:p w14:paraId="3577DED3" w14:textId="77777777" w:rsidR="00CE7C3D" w:rsidRDefault="00CE7C3D" w:rsidP="00CE7C3D">
            <w:pPr>
              <w:spacing w:line="312" w:lineRule="auto"/>
              <w:ind w:firstLine="0"/>
              <w:jc w:val="both"/>
            </w:pPr>
            <w:r>
              <w:t>TK QLHĐ</w:t>
            </w:r>
          </w:p>
        </w:tc>
        <w:tc>
          <w:tcPr>
            <w:tcW w:w="5738" w:type="dxa"/>
          </w:tcPr>
          <w:p w14:paraId="52AC0803" w14:textId="77777777" w:rsidR="00CE7C3D" w:rsidRDefault="00CE7C3D" w:rsidP="00CE7C3D">
            <w:pPr>
              <w:spacing w:line="312" w:lineRule="auto"/>
              <w:ind w:firstLine="0"/>
              <w:jc w:val="both"/>
            </w:pPr>
            <w:r>
              <w:t>Tài khoản quản lý hợp đồng</w:t>
            </w:r>
          </w:p>
        </w:tc>
      </w:tr>
      <w:tr w:rsidR="00CE7C3D" w:rsidRPr="00C169DA" w14:paraId="2CE64FB9" w14:textId="77777777" w:rsidTr="00CE7C3D">
        <w:tc>
          <w:tcPr>
            <w:tcW w:w="810" w:type="dxa"/>
          </w:tcPr>
          <w:p w14:paraId="4CF96C9B" w14:textId="77777777" w:rsidR="00CE7C3D" w:rsidRPr="00C169DA" w:rsidRDefault="00CE7C3D" w:rsidP="00CE7C3D">
            <w:pPr>
              <w:spacing w:line="312" w:lineRule="auto"/>
              <w:ind w:firstLine="0"/>
              <w:jc w:val="both"/>
            </w:pPr>
          </w:p>
        </w:tc>
        <w:tc>
          <w:tcPr>
            <w:tcW w:w="2539" w:type="dxa"/>
          </w:tcPr>
          <w:p w14:paraId="17C8473C" w14:textId="77777777" w:rsidR="00CE7C3D" w:rsidRDefault="00CE7C3D" w:rsidP="00CE7C3D">
            <w:pPr>
              <w:spacing w:line="312" w:lineRule="auto"/>
              <w:ind w:firstLine="0"/>
              <w:jc w:val="both"/>
            </w:pPr>
            <w:r>
              <w:t>XĐ</w:t>
            </w:r>
          </w:p>
        </w:tc>
        <w:tc>
          <w:tcPr>
            <w:tcW w:w="5738" w:type="dxa"/>
          </w:tcPr>
          <w:p w14:paraId="796182DD" w14:textId="77777777" w:rsidR="00CE7C3D" w:rsidRDefault="00CE7C3D" w:rsidP="00CE7C3D">
            <w:pPr>
              <w:spacing w:line="312" w:lineRule="auto"/>
              <w:ind w:firstLine="0"/>
              <w:jc w:val="both"/>
            </w:pPr>
            <w:r>
              <w:t>Xác định</w:t>
            </w:r>
          </w:p>
        </w:tc>
      </w:tr>
      <w:tr w:rsidR="00CE7C3D" w:rsidRPr="00C169DA" w14:paraId="7B3309FA" w14:textId="77777777" w:rsidTr="00CE7C3D">
        <w:tc>
          <w:tcPr>
            <w:tcW w:w="810" w:type="dxa"/>
          </w:tcPr>
          <w:p w14:paraId="1A8D345E" w14:textId="77777777" w:rsidR="00CE7C3D" w:rsidRPr="00C169DA" w:rsidRDefault="00CE7C3D" w:rsidP="00CE7C3D">
            <w:pPr>
              <w:spacing w:line="312" w:lineRule="auto"/>
              <w:ind w:firstLine="0"/>
              <w:jc w:val="both"/>
            </w:pPr>
          </w:p>
        </w:tc>
        <w:tc>
          <w:tcPr>
            <w:tcW w:w="2539" w:type="dxa"/>
          </w:tcPr>
          <w:p w14:paraId="361EAA8E" w14:textId="77777777" w:rsidR="00CE7C3D" w:rsidRDefault="00CE7C3D" w:rsidP="00CE7C3D">
            <w:pPr>
              <w:spacing w:line="312" w:lineRule="auto"/>
              <w:ind w:firstLine="0"/>
              <w:jc w:val="both"/>
            </w:pPr>
            <w:r>
              <w:t>CKBL</w:t>
            </w:r>
          </w:p>
        </w:tc>
        <w:tc>
          <w:tcPr>
            <w:tcW w:w="5738" w:type="dxa"/>
          </w:tcPr>
          <w:p w14:paraId="5181CA19" w14:textId="77777777" w:rsidR="00CE7C3D" w:rsidRDefault="00CE7C3D" w:rsidP="00CE7C3D">
            <w:pPr>
              <w:spacing w:line="312" w:lineRule="auto"/>
              <w:ind w:firstLine="0"/>
              <w:jc w:val="both"/>
            </w:pPr>
            <w:r>
              <w:t>Cam kết bảo lãnh</w:t>
            </w:r>
          </w:p>
        </w:tc>
      </w:tr>
      <w:tr w:rsidR="00CE7C3D" w:rsidRPr="00C169DA" w14:paraId="4DFA804C" w14:textId="77777777" w:rsidTr="00CE7C3D">
        <w:tc>
          <w:tcPr>
            <w:tcW w:w="810" w:type="dxa"/>
          </w:tcPr>
          <w:p w14:paraId="7012C769" w14:textId="77777777" w:rsidR="00CE7C3D" w:rsidRPr="00C169DA" w:rsidRDefault="00CE7C3D" w:rsidP="00CE7C3D">
            <w:pPr>
              <w:spacing w:line="312" w:lineRule="auto"/>
              <w:ind w:firstLine="0"/>
              <w:jc w:val="both"/>
            </w:pPr>
          </w:p>
        </w:tc>
        <w:tc>
          <w:tcPr>
            <w:tcW w:w="2539" w:type="dxa"/>
          </w:tcPr>
          <w:p w14:paraId="1B78F046" w14:textId="77777777" w:rsidR="00CE7C3D" w:rsidRDefault="00CE7C3D" w:rsidP="00CE7C3D">
            <w:pPr>
              <w:spacing w:line="312" w:lineRule="auto"/>
              <w:ind w:firstLine="0"/>
              <w:jc w:val="both"/>
            </w:pPr>
            <w:r>
              <w:t>SĐ</w:t>
            </w:r>
          </w:p>
        </w:tc>
        <w:tc>
          <w:tcPr>
            <w:tcW w:w="5738" w:type="dxa"/>
          </w:tcPr>
          <w:p w14:paraId="09A65AEA" w14:textId="77777777" w:rsidR="00CE7C3D" w:rsidRDefault="00CE7C3D" w:rsidP="00CE7C3D">
            <w:pPr>
              <w:spacing w:line="312" w:lineRule="auto"/>
              <w:ind w:firstLine="0"/>
              <w:jc w:val="both"/>
            </w:pPr>
            <w:r>
              <w:t>Sửa đổi</w:t>
            </w:r>
          </w:p>
        </w:tc>
      </w:tr>
      <w:tr w:rsidR="00CE7C3D" w:rsidRPr="00C169DA" w14:paraId="21492346" w14:textId="77777777" w:rsidTr="00CE7C3D">
        <w:tc>
          <w:tcPr>
            <w:tcW w:w="810" w:type="dxa"/>
          </w:tcPr>
          <w:p w14:paraId="1E18D3C8" w14:textId="77777777" w:rsidR="00CE7C3D" w:rsidRPr="00C169DA" w:rsidRDefault="00CE7C3D" w:rsidP="00CE7C3D">
            <w:pPr>
              <w:spacing w:line="312" w:lineRule="auto"/>
              <w:ind w:firstLine="0"/>
              <w:jc w:val="both"/>
            </w:pPr>
          </w:p>
        </w:tc>
        <w:tc>
          <w:tcPr>
            <w:tcW w:w="2539" w:type="dxa"/>
          </w:tcPr>
          <w:p w14:paraId="39814FE9" w14:textId="77777777" w:rsidR="00CE7C3D" w:rsidRDefault="00CE7C3D" w:rsidP="00CE7C3D">
            <w:pPr>
              <w:spacing w:line="312" w:lineRule="auto"/>
              <w:ind w:firstLine="0"/>
              <w:jc w:val="both"/>
            </w:pPr>
            <w:r>
              <w:t>GD</w:t>
            </w:r>
          </w:p>
        </w:tc>
        <w:tc>
          <w:tcPr>
            <w:tcW w:w="5738" w:type="dxa"/>
          </w:tcPr>
          <w:p w14:paraId="30E37696" w14:textId="77777777" w:rsidR="00CE7C3D" w:rsidRDefault="00CE7C3D" w:rsidP="00CE7C3D">
            <w:pPr>
              <w:spacing w:line="312" w:lineRule="auto"/>
              <w:ind w:firstLine="0"/>
              <w:jc w:val="both"/>
            </w:pPr>
            <w:r>
              <w:t>Giao dịch</w:t>
            </w:r>
          </w:p>
        </w:tc>
      </w:tr>
      <w:tr w:rsidR="00CE7C3D" w:rsidRPr="00C169DA" w14:paraId="792D7FEC" w14:textId="77777777" w:rsidTr="00CE7C3D">
        <w:tc>
          <w:tcPr>
            <w:tcW w:w="810" w:type="dxa"/>
          </w:tcPr>
          <w:p w14:paraId="0DDAF28C" w14:textId="77777777" w:rsidR="00CE7C3D" w:rsidRPr="00C169DA" w:rsidRDefault="00CE7C3D" w:rsidP="00CE7C3D">
            <w:pPr>
              <w:spacing w:line="312" w:lineRule="auto"/>
              <w:ind w:firstLine="0"/>
              <w:jc w:val="both"/>
            </w:pPr>
          </w:p>
        </w:tc>
        <w:tc>
          <w:tcPr>
            <w:tcW w:w="2539" w:type="dxa"/>
          </w:tcPr>
          <w:p w14:paraId="2397AE97" w14:textId="77777777" w:rsidR="00CE7C3D" w:rsidRDefault="00CE7C3D" w:rsidP="00CE7C3D">
            <w:pPr>
              <w:spacing w:line="312" w:lineRule="auto"/>
              <w:ind w:firstLine="0"/>
              <w:jc w:val="both"/>
            </w:pPr>
            <w:r>
              <w:t>TB</w:t>
            </w:r>
          </w:p>
        </w:tc>
        <w:tc>
          <w:tcPr>
            <w:tcW w:w="5738" w:type="dxa"/>
          </w:tcPr>
          <w:p w14:paraId="0D11A682" w14:textId="77777777" w:rsidR="00CE7C3D" w:rsidRDefault="00CE7C3D" w:rsidP="00CE7C3D">
            <w:pPr>
              <w:spacing w:line="312" w:lineRule="auto"/>
              <w:ind w:firstLine="0"/>
              <w:jc w:val="both"/>
            </w:pPr>
            <w:r>
              <w:t>Thông báo</w:t>
            </w:r>
          </w:p>
        </w:tc>
      </w:tr>
      <w:tr w:rsidR="00CE7C3D" w:rsidRPr="00C169DA" w14:paraId="376E2069" w14:textId="77777777" w:rsidTr="00CE7C3D">
        <w:tc>
          <w:tcPr>
            <w:tcW w:w="810" w:type="dxa"/>
          </w:tcPr>
          <w:p w14:paraId="61917180" w14:textId="77777777" w:rsidR="00CE7C3D" w:rsidRPr="00C169DA" w:rsidRDefault="00CE7C3D" w:rsidP="00CE7C3D">
            <w:pPr>
              <w:spacing w:line="312" w:lineRule="auto"/>
              <w:ind w:firstLine="0"/>
              <w:jc w:val="both"/>
            </w:pPr>
          </w:p>
        </w:tc>
        <w:tc>
          <w:tcPr>
            <w:tcW w:w="2539" w:type="dxa"/>
          </w:tcPr>
          <w:p w14:paraId="23BC2394" w14:textId="77777777" w:rsidR="00CE7C3D" w:rsidRDefault="00CE7C3D" w:rsidP="00CE7C3D">
            <w:pPr>
              <w:spacing w:line="312" w:lineRule="auto"/>
              <w:ind w:firstLine="0"/>
              <w:jc w:val="both"/>
            </w:pPr>
            <w:r>
              <w:t>TBBL</w:t>
            </w:r>
          </w:p>
        </w:tc>
        <w:tc>
          <w:tcPr>
            <w:tcW w:w="5738" w:type="dxa"/>
          </w:tcPr>
          <w:p w14:paraId="03ADA3B6" w14:textId="77777777" w:rsidR="00CE7C3D" w:rsidRDefault="00CE7C3D" w:rsidP="00CE7C3D">
            <w:pPr>
              <w:spacing w:line="312" w:lineRule="auto"/>
              <w:ind w:firstLine="0"/>
              <w:jc w:val="both"/>
            </w:pPr>
            <w:r>
              <w:t>Thông báo bảo lãnh</w:t>
            </w:r>
          </w:p>
        </w:tc>
      </w:tr>
      <w:tr w:rsidR="00CE7C3D" w:rsidRPr="00C169DA" w14:paraId="3E216B17" w14:textId="77777777" w:rsidTr="00CE7C3D">
        <w:tc>
          <w:tcPr>
            <w:tcW w:w="810" w:type="dxa"/>
          </w:tcPr>
          <w:p w14:paraId="16DE24D4" w14:textId="77777777" w:rsidR="00CE7C3D" w:rsidRPr="00C169DA" w:rsidRDefault="00CE7C3D" w:rsidP="00CE7C3D">
            <w:pPr>
              <w:spacing w:line="312" w:lineRule="auto"/>
              <w:ind w:firstLine="0"/>
              <w:jc w:val="both"/>
            </w:pPr>
          </w:p>
        </w:tc>
        <w:tc>
          <w:tcPr>
            <w:tcW w:w="2539" w:type="dxa"/>
          </w:tcPr>
          <w:p w14:paraId="633793D5" w14:textId="77777777" w:rsidR="00CE7C3D" w:rsidRDefault="00CE7C3D" w:rsidP="00CE7C3D">
            <w:pPr>
              <w:spacing w:line="312" w:lineRule="auto"/>
              <w:ind w:firstLine="0"/>
              <w:jc w:val="both"/>
            </w:pPr>
            <w:r>
              <w:t>t/toán</w:t>
            </w:r>
          </w:p>
        </w:tc>
        <w:tc>
          <w:tcPr>
            <w:tcW w:w="5738" w:type="dxa"/>
          </w:tcPr>
          <w:p w14:paraId="662F42C5" w14:textId="77777777" w:rsidR="00CE7C3D" w:rsidRDefault="00CE7C3D" w:rsidP="00CE7C3D">
            <w:pPr>
              <w:spacing w:line="312" w:lineRule="auto"/>
              <w:ind w:firstLine="0"/>
              <w:jc w:val="both"/>
            </w:pPr>
            <w:r>
              <w:t>Thanh toán</w:t>
            </w:r>
          </w:p>
        </w:tc>
      </w:tr>
      <w:tr w:rsidR="00CE7C3D" w:rsidRPr="00C169DA" w14:paraId="01CDAFB1" w14:textId="77777777" w:rsidTr="00CE7C3D">
        <w:tc>
          <w:tcPr>
            <w:tcW w:w="810" w:type="dxa"/>
          </w:tcPr>
          <w:p w14:paraId="23161DEF" w14:textId="77777777" w:rsidR="00CE7C3D" w:rsidRPr="00C169DA" w:rsidRDefault="00CE7C3D" w:rsidP="00CE7C3D">
            <w:pPr>
              <w:spacing w:line="312" w:lineRule="auto"/>
              <w:ind w:firstLine="0"/>
              <w:jc w:val="both"/>
            </w:pPr>
          </w:p>
        </w:tc>
        <w:tc>
          <w:tcPr>
            <w:tcW w:w="2539" w:type="dxa"/>
          </w:tcPr>
          <w:p w14:paraId="228725BB" w14:textId="77777777" w:rsidR="00CE7C3D" w:rsidRDefault="00CE7C3D" w:rsidP="00CE7C3D">
            <w:pPr>
              <w:spacing w:line="312" w:lineRule="auto"/>
              <w:ind w:firstLine="0"/>
              <w:jc w:val="both"/>
            </w:pPr>
            <w:r>
              <w:t>(O)</w:t>
            </w:r>
          </w:p>
        </w:tc>
        <w:tc>
          <w:tcPr>
            <w:tcW w:w="5738" w:type="dxa"/>
          </w:tcPr>
          <w:p w14:paraId="35BF2A7C" w14:textId="77777777" w:rsidR="00CE7C3D" w:rsidRDefault="00CE7C3D" w:rsidP="00CE7C3D">
            <w:pPr>
              <w:spacing w:line="312" w:lineRule="auto"/>
              <w:ind w:firstLine="0"/>
              <w:jc w:val="both"/>
            </w:pPr>
            <w:r>
              <w:t>Trường không bắt buộc nhập thông tin (Optional)</w:t>
            </w:r>
          </w:p>
        </w:tc>
      </w:tr>
      <w:tr w:rsidR="00CE7C3D" w:rsidRPr="00C169DA" w14:paraId="4AB20F6A" w14:textId="77777777" w:rsidTr="00CE7C3D">
        <w:tc>
          <w:tcPr>
            <w:tcW w:w="810" w:type="dxa"/>
          </w:tcPr>
          <w:p w14:paraId="4AD9C835" w14:textId="77777777" w:rsidR="00CE7C3D" w:rsidRPr="00C169DA" w:rsidRDefault="00CE7C3D" w:rsidP="00CE7C3D">
            <w:pPr>
              <w:spacing w:line="312" w:lineRule="auto"/>
              <w:ind w:firstLine="0"/>
              <w:jc w:val="both"/>
            </w:pPr>
          </w:p>
        </w:tc>
        <w:tc>
          <w:tcPr>
            <w:tcW w:w="2539" w:type="dxa"/>
          </w:tcPr>
          <w:p w14:paraId="1FE267DC" w14:textId="77777777" w:rsidR="00CE7C3D" w:rsidRDefault="00CE7C3D" w:rsidP="00CE7C3D">
            <w:pPr>
              <w:spacing w:line="312" w:lineRule="auto"/>
              <w:ind w:firstLine="0"/>
              <w:jc w:val="both"/>
            </w:pPr>
            <w:r>
              <w:t>(P)</w:t>
            </w:r>
          </w:p>
        </w:tc>
        <w:tc>
          <w:tcPr>
            <w:tcW w:w="5738" w:type="dxa"/>
          </w:tcPr>
          <w:p w14:paraId="4BB71BCB" w14:textId="77777777" w:rsidR="00CE7C3D" w:rsidRDefault="00CE7C3D" w:rsidP="00CE7C3D">
            <w:pPr>
              <w:spacing w:line="312" w:lineRule="auto"/>
              <w:ind w:firstLine="0"/>
              <w:jc w:val="both"/>
            </w:pPr>
            <w:r>
              <w:t>Trường không nhập được thông tin (Protected)</w:t>
            </w:r>
          </w:p>
        </w:tc>
      </w:tr>
      <w:tr w:rsidR="00CE7C3D" w:rsidRPr="00C169DA" w14:paraId="66656AB2" w14:textId="77777777" w:rsidTr="00CE7C3D">
        <w:tc>
          <w:tcPr>
            <w:tcW w:w="810" w:type="dxa"/>
          </w:tcPr>
          <w:p w14:paraId="2C063917" w14:textId="77777777" w:rsidR="00CE7C3D" w:rsidRPr="00C169DA" w:rsidRDefault="00CE7C3D" w:rsidP="00CE7C3D">
            <w:pPr>
              <w:spacing w:line="312" w:lineRule="auto"/>
              <w:ind w:firstLine="0"/>
              <w:jc w:val="both"/>
            </w:pPr>
          </w:p>
        </w:tc>
        <w:tc>
          <w:tcPr>
            <w:tcW w:w="2539" w:type="dxa"/>
          </w:tcPr>
          <w:p w14:paraId="05C8EA32" w14:textId="77777777" w:rsidR="00CE7C3D" w:rsidRDefault="00CE7C3D" w:rsidP="00CE7C3D">
            <w:pPr>
              <w:spacing w:line="312" w:lineRule="auto"/>
              <w:ind w:firstLine="0"/>
              <w:jc w:val="both"/>
            </w:pPr>
            <w:r>
              <w:t>(M)</w:t>
            </w:r>
          </w:p>
        </w:tc>
        <w:tc>
          <w:tcPr>
            <w:tcW w:w="5738" w:type="dxa"/>
          </w:tcPr>
          <w:p w14:paraId="07CD348B" w14:textId="77777777" w:rsidR="00CE7C3D" w:rsidRDefault="00CE7C3D" w:rsidP="00CE7C3D">
            <w:pPr>
              <w:spacing w:line="312" w:lineRule="auto"/>
              <w:ind w:firstLine="0"/>
              <w:jc w:val="both"/>
            </w:pPr>
            <w:r>
              <w:t>Trường bắt buộc nhập thông tin (Mandatory)</w:t>
            </w:r>
          </w:p>
        </w:tc>
      </w:tr>
      <w:tr w:rsidR="00CE7C3D" w:rsidRPr="00C169DA" w14:paraId="6A8456B5" w14:textId="77777777" w:rsidTr="00CE7C3D">
        <w:tc>
          <w:tcPr>
            <w:tcW w:w="810" w:type="dxa"/>
          </w:tcPr>
          <w:p w14:paraId="5BBB2353" w14:textId="77777777" w:rsidR="00CE7C3D" w:rsidRPr="00C169DA" w:rsidRDefault="00CE7C3D" w:rsidP="00CE7C3D">
            <w:pPr>
              <w:spacing w:line="312" w:lineRule="auto"/>
              <w:ind w:firstLine="0"/>
              <w:jc w:val="both"/>
            </w:pPr>
          </w:p>
        </w:tc>
        <w:tc>
          <w:tcPr>
            <w:tcW w:w="2539" w:type="dxa"/>
          </w:tcPr>
          <w:p w14:paraId="3547203D" w14:textId="77777777" w:rsidR="00CE7C3D" w:rsidRDefault="00CE7C3D" w:rsidP="00CE7C3D">
            <w:pPr>
              <w:spacing w:line="312" w:lineRule="auto"/>
              <w:ind w:firstLine="0"/>
              <w:jc w:val="both"/>
            </w:pPr>
            <w:r>
              <w:t>(H)</w:t>
            </w:r>
          </w:p>
        </w:tc>
        <w:tc>
          <w:tcPr>
            <w:tcW w:w="5738" w:type="dxa"/>
          </w:tcPr>
          <w:p w14:paraId="04AC8C05" w14:textId="77777777" w:rsidR="00CE7C3D" w:rsidRDefault="00CE7C3D" w:rsidP="00CE7C3D">
            <w:pPr>
              <w:spacing w:line="312" w:lineRule="auto"/>
              <w:ind w:firstLine="0"/>
              <w:jc w:val="both"/>
            </w:pPr>
            <w:r>
              <w:t>Trường ẩn, không hiện lên màn hình giao dịch (Hidden)</w:t>
            </w:r>
          </w:p>
        </w:tc>
      </w:tr>
    </w:tbl>
    <w:p w14:paraId="26156B20" w14:textId="77777777" w:rsidR="00CE7C3D" w:rsidRPr="00C169DA" w:rsidRDefault="00CE7C3D" w:rsidP="00CE7C3D">
      <w:pPr>
        <w:spacing w:after="0" w:line="312" w:lineRule="auto"/>
        <w:ind w:firstLine="0"/>
        <w:jc w:val="both"/>
      </w:pPr>
    </w:p>
    <w:p w14:paraId="1EBB73C2" w14:textId="77777777" w:rsidR="00CE7C3D" w:rsidRDefault="00CE7C3D" w:rsidP="00CE7C3D">
      <w:pPr>
        <w:pStyle w:val="Heading1"/>
      </w:pPr>
      <w:r>
        <w:t>TỔNG QUAN MÔ HÌNH XỬ LÝ NGHIỆP VỤ</w:t>
      </w:r>
    </w:p>
    <w:p w14:paraId="185497BF" w14:textId="77777777" w:rsidR="00CE7C3D" w:rsidRPr="00F7364B" w:rsidRDefault="00CE7C3D" w:rsidP="00CE7C3D">
      <w:pPr>
        <w:pStyle w:val="Heading2"/>
        <w:ind w:left="567"/>
      </w:pPr>
      <w:r>
        <w:t xml:space="preserve">Các loại sản phẩm TTTM </w:t>
      </w:r>
    </w:p>
    <w:p w14:paraId="004E2BB2" w14:textId="77777777" w:rsidR="00CE7C3D" w:rsidRPr="0090445F" w:rsidRDefault="00CE7C3D" w:rsidP="00CE7C3D">
      <w:pPr>
        <w:spacing w:after="0" w:line="312" w:lineRule="auto"/>
        <w:ind w:firstLine="426"/>
        <w:jc w:val="both"/>
      </w:pPr>
      <w:r>
        <w:t>NHCT Lào</w:t>
      </w:r>
      <w:r w:rsidRPr="0090445F">
        <w:t xml:space="preserve"> cung cấp các sản phẩm TTTM sau cho khách hàng:</w:t>
      </w:r>
    </w:p>
    <w:p w14:paraId="51EEECB5" w14:textId="77777777" w:rsidR="00CE7C3D" w:rsidRPr="0090445F" w:rsidRDefault="00CE7C3D" w:rsidP="00CE7C3D">
      <w:pPr>
        <w:numPr>
          <w:ilvl w:val="0"/>
          <w:numId w:val="28"/>
        </w:numPr>
        <w:spacing w:before="120" w:after="120" w:line="312" w:lineRule="auto"/>
        <w:ind w:left="1077" w:hanging="357"/>
        <w:jc w:val="both"/>
        <w:rPr>
          <w:b/>
        </w:rPr>
      </w:pPr>
      <w:r w:rsidRPr="0090445F">
        <w:rPr>
          <w:b/>
        </w:rPr>
        <w:t>Nhập khẩu:</w:t>
      </w:r>
    </w:p>
    <w:p w14:paraId="55FBB991" w14:textId="77777777" w:rsidR="00CE7C3D" w:rsidRPr="0090445F" w:rsidRDefault="00CE7C3D" w:rsidP="00CE7C3D">
      <w:pPr>
        <w:pStyle w:val="ListParagraph"/>
        <w:numPr>
          <w:ilvl w:val="0"/>
          <w:numId w:val="1"/>
        </w:numPr>
        <w:spacing w:after="0" w:line="312" w:lineRule="auto"/>
        <w:ind w:left="426" w:firstLine="0"/>
        <w:jc w:val="both"/>
      </w:pPr>
      <w:r w:rsidRPr="0090445F">
        <w:t xml:space="preserve">LC nhập khẩu </w:t>
      </w:r>
    </w:p>
    <w:p w14:paraId="78AB2C97" w14:textId="53FA0E27" w:rsidR="00CE7C3D" w:rsidRPr="0090445F" w:rsidRDefault="00CE7C3D" w:rsidP="00CE7C3D">
      <w:pPr>
        <w:numPr>
          <w:ilvl w:val="0"/>
          <w:numId w:val="1"/>
        </w:numPr>
        <w:spacing w:after="0" w:line="312" w:lineRule="auto"/>
        <w:ind w:left="426" w:firstLine="0"/>
        <w:jc w:val="both"/>
      </w:pPr>
      <w:r w:rsidRPr="0090445F">
        <w:t xml:space="preserve">Bộ chứng từ đến theo LC </w:t>
      </w:r>
      <w:r>
        <w:t>nhập khẩu</w:t>
      </w:r>
      <w:r w:rsidRPr="0090445F">
        <w:t xml:space="preserve"> </w:t>
      </w:r>
    </w:p>
    <w:p w14:paraId="59DA8D52" w14:textId="747B10DF" w:rsidR="00CE7C3D" w:rsidRPr="0090445F" w:rsidRDefault="00CE7C3D" w:rsidP="00CE7C3D">
      <w:pPr>
        <w:numPr>
          <w:ilvl w:val="0"/>
          <w:numId w:val="1"/>
        </w:numPr>
        <w:spacing w:after="0" w:line="312" w:lineRule="auto"/>
        <w:ind w:left="426" w:firstLine="0"/>
        <w:jc w:val="both"/>
      </w:pPr>
      <w:r w:rsidRPr="0090445F">
        <w:t xml:space="preserve">Bộ chứng từ đến theo </w:t>
      </w:r>
      <w:r>
        <w:t>N</w:t>
      </w:r>
      <w:r w:rsidRPr="0090445F">
        <w:t xml:space="preserve">hờ thu nhập khẩu </w:t>
      </w:r>
    </w:p>
    <w:p w14:paraId="306C755B" w14:textId="77777777" w:rsidR="00CE7C3D" w:rsidRPr="0090445F" w:rsidRDefault="00CE7C3D" w:rsidP="00CE7C3D">
      <w:pPr>
        <w:numPr>
          <w:ilvl w:val="0"/>
          <w:numId w:val="1"/>
        </w:numPr>
        <w:spacing w:after="0" w:line="312" w:lineRule="auto"/>
        <w:ind w:left="426" w:firstLine="0"/>
        <w:jc w:val="both"/>
      </w:pPr>
      <w:r w:rsidRPr="0090445F">
        <w:t xml:space="preserve">Bảo lãnh nhận hàng </w:t>
      </w:r>
    </w:p>
    <w:p w14:paraId="4BDEF37B" w14:textId="77777777" w:rsidR="00CE7C3D" w:rsidRPr="0090445F" w:rsidRDefault="00CE7C3D" w:rsidP="00CE7C3D">
      <w:pPr>
        <w:spacing w:after="0" w:line="312" w:lineRule="auto"/>
        <w:ind w:firstLine="426"/>
        <w:jc w:val="both"/>
      </w:pPr>
      <w:r w:rsidRPr="0090445F">
        <w:t xml:space="preserve">Tất cả các sản phẩm nhập khầu được xử lý tập trung tại </w:t>
      </w:r>
      <w:r>
        <w:t>Trung tâm TTTM</w:t>
      </w:r>
      <w:r w:rsidRPr="0090445F">
        <w:t xml:space="preserve">, </w:t>
      </w:r>
      <w:r>
        <w:t>NHCT Lào</w:t>
      </w:r>
      <w:r w:rsidRPr="0090445F">
        <w:t xml:space="preserve"> là đầu mối tiếp nhận và chuyển tiếp hồ sơ về </w:t>
      </w:r>
      <w:r>
        <w:t>Trung tâm TTTM</w:t>
      </w:r>
      <w:r w:rsidRPr="0090445F">
        <w:t xml:space="preserve"> để xử lý, nhận kết quả xử lý của </w:t>
      </w:r>
      <w:r>
        <w:t>Trung tâm TTTM</w:t>
      </w:r>
      <w:r w:rsidRPr="0090445F">
        <w:t xml:space="preserve"> và gửi cho khách hàng.</w:t>
      </w:r>
    </w:p>
    <w:p w14:paraId="432FA434" w14:textId="77777777" w:rsidR="00CE7C3D" w:rsidRPr="0090445F" w:rsidRDefault="00CE7C3D" w:rsidP="00CE7C3D">
      <w:pPr>
        <w:numPr>
          <w:ilvl w:val="0"/>
          <w:numId w:val="28"/>
        </w:numPr>
        <w:spacing w:before="120" w:after="120" w:line="312" w:lineRule="auto"/>
        <w:ind w:left="1077" w:hanging="357"/>
        <w:jc w:val="both"/>
        <w:rPr>
          <w:b/>
        </w:rPr>
      </w:pPr>
      <w:r w:rsidRPr="0090445F">
        <w:rPr>
          <w:b/>
        </w:rPr>
        <w:t>Xuất khẩu:</w:t>
      </w:r>
    </w:p>
    <w:p w14:paraId="15BB35A9" w14:textId="77777777" w:rsidR="00CE7C3D" w:rsidRPr="0090445F" w:rsidRDefault="00CE7C3D" w:rsidP="00CE7C3D">
      <w:pPr>
        <w:pStyle w:val="ListParagraph"/>
        <w:numPr>
          <w:ilvl w:val="0"/>
          <w:numId w:val="1"/>
        </w:numPr>
        <w:spacing w:after="0" w:line="312" w:lineRule="auto"/>
        <w:ind w:left="426" w:firstLine="0"/>
        <w:jc w:val="both"/>
      </w:pPr>
      <w:r w:rsidRPr="0090445F">
        <w:t xml:space="preserve">Thông báo LC xuất khẩu </w:t>
      </w:r>
    </w:p>
    <w:p w14:paraId="4A0654E8" w14:textId="30432689" w:rsidR="00CE7C3D" w:rsidRPr="0090445F" w:rsidRDefault="00CE7C3D" w:rsidP="00CE7C3D">
      <w:pPr>
        <w:pStyle w:val="ListParagraph"/>
        <w:numPr>
          <w:ilvl w:val="0"/>
          <w:numId w:val="1"/>
        </w:numPr>
        <w:spacing w:after="0" w:line="312" w:lineRule="auto"/>
        <w:ind w:left="426" w:firstLine="0"/>
        <w:jc w:val="both"/>
      </w:pPr>
      <w:r w:rsidRPr="0090445F">
        <w:t xml:space="preserve">Bộ chứng từ gửi đi theo LC </w:t>
      </w:r>
      <w:r>
        <w:t>xuất khẩu</w:t>
      </w:r>
    </w:p>
    <w:p w14:paraId="6FF4312E" w14:textId="1B2A226C" w:rsidR="00CE7C3D" w:rsidRPr="0090445F" w:rsidRDefault="00CE7C3D" w:rsidP="00CE7C3D">
      <w:pPr>
        <w:pStyle w:val="ListParagraph"/>
        <w:numPr>
          <w:ilvl w:val="0"/>
          <w:numId w:val="1"/>
        </w:numPr>
        <w:spacing w:after="0" w:line="312" w:lineRule="auto"/>
        <w:ind w:left="426" w:firstLine="0"/>
        <w:jc w:val="both"/>
      </w:pPr>
      <w:r w:rsidRPr="0090445F">
        <w:t>Bộ chứng từ gử</w:t>
      </w:r>
      <w:r>
        <w:t>i đi theo N</w:t>
      </w:r>
      <w:r w:rsidRPr="0090445F">
        <w:t xml:space="preserve">hờ thu </w:t>
      </w:r>
      <w:r>
        <w:t>xuất khẩu</w:t>
      </w:r>
    </w:p>
    <w:p w14:paraId="1F1E5E50" w14:textId="77777777" w:rsidR="00CE7C3D" w:rsidRPr="0090445F" w:rsidRDefault="00CE7C3D" w:rsidP="00CE7C3D">
      <w:pPr>
        <w:spacing w:after="0" w:line="312" w:lineRule="auto"/>
        <w:ind w:firstLine="426"/>
        <w:jc w:val="both"/>
      </w:pPr>
      <w:r w:rsidRPr="0090445F">
        <w:t xml:space="preserve">Tất cả các sản phẩm xuất khầu được xử lý tập trung tại </w:t>
      </w:r>
      <w:r>
        <w:t>T</w:t>
      </w:r>
      <w:r w:rsidRPr="0090445F">
        <w:t xml:space="preserve">rung </w:t>
      </w:r>
      <w:r>
        <w:t>tâm TTTM</w:t>
      </w:r>
      <w:r w:rsidRPr="0090445F">
        <w:t xml:space="preserve">, </w:t>
      </w:r>
      <w:r>
        <w:t>NHCT Lào</w:t>
      </w:r>
      <w:r w:rsidRPr="0090445F">
        <w:t xml:space="preserve"> là đầu mối tiếp nhận và chuyển tiếp hồ sơ về </w:t>
      </w:r>
      <w:r>
        <w:t>T</w:t>
      </w:r>
      <w:r w:rsidRPr="0090445F">
        <w:t xml:space="preserve">rung </w:t>
      </w:r>
      <w:r>
        <w:t>tâm TTTM</w:t>
      </w:r>
      <w:r w:rsidRPr="0090445F">
        <w:t xml:space="preserve"> để xử lý, nhận kết quả xử lý của </w:t>
      </w:r>
      <w:r>
        <w:t>Trung tâm TTTM</w:t>
      </w:r>
      <w:r w:rsidRPr="0090445F">
        <w:t xml:space="preserve"> và gửi cho khách hàng.</w:t>
      </w:r>
    </w:p>
    <w:p w14:paraId="6B14F6D4" w14:textId="77777777" w:rsidR="00CE7C3D" w:rsidRPr="0045179E" w:rsidRDefault="00CE7C3D" w:rsidP="00CE7C3D">
      <w:pPr>
        <w:numPr>
          <w:ilvl w:val="0"/>
          <w:numId w:val="28"/>
        </w:numPr>
        <w:spacing w:before="120" w:after="120" w:line="312" w:lineRule="auto"/>
        <w:ind w:left="1077" w:hanging="357"/>
        <w:jc w:val="both"/>
        <w:rPr>
          <w:b/>
        </w:rPr>
      </w:pPr>
      <w:r w:rsidRPr="0045179E">
        <w:rPr>
          <w:b/>
        </w:rPr>
        <w:lastRenderedPageBreak/>
        <w:t>Bảo lãnh:</w:t>
      </w:r>
    </w:p>
    <w:p w14:paraId="1E4E2611" w14:textId="77777777" w:rsidR="00CE7C3D" w:rsidRPr="0090445F" w:rsidRDefault="00CE7C3D" w:rsidP="00CE7C3D">
      <w:pPr>
        <w:pStyle w:val="ListParagraph"/>
        <w:numPr>
          <w:ilvl w:val="0"/>
          <w:numId w:val="1"/>
        </w:numPr>
        <w:spacing w:after="0" w:line="312" w:lineRule="auto"/>
        <w:ind w:left="426" w:firstLine="0"/>
        <w:jc w:val="both"/>
      </w:pPr>
      <w:r w:rsidRPr="0090445F">
        <w:t xml:space="preserve">Bảo lãnh trong nước: được thực hiện và quản lý tại </w:t>
      </w:r>
      <w:r>
        <w:t>NHCT Lào</w:t>
      </w:r>
      <w:r w:rsidRPr="0090445F">
        <w:t xml:space="preserve"> </w:t>
      </w:r>
    </w:p>
    <w:p w14:paraId="3717282D" w14:textId="77777777" w:rsidR="00CE7C3D" w:rsidRPr="0090445F" w:rsidRDefault="00CE7C3D" w:rsidP="00CE7C3D">
      <w:pPr>
        <w:pStyle w:val="ListParagraph"/>
        <w:numPr>
          <w:ilvl w:val="0"/>
          <w:numId w:val="1"/>
        </w:numPr>
        <w:spacing w:after="0" w:line="312" w:lineRule="auto"/>
        <w:ind w:left="0" w:firstLine="426"/>
        <w:jc w:val="both"/>
      </w:pPr>
      <w:r w:rsidRPr="0090445F">
        <w:t xml:space="preserve">Bảo lãnh nước ngoài: xử lý tập trung tại </w:t>
      </w:r>
      <w:r>
        <w:t>Trung tâm TTTM</w:t>
      </w:r>
      <w:r w:rsidRPr="0090445F">
        <w:t xml:space="preserve">, </w:t>
      </w:r>
      <w:r>
        <w:t>NHCT Lào</w:t>
      </w:r>
      <w:r w:rsidRPr="0090445F">
        <w:t xml:space="preserve"> là đầu mối tiếp nhận và chuyển tiếp hồ sơ về </w:t>
      </w:r>
      <w:r>
        <w:t>Trung tâm TTTM</w:t>
      </w:r>
      <w:r w:rsidRPr="0090445F">
        <w:t xml:space="preserve"> để xử lý, tiếp nhận kết quả xử lý của </w:t>
      </w:r>
      <w:r>
        <w:t>Trung tâm TTTM</w:t>
      </w:r>
      <w:r w:rsidRPr="0090445F">
        <w:t xml:space="preserve"> và gửi cho khách hàng</w:t>
      </w:r>
    </w:p>
    <w:p w14:paraId="0E6D2390" w14:textId="77777777" w:rsidR="00CE7C3D" w:rsidRDefault="00CE7C3D" w:rsidP="00CE7C3D">
      <w:pPr>
        <w:pStyle w:val="ListParagraph"/>
        <w:numPr>
          <w:ilvl w:val="0"/>
          <w:numId w:val="1"/>
        </w:numPr>
        <w:spacing w:after="0" w:line="312" w:lineRule="auto"/>
        <w:ind w:left="0" w:firstLine="426"/>
        <w:jc w:val="both"/>
      </w:pPr>
      <w:r w:rsidRPr="0090445F">
        <w:t xml:space="preserve">Thông báo bảo lãnh: xử lý tập trung tại </w:t>
      </w:r>
      <w:r>
        <w:t>Trung tâm TTTM</w:t>
      </w:r>
      <w:r w:rsidRPr="0090445F">
        <w:t xml:space="preserve">, </w:t>
      </w:r>
      <w:r>
        <w:t>Trung tâm TTTM</w:t>
      </w:r>
      <w:r w:rsidRPr="0090445F">
        <w:t xml:space="preserve"> thực hiện nhận và xác thực thư bảo lãnh đến, tiến hành gửi thư bảo lãnh và thông báo thư bảo lãnh cho </w:t>
      </w:r>
      <w:r>
        <w:t>NHCT Lào</w:t>
      </w:r>
      <w:r w:rsidRPr="0090445F">
        <w:t>.</w:t>
      </w:r>
    </w:p>
    <w:p w14:paraId="0BF9FD4B" w14:textId="77777777" w:rsidR="00CE7C3D" w:rsidRDefault="00CE7C3D" w:rsidP="00CE7C3D">
      <w:pPr>
        <w:pStyle w:val="Heading2"/>
        <w:ind w:left="567"/>
      </w:pPr>
      <w:r>
        <w:t>Luồng xử lý nghiệp vụ</w:t>
      </w:r>
    </w:p>
    <w:p w14:paraId="1076DFA5" w14:textId="77777777" w:rsidR="00CE7C3D" w:rsidRDefault="00CE7C3D" w:rsidP="00CE7C3D">
      <w:pPr>
        <w:pStyle w:val="ListParagraph"/>
        <w:numPr>
          <w:ilvl w:val="0"/>
          <w:numId w:val="1"/>
        </w:numPr>
        <w:spacing w:after="0" w:line="312" w:lineRule="auto"/>
        <w:ind w:left="0" w:firstLine="426"/>
        <w:jc w:val="both"/>
      </w:pPr>
      <w:r>
        <w:t>NHCT Lào trực tiếp nhận và kiểm tra hồ sơ của khách hàng, thẩm định, cấp giới hạn TTTM và quyết định cung cấp từng sản phẩm TTTM.</w:t>
      </w:r>
    </w:p>
    <w:p w14:paraId="3B6E75AA" w14:textId="77777777" w:rsidR="00CE7C3D" w:rsidRDefault="00CE7C3D" w:rsidP="00CE7C3D">
      <w:pPr>
        <w:pStyle w:val="ListParagraph"/>
        <w:numPr>
          <w:ilvl w:val="0"/>
          <w:numId w:val="1"/>
        </w:numPr>
        <w:spacing w:after="0" w:line="312" w:lineRule="auto"/>
        <w:ind w:left="0" w:firstLine="426"/>
        <w:jc w:val="both"/>
      </w:pPr>
      <w:r>
        <w:t>Đăng nhập theo dõi hồ sơ trong hệ thống TTTM – NHCT Lào để quản lý tất cả các sản phẩm TTTM</w:t>
      </w:r>
    </w:p>
    <w:p w14:paraId="17A4C17E" w14:textId="77777777" w:rsidR="00CE7C3D" w:rsidRDefault="00CE7C3D" w:rsidP="00CE7C3D">
      <w:pPr>
        <w:pStyle w:val="ListParagraph"/>
        <w:numPr>
          <w:ilvl w:val="0"/>
          <w:numId w:val="1"/>
        </w:numPr>
        <w:spacing w:after="0" w:line="312" w:lineRule="auto"/>
        <w:ind w:left="0" w:firstLine="426"/>
        <w:jc w:val="both"/>
      </w:pPr>
      <w:r>
        <w:t>Tạo cam kết bảo lãnh trong nước trong hệ thống TTTM – NHCT Lào.</w:t>
      </w:r>
    </w:p>
    <w:p w14:paraId="269FC43C" w14:textId="77777777" w:rsidR="00CE7C3D" w:rsidRDefault="00CE7C3D" w:rsidP="00CE7C3D">
      <w:pPr>
        <w:pStyle w:val="ListParagraph"/>
        <w:numPr>
          <w:ilvl w:val="0"/>
          <w:numId w:val="1"/>
        </w:numPr>
        <w:spacing w:after="0" w:line="312" w:lineRule="auto"/>
        <w:ind w:left="0" w:firstLine="426"/>
        <w:jc w:val="both"/>
      </w:pPr>
      <w:r>
        <w:t>Gửi hồ sơ về Trung tâm TTTM để xử lý các sản phẩm TTTM còn lại (đối với những sản phẩm cần giới hạn TTTM, Trung tâm TTTM dùng giới hạn TTTM do NHTMCPCTVN cấp trên hệ thống Core Profile).</w:t>
      </w:r>
    </w:p>
    <w:p w14:paraId="5A37F3E2" w14:textId="77777777" w:rsidR="00CE7C3D" w:rsidRPr="00F7364B" w:rsidRDefault="00CE7C3D" w:rsidP="00CE7C3D">
      <w:pPr>
        <w:pStyle w:val="ListParagraph"/>
        <w:numPr>
          <w:ilvl w:val="0"/>
          <w:numId w:val="1"/>
        </w:numPr>
        <w:spacing w:after="0" w:line="312" w:lineRule="auto"/>
        <w:ind w:left="0" w:firstLine="426"/>
        <w:jc w:val="both"/>
      </w:pPr>
      <w:r>
        <w:t>Thực hiện báo cáo, thống kê, kiểm tra, kiểm soát</w:t>
      </w:r>
    </w:p>
    <w:p w14:paraId="2F9406E2" w14:textId="77777777" w:rsidR="00CE7C3D" w:rsidRDefault="00CE7C3D" w:rsidP="00CE7C3D">
      <w:pPr>
        <w:pStyle w:val="Heading1"/>
      </w:pPr>
      <w:r>
        <w:t xml:space="preserve">YÊU CẦU CHUNG </w:t>
      </w:r>
    </w:p>
    <w:p w14:paraId="5CD8E783" w14:textId="77777777" w:rsidR="00CE7C3D" w:rsidRPr="0045179E" w:rsidRDefault="00CE7C3D" w:rsidP="00CE7C3D">
      <w:pPr>
        <w:pStyle w:val="Heading2"/>
        <w:ind w:left="567"/>
      </w:pPr>
      <w:bookmarkStart w:id="1" w:name="_Toc391027985"/>
      <w:r w:rsidRPr="0045179E">
        <w:t>Mục đích</w:t>
      </w:r>
      <w:bookmarkEnd w:id="1"/>
      <w:r>
        <w:t xml:space="preserve"> xây dựng hệ thống</w:t>
      </w:r>
    </w:p>
    <w:p w14:paraId="08367D83" w14:textId="77777777" w:rsidR="00CE7C3D" w:rsidRDefault="00CE7C3D" w:rsidP="00CE7C3D">
      <w:pPr>
        <w:spacing w:after="0" w:line="312" w:lineRule="auto"/>
        <w:jc w:val="both"/>
      </w:pPr>
      <w:r>
        <w:t>Hệ thống</w:t>
      </w:r>
      <w:r w:rsidRPr="00692697">
        <w:t xml:space="preserve"> </w:t>
      </w:r>
      <w:r>
        <w:t>TTTM</w:t>
      </w:r>
      <w:r w:rsidRPr="00692697">
        <w:t xml:space="preserve"> </w:t>
      </w:r>
      <w:r>
        <w:t>- NHCT Lào</w:t>
      </w:r>
      <w:r w:rsidRPr="00692697">
        <w:t xml:space="preserve"> nh</w:t>
      </w:r>
      <w:r>
        <w:t>ằ</w:t>
      </w:r>
      <w:r w:rsidRPr="00692697">
        <w:t xml:space="preserve">m mục đích </w:t>
      </w:r>
      <w:r>
        <w:t>q</w:t>
      </w:r>
      <w:r w:rsidRPr="00692697">
        <w:t>uản lý và theo dõi các giao dịch TTTM và hạn</w:t>
      </w:r>
      <w:r>
        <w:t xml:space="preserve"> mức</w:t>
      </w:r>
      <w:r w:rsidRPr="00692697">
        <w:t xml:space="preserve"> TTTM của từng khách hàng tại </w:t>
      </w:r>
      <w:r>
        <w:t>NHCT Lào</w:t>
      </w:r>
      <w:r w:rsidRPr="00692697">
        <w:t xml:space="preserve">, theo dõi các giao dịch giữa </w:t>
      </w:r>
      <w:r>
        <w:t>NHCT Lào</w:t>
      </w:r>
      <w:r w:rsidRPr="00692697">
        <w:t xml:space="preserve"> với khách hàng và giữa </w:t>
      </w:r>
      <w:r>
        <w:t>NHCT Lào</w:t>
      </w:r>
      <w:r w:rsidRPr="00692697">
        <w:t xml:space="preserve"> với </w:t>
      </w:r>
      <w:r>
        <w:t>trung tâm TTTM</w:t>
      </w:r>
      <w:r w:rsidRPr="00692697">
        <w:t xml:space="preserve"> để rà soát, đối chiếu, kiểm soát và quản lý hoạt động TTTM tại </w:t>
      </w:r>
      <w:r>
        <w:t>NHCT Lào</w:t>
      </w:r>
      <w:r w:rsidRPr="00692697">
        <w:t>.</w:t>
      </w:r>
    </w:p>
    <w:p w14:paraId="2D79B3CD" w14:textId="77777777" w:rsidR="00CE7C3D" w:rsidRDefault="00CE7C3D" w:rsidP="00CE7C3D">
      <w:pPr>
        <w:pStyle w:val="Heading2"/>
        <w:ind w:left="567"/>
      </w:pPr>
      <w:r>
        <w:t>Đối tượng sử dụng</w:t>
      </w:r>
    </w:p>
    <w:p w14:paraId="30F39591" w14:textId="77777777" w:rsidR="00CE7C3D" w:rsidRDefault="00CE7C3D" w:rsidP="00CE7C3D">
      <w:pPr>
        <w:spacing w:after="0" w:line="312" w:lineRule="auto"/>
        <w:jc w:val="both"/>
      </w:pPr>
      <w:r>
        <w:t>Hệ thống này</w:t>
      </w:r>
      <w:r w:rsidRPr="00DF60AC">
        <w:t xml:space="preserve"> được xây dựng phục vụ cho </w:t>
      </w:r>
      <w:r>
        <w:t>NHCT Lào</w:t>
      </w:r>
      <w:r w:rsidRPr="00DF60AC">
        <w:t>, bao gồm hội sở</w:t>
      </w:r>
      <w:r>
        <w:t xml:space="preserve"> và phòng giao dịch.</w:t>
      </w:r>
    </w:p>
    <w:p w14:paraId="0BBDAA34" w14:textId="77777777" w:rsidR="00CE7C3D" w:rsidRDefault="00CE7C3D" w:rsidP="00CE7C3D">
      <w:pPr>
        <w:pStyle w:val="Heading2"/>
        <w:ind w:left="567"/>
      </w:pPr>
      <w:r>
        <w:t>Phạm vi sử dụng</w:t>
      </w:r>
    </w:p>
    <w:p w14:paraId="06374E28" w14:textId="77777777" w:rsidR="00CE7C3D" w:rsidRDefault="00CE7C3D" w:rsidP="00CE7C3D">
      <w:pPr>
        <w:pStyle w:val="ListParagraph"/>
        <w:numPr>
          <w:ilvl w:val="0"/>
          <w:numId w:val="1"/>
        </w:numPr>
        <w:spacing w:after="0" w:line="312" w:lineRule="auto"/>
        <w:ind w:left="0" w:firstLine="426"/>
        <w:jc w:val="both"/>
      </w:pPr>
      <w:r>
        <w:lastRenderedPageBreak/>
        <w:t>Hệ thống này cho phép cán bộ nghiệp vụ tại NHCT Lào thực hiện quản lý, theo dõi và xử lý các sản phẩm TTTM như đã nêu trong phần Tổng quan mô hình xử lý nghiệp vụ nói trên.</w:t>
      </w:r>
    </w:p>
    <w:p w14:paraId="12BE1007" w14:textId="301A98E5" w:rsidR="00CE7C3D" w:rsidRPr="00602407" w:rsidRDefault="00CE7C3D" w:rsidP="00CE7C3D">
      <w:pPr>
        <w:pStyle w:val="ListParagraph"/>
        <w:numPr>
          <w:ilvl w:val="0"/>
          <w:numId w:val="1"/>
        </w:numPr>
        <w:spacing w:after="0" w:line="312" w:lineRule="auto"/>
        <w:ind w:left="0" w:firstLine="426"/>
        <w:jc w:val="both"/>
      </w:pPr>
      <w:r w:rsidRPr="00240462">
        <w:rPr>
          <w:rFonts w:cs="Times New Roman"/>
          <w:szCs w:val="26"/>
        </w:rPr>
        <w:t xml:space="preserve">Các bút toán liên quan không thực hiện tại </w:t>
      </w:r>
      <w:r>
        <w:rPr>
          <w:rFonts w:cs="Times New Roman"/>
          <w:szCs w:val="26"/>
        </w:rPr>
        <w:t>hệ thống</w:t>
      </w:r>
      <w:r w:rsidRPr="00240462">
        <w:rPr>
          <w:rFonts w:cs="Times New Roman"/>
          <w:szCs w:val="26"/>
        </w:rPr>
        <w:t xml:space="preserve"> này mà được </w:t>
      </w:r>
      <w:r>
        <w:t>NHCT Lào</w:t>
      </w:r>
      <w:r w:rsidRPr="00240462">
        <w:rPr>
          <w:rFonts w:cs="Times New Roman"/>
          <w:szCs w:val="26"/>
        </w:rPr>
        <w:t xml:space="preserve"> thực hiện trên chương trình kế toán hiện hành của </w:t>
      </w:r>
      <w:r>
        <w:t>NHCT Lào</w:t>
      </w:r>
      <w:r w:rsidR="00761015">
        <w:rPr>
          <w:rFonts w:cs="Times New Roman"/>
          <w:szCs w:val="26"/>
        </w:rPr>
        <w:t>.</w:t>
      </w:r>
    </w:p>
    <w:p w14:paraId="20799890" w14:textId="77777777" w:rsidR="00CE7C3D" w:rsidRPr="002824F7" w:rsidRDefault="00CE7C3D" w:rsidP="00CE7C3D">
      <w:pPr>
        <w:pStyle w:val="ListParagraph"/>
        <w:numPr>
          <w:ilvl w:val="0"/>
          <w:numId w:val="1"/>
        </w:numPr>
        <w:spacing w:after="0" w:line="312" w:lineRule="auto"/>
        <w:ind w:left="0" w:firstLine="426"/>
        <w:jc w:val="both"/>
      </w:pPr>
      <w:r w:rsidRPr="00240462">
        <w:rPr>
          <w:rFonts w:cs="Times New Roman"/>
          <w:szCs w:val="26"/>
        </w:rPr>
        <w:t>Các sản phẩm TTTM ko thực hiện liên chi nhánh, TSĐB không liên kết liên chi nhánh</w:t>
      </w:r>
      <w:r>
        <w:rPr>
          <w:rFonts w:cs="Times New Roman"/>
          <w:szCs w:val="26"/>
        </w:rPr>
        <w:t>.</w:t>
      </w:r>
    </w:p>
    <w:p w14:paraId="73DE92BE" w14:textId="77777777" w:rsidR="00CE7C3D" w:rsidRDefault="00CE7C3D" w:rsidP="00CE7C3D">
      <w:pPr>
        <w:pStyle w:val="Heading2"/>
        <w:ind w:left="567"/>
      </w:pPr>
      <w:r>
        <w:t>Vận hành hệ thống</w:t>
      </w:r>
    </w:p>
    <w:p w14:paraId="3CB07956" w14:textId="77777777" w:rsidR="00CE7C3D" w:rsidRDefault="00CE7C3D" w:rsidP="00CE7C3D">
      <w:pPr>
        <w:pStyle w:val="ListParagraph"/>
        <w:numPr>
          <w:ilvl w:val="0"/>
          <w:numId w:val="1"/>
        </w:numPr>
        <w:spacing w:after="0" w:line="312" w:lineRule="auto"/>
        <w:ind w:left="0" w:firstLine="426"/>
        <w:jc w:val="both"/>
      </w:pPr>
      <w:r>
        <w:t xml:space="preserve">Hệ thống TTTM - NHCT Lào cần tích hợp với hệ thống Core Lào (Core Lanexang) để cho phép người dùng vấn tin, theo dõi và cập nhật được thông tin KH bao gồm thông tin CIF, thông tin về hạn mức tín dụng, TSBĐ... </w:t>
      </w:r>
    </w:p>
    <w:p w14:paraId="592BAAE3" w14:textId="77777777" w:rsidR="00CE7C3D" w:rsidRDefault="00CE7C3D" w:rsidP="00CE7C3D">
      <w:pPr>
        <w:pStyle w:val="ListParagraph"/>
        <w:numPr>
          <w:ilvl w:val="0"/>
          <w:numId w:val="1"/>
        </w:numPr>
        <w:spacing w:after="0" w:line="312" w:lineRule="auto"/>
        <w:ind w:left="0" w:firstLine="426"/>
        <w:jc w:val="both"/>
      </w:pPr>
      <w:r>
        <w:t>Giao tiếp người dùng: cung cấp giao diện web để cán bộ nghiệp vụ thao tác trên hệ thống.</w:t>
      </w:r>
    </w:p>
    <w:p w14:paraId="7B47ADB6" w14:textId="77777777" w:rsidR="00CE7C3D" w:rsidRDefault="00CE7C3D" w:rsidP="00CE7C3D">
      <w:pPr>
        <w:pStyle w:val="ListParagraph"/>
        <w:numPr>
          <w:ilvl w:val="0"/>
          <w:numId w:val="1"/>
        </w:numPr>
        <w:spacing w:after="0" w:line="312" w:lineRule="auto"/>
        <w:ind w:left="0" w:firstLine="426"/>
        <w:jc w:val="both"/>
      </w:pPr>
      <w:r w:rsidRPr="00895224">
        <w:t>Để đăng nhập h</w:t>
      </w:r>
      <w:r>
        <w:t>ệ thống, người dùng</w:t>
      </w:r>
      <w:r w:rsidRPr="00895224">
        <w:t xml:space="preserve"> phải có user và password để đăng nhập. Việc cấp user và thẩm quyền của user do Lãnh đạ</w:t>
      </w:r>
      <w:r>
        <w:t>o NHCT Lào</w:t>
      </w:r>
      <w:r w:rsidRPr="00895224">
        <w:t xml:space="preserve"> phê duyệt và Admin củ</w:t>
      </w:r>
      <w:r>
        <w:t>a NHCT Lào</w:t>
      </w:r>
      <w:r w:rsidRPr="00895224">
        <w:t xml:space="preserve"> cấp. </w:t>
      </w:r>
      <w:r>
        <w:t>Người dùng</w:t>
      </w:r>
      <w:r w:rsidRPr="00895224">
        <w:t xml:space="preserve"> có thể thay đổi password của mình</w:t>
      </w:r>
      <w:r>
        <w:t>.</w:t>
      </w:r>
    </w:p>
    <w:p w14:paraId="07E02ADD" w14:textId="77777777" w:rsidR="00CE7C3D" w:rsidRDefault="00CE7C3D" w:rsidP="00CE7C3D">
      <w:pPr>
        <w:pStyle w:val="ListParagraph"/>
        <w:numPr>
          <w:ilvl w:val="0"/>
          <w:numId w:val="1"/>
        </w:numPr>
        <w:spacing w:after="0" w:line="312" w:lineRule="auto"/>
        <w:ind w:left="0" w:firstLine="426"/>
        <w:jc w:val="both"/>
      </w:pPr>
      <w:r>
        <w:t xml:space="preserve">Giao diện màn hình thiết kế gồm các Menu: </w:t>
      </w:r>
    </w:p>
    <w:p w14:paraId="3DD90A9F" w14:textId="77777777" w:rsidR="00CE7C3D" w:rsidRDefault="00CE7C3D" w:rsidP="00CE7C3D">
      <w:pPr>
        <w:pStyle w:val="ListParagraph"/>
        <w:numPr>
          <w:ilvl w:val="1"/>
          <w:numId w:val="1"/>
        </w:numPr>
        <w:spacing w:after="0" w:line="312" w:lineRule="auto"/>
        <w:jc w:val="both"/>
      </w:pPr>
      <w:r>
        <w:t>Quản lý thông tin Người dùng</w:t>
      </w:r>
    </w:p>
    <w:p w14:paraId="4A79414A" w14:textId="77777777" w:rsidR="00CE7C3D" w:rsidRDefault="00CE7C3D" w:rsidP="00CE7C3D">
      <w:pPr>
        <w:pStyle w:val="ListParagraph"/>
        <w:numPr>
          <w:ilvl w:val="1"/>
          <w:numId w:val="1"/>
        </w:numPr>
        <w:spacing w:after="0" w:line="312" w:lineRule="auto"/>
        <w:jc w:val="both"/>
      </w:pPr>
      <w:r>
        <w:t>Quản lý thông tin Khách hàng</w:t>
      </w:r>
    </w:p>
    <w:p w14:paraId="28CA9152" w14:textId="77777777" w:rsidR="00CE7C3D" w:rsidRDefault="00CE7C3D" w:rsidP="00CE7C3D">
      <w:pPr>
        <w:pStyle w:val="ListParagraph"/>
        <w:numPr>
          <w:ilvl w:val="1"/>
          <w:numId w:val="1"/>
        </w:numPr>
        <w:spacing w:after="0" w:line="312" w:lineRule="auto"/>
        <w:jc w:val="both"/>
      </w:pPr>
      <w:r>
        <w:t xml:space="preserve">Nhập khẩu </w:t>
      </w:r>
    </w:p>
    <w:p w14:paraId="7E35BDAB" w14:textId="77777777" w:rsidR="00CE7C3D" w:rsidRDefault="00CE7C3D" w:rsidP="00CE7C3D">
      <w:pPr>
        <w:pStyle w:val="ListParagraph"/>
        <w:numPr>
          <w:ilvl w:val="1"/>
          <w:numId w:val="1"/>
        </w:numPr>
        <w:spacing w:after="0" w:line="312" w:lineRule="auto"/>
        <w:jc w:val="both"/>
      </w:pPr>
      <w:r>
        <w:t>Xuất khẩu</w:t>
      </w:r>
    </w:p>
    <w:p w14:paraId="6EBA42E1" w14:textId="77777777" w:rsidR="00CE7C3D" w:rsidRDefault="00CE7C3D" w:rsidP="00CE7C3D">
      <w:pPr>
        <w:pStyle w:val="ListParagraph"/>
        <w:numPr>
          <w:ilvl w:val="1"/>
          <w:numId w:val="1"/>
        </w:numPr>
        <w:spacing w:after="0" w:line="312" w:lineRule="auto"/>
        <w:jc w:val="both"/>
      </w:pPr>
      <w:r>
        <w:t xml:space="preserve">Bảo lãnh </w:t>
      </w:r>
    </w:p>
    <w:p w14:paraId="7AA49205" w14:textId="77777777" w:rsidR="00CE7C3D" w:rsidRDefault="00CE7C3D" w:rsidP="00CE7C3D">
      <w:pPr>
        <w:pStyle w:val="ListParagraph"/>
        <w:numPr>
          <w:ilvl w:val="1"/>
          <w:numId w:val="1"/>
        </w:numPr>
        <w:spacing w:after="0" w:line="312" w:lineRule="auto"/>
        <w:jc w:val="both"/>
      </w:pPr>
      <w:r>
        <w:t>Báo cáo</w:t>
      </w:r>
    </w:p>
    <w:p w14:paraId="1682B365" w14:textId="77777777" w:rsidR="00CE7C3D" w:rsidRPr="00247A56" w:rsidRDefault="00CE7C3D" w:rsidP="00CE7C3D">
      <w:pPr>
        <w:spacing w:after="0" w:line="312" w:lineRule="auto"/>
        <w:jc w:val="both"/>
      </w:pPr>
      <w:r>
        <w:t>Vào từng Menu có các sản phẩm sắp xếp theo hình cây, vào từng sản phẩm có các chức năng sắp xếp theo hình cây.</w:t>
      </w:r>
    </w:p>
    <w:p w14:paraId="2F28DA9F" w14:textId="77777777" w:rsidR="00CE7C3D" w:rsidRDefault="00CE7C3D" w:rsidP="00CE7C3D">
      <w:pPr>
        <w:pStyle w:val="Heading1"/>
      </w:pPr>
      <w:r>
        <w:t>YÊU CẦU CHI TIẾT</w:t>
      </w:r>
    </w:p>
    <w:p w14:paraId="4D57D0B1" w14:textId="77777777" w:rsidR="00CE7C3D" w:rsidRDefault="00CE7C3D" w:rsidP="00CE7C3D">
      <w:pPr>
        <w:pStyle w:val="Heading2"/>
        <w:ind w:left="567"/>
      </w:pPr>
      <w:r>
        <w:t>Quản lý thông tin Người dùng</w:t>
      </w:r>
    </w:p>
    <w:p w14:paraId="3CEDE25A" w14:textId="77777777" w:rsidR="00CE7C3D" w:rsidRPr="007C6ED4" w:rsidRDefault="00CE7C3D" w:rsidP="00CE7C3D">
      <w:pPr>
        <w:spacing w:after="0" w:line="312" w:lineRule="auto"/>
        <w:jc w:val="both"/>
      </w:pPr>
      <w:r w:rsidRPr="007C6ED4">
        <w:t xml:space="preserve">Sử dụng chung với </w:t>
      </w:r>
      <w:r>
        <w:t>hệ thống</w:t>
      </w:r>
      <w:r w:rsidRPr="007C6ED4">
        <w:t xml:space="preserve"> Core Lào, user đăng nhập bằng user AD theo quy định của Vietinbank</w:t>
      </w:r>
      <w:r>
        <w:t>.</w:t>
      </w:r>
    </w:p>
    <w:p w14:paraId="0D117E8D" w14:textId="77777777" w:rsidR="00CE7C3D" w:rsidRDefault="00CE7C3D" w:rsidP="00CE7C3D">
      <w:pPr>
        <w:pStyle w:val="Heading2"/>
        <w:ind w:left="567"/>
      </w:pPr>
      <w:r>
        <w:t>Quản lý thông tin Khách hàng</w:t>
      </w:r>
    </w:p>
    <w:p w14:paraId="73309141" w14:textId="77777777" w:rsidR="00CE7C3D" w:rsidRDefault="00CE7C3D" w:rsidP="00CE7C3D">
      <w:pPr>
        <w:spacing w:after="0" w:line="312" w:lineRule="auto"/>
        <w:jc w:val="both"/>
      </w:pPr>
      <w:r>
        <w:lastRenderedPageBreak/>
        <w:t xml:space="preserve">Gồm các tính năng: </w:t>
      </w:r>
      <w:r w:rsidRPr="007C6ED4">
        <w:t xml:space="preserve">Vấn tin thông tin </w:t>
      </w:r>
      <w:r>
        <w:t>KH</w:t>
      </w:r>
      <w:r w:rsidRPr="007C6ED4">
        <w:t>, vấn tin giới hạn tín dụng, hạn mức các sản phẩm TTTM (Hạn mức L/C; Hạn mức Bảo lãnh; Hạn mức chiết khấu)</w:t>
      </w:r>
      <w:r>
        <w:t>, TSBĐ.</w:t>
      </w:r>
    </w:p>
    <w:p w14:paraId="294166FF" w14:textId="77777777" w:rsidR="00CE7C3D" w:rsidRDefault="00CE7C3D" w:rsidP="00CE7C3D">
      <w:pPr>
        <w:spacing w:after="0" w:line="312" w:lineRule="auto"/>
        <w:jc w:val="both"/>
      </w:pPr>
      <w:r>
        <w:t xml:space="preserve">Người dùng nhập số CIF của KH </w:t>
      </w:r>
      <w:r w:rsidRPr="007C6ED4">
        <w:t xml:space="preserve">cần vấn tin, hệ thống hiện lên các thông tin của </w:t>
      </w:r>
      <w:r>
        <w:t>KH</w:t>
      </w:r>
      <w:r w:rsidRPr="007C6ED4">
        <w:t xml:space="preserve"> như:</w:t>
      </w:r>
    </w:p>
    <w:p w14:paraId="517A75A3" w14:textId="4A97449C" w:rsidR="00761015" w:rsidRPr="007C6ED4" w:rsidRDefault="00761015" w:rsidP="00CE7C3D">
      <w:pPr>
        <w:spacing w:after="0" w:line="312" w:lineRule="auto"/>
        <w:jc w:val="both"/>
      </w:pPr>
      <w:commentRangeStart w:id="2"/>
      <w:r>
        <w:rPr>
          <w:noProof/>
        </w:rPr>
        <w:drawing>
          <wp:inline distT="0" distB="0" distL="0" distR="0" wp14:anchorId="282FFE19" wp14:editId="74FBB965">
            <wp:extent cx="5943600" cy="4186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86555"/>
                    </a:xfrm>
                    <a:prstGeom prst="rect">
                      <a:avLst/>
                    </a:prstGeom>
                  </pic:spPr>
                </pic:pic>
              </a:graphicData>
            </a:graphic>
          </wp:inline>
        </w:drawing>
      </w:r>
      <w:commentRangeEnd w:id="2"/>
      <w:r w:rsidR="001C7921">
        <w:rPr>
          <w:rStyle w:val="CommentReference"/>
        </w:rPr>
        <w:commentReference w:id="2"/>
      </w:r>
    </w:p>
    <w:p w14:paraId="54F59F8C" w14:textId="77777777" w:rsidR="00CE7C3D" w:rsidRDefault="00CE7C3D" w:rsidP="00CE7C3D">
      <w:pPr>
        <w:pStyle w:val="ListParagraph"/>
        <w:numPr>
          <w:ilvl w:val="0"/>
          <w:numId w:val="1"/>
        </w:numPr>
        <w:spacing w:after="0" w:line="312" w:lineRule="auto"/>
        <w:ind w:left="0" w:firstLine="426"/>
        <w:jc w:val="both"/>
      </w:pPr>
      <w:r w:rsidRPr="007C6ED4">
        <w:t>Số</w:t>
      </w:r>
      <w:r>
        <w:t xml:space="preserve"> CIF</w:t>
      </w:r>
    </w:p>
    <w:p w14:paraId="6DF69F57" w14:textId="77777777" w:rsidR="00CE7C3D" w:rsidRDefault="00CE7C3D" w:rsidP="00CE7C3D">
      <w:pPr>
        <w:pStyle w:val="ListParagraph"/>
        <w:numPr>
          <w:ilvl w:val="0"/>
          <w:numId w:val="1"/>
        </w:numPr>
        <w:spacing w:after="0" w:line="312" w:lineRule="auto"/>
        <w:ind w:left="0" w:firstLine="426"/>
        <w:jc w:val="both"/>
      </w:pPr>
      <w:r>
        <w:t xml:space="preserve">Tên, địa chỉ của </w:t>
      </w:r>
      <w:r w:rsidRPr="007C6ED4">
        <w:t>khách hàng</w:t>
      </w:r>
    </w:p>
    <w:p w14:paraId="4ADEF8E2" w14:textId="45CAF262" w:rsidR="00CE7C3D" w:rsidRDefault="00CE7C3D" w:rsidP="00CE7C3D">
      <w:pPr>
        <w:pStyle w:val="ListParagraph"/>
        <w:numPr>
          <w:ilvl w:val="0"/>
          <w:numId w:val="1"/>
        </w:numPr>
        <w:spacing w:after="0" w:line="312" w:lineRule="auto"/>
        <w:ind w:left="0" w:firstLine="426"/>
        <w:jc w:val="both"/>
      </w:pPr>
      <w:r>
        <w:t>Hạn mức TTTM:</w:t>
      </w:r>
      <w:r w:rsidR="002C2B70">
        <w:t xml:space="preserve"> Hệ thống sẽ cập nhật hạn mức của khách hàng theo từng sản phẩm tương ứng như logic hiện tại.</w:t>
      </w:r>
    </w:p>
    <w:p w14:paraId="393FCD16" w14:textId="77777777" w:rsidR="002B7D6B" w:rsidRDefault="00CE7C3D" w:rsidP="00CE7C3D">
      <w:pPr>
        <w:pStyle w:val="ListParagraph"/>
        <w:numPr>
          <w:ilvl w:val="1"/>
          <w:numId w:val="1"/>
        </w:numPr>
        <w:spacing w:after="0" w:line="312" w:lineRule="auto"/>
        <w:jc w:val="both"/>
      </w:pPr>
      <w:r w:rsidRPr="003546C5">
        <w:rPr>
          <w:u w:val="single"/>
        </w:rPr>
        <w:t>Hạn mức LC</w:t>
      </w:r>
      <w:r w:rsidR="001C7921">
        <w:rPr>
          <w:u w:val="single"/>
        </w:rPr>
        <w:t xml:space="preserve"> nhập khẩu </w:t>
      </w:r>
      <w:r w:rsidR="001C7921" w:rsidRPr="001C7921">
        <w:rPr>
          <w:i/>
          <w:u w:val="single"/>
        </w:rPr>
        <w:t>(tên cũ: Giới hạn LC)</w:t>
      </w:r>
      <w:r w:rsidR="001C7921">
        <w:t xml:space="preserve">: </w:t>
      </w:r>
    </w:p>
    <w:p w14:paraId="303C754B" w14:textId="77777777" w:rsidR="002C2B70" w:rsidRDefault="00CE7C3D" w:rsidP="002C2B70">
      <w:pPr>
        <w:pStyle w:val="ListParagraph"/>
        <w:numPr>
          <w:ilvl w:val="1"/>
          <w:numId w:val="1"/>
        </w:numPr>
        <w:spacing w:after="0" w:line="312" w:lineRule="auto"/>
        <w:jc w:val="both"/>
      </w:pPr>
      <w:r w:rsidRPr="003546C5">
        <w:rPr>
          <w:u w:val="single"/>
        </w:rPr>
        <w:t>Hạn mức Bảo lãnh</w:t>
      </w:r>
      <w:r w:rsidRPr="007C6ED4">
        <w:t xml:space="preserve">: </w:t>
      </w:r>
    </w:p>
    <w:p w14:paraId="700933E0" w14:textId="7F18200A" w:rsidR="00D408F9" w:rsidRDefault="00D408F9" w:rsidP="002C2B70">
      <w:pPr>
        <w:pStyle w:val="ListParagraph"/>
        <w:numPr>
          <w:ilvl w:val="1"/>
          <w:numId w:val="1"/>
        </w:numPr>
        <w:spacing w:after="0" w:line="312" w:lineRule="auto"/>
        <w:jc w:val="both"/>
      </w:pPr>
      <w:r>
        <w:rPr>
          <w:u w:val="single"/>
        </w:rPr>
        <w:t>Hạn mức Xác nhận</w:t>
      </w:r>
      <w:r>
        <w:t xml:space="preserve">: </w:t>
      </w:r>
      <w:r w:rsidRPr="00D408F9">
        <w:rPr>
          <w:i/>
          <w:color w:val="FF0000"/>
        </w:rPr>
        <w:t>(thêm mới)</w:t>
      </w:r>
    </w:p>
    <w:p w14:paraId="4013A6CC" w14:textId="1A6C9012" w:rsidR="00A15A26" w:rsidRDefault="00CE7C3D" w:rsidP="002C2B70">
      <w:pPr>
        <w:pStyle w:val="ListParagraph"/>
        <w:numPr>
          <w:ilvl w:val="1"/>
          <w:numId w:val="1"/>
        </w:numPr>
        <w:spacing w:after="0" w:line="312" w:lineRule="auto"/>
        <w:jc w:val="both"/>
      </w:pPr>
      <w:r w:rsidRPr="002C2B70">
        <w:rPr>
          <w:u w:val="single"/>
        </w:rPr>
        <w:t>Hạn mứ</w:t>
      </w:r>
      <w:r w:rsidR="001C7921" w:rsidRPr="002C2B70">
        <w:rPr>
          <w:u w:val="single"/>
        </w:rPr>
        <w:t>c C</w:t>
      </w:r>
      <w:r w:rsidRPr="002C2B70">
        <w:rPr>
          <w:u w:val="single"/>
        </w:rPr>
        <w:t>hiết khấu</w:t>
      </w:r>
      <w:r w:rsidRPr="007C6ED4">
        <w:t xml:space="preserve">: </w:t>
      </w:r>
    </w:p>
    <w:p w14:paraId="54C1973B" w14:textId="6DE57513" w:rsidR="00CE7C3D" w:rsidRDefault="00CC1CE6" w:rsidP="00CC1CE6">
      <w:pPr>
        <w:tabs>
          <w:tab w:val="left" w:pos="2712"/>
        </w:tabs>
      </w:pPr>
      <w:r>
        <w:tab/>
      </w:r>
    </w:p>
    <w:p w14:paraId="16C946DA" w14:textId="77777777" w:rsidR="00CC1CE6" w:rsidRDefault="00CC1CE6" w:rsidP="00CC1CE6">
      <w:pPr>
        <w:tabs>
          <w:tab w:val="left" w:pos="2712"/>
        </w:tabs>
      </w:pPr>
    </w:p>
    <w:p w14:paraId="7CFAE169" w14:textId="43163577" w:rsidR="00824CAE" w:rsidRPr="00824CAE" w:rsidRDefault="00824CAE" w:rsidP="00824CAE">
      <w:pPr>
        <w:pStyle w:val="Heading1"/>
      </w:pPr>
      <w:r>
        <w:lastRenderedPageBreak/>
        <w:t>XỬ LÝ GIAO DỊCH ĐƯỢC ĐỒNG BỘ TỪ TF-EE: bao gồm các sản phẩm LC Xuất khẩu, Nhờ thu Xuất khẩu, LC Nhập khẩu, Nhờ thu Nhập khẩu, Bảo lãnh nhận hàng, Bảo lãnh đi - Bảo lãnh nước ngoài, Bảo lãnh đến</w:t>
      </w:r>
    </w:p>
    <w:p w14:paraId="6A9E081D" w14:textId="77777777" w:rsidR="00B6398F" w:rsidRDefault="00B6398F" w:rsidP="00B6398F">
      <w:pPr>
        <w:spacing w:after="0"/>
        <w:ind w:firstLine="227"/>
        <w:rPr>
          <w:u w:val="single"/>
        </w:rPr>
      </w:pPr>
      <w:r w:rsidRPr="00C320C8">
        <w:rPr>
          <w:u w:val="single"/>
        </w:rPr>
        <w:t xml:space="preserve">Luồng </w:t>
      </w:r>
      <w:r>
        <w:rPr>
          <w:u w:val="single"/>
        </w:rPr>
        <w:t>Xử lý hồ sơ mới:</w:t>
      </w:r>
    </w:p>
    <w:tbl>
      <w:tblPr>
        <w:tblStyle w:val="TableGrid"/>
        <w:tblW w:w="98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96"/>
      </w:tblGrid>
      <w:tr w:rsidR="00B6398F" w:rsidRPr="000D5379" w14:paraId="6957C197" w14:textId="77777777" w:rsidTr="00B6398F">
        <w:trPr>
          <w:jc w:val="center"/>
        </w:trPr>
        <w:tc>
          <w:tcPr>
            <w:tcW w:w="1127" w:type="dxa"/>
          </w:tcPr>
          <w:p w14:paraId="4BAA34AC" w14:textId="77777777" w:rsidR="00B6398F" w:rsidRPr="000D5379" w:rsidRDefault="00B6398F" w:rsidP="00B6398F">
            <w:pPr>
              <w:ind w:firstLine="0"/>
              <w:rPr>
                <w:sz w:val="24"/>
                <w:szCs w:val="24"/>
              </w:rPr>
            </w:pPr>
          </w:p>
        </w:tc>
        <w:tc>
          <w:tcPr>
            <w:tcW w:w="2943" w:type="dxa"/>
          </w:tcPr>
          <w:p w14:paraId="5BB39927" w14:textId="77777777" w:rsidR="00B6398F" w:rsidRPr="000D5379" w:rsidRDefault="00B6398F" w:rsidP="00B6398F">
            <w:pPr>
              <w:ind w:firstLine="0"/>
              <w:rPr>
                <w:sz w:val="24"/>
                <w:szCs w:val="24"/>
              </w:rPr>
            </w:pPr>
          </w:p>
        </w:tc>
        <w:tc>
          <w:tcPr>
            <w:tcW w:w="3686" w:type="dxa"/>
          </w:tcPr>
          <w:p w14:paraId="140751E0" w14:textId="77777777" w:rsidR="00B6398F" w:rsidRPr="000D5379" w:rsidRDefault="00B6398F" w:rsidP="00B6398F">
            <w:pPr>
              <w:ind w:firstLine="0"/>
              <w:rPr>
                <w:sz w:val="24"/>
                <w:szCs w:val="24"/>
              </w:rPr>
            </w:pPr>
          </w:p>
        </w:tc>
        <w:tc>
          <w:tcPr>
            <w:tcW w:w="2096" w:type="dxa"/>
            <w:tcBorders>
              <w:bottom w:val="single" w:sz="4" w:space="0" w:color="auto"/>
            </w:tcBorders>
          </w:tcPr>
          <w:p w14:paraId="77DCB6A5" w14:textId="77777777" w:rsidR="00B6398F" w:rsidRPr="000D5379" w:rsidRDefault="00B6398F" w:rsidP="00B6398F">
            <w:pPr>
              <w:ind w:firstLine="0"/>
              <w:jc w:val="center"/>
              <w:rPr>
                <w:b/>
                <w:sz w:val="24"/>
                <w:szCs w:val="24"/>
              </w:rPr>
            </w:pPr>
            <w:r w:rsidRPr="000D5379">
              <w:rPr>
                <w:b/>
                <w:sz w:val="18"/>
                <w:szCs w:val="24"/>
              </w:rPr>
              <w:t>Trạng thái giao dịch VISYS</w:t>
            </w:r>
          </w:p>
        </w:tc>
      </w:tr>
      <w:tr w:rsidR="00B6398F" w:rsidRPr="000D5379" w14:paraId="21953F29" w14:textId="77777777" w:rsidTr="00B6398F">
        <w:trPr>
          <w:jc w:val="center"/>
        </w:trPr>
        <w:tc>
          <w:tcPr>
            <w:tcW w:w="1127" w:type="dxa"/>
          </w:tcPr>
          <w:p w14:paraId="66AA9C30" w14:textId="77777777" w:rsidR="00B6398F" w:rsidRPr="000D5379" w:rsidRDefault="00B6398F" w:rsidP="00B6398F">
            <w:pPr>
              <w:ind w:firstLine="0"/>
              <w:rPr>
                <w:sz w:val="24"/>
                <w:szCs w:val="24"/>
              </w:rPr>
            </w:pPr>
            <w:r w:rsidRPr="000D5379">
              <w:rPr>
                <w:sz w:val="24"/>
                <w:szCs w:val="24"/>
              </w:rPr>
              <w:t>Bướ</w:t>
            </w:r>
            <w:r>
              <w:rPr>
                <w:sz w:val="24"/>
                <w:szCs w:val="24"/>
              </w:rPr>
              <w:t>c 1</w:t>
            </w:r>
          </w:p>
        </w:tc>
        <w:tc>
          <w:tcPr>
            <w:tcW w:w="2943" w:type="dxa"/>
          </w:tcPr>
          <w:p w14:paraId="3A36D194" w14:textId="77777777" w:rsidR="00B6398F" w:rsidRPr="000D5379" w:rsidRDefault="00B6398F" w:rsidP="00B6398F">
            <w:pPr>
              <w:ind w:firstLine="0"/>
              <w:rPr>
                <w:sz w:val="24"/>
                <w:szCs w:val="24"/>
              </w:rPr>
            </w:pPr>
            <w:r w:rsidRPr="000D5379">
              <w:rPr>
                <w:sz w:val="24"/>
                <w:szCs w:val="24"/>
              </w:rPr>
              <w:t>TF-EE trả kết quả VISYS</w:t>
            </w:r>
          </w:p>
        </w:tc>
        <w:tc>
          <w:tcPr>
            <w:tcW w:w="3686" w:type="dxa"/>
            <w:tcBorders>
              <w:right w:val="single" w:sz="4" w:space="0" w:color="auto"/>
            </w:tcBorders>
          </w:tcPr>
          <w:p w14:paraId="6412E312" w14:textId="77777777" w:rsidR="00B6398F" w:rsidRPr="000D5379" w:rsidRDefault="00B6398F" w:rsidP="00B6398F">
            <w:pPr>
              <w:ind w:firstLine="0"/>
              <w:rPr>
                <w:sz w:val="24"/>
                <w:szCs w:val="24"/>
              </w:rPr>
            </w:pPr>
          </w:p>
        </w:tc>
        <w:tc>
          <w:tcPr>
            <w:tcW w:w="2096" w:type="dxa"/>
            <w:tcBorders>
              <w:top w:val="single" w:sz="4" w:space="0" w:color="auto"/>
              <w:left w:val="single" w:sz="4" w:space="0" w:color="auto"/>
              <w:bottom w:val="single" w:sz="4" w:space="0" w:color="auto"/>
              <w:right w:val="single" w:sz="4" w:space="0" w:color="auto"/>
            </w:tcBorders>
          </w:tcPr>
          <w:p w14:paraId="439E0E3E" w14:textId="77777777" w:rsidR="00B6398F" w:rsidRPr="000D5379" w:rsidRDefault="00B6398F" w:rsidP="00B6398F">
            <w:pPr>
              <w:ind w:firstLine="0"/>
              <w:rPr>
                <w:sz w:val="24"/>
                <w:szCs w:val="24"/>
              </w:rPr>
            </w:pPr>
            <w:r w:rsidRPr="000D5379">
              <w:rPr>
                <w:sz w:val="24"/>
                <w:szCs w:val="24"/>
              </w:rPr>
              <w:t>N - New</w:t>
            </w:r>
          </w:p>
        </w:tc>
      </w:tr>
    </w:tbl>
    <w:p w14:paraId="75A4CB2D" w14:textId="77777777" w:rsidR="00B6398F" w:rsidRPr="000D5379" w:rsidRDefault="00B6398F" w:rsidP="00B6398F">
      <w:pPr>
        <w:spacing w:after="0"/>
        <w:ind w:firstLine="227"/>
        <w:rPr>
          <w:sz w:val="24"/>
          <w:szCs w:val="24"/>
          <w:u w:val="single"/>
        </w:rPr>
      </w:pPr>
    </w:p>
    <w:tbl>
      <w:tblPr>
        <w:tblStyle w:val="TableGrid"/>
        <w:tblW w:w="98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72"/>
      </w:tblGrid>
      <w:tr w:rsidR="00B6398F" w:rsidRPr="000D5379" w14:paraId="699EA57D" w14:textId="77777777" w:rsidTr="00B6398F">
        <w:trPr>
          <w:jc w:val="center"/>
        </w:trPr>
        <w:tc>
          <w:tcPr>
            <w:tcW w:w="1127" w:type="dxa"/>
          </w:tcPr>
          <w:p w14:paraId="4E1381E5" w14:textId="77777777" w:rsidR="00B6398F" w:rsidRPr="000D5379" w:rsidRDefault="00B6398F" w:rsidP="00B6398F">
            <w:pPr>
              <w:ind w:firstLine="0"/>
              <w:rPr>
                <w:sz w:val="24"/>
                <w:szCs w:val="24"/>
              </w:rPr>
            </w:pPr>
            <w:r w:rsidRPr="000D5379">
              <w:rPr>
                <w:sz w:val="24"/>
                <w:szCs w:val="24"/>
              </w:rPr>
              <w:t>Bướ</w:t>
            </w:r>
            <w:r>
              <w:rPr>
                <w:sz w:val="24"/>
                <w:szCs w:val="24"/>
              </w:rPr>
              <w:t>c 2</w:t>
            </w:r>
          </w:p>
        </w:tc>
        <w:tc>
          <w:tcPr>
            <w:tcW w:w="2943" w:type="dxa"/>
          </w:tcPr>
          <w:p w14:paraId="5D6B1478" w14:textId="77777777" w:rsidR="00B6398F" w:rsidRPr="000D5379" w:rsidRDefault="00B6398F" w:rsidP="00B6398F">
            <w:pPr>
              <w:ind w:firstLine="0"/>
              <w:rPr>
                <w:sz w:val="24"/>
                <w:szCs w:val="24"/>
              </w:rPr>
            </w:pPr>
            <w:r>
              <w:rPr>
                <w:sz w:val="24"/>
                <w:szCs w:val="24"/>
              </w:rPr>
              <w:t>TTV</w:t>
            </w:r>
            <w:r w:rsidRPr="000D5379">
              <w:rPr>
                <w:sz w:val="24"/>
                <w:szCs w:val="24"/>
              </w:rPr>
              <w:t xml:space="preserve"> xử lý hồ sơ</w:t>
            </w:r>
          </w:p>
        </w:tc>
        <w:tc>
          <w:tcPr>
            <w:tcW w:w="3686" w:type="dxa"/>
            <w:tcBorders>
              <w:right w:val="single" w:sz="4" w:space="0" w:color="auto"/>
            </w:tcBorders>
          </w:tcPr>
          <w:p w14:paraId="6FFD171B" w14:textId="77777777" w:rsidR="00B6398F" w:rsidRPr="000D5379" w:rsidRDefault="00B6398F" w:rsidP="00B6398F">
            <w:pPr>
              <w:ind w:firstLine="0"/>
              <w:rPr>
                <w:sz w:val="24"/>
                <w:szCs w:val="24"/>
              </w:rPr>
            </w:pPr>
            <w:r w:rsidRPr="000D5379">
              <w:rPr>
                <w:sz w:val="24"/>
                <w:szCs w:val="24"/>
              </w:rPr>
              <w:t>Lưu hồ sơ</w:t>
            </w:r>
          </w:p>
        </w:tc>
        <w:tc>
          <w:tcPr>
            <w:tcW w:w="2072" w:type="dxa"/>
            <w:tcBorders>
              <w:top w:val="single" w:sz="4" w:space="0" w:color="auto"/>
              <w:left w:val="single" w:sz="4" w:space="0" w:color="auto"/>
              <w:bottom w:val="single" w:sz="4" w:space="0" w:color="auto"/>
              <w:right w:val="single" w:sz="4" w:space="0" w:color="auto"/>
            </w:tcBorders>
          </w:tcPr>
          <w:p w14:paraId="5B6C6D01" w14:textId="77777777" w:rsidR="00B6398F" w:rsidRPr="000D5379" w:rsidRDefault="00B6398F" w:rsidP="00B6398F">
            <w:pPr>
              <w:ind w:firstLine="0"/>
              <w:rPr>
                <w:sz w:val="24"/>
                <w:szCs w:val="24"/>
              </w:rPr>
            </w:pPr>
            <w:r w:rsidRPr="000D5379">
              <w:rPr>
                <w:sz w:val="24"/>
                <w:szCs w:val="24"/>
              </w:rPr>
              <w:t>S - Save</w:t>
            </w:r>
          </w:p>
        </w:tc>
      </w:tr>
    </w:tbl>
    <w:p w14:paraId="063F9C5B" w14:textId="77777777" w:rsidR="00B6398F" w:rsidRPr="000D5379" w:rsidRDefault="00B6398F" w:rsidP="00B6398F">
      <w:pPr>
        <w:spacing w:after="0"/>
        <w:ind w:firstLine="227"/>
        <w:rPr>
          <w:sz w:val="24"/>
          <w:szCs w:val="24"/>
        </w:rPr>
      </w:pPr>
    </w:p>
    <w:tbl>
      <w:tblPr>
        <w:tblStyle w:val="TableGrid"/>
        <w:tblW w:w="97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22"/>
      </w:tblGrid>
      <w:tr w:rsidR="00B6398F" w:rsidRPr="000D5379" w14:paraId="3A1957A8" w14:textId="77777777" w:rsidTr="00B6398F">
        <w:trPr>
          <w:jc w:val="center"/>
        </w:trPr>
        <w:tc>
          <w:tcPr>
            <w:tcW w:w="1127" w:type="dxa"/>
          </w:tcPr>
          <w:p w14:paraId="515E10C5" w14:textId="77777777" w:rsidR="00B6398F" w:rsidRPr="000D5379" w:rsidRDefault="00B6398F" w:rsidP="00B6398F">
            <w:pPr>
              <w:ind w:firstLine="0"/>
              <w:rPr>
                <w:sz w:val="24"/>
                <w:szCs w:val="24"/>
              </w:rPr>
            </w:pPr>
          </w:p>
        </w:tc>
        <w:tc>
          <w:tcPr>
            <w:tcW w:w="2943" w:type="dxa"/>
          </w:tcPr>
          <w:p w14:paraId="20B63ADF" w14:textId="77777777" w:rsidR="00B6398F" w:rsidRPr="000D5379" w:rsidRDefault="00B6398F" w:rsidP="00B6398F">
            <w:pPr>
              <w:ind w:firstLine="0"/>
              <w:rPr>
                <w:sz w:val="24"/>
                <w:szCs w:val="24"/>
              </w:rPr>
            </w:pPr>
          </w:p>
        </w:tc>
        <w:tc>
          <w:tcPr>
            <w:tcW w:w="3686" w:type="dxa"/>
            <w:tcBorders>
              <w:right w:val="single" w:sz="4" w:space="0" w:color="auto"/>
            </w:tcBorders>
          </w:tcPr>
          <w:p w14:paraId="09FD46AB" w14:textId="77777777" w:rsidR="00B6398F" w:rsidRPr="000D5379" w:rsidRDefault="00B6398F" w:rsidP="00B6398F">
            <w:pPr>
              <w:ind w:firstLine="0"/>
              <w:rPr>
                <w:sz w:val="24"/>
                <w:szCs w:val="24"/>
              </w:rPr>
            </w:pPr>
            <w:r w:rsidRPr="000D5379">
              <w:rPr>
                <w:sz w:val="24"/>
                <w:szCs w:val="24"/>
              </w:rPr>
              <w:t xml:space="preserve">Chuyển </w:t>
            </w:r>
            <w:r>
              <w:rPr>
                <w:sz w:val="24"/>
                <w:szCs w:val="24"/>
              </w:rPr>
              <w:t xml:space="preserve">KSV </w:t>
            </w:r>
            <w:r w:rsidRPr="000D5379">
              <w:rPr>
                <w:sz w:val="24"/>
                <w:szCs w:val="24"/>
              </w:rPr>
              <w:t>phê duyệt</w:t>
            </w:r>
          </w:p>
        </w:tc>
        <w:tc>
          <w:tcPr>
            <w:tcW w:w="2022" w:type="dxa"/>
            <w:tcBorders>
              <w:top w:val="single" w:sz="4" w:space="0" w:color="auto"/>
              <w:left w:val="single" w:sz="4" w:space="0" w:color="auto"/>
              <w:bottom w:val="single" w:sz="4" w:space="0" w:color="auto"/>
              <w:right w:val="single" w:sz="4" w:space="0" w:color="auto"/>
            </w:tcBorders>
          </w:tcPr>
          <w:p w14:paraId="548CD6CD" w14:textId="77777777" w:rsidR="00B6398F" w:rsidRPr="000D5379" w:rsidRDefault="00B6398F" w:rsidP="00B6398F">
            <w:pPr>
              <w:tabs>
                <w:tab w:val="left" w:pos="1916"/>
              </w:tabs>
              <w:ind w:firstLine="0"/>
              <w:rPr>
                <w:sz w:val="24"/>
                <w:szCs w:val="24"/>
              </w:rPr>
            </w:pPr>
            <w:r w:rsidRPr="000D5379">
              <w:rPr>
                <w:sz w:val="24"/>
                <w:szCs w:val="24"/>
              </w:rPr>
              <w:t>P - Pending</w:t>
            </w:r>
          </w:p>
        </w:tc>
      </w:tr>
    </w:tbl>
    <w:p w14:paraId="7944920F" w14:textId="77777777" w:rsidR="00B6398F" w:rsidRPr="000D5379" w:rsidRDefault="00B6398F" w:rsidP="00B6398F">
      <w:pPr>
        <w:spacing w:after="0"/>
        <w:ind w:firstLine="227"/>
        <w:rPr>
          <w:sz w:val="24"/>
          <w:szCs w:val="24"/>
        </w:rPr>
      </w:pPr>
    </w:p>
    <w:tbl>
      <w:tblPr>
        <w:tblStyle w:val="TableGrid"/>
        <w:tblW w:w="97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27"/>
      </w:tblGrid>
      <w:tr w:rsidR="00B6398F" w:rsidRPr="000D5379" w14:paraId="04607F38" w14:textId="77777777" w:rsidTr="00B6398F">
        <w:trPr>
          <w:jc w:val="center"/>
        </w:trPr>
        <w:tc>
          <w:tcPr>
            <w:tcW w:w="1127" w:type="dxa"/>
          </w:tcPr>
          <w:p w14:paraId="56A434F8" w14:textId="77777777" w:rsidR="00B6398F" w:rsidRPr="000D5379" w:rsidRDefault="00B6398F" w:rsidP="00B6398F">
            <w:pPr>
              <w:ind w:firstLine="0"/>
              <w:rPr>
                <w:sz w:val="24"/>
                <w:szCs w:val="24"/>
              </w:rPr>
            </w:pPr>
            <w:r w:rsidRPr="000D5379">
              <w:rPr>
                <w:sz w:val="24"/>
                <w:szCs w:val="24"/>
              </w:rPr>
              <w:t>Bướ</w:t>
            </w:r>
            <w:r>
              <w:rPr>
                <w:sz w:val="24"/>
                <w:szCs w:val="24"/>
              </w:rPr>
              <w:t>c 3.1</w:t>
            </w:r>
          </w:p>
        </w:tc>
        <w:tc>
          <w:tcPr>
            <w:tcW w:w="2943" w:type="dxa"/>
          </w:tcPr>
          <w:p w14:paraId="7491011B" w14:textId="77777777" w:rsidR="00B6398F" w:rsidRPr="000D5379" w:rsidRDefault="00B6398F" w:rsidP="00B6398F">
            <w:pPr>
              <w:ind w:firstLine="0"/>
              <w:rPr>
                <w:sz w:val="24"/>
                <w:szCs w:val="24"/>
              </w:rPr>
            </w:pPr>
            <w:r>
              <w:rPr>
                <w:sz w:val="24"/>
                <w:szCs w:val="24"/>
              </w:rPr>
              <w:t xml:space="preserve">KSV </w:t>
            </w:r>
            <w:r w:rsidRPr="000D5379">
              <w:rPr>
                <w:sz w:val="24"/>
                <w:szCs w:val="24"/>
              </w:rPr>
              <w:t>duyệt hồ sơ</w:t>
            </w:r>
          </w:p>
        </w:tc>
        <w:tc>
          <w:tcPr>
            <w:tcW w:w="3686" w:type="dxa"/>
            <w:tcBorders>
              <w:right w:val="single" w:sz="4" w:space="0" w:color="auto"/>
            </w:tcBorders>
          </w:tcPr>
          <w:p w14:paraId="79E4620A" w14:textId="77777777" w:rsidR="00B6398F" w:rsidRPr="000D5379" w:rsidRDefault="00B6398F" w:rsidP="00B6398F">
            <w:pPr>
              <w:ind w:firstLine="0"/>
              <w:rPr>
                <w:sz w:val="24"/>
                <w:szCs w:val="24"/>
              </w:rPr>
            </w:pPr>
            <w:r w:rsidRPr="000D5379">
              <w:rPr>
                <w:sz w:val="24"/>
                <w:szCs w:val="24"/>
              </w:rPr>
              <w:t>Đồng ý phê duyệt</w:t>
            </w:r>
          </w:p>
        </w:tc>
        <w:tc>
          <w:tcPr>
            <w:tcW w:w="2027" w:type="dxa"/>
            <w:tcBorders>
              <w:top w:val="single" w:sz="4" w:space="0" w:color="auto"/>
              <w:left w:val="single" w:sz="4" w:space="0" w:color="auto"/>
              <w:bottom w:val="single" w:sz="4" w:space="0" w:color="auto"/>
              <w:right w:val="single" w:sz="4" w:space="0" w:color="auto"/>
            </w:tcBorders>
          </w:tcPr>
          <w:p w14:paraId="499215F0" w14:textId="77777777" w:rsidR="00B6398F" w:rsidRPr="000D5379" w:rsidRDefault="00B6398F" w:rsidP="00B6398F">
            <w:pPr>
              <w:tabs>
                <w:tab w:val="left" w:pos="1608"/>
              </w:tabs>
              <w:ind w:firstLine="0"/>
              <w:rPr>
                <w:sz w:val="24"/>
                <w:szCs w:val="24"/>
              </w:rPr>
            </w:pPr>
            <w:r>
              <w:rPr>
                <w:sz w:val="24"/>
                <w:szCs w:val="24"/>
              </w:rPr>
              <w:t xml:space="preserve">M -Master </w:t>
            </w:r>
          </w:p>
        </w:tc>
      </w:tr>
    </w:tbl>
    <w:p w14:paraId="04FD3175" w14:textId="77777777" w:rsidR="00B6398F" w:rsidRPr="000D5379" w:rsidRDefault="00B6398F" w:rsidP="00B6398F">
      <w:pPr>
        <w:spacing w:after="0"/>
        <w:ind w:firstLine="0"/>
        <w:rPr>
          <w:sz w:val="24"/>
          <w:szCs w:val="24"/>
        </w:rPr>
      </w:pPr>
    </w:p>
    <w:tbl>
      <w:tblPr>
        <w:tblStyle w:val="TableGrid"/>
        <w:tblW w:w="97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27"/>
      </w:tblGrid>
      <w:tr w:rsidR="00B6398F" w:rsidRPr="000D5379" w14:paraId="67F2DD6E" w14:textId="77777777" w:rsidTr="00B6398F">
        <w:trPr>
          <w:jc w:val="center"/>
        </w:trPr>
        <w:tc>
          <w:tcPr>
            <w:tcW w:w="1127" w:type="dxa"/>
          </w:tcPr>
          <w:p w14:paraId="005F0C21" w14:textId="77777777" w:rsidR="00B6398F" w:rsidRPr="000D5379" w:rsidRDefault="00B6398F" w:rsidP="00B6398F">
            <w:pPr>
              <w:ind w:firstLine="0"/>
              <w:rPr>
                <w:sz w:val="24"/>
                <w:szCs w:val="24"/>
              </w:rPr>
            </w:pPr>
            <w:r w:rsidRPr="000D5379">
              <w:rPr>
                <w:sz w:val="24"/>
                <w:szCs w:val="24"/>
              </w:rPr>
              <w:t>Bước 3.2</w:t>
            </w:r>
          </w:p>
        </w:tc>
        <w:tc>
          <w:tcPr>
            <w:tcW w:w="2943" w:type="dxa"/>
          </w:tcPr>
          <w:p w14:paraId="5961116C" w14:textId="77777777" w:rsidR="00B6398F" w:rsidRPr="000D5379" w:rsidRDefault="00B6398F" w:rsidP="00B6398F">
            <w:pPr>
              <w:ind w:firstLine="0"/>
              <w:rPr>
                <w:sz w:val="24"/>
                <w:szCs w:val="24"/>
              </w:rPr>
            </w:pPr>
            <w:r>
              <w:rPr>
                <w:sz w:val="24"/>
                <w:szCs w:val="24"/>
              </w:rPr>
              <w:t xml:space="preserve">KSV </w:t>
            </w:r>
            <w:r w:rsidRPr="000D5379">
              <w:rPr>
                <w:sz w:val="24"/>
                <w:szCs w:val="24"/>
              </w:rPr>
              <w:t>duyệt hồ sơ</w:t>
            </w:r>
          </w:p>
        </w:tc>
        <w:tc>
          <w:tcPr>
            <w:tcW w:w="3686" w:type="dxa"/>
            <w:tcBorders>
              <w:right w:val="single" w:sz="4" w:space="0" w:color="auto"/>
            </w:tcBorders>
          </w:tcPr>
          <w:p w14:paraId="7BE6485B" w14:textId="77777777" w:rsidR="00B6398F" w:rsidRPr="000D5379" w:rsidRDefault="00B6398F" w:rsidP="00B6398F">
            <w:pPr>
              <w:ind w:firstLine="0"/>
              <w:rPr>
                <w:sz w:val="24"/>
                <w:szCs w:val="24"/>
              </w:rPr>
            </w:pPr>
            <w:r w:rsidRPr="000D5379">
              <w:rPr>
                <w:sz w:val="24"/>
                <w:szCs w:val="24"/>
              </w:rPr>
              <w:t>Từ chối phê duyệt</w:t>
            </w:r>
          </w:p>
        </w:tc>
        <w:tc>
          <w:tcPr>
            <w:tcW w:w="2027" w:type="dxa"/>
            <w:tcBorders>
              <w:top w:val="single" w:sz="4" w:space="0" w:color="auto"/>
              <w:left w:val="single" w:sz="4" w:space="0" w:color="auto"/>
              <w:bottom w:val="single" w:sz="4" w:space="0" w:color="auto"/>
              <w:right w:val="single" w:sz="4" w:space="0" w:color="auto"/>
            </w:tcBorders>
          </w:tcPr>
          <w:p w14:paraId="4C72B768" w14:textId="77777777" w:rsidR="00B6398F" w:rsidRPr="000D5379" w:rsidRDefault="00B6398F" w:rsidP="00B6398F">
            <w:pPr>
              <w:ind w:firstLine="0"/>
              <w:rPr>
                <w:sz w:val="24"/>
                <w:szCs w:val="24"/>
              </w:rPr>
            </w:pPr>
            <w:r w:rsidRPr="000D5379">
              <w:rPr>
                <w:sz w:val="24"/>
                <w:szCs w:val="24"/>
              </w:rPr>
              <w:t>R -  Reject</w:t>
            </w:r>
          </w:p>
        </w:tc>
      </w:tr>
    </w:tbl>
    <w:p w14:paraId="6B25BE31" w14:textId="77777777" w:rsidR="00B6398F" w:rsidRPr="000D5379" w:rsidRDefault="00B6398F" w:rsidP="00B6398F">
      <w:pPr>
        <w:spacing w:after="0"/>
        <w:ind w:firstLine="227"/>
        <w:rPr>
          <w:sz w:val="24"/>
          <w:szCs w:val="24"/>
        </w:rPr>
      </w:pPr>
    </w:p>
    <w:p w14:paraId="21FE59F6" w14:textId="77777777" w:rsidR="00B6398F" w:rsidRPr="00224254" w:rsidRDefault="00B6398F" w:rsidP="00B6398F">
      <w:pPr>
        <w:spacing w:after="0"/>
        <w:ind w:firstLine="227"/>
      </w:pPr>
    </w:p>
    <w:p w14:paraId="35CDE518" w14:textId="77777777" w:rsidR="00B6398F" w:rsidRDefault="00B6398F" w:rsidP="00B6398F">
      <w:pPr>
        <w:ind w:firstLine="227"/>
        <w:jc w:val="both"/>
      </w:pPr>
      <w:r w:rsidRPr="00F162B4">
        <w:t xml:space="preserve">Hệ thống </w:t>
      </w:r>
      <w:r>
        <w:t xml:space="preserve">Visys nhận kết quả xử lý giao dịch từ TF-EE và cho phép TTV bổ sung, chỉnh sửa các thông tin cần thiết. </w:t>
      </w:r>
    </w:p>
    <w:p w14:paraId="36DAA26F" w14:textId="6CE6D6B5" w:rsidR="00B6398F" w:rsidRDefault="00B6398F" w:rsidP="00B6398F">
      <w:pPr>
        <w:ind w:firstLine="227"/>
        <w:jc w:val="both"/>
      </w:pPr>
      <w:r>
        <w:t>Bước 1: Giao dịch mới được trả về hệ thống Visys với trạng thái N-New, chờ TTV xử lý</w:t>
      </w:r>
    </w:p>
    <w:p w14:paraId="7C96588F" w14:textId="77777777" w:rsidR="00B6398F" w:rsidRDefault="00B6398F" w:rsidP="00B6398F">
      <w:pPr>
        <w:ind w:firstLine="227"/>
        <w:jc w:val="both"/>
      </w:pPr>
      <w:r>
        <w:t>Bước 2: TTV thực hiện xử lý giao dịch ở chức năng Xử lý hồ sơ mới, bao gồm nhập liệu bổ sung thông tin cần thiết cho việc hạch toán ngoại bảng, tạo thông báo hạch toán: thu phí, kí quỹ… gửi bộ phận kế toán. TTV lựa chọn lưu lại thông tin giao dịch hoặc chuyển KSV phê duyệt. Hệ thống cập nhật giao dịch ở trạng thái S-Save hoặc P-Pending tương ứng</w:t>
      </w:r>
    </w:p>
    <w:p w14:paraId="2ED056CB" w14:textId="77777777" w:rsidR="00B6398F" w:rsidRDefault="00B6398F" w:rsidP="00B6398F">
      <w:pPr>
        <w:ind w:firstLine="227"/>
        <w:jc w:val="both"/>
      </w:pPr>
      <w:r>
        <w:t>Bước 3.1: KSV đồng ý phê duyệt giao dịch. Hệ thống cập nhật giao dịch ở trạng thái M-Master đồng thời chuyển thông tin hạch toán cuối ngày tương ứng.</w:t>
      </w:r>
    </w:p>
    <w:p w14:paraId="099E7281" w14:textId="77777777" w:rsidR="00B6398F" w:rsidRDefault="00B6398F" w:rsidP="00B6398F">
      <w:pPr>
        <w:ind w:firstLine="227"/>
        <w:jc w:val="both"/>
      </w:pPr>
      <w:r>
        <w:lastRenderedPageBreak/>
        <w:t>Bước 3.2: KSV từ chối phê duyệt hồ sơ. Hệ thống cập nhật giao dịch ở trạng thái R-Reject</w:t>
      </w:r>
    </w:p>
    <w:p w14:paraId="1E9B80A7" w14:textId="77777777" w:rsidR="00B6398F" w:rsidRDefault="00B6398F" w:rsidP="00B6398F">
      <w:pPr>
        <w:spacing w:after="0"/>
        <w:ind w:firstLine="227"/>
        <w:rPr>
          <w:u w:val="single"/>
        </w:rPr>
      </w:pPr>
      <w:r w:rsidRPr="00C320C8">
        <w:rPr>
          <w:u w:val="single"/>
        </w:rPr>
        <w:t xml:space="preserve">Luồng </w:t>
      </w:r>
      <w:r>
        <w:rPr>
          <w:u w:val="single"/>
        </w:rPr>
        <w:t>Chỉnh sửa hồ sơ:</w:t>
      </w:r>
    </w:p>
    <w:tbl>
      <w:tblPr>
        <w:tblStyle w:val="TableGrid"/>
        <w:tblW w:w="9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174"/>
      </w:tblGrid>
      <w:tr w:rsidR="00B6398F" w:rsidRPr="000D5379" w14:paraId="2DAA9EAE" w14:textId="77777777" w:rsidTr="00B6398F">
        <w:trPr>
          <w:jc w:val="center"/>
        </w:trPr>
        <w:tc>
          <w:tcPr>
            <w:tcW w:w="1127" w:type="dxa"/>
          </w:tcPr>
          <w:p w14:paraId="4EA34C93" w14:textId="77777777" w:rsidR="00B6398F" w:rsidRPr="000D5379" w:rsidRDefault="00B6398F" w:rsidP="00B6398F">
            <w:pPr>
              <w:ind w:firstLine="0"/>
              <w:rPr>
                <w:sz w:val="24"/>
                <w:szCs w:val="24"/>
              </w:rPr>
            </w:pPr>
          </w:p>
        </w:tc>
        <w:tc>
          <w:tcPr>
            <w:tcW w:w="2943" w:type="dxa"/>
          </w:tcPr>
          <w:p w14:paraId="69BD8F4C" w14:textId="77777777" w:rsidR="00B6398F" w:rsidRPr="000D5379" w:rsidRDefault="00B6398F" w:rsidP="00B6398F">
            <w:pPr>
              <w:ind w:firstLine="0"/>
              <w:rPr>
                <w:sz w:val="24"/>
                <w:szCs w:val="24"/>
              </w:rPr>
            </w:pPr>
          </w:p>
        </w:tc>
        <w:tc>
          <w:tcPr>
            <w:tcW w:w="3686" w:type="dxa"/>
          </w:tcPr>
          <w:p w14:paraId="282F4608" w14:textId="77777777" w:rsidR="00B6398F" w:rsidRPr="000D5379" w:rsidRDefault="00B6398F" w:rsidP="00B6398F">
            <w:pPr>
              <w:ind w:firstLine="0"/>
              <w:rPr>
                <w:sz w:val="24"/>
                <w:szCs w:val="24"/>
              </w:rPr>
            </w:pPr>
          </w:p>
        </w:tc>
        <w:tc>
          <w:tcPr>
            <w:tcW w:w="2174" w:type="dxa"/>
            <w:tcBorders>
              <w:bottom w:val="single" w:sz="4" w:space="0" w:color="auto"/>
            </w:tcBorders>
          </w:tcPr>
          <w:p w14:paraId="389E5834" w14:textId="77777777" w:rsidR="00B6398F" w:rsidRPr="000D5379" w:rsidRDefault="00B6398F" w:rsidP="00B6398F">
            <w:pPr>
              <w:ind w:firstLine="0"/>
              <w:jc w:val="center"/>
              <w:rPr>
                <w:b/>
                <w:sz w:val="24"/>
                <w:szCs w:val="24"/>
              </w:rPr>
            </w:pPr>
            <w:r w:rsidRPr="000D5379">
              <w:rPr>
                <w:b/>
                <w:sz w:val="18"/>
                <w:szCs w:val="24"/>
              </w:rPr>
              <w:t>Trạng thái giao dịch VISYS</w:t>
            </w:r>
          </w:p>
        </w:tc>
      </w:tr>
      <w:tr w:rsidR="00B6398F" w:rsidRPr="000D5379" w14:paraId="4BEAED6F" w14:textId="77777777" w:rsidTr="00B6398F">
        <w:trPr>
          <w:jc w:val="center"/>
        </w:trPr>
        <w:tc>
          <w:tcPr>
            <w:tcW w:w="1127" w:type="dxa"/>
          </w:tcPr>
          <w:p w14:paraId="0596403F" w14:textId="77777777" w:rsidR="00B6398F" w:rsidRPr="000D5379" w:rsidRDefault="00B6398F" w:rsidP="00B6398F">
            <w:pPr>
              <w:ind w:firstLine="0"/>
              <w:rPr>
                <w:sz w:val="24"/>
                <w:szCs w:val="24"/>
              </w:rPr>
            </w:pPr>
            <w:r w:rsidRPr="000D5379">
              <w:rPr>
                <w:sz w:val="24"/>
                <w:szCs w:val="24"/>
              </w:rPr>
              <w:t>Bước 4</w:t>
            </w:r>
          </w:p>
        </w:tc>
        <w:tc>
          <w:tcPr>
            <w:tcW w:w="2943" w:type="dxa"/>
          </w:tcPr>
          <w:p w14:paraId="702B6BDA" w14:textId="77777777" w:rsidR="00B6398F" w:rsidRPr="000D5379" w:rsidRDefault="00B6398F" w:rsidP="00B6398F">
            <w:pPr>
              <w:ind w:firstLine="0"/>
              <w:rPr>
                <w:sz w:val="24"/>
                <w:szCs w:val="24"/>
              </w:rPr>
            </w:pPr>
            <w:r>
              <w:rPr>
                <w:sz w:val="24"/>
                <w:szCs w:val="24"/>
              </w:rPr>
              <w:t>TTV</w:t>
            </w:r>
            <w:r w:rsidRPr="000D5379">
              <w:rPr>
                <w:sz w:val="24"/>
                <w:szCs w:val="24"/>
              </w:rPr>
              <w:t xml:space="preserve"> </w:t>
            </w:r>
            <w:r>
              <w:rPr>
                <w:sz w:val="24"/>
                <w:szCs w:val="24"/>
              </w:rPr>
              <w:t xml:space="preserve">chỉnh </w:t>
            </w:r>
            <w:r w:rsidRPr="000D5379">
              <w:rPr>
                <w:sz w:val="24"/>
                <w:szCs w:val="24"/>
              </w:rPr>
              <w:t>sử</w:t>
            </w:r>
            <w:r>
              <w:rPr>
                <w:sz w:val="24"/>
                <w:szCs w:val="24"/>
              </w:rPr>
              <w:t>a</w:t>
            </w:r>
            <w:r w:rsidRPr="000D5379">
              <w:rPr>
                <w:sz w:val="24"/>
                <w:szCs w:val="24"/>
              </w:rPr>
              <w:t xml:space="preserve"> hồ</w:t>
            </w:r>
            <w:r>
              <w:rPr>
                <w:sz w:val="24"/>
                <w:szCs w:val="24"/>
              </w:rPr>
              <w:t xml:space="preserve"> sơ</w:t>
            </w:r>
          </w:p>
        </w:tc>
        <w:tc>
          <w:tcPr>
            <w:tcW w:w="3686" w:type="dxa"/>
            <w:tcBorders>
              <w:right w:val="single" w:sz="4" w:space="0" w:color="auto"/>
            </w:tcBorders>
          </w:tcPr>
          <w:p w14:paraId="4CD58886" w14:textId="77777777" w:rsidR="00B6398F" w:rsidRPr="000D5379" w:rsidRDefault="00B6398F" w:rsidP="00B6398F">
            <w:pPr>
              <w:ind w:firstLine="0"/>
              <w:rPr>
                <w:sz w:val="24"/>
                <w:szCs w:val="24"/>
              </w:rPr>
            </w:pPr>
            <w:r w:rsidRPr="000D5379">
              <w:rPr>
                <w:sz w:val="24"/>
                <w:szCs w:val="24"/>
              </w:rPr>
              <w:t>Lưu hồ sơ</w:t>
            </w:r>
          </w:p>
        </w:tc>
        <w:tc>
          <w:tcPr>
            <w:tcW w:w="2174" w:type="dxa"/>
            <w:tcBorders>
              <w:top w:val="single" w:sz="4" w:space="0" w:color="auto"/>
              <w:left w:val="single" w:sz="4" w:space="0" w:color="auto"/>
              <w:bottom w:val="single" w:sz="4" w:space="0" w:color="auto"/>
              <w:right w:val="single" w:sz="4" w:space="0" w:color="auto"/>
            </w:tcBorders>
          </w:tcPr>
          <w:p w14:paraId="36E3601C" w14:textId="77777777" w:rsidR="00B6398F" w:rsidRPr="000D5379" w:rsidRDefault="00B6398F" w:rsidP="00B6398F">
            <w:pPr>
              <w:ind w:firstLine="0"/>
              <w:rPr>
                <w:sz w:val="24"/>
                <w:szCs w:val="24"/>
              </w:rPr>
            </w:pPr>
            <w:r w:rsidRPr="000D5379">
              <w:rPr>
                <w:sz w:val="24"/>
                <w:szCs w:val="24"/>
              </w:rPr>
              <w:t>S - Save</w:t>
            </w:r>
          </w:p>
        </w:tc>
      </w:tr>
    </w:tbl>
    <w:p w14:paraId="0EA39E4F" w14:textId="77777777" w:rsidR="00B6398F" w:rsidRPr="00245BBD" w:rsidRDefault="00B6398F" w:rsidP="00B6398F">
      <w:pPr>
        <w:spacing w:after="0"/>
        <w:ind w:firstLine="227"/>
        <w:rPr>
          <w:sz w:val="16"/>
          <w:u w:val="single"/>
        </w:rPr>
      </w:pPr>
    </w:p>
    <w:tbl>
      <w:tblPr>
        <w:tblStyle w:val="TableGrid"/>
        <w:tblW w:w="99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240"/>
      </w:tblGrid>
      <w:tr w:rsidR="00B6398F" w:rsidRPr="000D5379" w14:paraId="199FC77A" w14:textId="77777777" w:rsidTr="00B6398F">
        <w:trPr>
          <w:jc w:val="center"/>
        </w:trPr>
        <w:tc>
          <w:tcPr>
            <w:tcW w:w="1127" w:type="dxa"/>
          </w:tcPr>
          <w:p w14:paraId="35FCEE27" w14:textId="77777777" w:rsidR="00B6398F" w:rsidRPr="000D5379" w:rsidRDefault="00B6398F" w:rsidP="00B6398F">
            <w:pPr>
              <w:ind w:firstLine="0"/>
              <w:rPr>
                <w:sz w:val="24"/>
                <w:szCs w:val="24"/>
              </w:rPr>
            </w:pPr>
          </w:p>
        </w:tc>
        <w:tc>
          <w:tcPr>
            <w:tcW w:w="2943" w:type="dxa"/>
          </w:tcPr>
          <w:p w14:paraId="43492383" w14:textId="77777777" w:rsidR="00B6398F" w:rsidRPr="000D5379" w:rsidRDefault="00B6398F" w:rsidP="00B6398F">
            <w:pPr>
              <w:ind w:firstLine="0"/>
              <w:rPr>
                <w:sz w:val="24"/>
                <w:szCs w:val="24"/>
              </w:rPr>
            </w:pPr>
          </w:p>
        </w:tc>
        <w:tc>
          <w:tcPr>
            <w:tcW w:w="3686" w:type="dxa"/>
            <w:tcBorders>
              <w:right w:val="single" w:sz="4" w:space="0" w:color="auto"/>
            </w:tcBorders>
          </w:tcPr>
          <w:p w14:paraId="67E42E28" w14:textId="77777777" w:rsidR="00B6398F" w:rsidRPr="000D5379" w:rsidRDefault="00B6398F" w:rsidP="00B6398F">
            <w:pPr>
              <w:ind w:firstLine="0"/>
              <w:rPr>
                <w:sz w:val="24"/>
                <w:szCs w:val="24"/>
              </w:rPr>
            </w:pPr>
            <w:r w:rsidRPr="000D5379">
              <w:rPr>
                <w:sz w:val="24"/>
                <w:szCs w:val="24"/>
              </w:rPr>
              <w:t xml:space="preserve">Chuyển </w:t>
            </w:r>
            <w:r>
              <w:rPr>
                <w:sz w:val="24"/>
                <w:szCs w:val="24"/>
              </w:rPr>
              <w:t xml:space="preserve">KSV </w:t>
            </w:r>
            <w:r w:rsidRPr="000D5379">
              <w:rPr>
                <w:sz w:val="24"/>
                <w:szCs w:val="24"/>
              </w:rPr>
              <w:t>phê duyệt</w:t>
            </w:r>
          </w:p>
        </w:tc>
        <w:tc>
          <w:tcPr>
            <w:tcW w:w="2240" w:type="dxa"/>
            <w:tcBorders>
              <w:top w:val="single" w:sz="4" w:space="0" w:color="auto"/>
              <w:left w:val="single" w:sz="4" w:space="0" w:color="auto"/>
              <w:bottom w:val="single" w:sz="4" w:space="0" w:color="auto"/>
              <w:right w:val="single" w:sz="4" w:space="0" w:color="auto"/>
            </w:tcBorders>
          </w:tcPr>
          <w:p w14:paraId="37CB9F01" w14:textId="77777777" w:rsidR="00B6398F" w:rsidRPr="000D5379" w:rsidRDefault="00B6398F" w:rsidP="00B6398F">
            <w:pPr>
              <w:ind w:firstLine="0"/>
              <w:rPr>
                <w:sz w:val="24"/>
                <w:szCs w:val="24"/>
              </w:rPr>
            </w:pPr>
            <w:r w:rsidRPr="000D5379">
              <w:rPr>
                <w:sz w:val="24"/>
                <w:szCs w:val="24"/>
              </w:rPr>
              <w:t>P - Pending</w:t>
            </w:r>
          </w:p>
        </w:tc>
      </w:tr>
    </w:tbl>
    <w:p w14:paraId="21B44C31" w14:textId="77777777" w:rsidR="00B6398F" w:rsidRPr="00224254" w:rsidRDefault="00B6398F" w:rsidP="00B6398F">
      <w:pPr>
        <w:spacing w:after="0"/>
        <w:ind w:firstLine="0"/>
        <w:rPr>
          <w:sz w:val="16"/>
        </w:rPr>
      </w:pP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253"/>
      </w:tblGrid>
      <w:tr w:rsidR="00B6398F" w:rsidRPr="000D5379" w14:paraId="3CAA2121" w14:textId="77777777" w:rsidTr="00B6398F">
        <w:trPr>
          <w:jc w:val="center"/>
        </w:trPr>
        <w:tc>
          <w:tcPr>
            <w:tcW w:w="1127" w:type="dxa"/>
          </w:tcPr>
          <w:p w14:paraId="1CDBC879" w14:textId="77777777" w:rsidR="00B6398F" w:rsidRPr="000D5379" w:rsidRDefault="00B6398F" w:rsidP="00B6398F">
            <w:pPr>
              <w:ind w:firstLine="0"/>
              <w:rPr>
                <w:sz w:val="24"/>
                <w:szCs w:val="24"/>
              </w:rPr>
            </w:pPr>
            <w:r w:rsidRPr="000D5379">
              <w:rPr>
                <w:sz w:val="24"/>
                <w:szCs w:val="24"/>
              </w:rPr>
              <w:t>Bước 5</w:t>
            </w:r>
            <w:r>
              <w:rPr>
                <w:sz w:val="24"/>
                <w:szCs w:val="24"/>
              </w:rPr>
              <w:t>.1</w:t>
            </w:r>
          </w:p>
        </w:tc>
        <w:tc>
          <w:tcPr>
            <w:tcW w:w="2943" w:type="dxa"/>
          </w:tcPr>
          <w:p w14:paraId="36A6872D" w14:textId="77777777" w:rsidR="00B6398F" w:rsidRPr="000D5379" w:rsidRDefault="00B6398F" w:rsidP="00B6398F">
            <w:pPr>
              <w:ind w:firstLine="0"/>
              <w:rPr>
                <w:sz w:val="24"/>
                <w:szCs w:val="24"/>
              </w:rPr>
            </w:pPr>
            <w:r>
              <w:rPr>
                <w:sz w:val="24"/>
                <w:szCs w:val="24"/>
              </w:rPr>
              <w:t xml:space="preserve">KSV </w:t>
            </w:r>
            <w:r w:rsidRPr="000D5379">
              <w:rPr>
                <w:sz w:val="24"/>
                <w:szCs w:val="24"/>
              </w:rPr>
              <w:t>duyệt hồ sơ</w:t>
            </w:r>
          </w:p>
        </w:tc>
        <w:tc>
          <w:tcPr>
            <w:tcW w:w="3686" w:type="dxa"/>
            <w:tcBorders>
              <w:right w:val="single" w:sz="4" w:space="0" w:color="auto"/>
            </w:tcBorders>
          </w:tcPr>
          <w:p w14:paraId="2D9C8C2F" w14:textId="77777777" w:rsidR="00B6398F" w:rsidRPr="000D5379" w:rsidRDefault="00B6398F" w:rsidP="00B6398F">
            <w:pPr>
              <w:ind w:firstLine="0"/>
              <w:rPr>
                <w:sz w:val="24"/>
                <w:szCs w:val="24"/>
              </w:rPr>
            </w:pPr>
            <w:r>
              <w:rPr>
                <w:sz w:val="24"/>
                <w:szCs w:val="24"/>
              </w:rPr>
              <w:t>Đồng ý p</w:t>
            </w:r>
            <w:r w:rsidRPr="000D5379">
              <w:rPr>
                <w:sz w:val="24"/>
                <w:szCs w:val="24"/>
              </w:rPr>
              <w:t>hê duyệ</w:t>
            </w:r>
            <w:r>
              <w:rPr>
                <w:sz w:val="24"/>
                <w:szCs w:val="24"/>
              </w:rPr>
              <w:t>t</w:t>
            </w:r>
          </w:p>
        </w:tc>
        <w:tc>
          <w:tcPr>
            <w:tcW w:w="2253" w:type="dxa"/>
            <w:tcBorders>
              <w:top w:val="single" w:sz="4" w:space="0" w:color="auto"/>
              <w:left w:val="single" w:sz="4" w:space="0" w:color="auto"/>
              <w:bottom w:val="single" w:sz="4" w:space="0" w:color="auto"/>
              <w:right w:val="single" w:sz="4" w:space="0" w:color="auto"/>
            </w:tcBorders>
          </w:tcPr>
          <w:p w14:paraId="69BAC1CF" w14:textId="77777777" w:rsidR="00B6398F" w:rsidRPr="000D5379" w:rsidRDefault="00B6398F" w:rsidP="00B6398F">
            <w:pPr>
              <w:ind w:firstLine="0"/>
              <w:rPr>
                <w:sz w:val="24"/>
                <w:szCs w:val="24"/>
              </w:rPr>
            </w:pPr>
            <w:r>
              <w:rPr>
                <w:sz w:val="24"/>
                <w:szCs w:val="24"/>
              </w:rPr>
              <w:t>M</w:t>
            </w:r>
            <w:r w:rsidRPr="000D5379">
              <w:rPr>
                <w:sz w:val="24"/>
                <w:szCs w:val="24"/>
              </w:rPr>
              <w:t xml:space="preserve"> - </w:t>
            </w:r>
            <w:r>
              <w:rPr>
                <w:sz w:val="24"/>
                <w:szCs w:val="24"/>
              </w:rPr>
              <w:t>Master</w:t>
            </w:r>
          </w:p>
        </w:tc>
      </w:tr>
    </w:tbl>
    <w:p w14:paraId="65C5BD49" w14:textId="77777777" w:rsidR="00B6398F" w:rsidRPr="00224254" w:rsidRDefault="00B6398F" w:rsidP="00B6398F">
      <w:pPr>
        <w:spacing w:after="0"/>
        <w:ind w:firstLine="227"/>
        <w:rPr>
          <w:sz w:val="16"/>
        </w:rPr>
      </w:pPr>
    </w:p>
    <w:tbl>
      <w:tblPr>
        <w:tblStyle w:val="TableGrid"/>
        <w:tblW w:w="100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251"/>
      </w:tblGrid>
      <w:tr w:rsidR="00B6398F" w:rsidRPr="000D5379" w14:paraId="09CCBB93" w14:textId="77777777" w:rsidTr="00B6398F">
        <w:trPr>
          <w:jc w:val="center"/>
        </w:trPr>
        <w:tc>
          <w:tcPr>
            <w:tcW w:w="1127" w:type="dxa"/>
          </w:tcPr>
          <w:p w14:paraId="6DFB929A" w14:textId="77777777" w:rsidR="00B6398F" w:rsidRPr="000D5379" w:rsidRDefault="00B6398F" w:rsidP="00B6398F">
            <w:pPr>
              <w:ind w:firstLine="0"/>
              <w:rPr>
                <w:sz w:val="24"/>
                <w:szCs w:val="24"/>
              </w:rPr>
            </w:pPr>
            <w:r w:rsidRPr="000D5379">
              <w:rPr>
                <w:sz w:val="24"/>
                <w:szCs w:val="24"/>
              </w:rPr>
              <w:t>Bước 5</w:t>
            </w:r>
            <w:r>
              <w:rPr>
                <w:sz w:val="24"/>
                <w:szCs w:val="24"/>
              </w:rPr>
              <w:t>.2</w:t>
            </w:r>
          </w:p>
        </w:tc>
        <w:tc>
          <w:tcPr>
            <w:tcW w:w="2943" w:type="dxa"/>
          </w:tcPr>
          <w:p w14:paraId="67340C2A" w14:textId="77777777" w:rsidR="00B6398F" w:rsidRPr="000D5379" w:rsidRDefault="00B6398F" w:rsidP="00B6398F">
            <w:pPr>
              <w:ind w:firstLine="0"/>
              <w:rPr>
                <w:sz w:val="24"/>
                <w:szCs w:val="24"/>
              </w:rPr>
            </w:pPr>
            <w:r>
              <w:rPr>
                <w:sz w:val="24"/>
                <w:szCs w:val="24"/>
              </w:rPr>
              <w:t xml:space="preserve">KSV </w:t>
            </w:r>
            <w:r w:rsidRPr="000D5379">
              <w:rPr>
                <w:sz w:val="24"/>
                <w:szCs w:val="24"/>
              </w:rPr>
              <w:t>duyệt hồ sơ</w:t>
            </w:r>
          </w:p>
        </w:tc>
        <w:tc>
          <w:tcPr>
            <w:tcW w:w="3686" w:type="dxa"/>
            <w:tcBorders>
              <w:right w:val="single" w:sz="4" w:space="0" w:color="auto"/>
            </w:tcBorders>
          </w:tcPr>
          <w:p w14:paraId="52C38897" w14:textId="77777777" w:rsidR="00B6398F" w:rsidRPr="000D5379" w:rsidRDefault="00B6398F" w:rsidP="00B6398F">
            <w:pPr>
              <w:ind w:firstLine="0"/>
              <w:rPr>
                <w:sz w:val="24"/>
                <w:szCs w:val="24"/>
              </w:rPr>
            </w:pPr>
            <w:r w:rsidRPr="000D5379">
              <w:rPr>
                <w:sz w:val="24"/>
                <w:szCs w:val="24"/>
              </w:rPr>
              <w:t>Từ chối phê duyệt</w:t>
            </w:r>
          </w:p>
        </w:tc>
        <w:tc>
          <w:tcPr>
            <w:tcW w:w="2251" w:type="dxa"/>
            <w:tcBorders>
              <w:top w:val="single" w:sz="4" w:space="0" w:color="auto"/>
              <w:left w:val="single" w:sz="4" w:space="0" w:color="auto"/>
              <w:bottom w:val="single" w:sz="4" w:space="0" w:color="auto"/>
              <w:right w:val="single" w:sz="4" w:space="0" w:color="auto"/>
            </w:tcBorders>
          </w:tcPr>
          <w:p w14:paraId="325BE0D3" w14:textId="77777777" w:rsidR="00B6398F" w:rsidRPr="000D5379" w:rsidRDefault="00B6398F" w:rsidP="00B6398F">
            <w:pPr>
              <w:ind w:firstLine="0"/>
              <w:rPr>
                <w:sz w:val="24"/>
                <w:szCs w:val="24"/>
              </w:rPr>
            </w:pPr>
            <w:r w:rsidRPr="000D5379">
              <w:rPr>
                <w:sz w:val="24"/>
                <w:szCs w:val="24"/>
              </w:rPr>
              <w:t>R -  Reject</w:t>
            </w:r>
          </w:p>
        </w:tc>
      </w:tr>
    </w:tbl>
    <w:p w14:paraId="0E449D5E" w14:textId="77777777" w:rsidR="00B6398F" w:rsidRDefault="00B6398F" w:rsidP="00B6398F">
      <w:pPr>
        <w:spacing w:after="0"/>
        <w:ind w:firstLine="227"/>
        <w:rPr>
          <w:u w:val="single"/>
        </w:rPr>
      </w:pPr>
    </w:p>
    <w:p w14:paraId="7955E401" w14:textId="77777777" w:rsidR="00B6398F" w:rsidRDefault="00B6398F" w:rsidP="00B6398F">
      <w:pPr>
        <w:ind w:firstLine="227"/>
        <w:jc w:val="both"/>
      </w:pPr>
      <w:r>
        <w:t>Trong trường hợp TTV muốn thay đổi lại thông tin giao dịch đã xử lý, TTV sẽ thực hiện:</w:t>
      </w:r>
    </w:p>
    <w:p w14:paraId="6F18F7CA" w14:textId="77777777" w:rsidR="00B6398F" w:rsidRDefault="00B6398F" w:rsidP="00B6398F">
      <w:pPr>
        <w:ind w:firstLine="227"/>
        <w:jc w:val="both"/>
      </w:pPr>
      <w:r>
        <w:t>Bước 4: TTV thực hiện sửa đổi giao dịch ở chức năng Chỉnh sửa hồ sơ, cho phép thay đổi các thông tin đã nhập liệu trước đó</w:t>
      </w:r>
      <w:proofErr w:type="gramStart"/>
      <w:r>
        <w:t>… .</w:t>
      </w:r>
      <w:proofErr w:type="gramEnd"/>
      <w:r>
        <w:t xml:space="preserve"> TTV lựa chọn lưu lại thông tin giao dịch hoặc chuyển KSV phê duyệt. Hệ thống cập nhật giao dịch ở trạng thái S-Save hoặc P-Pending tương ứng</w:t>
      </w:r>
    </w:p>
    <w:p w14:paraId="2BE70349" w14:textId="77777777" w:rsidR="00B6398F" w:rsidRDefault="00B6398F" w:rsidP="00B6398F">
      <w:pPr>
        <w:ind w:firstLine="227"/>
        <w:jc w:val="both"/>
      </w:pPr>
      <w:r>
        <w:t>Bước 5.1: Tương tự như bước 3.1</w:t>
      </w:r>
    </w:p>
    <w:p w14:paraId="5875C795" w14:textId="77777777" w:rsidR="00B6398F" w:rsidRDefault="00B6398F" w:rsidP="00B6398F">
      <w:pPr>
        <w:ind w:firstLine="227"/>
        <w:jc w:val="both"/>
      </w:pPr>
      <w:r>
        <w:t>Bước 5.2: Tương tự như bước 3.2</w:t>
      </w:r>
    </w:p>
    <w:p w14:paraId="39768495" w14:textId="77777777" w:rsidR="00B6398F" w:rsidRDefault="00B6398F" w:rsidP="00B6398F">
      <w:pPr>
        <w:spacing w:after="0"/>
        <w:ind w:firstLine="227"/>
        <w:rPr>
          <w:u w:val="single"/>
        </w:rPr>
      </w:pPr>
      <w:r>
        <w:rPr>
          <w:u w:val="single"/>
        </w:rPr>
        <w:t>Diễn giải các trạng thái giao dịch:</w:t>
      </w:r>
    </w:p>
    <w:tbl>
      <w:tblPr>
        <w:tblStyle w:val="TableGrid"/>
        <w:tblW w:w="0" w:type="auto"/>
        <w:tblInd w:w="392" w:type="dxa"/>
        <w:tblLook w:val="04A0" w:firstRow="1" w:lastRow="0" w:firstColumn="1" w:lastColumn="0" w:noHBand="0" w:noVBand="1"/>
      </w:tblPr>
      <w:tblGrid>
        <w:gridCol w:w="2346"/>
        <w:gridCol w:w="2409"/>
        <w:gridCol w:w="2552"/>
      </w:tblGrid>
      <w:tr w:rsidR="00B6398F" w14:paraId="131B3F5D" w14:textId="77777777" w:rsidTr="00B6398F">
        <w:tc>
          <w:tcPr>
            <w:tcW w:w="2346" w:type="dxa"/>
          </w:tcPr>
          <w:p w14:paraId="12C91FB9" w14:textId="77777777" w:rsidR="00B6398F" w:rsidRDefault="00B6398F" w:rsidP="00B6398F">
            <w:pPr>
              <w:ind w:firstLine="0"/>
            </w:pPr>
            <w:r>
              <w:t>Trạng thái giao dịch</w:t>
            </w:r>
          </w:p>
        </w:tc>
        <w:tc>
          <w:tcPr>
            <w:tcW w:w="2409" w:type="dxa"/>
          </w:tcPr>
          <w:p w14:paraId="48D2BCA5" w14:textId="77777777" w:rsidR="00B6398F" w:rsidRDefault="00B6398F" w:rsidP="00B6398F">
            <w:pPr>
              <w:ind w:firstLine="0"/>
            </w:pPr>
            <w:r>
              <w:t>Tiếng Anh</w:t>
            </w:r>
          </w:p>
        </w:tc>
        <w:tc>
          <w:tcPr>
            <w:tcW w:w="2552" w:type="dxa"/>
          </w:tcPr>
          <w:p w14:paraId="579BE7DF" w14:textId="77777777" w:rsidR="00B6398F" w:rsidRDefault="00B6398F" w:rsidP="00B6398F">
            <w:pPr>
              <w:ind w:firstLine="0"/>
            </w:pPr>
            <w:r>
              <w:t>Tiếng Việt</w:t>
            </w:r>
          </w:p>
        </w:tc>
      </w:tr>
      <w:tr w:rsidR="00B6398F" w14:paraId="5E153B0E" w14:textId="77777777" w:rsidTr="00B6398F">
        <w:tc>
          <w:tcPr>
            <w:tcW w:w="2346" w:type="dxa"/>
          </w:tcPr>
          <w:p w14:paraId="175A9519" w14:textId="77777777" w:rsidR="00B6398F" w:rsidRDefault="00B6398F" w:rsidP="00B6398F">
            <w:pPr>
              <w:ind w:firstLine="0"/>
            </w:pPr>
            <w:r>
              <w:t>N</w:t>
            </w:r>
          </w:p>
        </w:tc>
        <w:tc>
          <w:tcPr>
            <w:tcW w:w="2409" w:type="dxa"/>
          </w:tcPr>
          <w:p w14:paraId="0916B069" w14:textId="77777777" w:rsidR="00B6398F" w:rsidRDefault="00B6398F" w:rsidP="00B6398F">
            <w:pPr>
              <w:ind w:firstLine="0"/>
            </w:pPr>
            <w:r>
              <w:t>New</w:t>
            </w:r>
          </w:p>
        </w:tc>
        <w:tc>
          <w:tcPr>
            <w:tcW w:w="2552" w:type="dxa"/>
          </w:tcPr>
          <w:p w14:paraId="467A54D5" w14:textId="77777777" w:rsidR="00B6398F" w:rsidRDefault="00B6398F" w:rsidP="00B6398F">
            <w:pPr>
              <w:ind w:firstLine="0"/>
            </w:pPr>
            <w:r>
              <w:t>Chưa xử lý</w:t>
            </w:r>
          </w:p>
        </w:tc>
      </w:tr>
      <w:tr w:rsidR="00B6398F" w14:paraId="1E6B9CAE" w14:textId="77777777" w:rsidTr="00B6398F">
        <w:tc>
          <w:tcPr>
            <w:tcW w:w="2346" w:type="dxa"/>
          </w:tcPr>
          <w:p w14:paraId="6F877375" w14:textId="77777777" w:rsidR="00B6398F" w:rsidRDefault="00B6398F" w:rsidP="00B6398F">
            <w:pPr>
              <w:ind w:firstLine="0"/>
            </w:pPr>
            <w:r>
              <w:t>S</w:t>
            </w:r>
          </w:p>
        </w:tc>
        <w:tc>
          <w:tcPr>
            <w:tcW w:w="2409" w:type="dxa"/>
          </w:tcPr>
          <w:p w14:paraId="3A653482" w14:textId="77777777" w:rsidR="00B6398F" w:rsidRDefault="00B6398F" w:rsidP="00B6398F">
            <w:pPr>
              <w:ind w:firstLine="0"/>
            </w:pPr>
            <w:r>
              <w:t>Save</w:t>
            </w:r>
          </w:p>
        </w:tc>
        <w:tc>
          <w:tcPr>
            <w:tcW w:w="2552" w:type="dxa"/>
          </w:tcPr>
          <w:p w14:paraId="579C335F" w14:textId="77777777" w:rsidR="00B6398F" w:rsidRDefault="00B6398F" w:rsidP="00B6398F">
            <w:pPr>
              <w:ind w:firstLine="0"/>
            </w:pPr>
            <w:r>
              <w:t>Lưu</w:t>
            </w:r>
          </w:p>
        </w:tc>
      </w:tr>
      <w:tr w:rsidR="00B6398F" w14:paraId="4F1768EE" w14:textId="77777777" w:rsidTr="00B6398F">
        <w:tc>
          <w:tcPr>
            <w:tcW w:w="2346" w:type="dxa"/>
          </w:tcPr>
          <w:p w14:paraId="21667889" w14:textId="77777777" w:rsidR="00B6398F" w:rsidRDefault="00B6398F" w:rsidP="00B6398F">
            <w:pPr>
              <w:ind w:firstLine="0"/>
            </w:pPr>
            <w:r>
              <w:t>P</w:t>
            </w:r>
          </w:p>
        </w:tc>
        <w:tc>
          <w:tcPr>
            <w:tcW w:w="2409" w:type="dxa"/>
          </w:tcPr>
          <w:p w14:paraId="732AD185" w14:textId="77777777" w:rsidR="00B6398F" w:rsidRDefault="00B6398F" w:rsidP="00B6398F">
            <w:pPr>
              <w:ind w:firstLine="0"/>
            </w:pPr>
            <w:r>
              <w:t>Pending</w:t>
            </w:r>
          </w:p>
        </w:tc>
        <w:tc>
          <w:tcPr>
            <w:tcW w:w="2552" w:type="dxa"/>
          </w:tcPr>
          <w:p w14:paraId="4CB4CC88" w14:textId="77777777" w:rsidR="00B6398F" w:rsidRDefault="00B6398F" w:rsidP="00B6398F">
            <w:pPr>
              <w:ind w:firstLine="0"/>
            </w:pPr>
            <w:r>
              <w:t>Chờ phê duyệt</w:t>
            </w:r>
          </w:p>
        </w:tc>
      </w:tr>
      <w:tr w:rsidR="00B6398F" w14:paraId="22236D37" w14:textId="77777777" w:rsidTr="00B6398F">
        <w:tc>
          <w:tcPr>
            <w:tcW w:w="2346" w:type="dxa"/>
          </w:tcPr>
          <w:p w14:paraId="50213F09" w14:textId="77777777" w:rsidR="00B6398F" w:rsidRDefault="00B6398F" w:rsidP="00B6398F">
            <w:pPr>
              <w:ind w:firstLine="0"/>
            </w:pPr>
            <w:r>
              <w:t>R</w:t>
            </w:r>
          </w:p>
        </w:tc>
        <w:tc>
          <w:tcPr>
            <w:tcW w:w="2409" w:type="dxa"/>
          </w:tcPr>
          <w:p w14:paraId="267C2E89" w14:textId="77777777" w:rsidR="00B6398F" w:rsidRDefault="00B6398F" w:rsidP="00B6398F">
            <w:pPr>
              <w:ind w:firstLine="0"/>
            </w:pPr>
            <w:r>
              <w:t>Reject</w:t>
            </w:r>
          </w:p>
        </w:tc>
        <w:tc>
          <w:tcPr>
            <w:tcW w:w="2552" w:type="dxa"/>
          </w:tcPr>
          <w:p w14:paraId="051217B0" w14:textId="77777777" w:rsidR="00B6398F" w:rsidRDefault="00B6398F" w:rsidP="00B6398F">
            <w:pPr>
              <w:ind w:firstLine="0"/>
            </w:pPr>
            <w:r>
              <w:t>Từ chối phê duyệt</w:t>
            </w:r>
          </w:p>
        </w:tc>
      </w:tr>
      <w:tr w:rsidR="00B6398F" w14:paraId="48E0A355" w14:textId="77777777" w:rsidTr="00B6398F">
        <w:tc>
          <w:tcPr>
            <w:tcW w:w="2346" w:type="dxa"/>
          </w:tcPr>
          <w:p w14:paraId="4421AC40" w14:textId="77777777" w:rsidR="00B6398F" w:rsidRDefault="00B6398F" w:rsidP="00B6398F">
            <w:pPr>
              <w:ind w:firstLine="0"/>
            </w:pPr>
            <w:r>
              <w:t>M</w:t>
            </w:r>
          </w:p>
        </w:tc>
        <w:tc>
          <w:tcPr>
            <w:tcW w:w="2409" w:type="dxa"/>
          </w:tcPr>
          <w:p w14:paraId="5AD9E1D9" w14:textId="77777777" w:rsidR="00B6398F" w:rsidRDefault="00B6398F" w:rsidP="00B6398F">
            <w:pPr>
              <w:ind w:firstLine="0"/>
            </w:pPr>
            <w:r>
              <w:t>Master</w:t>
            </w:r>
          </w:p>
        </w:tc>
        <w:tc>
          <w:tcPr>
            <w:tcW w:w="2552" w:type="dxa"/>
          </w:tcPr>
          <w:p w14:paraId="73BA306C" w14:textId="77777777" w:rsidR="00B6398F" w:rsidRDefault="00B6398F" w:rsidP="00B6398F">
            <w:pPr>
              <w:ind w:firstLine="0"/>
            </w:pPr>
            <w:r>
              <w:t>Đã xử lý</w:t>
            </w:r>
          </w:p>
        </w:tc>
      </w:tr>
    </w:tbl>
    <w:p w14:paraId="07C6A469" w14:textId="77777777" w:rsidR="00B6398F" w:rsidRDefault="00B6398F" w:rsidP="00045AB5"/>
    <w:p w14:paraId="64C558F3" w14:textId="77777777" w:rsidR="008B1181" w:rsidRDefault="008B1181" w:rsidP="008B1181">
      <w:pPr>
        <w:pStyle w:val="Heading2"/>
      </w:pPr>
      <w:r>
        <w:t>Sản phẩm Xuất khẩu</w:t>
      </w:r>
    </w:p>
    <w:p w14:paraId="01F25585" w14:textId="77777777" w:rsidR="008B1181" w:rsidRDefault="008B1181" w:rsidP="008B1181">
      <w:pPr>
        <w:pStyle w:val="Heading3"/>
        <w:ind w:left="851" w:hanging="1106"/>
      </w:pPr>
      <w:r>
        <w:t>LC Xuất khẩu</w:t>
      </w:r>
    </w:p>
    <w:p w14:paraId="48C790BB" w14:textId="77777777" w:rsidR="008B1181" w:rsidRDefault="008B1181" w:rsidP="008B1181">
      <w:pPr>
        <w:ind w:firstLine="227"/>
        <w:rPr>
          <w:u w:val="single"/>
        </w:rPr>
      </w:pPr>
      <w:r>
        <w:rPr>
          <w:u w:val="single"/>
        </w:rPr>
        <w:t>Menu sản phẩm:</w:t>
      </w:r>
    </w:p>
    <w:tbl>
      <w:tblPr>
        <w:tblStyle w:val="TableGrid"/>
        <w:tblW w:w="9797" w:type="dxa"/>
        <w:tblLook w:val="04A0" w:firstRow="1" w:lastRow="0" w:firstColumn="1" w:lastColumn="0" w:noHBand="0" w:noVBand="1"/>
      </w:tblPr>
      <w:tblGrid>
        <w:gridCol w:w="1954"/>
        <w:gridCol w:w="2885"/>
        <w:gridCol w:w="4958"/>
      </w:tblGrid>
      <w:tr w:rsidR="008B1181" w14:paraId="27033A92" w14:textId="77777777" w:rsidTr="005E5229">
        <w:trPr>
          <w:trHeight w:val="1471"/>
        </w:trPr>
        <w:tc>
          <w:tcPr>
            <w:tcW w:w="1954" w:type="dxa"/>
            <w:vMerge w:val="restart"/>
          </w:tcPr>
          <w:p w14:paraId="2B081F5E" w14:textId="77777777" w:rsidR="008B1181" w:rsidRDefault="008B1181" w:rsidP="005E5229">
            <w:pPr>
              <w:ind w:firstLine="0"/>
              <w:rPr>
                <w:u w:val="single"/>
              </w:rPr>
            </w:pPr>
            <w:r>
              <w:rPr>
                <w:u w:val="single"/>
              </w:rPr>
              <w:t>LC xuất khẩu &gt;</w:t>
            </w:r>
          </w:p>
        </w:tc>
        <w:tc>
          <w:tcPr>
            <w:tcW w:w="2885" w:type="dxa"/>
          </w:tcPr>
          <w:p w14:paraId="71A823ED" w14:textId="77777777" w:rsidR="008B1181" w:rsidRDefault="008B1181" w:rsidP="005E5229">
            <w:pPr>
              <w:ind w:firstLine="0"/>
              <w:jc w:val="both"/>
              <w:rPr>
                <w:u w:val="single"/>
              </w:rPr>
            </w:pPr>
            <w:r>
              <w:rPr>
                <w:u w:val="single"/>
              </w:rPr>
              <w:t>Xử lý hồ sơ mới</w:t>
            </w:r>
          </w:p>
        </w:tc>
        <w:tc>
          <w:tcPr>
            <w:tcW w:w="4958" w:type="dxa"/>
          </w:tcPr>
          <w:p w14:paraId="5A771F93" w14:textId="77777777" w:rsidR="008B1181" w:rsidRPr="00045AB5" w:rsidRDefault="008B1181" w:rsidP="005E5229">
            <w:pPr>
              <w:ind w:firstLine="0"/>
              <w:jc w:val="both"/>
            </w:pPr>
            <w:r w:rsidRPr="00045AB5">
              <w:t xml:space="preserve">Cho phép người dùng </w:t>
            </w:r>
            <w:r w:rsidRPr="00045AB5">
              <w:rPr>
                <w:b/>
                <w:i/>
              </w:rPr>
              <w:t>vấ</w:t>
            </w:r>
            <w:r>
              <w:rPr>
                <w:b/>
                <w:i/>
              </w:rPr>
              <w:t xml:space="preserve">n tin, </w:t>
            </w:r>
            <w:r w:rsidRPr="00045AB5">
              <w:rPr>
                <w:b/>
                <w:i/>
              </w:rPr>
              <w:t xml:space="preserve">xử lý và phê duyệt </w:t>
            </w:r>
            <w:r>
              <w:t>hồ sơ g</w:t>
            </w:r>
            <w:r w:rsidRPr="00045AB5">
              <w:t>iao dị</w:t>
            </w:r>
            <w:r>
              <w:t>ch LC xuất</w:t>
            </w:r>
            <w:r w:rsidRPr="00045AB5">
              <w:t xml:space="preserve"> khẩu mới, bao gồm </w:t>
            </w:r>
            <w:r>
              <w:t>Thông báo LC</w:t>
            </w:r>
            <w:r w:rsidRPr="00045AB5">
              <w:t xml:space="preserve">, </w:t>
            </w:r>
            <w:r>
              <w:t>Thông báo sửa đổi LC</w:t>
            </w:r>
            <w:r w:rsidRPr="00045AB5">
              <w:t>,</w:t>
            </w:r>
            <w:r>
              <w:t xml:space="preserve"> Bộ chứng từ xuất trình theo LC,</w:t>
            </w:r>
            <w:r w:rsidRPr="00045AB5">
              <w:t xml:space="preserve"> Đóng, Kích hoạt…</w:t>
            </w:r>
          </w:p>
        </w:tc>
      </w:tr>
      <w:tr w:rsidR="008B1181" w14:paraId="6B748B46" w14:textId="77777777" w:rsidTr="005E5229">
        <w:tc>
          <w:tcPr>
            <w:tcW w:w="1954" w:type="dxa"/>
            <w:vMerge/>
          </w:tcPr>
          <w:p w14:paraId="41EAC9A8" w14:textId="77777777" w:rsidR="008B1181" w:rsidRDefault="008B1181" w:rsidP="005E5229">
            <w:pPr>
              <w:ind w:firstLine="0"/>
              <w:rPr>
                <w:u w:val="single"/>
              </w:rPr>
            </w:pPr>
          </w:p>
        </w:tc>
        <w:tc>
          <w:tcPr>
            <w:tcW w:w="2885" w:type="dxa"/>
          </w:tcPr>
          <w:p w14:paraId="67470AF8" w14:textId="77777777" w:rsidR="008B1181" w:rsidRDefault="008B1181" w:rsidP="005E5229">
            <w:pPr>
              <w:ind w:firstLine="0"/>
              <w:jc w:val="both"/>
              <w:rPr>
                <w:u w:val="single"/>
              </w:rPr>
            </w:pPr>
            <w:r>
              <w:rPr>
                <w:u w:val="single"/>
              </w:rPr>
              <w:t>Chỉnh sửa hồ sơ</w:t>
            </w:r>
          </w:p>
        </w:tc>
        <w:tc>
          <w:tcPr>
            <w:tcW w:w="4958" w:type="dxa"/>
          </w:tcPr>
          <w:p w14:paraId="2B7CBD3D" w14:textId="77777777" w:rsidR="008B1181" w:rsidRPr="00045AB5" w:rsidRDefault="008B1181" w:rsidP="005E5229">
            <w:pPr>
              <w:tabs>
                <w:tab w:val="left" w:pos="4394"/>
              </w:tabs>
              <w:ind w:firstLine="0"/>
              <w:jc w:val="both"/>
            </w:pPr>
            <w:r w:rsidRPr="00045AB5">
              <w:t xml:space="preserve">Cho phép người dùng vấn tin và sửa đổi các </w:t>
            </w:r>
            <w:r w:rsidRPr="00045AB5">
              <w:rPr>
                <w:b/>
                <w:i/>
              </w:rPr>
              <w:t xml:space="preserve">thông tin cuối cùng của </w:t>
            </w:r>
            <w:r>
              <w:rPr>
                <w:b/>
                <w:i/>
              </w:rPr>
              <w:t xml:space="preserve">hồ sơ </w:t>
            </w:r>
            <w:r w:rsidRPr="00045AB5">
              <w:rPr>
                <w:b/>
                <w:i/>
              </w:rPr>
              <w:t>giao dịch</w:t>
            </w:r>
            <w:r w:rsidRPr="00045AB5">
              <w:t xml:space="preserve"> đã xử lý trước đó</w:t>
            </w:r>
          </w:p>
        </w:tc>
      </w:tr>
      <w:tr w:rsidR="008B1181" w14:paraId="154D3F0B" w14:textId="77777777" w:rsidTr="005E5229">
        <w:trPr>
          <w:trHeight w:val="80"/>
        </w:trPr>
        <w:tc>
          <w:tcPr>
            <w:tcW w:w="1954" w:type="dxa"/>
            <w:vMerge/>
          </w:tcPr>
          <w:p w14:paraId="710FEC85" w14:textId="77777777" w:rsidR="008B1181" w:rsidRDefault="008B1181" w:rsidP="005E5229">
            <w:pPr>
              <w:ind w:firstLine="0"/>
              <w:rPr>
                <w:u w:val="single"/>
              </w:rPr>
            </w:pPr>
          </w:p>
        </w:tc>
        <w:tc>
          <w:tcPr>
            <w:tcW w:w="2885" w:type="dxa"/>
          </w:tcPr>
          <w:p w14:paraId="0AF1A055" w14:textId="77777777" w:rsidR="008B1181" w:rsidRDefault="008B1181" w:rsidP="005E5229">
            <w:pPr>
              <w:ind w:firstLine="0"/>
              <w:jc w:val="both"/>
              <w:rPr>
                <w:u w:val="single"/>
              </w:rPr>
            </w:pPr>
            <w:r>
              <w:rPr>
                <w:u w:val="single"/>
              </w:rPr>
              <w:t>Vấn tin hồ sơ</w:t>
            </w:r>
          </w:p>
        </w:tc>
        <w:tc>
          <w:tcPr>
            <w:tcW w:w="4958" w:type="dxa"/>
          </w:tcPr>
          <w:p w14:paraId="72A093A6" w14:textId="77777777" w:rsidR="008B1181" w:rsidRPr="00045AB5" w:rsidRDefault="008B1181" w:rsidP="005E5229">
            <w:pPr>
              <w:ind w:firstLine="0"/>
              <w:jc w:val="both"/>
            </w:pPr>
            <w:r w:rsidRPr="00045AB5">
              <w:t xml:space="preserve">Cho phép người dùng vấn tin </w:t>
            </w:r>
            <w:r w:rsidRPr="00045AB5">
              <w:rPr>
                <w:b/>
                <w:i/>
              </w:rPr>
              <w:t xml:space="preserve">thông tin và trạng thái cuối cùng </w:t>
            </w:r>
            <w:r w:rsidRPr="00045AB5">
              <w:t xml:space="preserve">của giao dịch LC </w:t>
            </w:r>
            <w:r>
              <w:t>xuất</w:t>
            </w:r>
            <w:r w:rsidRPr="00045AB5">
              <w:t xml:space="preserve"> khẩu cũng như </w:t>
            </w:r>
            <w:r w:rsidRPr="00045AB5">
              <w:rPr>
                <w:b/>
                <w:i/>
              </w:rPr>
              <w:t>lịch sử từng sự kiện</w:t>
            </w:r>
            <w:r w:rsidRPr="00045AB5">
              <w:t>.</w:t>
            </w:r>
          </w:p>
        </w:tc>
      </w:tr>
      <w:tr w:rsidR="008B1181" w14:paraId="170A8D8B" w14:textId="77777777" w:rsidTr="005E5229">
        <w:tc>
          <w:tcPr>
            <w:tcW w:w="1954" w:type="dxa"/>
            <w:vMerge/>
          </w:tcPr>
          <w:p w14:paraId="4F7846A9" w14:textId="77777777" w:rsidR="008B1181" w:rsidRDefault="008B1181" w:rsidP="005E5229">
            <w:pPr>
              <w:ind w:firstLine="0"/>
              <w:rPr>
                <w:u w:val="single"/>
              </w:rPr>
            </w:pPr>
          </w:p>
        </w:tc>
        <w:tc>
          <w:tcPr>
            <w:tcW w:w="2885" w:type="dxa"/>
          </w:tcPr>
          <w:p w14:paraId="543BAE0A" w14:textId="77777777" w:rsidR="008B1181" w:rsidRDefault="008B1181" w:rsidP="005E5229">
            <w:pPr>
              <w:ind w:firstLine="0"/>
              <w:jc w:val="both"/>
              <w:rPr>
                <w:u w:val="single"/>
              </w:rPr>
            </w:pPr>
            <w:r>
              <w:rPr>
                <w:u w:val="single"/>
              </w:rPr>
              <w:t>Mở khóa hồ sơ</w:t>
            </w:r>
          </w:p>
        </w:tc>
        <w:tc>
          <w:tcPr>
            <w:tcW w:w="4958" w:type="dxa"/>
          </w:tcPr>
          <w:p w14:paraId="10909E03" w14:textId="77777777" w:rsidR="008B1181" w:rsidRPr="00045AB5" w:rsidRDefault="008B1181" w:rsidP="005E5229">
            <w:pPr>
              <w:ind w:firstLine="0"/>
              <w:jc w:val="both"/>
            </w:pPr>
            <w:r w:rsidRPr="00045AB5">
              <w:t>Cho phép người dùng mở khóa giao dịch</w:t>
            </w:r>
          </w:p>
        </w:tc>
      </w:tr>
    </w:tbl>
    <w:p w14:paraId="0AE4C6AC" w14:textId="77777777" w:rsidR="008B1181" w:rsidRPr="008801D7" w:rsidRDefault="008B1181" w:rsidP="008B1181">
      <w:pPr>
        <w:pStyle w:val="Heading4"/>
      </w:pPr>
      <w:r>
        <w:t>Chức năng Xử lý hồ sơ mới</w:t>
      </w:r>
    </w:p>
    <w:p w14:paraId="05A6584E" w14:textId="77777777" w:rsidR="008B1181" w:rsidRPr="00A66295" w:rsidRDefault="008B1181" w:rsidP="008B118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và KSV tìm kiếm và lựa chọn </w:t>
      </w:r>
      <w:r w:rsidRPr="00C320C8">
        <w:rPr>
          <w:rFonts w:cs="Times New Roman"/>
          <w:szCs w:val="26"/>
        </w:rPr>
        <w:t>hồ</w:t>
      </w:r>
      <w:r>
        <w:rPr>
          <w:rFonts w:cs="Times New Roman"/>
          <w:szCs w:val="26"/>
        </w:rPr>
        <w:t xml:space="preserve"> sơ giao dịch LC xuất khẩu mới theo từng sự kiện để xử lý, dựa trên kết quả trả về từ hệ thống EE.</w:t>
      </w:r>
    </w:p>
    <w:p w14:paraId="59965511" w14:textId="77777777" w:rsidR="008B1181" w:rsidRDefault="008B1181" w:rsidP="008B1181">
      <w:pPr>
        <w:pStyle w:val="Heading6"/>
        <w:numPr>
          <w:ilvl w:val="0"/>
          <w:numId w:val="0"/>
        </w:numPr>
        <w:ind w:left="1701" w:hanging="1304"/>
      </w:pPr>
      <w:r w:rsidRPr="00980729">
        <w:t xml:space="preserve">Tìm kiếm </w:t>
      </w:r>
      <w:r>
        <w:t>hồ sơ</w:t>
      </w:r>
    </w:p>
    <w:p w14:paraId="774A57DF" w14:textId="77777777" w:rsidR="008B1181" w:rsidRDefault="008B1181" w:rsidP="008B1181">
      <w:pPr>
        <w:spacing w:before="120" w:after="120" w:line="312" w:lineRule="auto"/>
        <w:ind w:firstLine="397"/>
        <w:jc w:val="both"/>
      </w:pPr>
      <w:r>
        <w:rPr>
          <w:noProof/>
        </w:rPr>
        <w:drawing>
          <wp:inline distT="0" distB="0" distL="0" distR="0" wp14:anchorId="45D1FD4E" wp14:editId="23EF7008">
            <wp:extent cx="5847907" cy="133858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7A19F906" w14:textId="77777777" w:rsidR="008B1181" w:rsidRDefault="008B1181" w:rsidP="008B1181">
      <w:pPr>
        <w:spacing w:before="120" w:after="120" w:line="312" w:lineRule="auto"/>
        <w:jc w:val="both"/>
      </w:pPr>
      <w:r>
        <w:t xml:space="preserve">Hệ thống cho phép người dùng tìm kiếm theo một hoặc các tiêu chí: Số thông báo LC, Số tham chiếu EE, LC số, CIF khách hàng, Tên khách hàng… </w:t>
      </w:r>
    </w:p>
    <w:p w14:paraId="5173547D" w14:textId="77777777" w:rsidR="008B1181" w:rsidRDefault="008B1181" w:rsidP="008B1181">
      <w:pPr>
        <w:spacing w:before="120" w:after="120" w:line="312" w:lineRule="auto"/>
        <w:jc w:val="both"/>
      </w:pPr>
      <w:r>
        <w:lastRenderedPageBreak/>
        <w:t>Tiêu chí tìm kiếm:</w:t>
      </w:r>
    </w:p>
    <w:tbl>
      <w:tblPr>
        <w:tblStyle w:val="TableGrid"/>
        <w:tblW w:w="9747" w:type="dxa"/>
        <w:tblLook w:val="04A0" w:firstRow="1" w:lastRow="0" w:firstColumn="1" w:lastColumn="0" w:noHBand="0" w:noVBand="1"/>
      </w:tblPr>
      <w:tblGrid>
        <w:gridCol w:w="3510"/>
        <w:gridCol w:w="6237"/>
      </w:tblGrid>
      <w:tr w:rsidR="008B1181" w:rsidRPr="00B23242" w14:paraId="35722BC0" w14:textId="77777777" w:rsidTr="005E5229">
        <w:tc>
          <w:tcPr>
            <w:tcW w:w="3510" w:type="dxa"/>
          </w:tcPr>
          <w:p w14:paraId="507D1C3F" w14:textId="77777777" w:rsidR="008B1181" w:rsidRPr="00B23242" w:rsidRDefault="008B1181" w:rsidP="005E5229">
            <w:pPr>
              <w:spacing w:before="120" w:after="120" w:line="312" w:lineRule="auto"/>
              <w:ind w:firstLine="0"/>
              <w:jc w:val="both"/>
              <w:rPr>
                <w:b/>
              </w:rPr>
            </w:pPr>
            <w:r w:rsidRPr="00B23242">
              <w:rPr>
                <w:b/>
              </w:rPr>
              <w:t>Tiêu chí</w:t>
            </w:r>
          </w:p>
        </w:tc>
        <w:tc>
          <w:tcPr>
            <w:tcW w:w="6237" w:type="dxa"/>
          </w:tcPr>
          <w:p w14:paraId="6AB178BF" w14:textId="77777777" w:rsidR="008B1181" w:rsidRPr="00B23242" w:rsidRDefault="008B1181" w:rsidP="005E5229">
            <w:pPr>
              <w:spacing w:before="120" w:after="120" w:line="312" w:lineRule="auto"/>
              <w:ind w:firstLine="0"/>
              <w:jc w:val="both"/>
              <w:rPr>
                <w:b/>
              </w:rPr>
            </w:pPr>
            <w:r w:rsidRPr="00B23242">
              <w:rPr>
                <w:b/>
              </w:rPr>
              <w:t>Mô tả</w:t>
            </w:r>
          </w:p>
        </w:tc>
      </w:tr>
      <w:tr w:rsidR="008B1181" w14:paraId="17BA4E6B" w14:textId="77777777" w:rsidTr="005E5229">
        <w:tc>
          <w:tcPr>
            <w:tcW w:w="3510" w:type="dxa"/>
          </w:tcPr>
          <w:p w14:paraId="780541F5" w14:textId="77777777" w:rsidR="008B1181" w:rsidRDefault="008B1181" w:rsidP="005E5229">
            <w:pPr>
              <w:spacing w:before="120" w:after="120" w:line="312" w:lineRule="auto"/>
              <w:ind w:firstLine="0"/>
              <w:jc w:val="both"/>
            </w:pPr>
            <w:r>
              <w:t>Trạng thái</w:t>
            </w:r>
          </w:p>
        </w:tc>
        <w:tc>
          <w:tcPr>
            <w:tcW w:w="6237" w:type="dxa"/>
          </w:tcPr>
          <w:p w14:paraId="7CC052B4" w14:textId="77777777" w:rsidR="008B1181" w:rsidRPr="00B23242" w:rsidRDefault="008B1181" w:rsidP="00724F94">
            <w:pPr>
              <w:pStyle w:val="ListParagraph"/>
              <w:numPr>
                <w:ilvl w:val="0"/>
                <w:numId w:val="8"/>
              </w:numPr>
              <w:spacing w:before="120" w:after="120" w:line="312" w:lineRule="auto"/>
              <w:jc w:val="both"/>
            </w:pPr>
            <w:r>
              <w:t xml:space="preserve">Các lựa chọn: Chưa xử lý, Lưu, Từ chối phê duyệt </w:t>
            </w:r>
            <w:r w:rsidRPr="00B23242">
              <w:rPr>
                <w:i/>
              </w:rPr>
              <w:t xml:space="preserve">(đối với màn hình </w:t>
            </w:r>
            <w:r>
              <w:rPr>
                <w:i/>
              </w:rPr>
              <w:t>TTV</w:t>
            </w:r>
            <w:r w:rsidRPr="00B23242">
              <w:rPr>
                <w:i/>
              </w:rPr>
              <w:t>)</w:t>
            </w:r>
          </w:p>
          <w:p w14:paraId="7931C996" w14:textId="77777777" w:rsidR="008B1181" w:rsidRDefault="008B1181" w:rsidP="00724F94">
            <w:pPr>
              <w:pStyle w:val="ListParagraph"/>
              <w:numPr>
                <w:ilvl w:val="0"/>
                <w:numId w:val="8"/>
              </w:numPr>
              <w:spacing w:before="120" w:after="120" w:line="312" w:lineRule="auto"/>
              <w:jc w:val="both"/>
            </w:pPr>
            <w:r>
              <w:t xml:space="preserve">Các lựa chọn: Chờ phê duyệt </w:t>
            </w:r>
          </w:p>
          <w:p w14:paraId="060F65A0" w14:textId="77777777" w:rsidR="008B1181" w:rsidRDefault="008B1181" w:rsidP="005E5229">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8B1181" w14:paraId="4F43B8CF" w14:textId="77777777" w:rsidTr="005E5229">
        <w:tc>
          <w:tcPr>
            <w:tcW w:w="3510" w:type="dxa"/>
          </w:tcPr>
          <w:p w14:paraId="615F278D" w14:textId="77777777" w:rsidR="008B1181" w:rsidRDefault="008B1181" w:rsidP="005E5229">
            <w:pPr>
              <w:spacing w:before="120" w:after="120" w:line="312" w:lineRule="auto"/>
              <w:ind w:firstLine="0"/>
              <w:jc w:val="both"/>
            </w:pPr>
            <w:r>
              <w:t>Số thông báo LC</w:t>
            </w:r>
          </w:p>
        </w:tc>
        <w:tc>
          <w:tcPr>
            <w:tcW w:w="6237" w:type="dxa"/>
          </w:tcPr>
          <w:p w14:paraId="1A7D2D68" w14:textId="77777777" w:rsidR="008B1181" w:rsidRDefault="008B1181" w:rsidP="005E5229">
            <w:pPr>
              <w:spacing w:before="120" w:after="120" w:line="312" w:lineRule="auto"/>
              <w:ind w:firstLine="0"/>
              <w:jc w:val="both"/>
            </w:pPr>
          </w:p>
        </w:tc>
      </w:tr>
      <w:tr w:rsidR="008B1181" w14:paraId="6E634412" w14:textId="77777777" w:rsidTr="005E5229">
        <w:tc>
          <w:tcPr>
            <w:tcW w:w="3510" w:type="dxa"/>
          </w:tcPr>
          <w:p w14:paraId="7415C8B8" w14:textId="77777777" w:rsidR="008B1181" w:rsidRDefault="008B1181" w:rsidP="005E5229">
            <w:pPr>
              <w:spacing w:before="120" w:after="120" w:line="312" w:lineRule="auto"/>
              <w:ind w:firstLine="0"/>
              <w:jc w:val="both"/>
            </w:pPr>
            <w:r>
              <w:t>Số tham chiếu EE</w:t>
            </w:r>
          </w:p>
        </w:tc>
        <w:tc>
          <w:tcPr>
            <w:tcW w:w="6237" w:type="dxa"/>
          </w:tcPr>
          <w:p w14:paraId="02C22DCA" w14:textId="77777777" w:rsidR="008B1181" w:rsidRDefault="008B1181" w:rsidP="005E5229">
            <w:pPr>
              <w:spacing w:before="120" w:after="120" w:line="312" w:lineRule="auto"/>
              <w:ind w:firstLine="0"/>
              <w:jc w:val="both"/>
            </w:pPr>
          </w:p>
        </w:tc>
      </w:tr>
      <w:tr w:rsidR="008B1181" w14:paraId="030167D6" w14:textId="77777777" w:rsidTr="005E5229">
        <w:tc>
          <w:tcPr>
            <w:tcW w:w="3510" w:type="dxa"/>
          </w:tcPr>
          <w:p w14:paraId="71374E64" w14:textId="77777777" w:rsidR="008B1181" w:rsidRDefault="008B1181" w:rsidP="005E5229">
            <w:pPr>
              <w:spacing w:before="120" w:after="120" w:line="312" w:lineRule="auto"/>
              <w:ind w:firstLine="0"/>
              <w:jc w:val="both"/>
            </w:pPr>
            <w:r>
              <w:t>LC số</w:t>
            </w:r>
          </w:p>
        </w:tc>
        <w:tc>
          <w:tcPr>
            <w:tcW w:w="6237" w:type="dxa"/>
          </w:tcPr>
          <w:p w14:paraId="71C739CD" w14:textId="77777777" w:rsidR="008B1181" w:rsidRDefault="008B1181" w:rsidP="005E5229">
            <w:pPr>
              <w:spacing w:before="120" w:after="120" w:line="312" w:lineRule="auto"/>
              <w:ind w:firstLine="0"/>
              <w:jc w:val="both"/>
            </w:pPr>
          </w:p>
        </w:tc>
      </w:tr>
      <w:tr w:rsidR="008B1181" w14:paraId="7180990E" w14:textId="77777777" w:rsidTr="005E5229">
        <w:tc>
          <w:tcPr>
            <w:tcW w:w="3510" w:type="dxa"/>
          </w:tcPr>
          <w:p w14:paraId="67F921AE" w14:textId="77777777" w:rsidR="008B1181" w:rsidRDefault="008B1181" w:rsidP="005E5229">
            <w:pPr>
              <w:spacing w:before="120" w:after="120" w:line="312" w:lineRule="auto"/>
              <w:ind w:firstLine="0"/>
              <w:jc w:val="both"/>
            </w:pPr>
            <w:r>
              <w:t>CIF khách hàng</w:t>
            </w:r>
          </w:p>
        </w:tc>
        <w:tc>
          <w:tcPr>
            <w:tcW w:w="6237" w:type="dxa"/>
          </w:tcPr>
          <w:p w14:paraId="5B8DFF1B" w14:textId="77777777" w:rsidR="008B1181" w:rsidRDefault="008B1181" w:rsidP="005E5229">
            <w:pPr>
              <w:spacing w:before="120" w:after="120" w:line="312" w:lineRule="auto"/>
              <w:ind w:firstLine="0"/>
              <w:jc w:val="both"/>
            </w:pPr>
          </w:p>
        </w:tc>
      </w:tr>
      <w:tr w:rsidR="008B1181" w14:paraId="338F1332" w14:textId="77777777" w:rsidTr="005E5229">
        <w:tc>
          <w:tcPr>
            <w:tcW w:w="3510" w:type="dxa"/>
          </w:tcPr>
          <w:p w14:paraId="6D7C9DA7" w14:textId="77777777" w:rsidR="008B1181" w:rsidRDefault="008B1181" w:rsidP="005E5229">
            <w:pPr>
              <w:spacing w:before="120" w:after="120" w:line="312" w:lineRule="auto"/>
              <w:ind w:firstLine="0"/>
              <w:jc w:val="both"/>
            </w:pPr>
            <w:r>
              <w:t>Tên khách hàng</w:t>
            </w:r>
          </w:p>
        </w:tc>
        <w:tc>
          <w:tcPr>
            <w:tcW w:w="6237" w:type="dxa"/>
          </w:tcPr>
          <w:p w14:paraId="60B8FB57" w14:textId="77777777" w:rsidR="008B1181" w:rsidRDefault="008B1181" w:rsidP="005E5229">
            <w:pPr>
              <w:spacing w:before="120" w:after="120" w:line="312" w:lineRule="auto"/>
              <w:ind w:firstLine="0"/>
              <w:jc w:val="both"/>
            </w:pPr>
          </w:p>
        </w:tc>
      </w:tr>
      <w:tr w:rsidR="008B1181" w14:paraId="4B52C9DB" w14:textId="77777777" w:rsidTr="005E5229">
        <w:tc>
          <w:tcPr>
            <w:tcW w:w="3510" w:type="dxa"/>
          </w:tcPr>
          <w:p w14:paraId="12E02FCC" w14:textId="77777777" w:rsidR="008B1181" w:rsidRDefault="008B1181" w:rsidP="005E5229">
            <w:pPr>
              <w:spacing w:before="120" w:after="120" w:line="312" w:lineRule="auto"/>
              <w:ind w:firstLine="0"/>
              <w:jc w:val="both"/>
            </w:pPr>
            <w:r>
              <w:t>Sự kiện</w:t>
            </w:r>
          </w:p>
        </w:tc>
        <w:tc>
          <w:tcPr>
            <w:tcW w:w="6237" w:type="dxa"/>
          </w:tcPr>
          <w:p w14:paraId="3D96554A" w14:textId="77777777" w:rsidR="008B1181" w:rsidRDefault="008B1181" w:rsidP="00724F94">
            <w:pPr>
              <w:pStyle w:val="ListParagraph"/>
              <w:numPr>
                <w:ilvl w:val="0"/>
                <w:numId w:val="8"/>
              </w:numPr>
              <w:spacing w:before="120" w:after="120" w:line="312" w:lineRule="auto"/>
              <w:jc w:val="both"/>
            </w:pPr>
            <w:r>
              <w:t>Các lựa chọn: Tham chiếu Bảng diễn giải sự kiện bên dưới</w:t>
            </w:r>
          </w:p>
        </w:tc>
      </w:tr>
    </w:tbl>
    <w:p w14:paraId="4216A575" w14:textId="77777777" w:rsidR="008B1181" w:rsidRDefault="008B1181" w:rsidP="008B1181">
      <w:pPr>
        <w:spacing w:before="120" w:after="120" w:line="312" w:lineRule="auto"/>
        <w:jc w:val="both"/>
      </w:pPr>
      <w:r>
        <w:t>Màn hình kết quả tìm kiếm: sắp xếp theo thứ tự Số thông báo LC + Số sự kiện</w:t>
      </w:r>
    </w:p>
    <w:tbl>
      <w:tblPr>
        <w:tblStyle w:val="TableGrid"/>
        <w:tblW w:w="12997" w:type="dxa"/>
        <w:tblLook w:val="04A0" w:firstRow="1" w:lastRow="0" w:firstColumn="1" w:lastColumn="0" w:noHBand="0" w:noVBand="1"/>
      </w:tblPr>
      <w:tblGrid>
        <w:gridCol w:w="780"/>
        <w:gridCol w:w="1720"/>
        <w:gridCol w:w="669"/>
        <w:gridCol w:w="1634"/>
        <w:gridCol w:w="1206"/>
        <w:gridCol w:w="1915"/>
        <w:gridCol w:w="693"/>
        <w:gridCol w:w="1206"/>
        <w:gridCol w:w="725"/>
        <w:gridCol w:w="679"/>
        <w:gridCol w:w="885"/>
        <w:gridCol w:w="885"/>
      </w:tblGrid>
      <w:tr w:rsidR="008B1181" w:rsidRPr="00615117" w14:paraId="37C1D9FD" w14:textId="77777777" w:rsidTr="005E5229">
        <w:trPr>
          <w:trHeight w:val="300"/>
        </w:trPr>
        <w:tc>
          <w:tcPr>
            <w:tcW w:w="780" w:type="dxa"/>
            <w:noWrap/>
            <w:hideMark/>
          </w:tcPr>
          <w:p w14:paraId="79D65D9B" w14:textId="77777777" w:rsidR="008B1181" w:rsidRPr="00615117" w:rsidRDefault="008B1181" w:rsidP="005E5229">
            <w:pPr>
              <w:spacing w:line="240" w:lineRule="auto"/>
              <w:ind w:firstLine="0"/>
              <w:jc w:val="center"/>
              <w:rPr>
                <w:rFonts w:cs="Times New Roman"/>
              </w:rPr>
            </w:pPr>
            <w:r w:rsidRPr="00615117">
              <w:rPr>
                <w:rFonts w:cs="Times New Roman"/>
              </w:rPr>
              <w:t>Ngày GD</w:t>
            </w:r>
          </w:p>
        </w:tc>
        <w:tc>
          <w:tcPr>
            <w:tcW w:w="1720" w:type="dxa"/>
          </w:tcPr>
          <w:p w14:paraId="2FD1F6ED" w14:textId="77777777" w:rsidR="008B1181" w:rsidRPr="00615117" w:rsidRDefault="008B1181" w:rsidP="005E5229">
            <w:pPr>
              <w:spacing w:line="240" w:lineRule="auto"/>
              <w:ind w:firstLine="0"/>
              <w:jc w:val="center"/>
              <w:rPr>
                <w:rFonts w:cs="Times New Roman"/>
              </w:rPr>
            </w:pPr>
            <w:r>
              <w:rPr>
                <w:rFonts w:cs="Times New Roman"/>
              </w:rPr>
              <w:t>Số thông báo LC</w:t>
            </w:r>
          </w:p>
        </w:tc>
        <w:tc>
          <w:tcPr>
            <w:tcW w:w="669" w:type="dxa"/>
            <w:noWrap/>
            <w:hideMark/>
          </w:tcPr>
          <w:p w14:paraId="24FAA011" w14:textId="77777777" w:rsidR="008B1181" w:rsidRPr="00615117" w:rsidRDefault="008B1181" w:rsidP="005E5229">
            <w:pPr>
              <w:spacing w:line="240" w:lineRule="auto"/>
              <w:ind w:firstLine="0"/>
              <w:jc w:val="center"/>
              <w:rPr>
                <w:rFonts w:cs="Times New Roman"/>
              </w:rPr>
            </w:pPr>
            <w:r w:rsidRPr="00615117">
              <w:rPr>
                <w:rFonts w:cs="Times New Roman"/>
              </w:rPr>
              <w:t>LC</w:t>
            </w:r>
            <w:r>
              <w:rPr>
                <w:rFonts w:cs="Times New Roman"/>
              </w:rPr>
              <w:t xml:space="preserve"> số</w:t>
            </w:r>
          </w:p>
        </w:tc>
        <w:tc>
          <w:tcPr>
            <w:tcW w:w="1634" w:type="dxa"/>
          </w:tcPr>
          <w:p w14:paraId="3DDB67F8"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25306CFD"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4DD1DBDC"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06EC585F" w14:textId="77777777" w:rsidR="008B1181" w:rsidRPr="00615117" w:rsidRDefault="008B1181" w:rsidP="005E5229">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3406F8FF" w14:textId="77777777" w:rsidR="008B1181" w:rsidRPr="00615117" w:rsidRDefault="008B1181" w:rsidP="005E5229">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0A8B293B"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679" w:type="dxa"/>
          </w:tcPr>
          <w:p w14:paraId="17B960B4" w14:textId="77777777" w:rsidR="008B1181" w:rsidRDefault="008B1181" w:rsidP="005E5229">
            <w:pPr>
              <w:spacing w:line="240" w:lineRule="auto"/>
              <w:ind w:firstLine="0"/>
              <w:jc w:val="center"/>
              <w:rPr>
                <w:rFonts w:cs="Times New Roman"/>
              </w:rPr>
            </w:pPr>
            <w:r>
              <w:rPr>
                <w:rFonts w:cs="Times New Roman"/>
              </w:rPr>
              <w:t>STT sự kiện</w:t>
            </w:r>
          </w:p>
        </w:tc>
        <w:tc>
          <w:tcPr>
            <w:tcW w:w="885" w:type="dxa"/>
          </w:tcPr>
          <w:p w14:paraId="3DBF8992" w14:textId="77777777" w:rsidR="008B1181" w:rsidRDefault="008B1181" w:rsidP="005E5229">
            <w:pPr>
              <w:spacing w:line="240" w:lineRule="auto"/>
              <w:ind w:firstLine="0"/>
              <w:jc w:val="center"/>
              <w:rPr>
                <w:rFonts w:cs="Times New Roman"/>
              </w:rPr>
            </w:pPr>
            <w:r>
              <w:rPr>
                <w:rFonts w:cs="Times New Roman"/>
              </w:rPr>
              <w:t>STC BCT</w:t>
            </w:r>
          </w:p>
        </w:tc>
        <w:tc>
          <w:tcPr>
            <w:tcW w:w="885" w:type="dxa"/>
          </w:tcPr>
          <w:p w14:paraId="780D7802" w14:textId="77777777" w:rsidR="008B1181" w:rsidRDefault="008B1181" w:rsidP="005E5229">
            <w:pPr>
              <w:spacing w:line="240" w:lineRule="auto"/>
              <w:ind w:firstLine="0"/>
              <w:jc w:val="center"/>
              <w:rPr>
                <w:rFonts w:cs="Times New Roman"/>
              </w:rPr>
            </w:pPr>
            <w:r>
              <w:rPr>
                <w:rFonts w:cs="Times New Roman"/>
              </w:rPr>
              <w:t>Người tạo</w:t>
            </w:r>
          </w:p>
        </w:tc>
      </w:tr>
      <w:tr w:rsidR="008B1181" w:rsidRPr="00615117" w14:paraId="6096CCC8" w14:textId="77777777" w:rsidTr="005E5229">
        <w:trPr>
          <w:trHeight w:val="300"/>
        </w:trPr>
        <w:tc>
          <w:tcPr>
            <w:tcW w:w="780" w:type="dxa"/>
            <w:noWrap/>
            <w:hideMark/>
          </w:tcPr>
          <w:p w14:paraId="22D4A31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52817D93" w14:textId="77777777" w:rsidR="008B1181" w:rsidRDefault="008B1181" w:rsidP="005E5229">
            <w:pPr>
              <w:spacing w:line="240" w:lineRule="auto"/>
              <w:ind w:firstLine="0"/>
              <w:jc w:val="center"/>
              <w:rPr>
                <w:rFonts w:eastAsia="Times New Roman" w:cs="Times New Roman"/>
                <w:color w:val="000000"/>
                <w:sz w:val="22"/>
              </w:rPr>
            </w:pPr>
          </w:p>
        </w:tc>
        <w:tc>
          <w:tcPr>
            <w:tcW w:w="669" w:type="dxa"/>
            <w:noWrap/>
            <w:hideMark/>
          </w:tcPr>
          <w:p w14:paraId="4CBB5089"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ABC</w:t>
            </w:r>
          </w:p>
        </w:tc>
        <w:tc>
          <w:tcPr>
            <w:tcW w:w="1634" w:type="dxa"/>
          </w:tcPr>
          <w:p w14:paraId="490D7355"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240E5C5F" w14:textId="77777777" w:rsidR="008B1181" w:rsidRPr="006B5910" w:rsidRDefault="008B1181" w:rsidP="005E5229">
            <w:pPr>
              <w:spacing w:line="240" w:lineRule="auto"/>
              <w:ind w:firstLine="0"/>
              <w:jc w:val="center"/>
              <w:rPr>
                <w:rFonts w:eastAsia="Times New Roman" w:cs="Times New Roman"/>
                <w:i/>
                <w:color w:val="000000"/>
                <w:sz w:val="22"/>
              </w:rPr>
            </w:pPr>
            <w:r w:rsidRPr="006B5910">
              <w:rPr>
                <w:rFonts w:eastAsia="Times New Roman" w:cs="Times New Roman"/>
                <w:i/>
                <w:color w:val="0070C0"/>
                <w:sz w:val="22"/>
              </w:rPr>
              <w:t>blank</w:t>
            </w:r>
          </w:p>
        </w:tc>
        <w:tc>
          <w:tcPr>
            <w:tcW w:w="1915" w:type="dxa"/>
            <w:noWrap/>
            <w:hideMark/>
          </w:tcPr>
          <w:p w14:paraId="55FA6FD8"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03A18851"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66F72C8B"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3374B54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79" w:type="dxa"/>
          </w:tcPr>
          <w:p w14:paraId="1F5B2409"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5" w:type="dxa"/>
          </w:tcPr>
          <w:p w14:paraId="06822C70" w14:textId="77777777" w:rsidR="008B1181" w:rsidRPr="006B5910" w:rsidRDefault="008B1181" w:rsidP="005E5229">
            <w:pPr>
              <w:spacing w:line="240" w:lineRule="auto"/>
              <w:ind w:firstLine="0"/>
              <w:jc w:val="center"/>
              <w:rPr>
                <w:rFonts w:eastAsia="Times New Roman" w:cs="Times New Roman"/>
                <w:i/>
                <w:color w:val="0070C0"/>
                <w:sz w:val="22"/>
              </w:rPr>
            </w:pPr>
          </w:p>
        </w:tc>
        <w:tc>
          <w:tcPr>
            <w:tcW w:w="885" w:type="dxa"/>
          </w:tcPr>
          <w:p w14:paraId="4AEF7CE2" w14:textId="77777777" w:rsidR="008B1181" w:rsidRPr="006B5910" w:rsidRDefault="008B1181" w:rsidP="005E5229">
            <w:pPr>
              <w:spacing w:line="240" w:lineRule="auto"/>
              <w:ind w:firstLine="0"/>
              <w:jc w:val="center"/>
              <w:rPr>
                <w:rFonts w:eastAsia="Times New Roman" w:cs="Times New Roman"/>
                <w:i/>
                <w:color w:val="0070C0"/>
                <w:sz w:val="22"/>
              </w:rPr>
            </w:pPr>
            <w:r w:rsidRPr="006B5910">
              <w:rPr>
                <w:rFonts w:eastAsia="Times New Roman" w:cs="Times New Roman"/>
                <w:i/>
                <w:color w:val="0070C0"/>
                <w:sz w:val="22"/>
              </w:rPr>
              <w:t>blank</w:t>
            </w:r>
          </w:p>
        </w:tc>
      </w:tr>
      <w:tr w:rsidR="008B1181" w:rsidRPr="00615117" w14:paraId="700AE73C" w14:textId="77777777" w:rsidTr="005E5229">
        <w:trPr>
          <w:trHeight w:val="300"/>
        </w:trPr>
        <w:tc>
          <w:tcPr>
            <w:tcW w:w="780" w:type="dxa"/>
            <w:noWrap/>
          </w:tcPr>
          <w:p w14:paraId="143AF6F7"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35212132"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669" w:type="dxa"/>
            <w:noWrap/>
          </w:tcPr>
          <w:p w14:paraId="53034F3C"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DEF</w:t>
            </w:r>
          </w:p>
        </w:tc>
        <w:tc>
          <w:tcPr>
            <w:tcW w:w="1634" w:type="dxa"/>
          </w:tcPr>
          <w:p w14:paraId="410382FE"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3EC52E14" w14:textId="77777777" w:rsidR="008B1181" w:rsidRPr="006B5910" w:rsidRDefault="008B1181" w:rsidP="005E5229">
            <w:pPr>
              <w:spacing w:line="240" w:lineRule="auto"/>
              <w:ind w:firstLine="0"/>
              <w:jc w:val="center"/>
              <w:rPr>
                <w:rFonts w:eastAsia="Times New Roman" w:cs="Times New Roman"/>
                <w:color w:val="0070C0"/>
                <w:sz w:val="22"/>
              </w:rPr>
            </w:pPr>
            <w:r w:rsidRPr="006B5910">
              <w:rPr>
                <w:rFonts w:eastAsia="Times New Roman" w:cs="Times New Roman"/>
                <w:sz w:val="22"/>
              </w:rPr>
              <w:t>300049520</w:t>
            </w:r>
          </w:p>
        </w:tc>
        <w:tc>
          <w:tcPr>
            <w:tcW w:w="1915" w:type="dxa"/>
            <w:noWrap/>
          </w:tcPr>
          <w:p w14:paraId="2D858D02"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777F5419"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6ACA4322"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6C7E5986"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79" w:type="dxa"/>
          </w:tcPr>
          <w:p w14:paraId="463D525B"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5" w:type="dxa"/>
          </w:tcPr>
          <w:p w14:paraId="398D3D75" w14:textId="77777777" w:rsidR="008B1181" w:rsidRPr="006B5910" w:rsidRDefault="008B1181" w:rsidP="005E5229">
            <w:pPr>
              <w:spacing w:line="240" w:lineRule="auto"/>
              <w:ind w:firstLine="0"/>
              <w:jc w:val="center"/>
              <w:rPr>
                <w:rFonts w:eastAsia="Times New Roman" w:cs="Times New Roman"/>
                <w:i/>
                <w:color w:val="0070C0"/>
                <w:sz w:val="22"/>
              </w:rPr>
            </w:pPr>
          </w:p>
        </w:tc>
        <w:tc>
          <w:tcPr>
            <w:tcW w:w="885" w:type="dxa"/>
          </w:tcPr>
          <w:p w14:paraId="7A7B8785" w14:textId="77777777" w:rsidR="008B1181" w:rsidRPr="006B5910" w:rsidRDefault="008B1181" w:rsidP="005E5229">
            <w:pPr>
              <w:spacing w:line="240" w:lineRule="auto"/>
              <w:ind w:firstLine="0"/>
              <w:jc w:val="center"/>
              <w:rPr>
                <w:rFonts w:eastAsia="Times New Roman" w:cs="Times New Roman"/>
                <w:i/>
                <w:color w:val="0070C0"/>
                <w:sz w:val="22"/>
              </w:rPr>
            </w:pPr>
            <w:r w:rsidRPr="006B5910">
              <w:rPr>
                <w:rFonts w:eastAsia="Times New Roman" w:cs="Times New Roman"/>
                <w:i/>
                <w:color w:val="0070C0"/>
                <w:sz w:val="22"/>
              </w:rPr>
              <w:t>blank</w:t>
            </w:r>
          </w:p>
        </w:tc>
      </w:tr>
    </w:tbl>
    <w:p w14:paraId="6D55D49E" w14:textId="77777777" w:rsidR="008B1181" w:rsidRDefault="008B1181" w:rsidP="008B1181">
      <w:pPr>
        <w:pStyle w:val="Heading6"/>
        <w:numPr>
          <w:ilvl w:val="0"/>
          <w:numId w:val="0"/>
        </w:numPr>
        <w:ind w:left="1701" w:hanging="1304"/>
      </w:pPr>
      <w:r>
        <w:t>Màn hình giao dịch</w:t>
      </w:r>
    </w:p>
    <w:p w14:paraId="10CA99ED" w14:textId="77777777" w:rsidR="008B1181" w:rsidRDefault="008B1181" w:rsidP="008B1181">
      <w:pPr>
        <w:spacing w:before="120" w:after="120" w:line="312" w:lineRule="auto"/>
        <w:jc w:val="both"/>
      </w:pPr>
      <w:r>
        <w:t>TTV tiếp tục nhập bổ sung các trường thông tin liên quan đến giao dịch sau khi đã nhận được kết quả xử lý từ TT TTTM.</w:t>
      </w:r>
    </w:p>
    <w:p w14:paraId="477FDB8F" w14:textId="77777777" w:rsidR="008B1181" w:rsidRDefault="008B1181" w:rsidP="008B118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8B1181" w:rsidRPr="00B23242" w14:paraId="3C81B982" w14:textId="77777777" w:rsidTr="005E5229">
        <w:tc>
          <w:tcPr>
            <w:tcW w:w="2943" w:type="dxa"/>
          </w:tcPr>
          <w:p w14:paraId="0F16DB36" w14:textId="77777777" w:rsidR="008B1181" w:rsidRPr="00B23242" w:rsidRDefault="008B1181" w:rsidP="005E5229">
            <w:pPr>
              <w:spacing w:before="120" w:after="120" w:line="312" w:lineRule="auto"/>
              <w:ind w:firstLine="0"/>
              <w:jc w:val="both"/>
              <w:rPr>
                <w:b/>
              </w:rPr>
            </w:pPr>
            <w:r>
              <w:rPr>
                <w:b/>
              </w:rPr>
              <w:t>Nút</w:t>
            </w:r>
          </w:p>
        </w:tc>
        <w:tc>
          <w:tcPr>
            <w:tcW w:w="3402" w:type="dxa"/>
          </w:tcPr>
          <w:p w14:paraId="7AE46D6C" w14:textId="77777777" w:rsidR="008B1181" w:rsidRPr="00B23242" w:rsidRDefault="008B1181" w:rsidP="005E5229">
            <w:pPr>
              <w:spacing w:before="120" w:after="120" w:line="312" w:lineRule="auto"/>
              <w:ind w:firstLine="0"/>
              <w:jc w:val="both"/>
              <w:rPr>
                <w:b/>
              </w:rPr>
            </w:pPr>
            <w:r>
              <w:rPr>
                <w:b/>
              </w:rPr>
              <w:t>Màn hình TTV</w:t>
            </w:r>
          </w:p>
        </w:tc>
        <w:tc>
          <w:tcPr>
            <w:tcW w:w="3402" w:type="dxa"/>
          </w:tcPr>
          <w:p w14:paraId="2846BB07" w14:textId="77777777" w:rsidR="008B1181" w:rsidRPr="00B23242" w:rsidRDefault="008B1181" w:rsidP="005E5229">
            <w:pPr>
              <w:spacing w:before="120" w:after="120" w:line="312" w:lineRule="auto"/>
              <w:ind w:firstLine="0"/>
              <w:jc w:val="both"/>
              <w:rPr>
                <w:b/>
              </w:rPr>
            </w:pPr>
            <w:r>
              <w:rPr>
                <w:b/>
              </w:rPr>
              <w:t>Màn hình KSV</w:t>
            </w:r>
          </w:p>
        </w:tc>
      </w:tr>
      <w:tr w:rsidR="008B1181" w14:paraId="2EB4FC71" w14:textId="77777777" w:rsidTr="005E5229">
        <w:tc>
          <w:tcPr>
            <w:tcW w:w="2943" w:type="dxa"/>
          </w:tcPr>
          <w:p w14:paraId="57B69262" w14:textId="77777777" w:rsidR="008B1181" w:rsidRDefault="008B1181" w:rsidP="005E5229">
            <w:pPr>
              <w:spacing w:before="120" w:after="120" w:line="312" w:lineRule="auto"/>
              <w:ind w:firstLine="0"/>
              <w:jc w:val="both"/>
            </w:pPr>
            <w:r>
              <w:lastRenderedPageBreak/>
              <w:t>Nhập mới</w:t>
            </w:r>
          </w:p>
        </w:tc>
        <w:tc>
          <w:tcPr>
            <w:tcW w:w="3402" w:type="dxa"/>
          </w:tcPr>
          <w:p w14:paraId="121A917F"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c>
          <w:tcPr>
            <w:tcW w:w="3402" w:type="dxa"/>
          </w:tcPr>
          <w:p w14:paraId="204C6B16"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r>
      <w:tr w:rsidR="008B1181" w14:paraId="2DD39A23" w14:textId="77777777" w:rsidTr="005E5229">
        <w:tc>
          <w:tcPr>
            <w:tcW w:w="2943" w:type="dxa"/>
          </w:tcPr>
          <w:p w14:paraId="70453F88" w14:textId="77777777" w:rsidR="008B1181" w:rsidRDefault="008B1181" w:rsidP="005E5229">
            <w:pPr>
              <w:spacing w:before="120" w:after="120" w:line="312" w:lineRule="auto"/>
              <w:ind w:firstLine="0"/>
              <w:jc w:val="both"/>
            </w:pPr>
            <w:r>
              <w:t>Chỉnh sửa</w:t>
            </w:r>
          </w:p>
        </w:tc>
        <w:tc>
          <w:tcPr>
            <w:tcW w:w="3402" w:type="dxa"/>
          </w:tcPr>
          <w:p w14:paraId="2BA3455C" w14:textId="77777777" w:rsidR="008B1181" w:rsidRDefault="008B1181" w:rsidP="005E5229">
            <w:pPr>
              <w:spacing w:before="120" w:after="120" w:line="312" w:lineRule="auto"/>
              <w:ind w:firstLine="0"/>
              <w:jc w:val="both"/>
            </w:pPr>
            <w:r>
              <w:t>Cho phép lựa chọn để mở các trường cho phép nhập liệu trên màn hình, trong trường hợp trạng thái hồ sơ: Chờ xử lý, Lưu, Từ chối phê duyệt</w:t>
            </w:r>
          </w:p>
        </w:tc>
        <w:tc>
          <w:tcPr>
            <w:tcW w:w="3402" w:type="dxa"/>
          </w:tcPr>
          <w:p w14:paraId="31A8A520" w14:textId="77777777" w:rsidR="008B1181" w:rsidRDefault="008B1181" w:rsidP="005E5229">
            <w:pPr>
              <w:spacing w:before="120" w:after="120" w:line="312" w:lineRule="auto"/>
              <w:ind w:firstLine="0"/>
              <w:jc w:val="both"/>
            </w:pPr>
            <w:r>
              <w:t>Không cho phép lựa chọn</w:t>
            </w:r>
          </w:p>
        </w:tc>
      </w:tr>
      <w:tr w:rsidR="008B1181" w14:paraId="22C53FEF" w14:textId="77777777" w:rsidTr="005E5229">
        <w:tc>
          <w:tcPr>
            <w:tcW w:w="2943" w:type="dxa"/>
          </w:tcPr>
          <w:p w14:paraId="29CCFE91" w14:textId="77777777" w:rsidR="008B1181" w:rsidRDefault="008B1181" w:rsidP="005E5229">
            <w:pPr>
              <w:spacing w:before="120" w:after="120" w:line="312" w:lineRule="auto"/>
              <w:ind w:firstLine="0"/>
              <w:jc w:val="both"/>
            </w:pPr>
            <w:r>
              <w:t>Lưu</w:t>
            </w:r>
          </w:p>
        </w:tc>
        <w:tc>
          <w:tcPr>
            <w:tcW w:w="3402" w:type="dxa"/>
          </w:tcPr>
          <w:p w14:paraId="384ECFF3" w14:textId="77777777" w:rsidR="008B1181" w:rsidRDefault="008B1181" w:rsidP="005E5229">
            <w:pPr>
              <w:spacing w:before="120" w:after="120" w:line="312" w:lineRule="auto"/>
              <w:ind w:firstLine="0"/>
              <w:jc w:val="both"/>
            </w:pPr>
            <w:r>
              <w:t>Cho phép lựa chọn để mở các trường cho phép nhập liệu trên màn hình</w:t>
            </w:r>
          </w:p>
        </w:tc>
        <w:tc>
          <w:tcPr>
            <w:tcW w:w="3402" w:type="dxa"/>
          </w:tcPr>
          <w:p w14:paraId="428C7DDC" w14:textId="77777777" w:rsidR="008B1181" w:rsidRDefault="008B1181" w:rsidP="005E5229">
            <w:pPr>
              <w:spacing w:before="120" w:after="120" w:line="312" w:lineRule="auto"/>
              <w:ind w:firstLine="0"/>
              <w:jc w:val="both"/>
            </w:pPr>
            <w:r>
              <w:t>Không cho phép lựa chọn</w:t>
            </w:r>
          </w:p>
        </w:tc>
      </w:tr>
      <w:tr w:rsidR="008B1181" w14:paraId="2937C95C" w14:textId="77777777" w:rsidTr="005E5229">
        <w:tc>
          <w:tcPr>
            <w:tcW w:w="2943" w:type="dxa"/>
          </w:tcPr>
          <w:p w14:paraId="04327398" w14:textId="77777777" w:rsidR="008B1181" w:rsidRDefault="008B1181" w:rsidP="005E5229">
            <w:pPr>
              <w:spacing w:before="120" w:after="120" w:line="312" w:lineRule="auto"/>
              <w:ind w:firstLine="0"/>
              <w:jc w:val="both"/>
            </w:pPr>
            <w:r>
              <w:t>Xóa</w:t>
            </w:r>
          </w:p>
        </w:tc>
        <w:tc>
          <w:tcPr>
            <w:tcW w:w="3402" w:type="dxa"/>
          </w:tcPr>
          <w:p w14:paraId="1E893170" w14:textId="77777777" w:rsidR="008B1181" w:rsidRPr="000277D6" w:rsidRDefault="008B1181" w:rsidP="005E5229">
            <w:pPr>
              <w:spacing w:before="120" w:after="120" w:line="312" w:lineRule="auto"/>
              <w:ind w:firstLine="0"/>
              <w:jc w:val="both"/>
              <w:rPr>
                <w:highlight w:val="lightGray"/>
              </w:rPr>
            </w:pPr>
            <w:r>
              <w:t>Không cho phép lựa chọn</w:t>
            </w:r>
          </w:p>
        </w:tc>
        <w:tc>
          <w:tcPr>
            <w:tcW w:w="3402" w:type="dxa"/>
          </w:tcPr>
          <w:p w14:paraId="103A5767" w14:textId="77777777" w:rsidR="008B1181" w:rsidRPr="000277D6" w:rsidRDefault="008B1181" w:rsidP="005E5229">
            <w:pPr>
              <w:spacing w:before="120" w:after="120" w:line="312" w:lineRule="auto"/>
              <w:ind w:firstLine="0"/>
              <w:jc w:val="both"/>
              <w:rPr>
                <w:highlight w:val="lightGray"/>
              </w:rPr>
            </w:pPr>
            <w:r>
              <w:t>Không cho phép lựa chọn</w:t>
            </w:r>
          </w:p>
        </w:tc>
      </w:tr>
      <w:tr w:rsidR="008B1181" w14:paraId="517E311C" w14:textId="77777777" w:rsidTr="005E5229">
        <w:tc>
          <w:tcPr>
            <w:tcW w:w="2943" w:type="dxa"/>
          </w:tcPr>
          <w:p w14:paraId="5C349813" w14:textId="77777777" w:rsidR="008B1181" w:rsidRDefault="008B1181" w:rsidP="005E5229">
            <w:pPr>
              <w:spacing w:before="120" w:after="120" w:line="312" w:lineRule="auto"/>
              <w:ind w:firstLine="0"/>
              <w:jc w:val="both"/>
            </w:pPr>
            <w:r>
              <w:t>Hủy</w:t>
            </w:r>
          </w:p>
        </w:tc>
        <w:tc>
          <w:tcPr>
            <w:tcW w:w="3402" w:type="dxa"/>
          </w:tcPr>
          <w:p w14:paraId="68BAFFF2"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68F9C818"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r>
      <w:tr w:rsidR="008B1181" w14:paraId="43970E29" w14:textId="77777777" w:rsidTr="005E5229">
        <w:tc>
          <w:tcPr>
            <w:tcW w:w="2943" w:type="dxa"/>
          </w:tcPr>
          <w:p w14:paraId="712EEAB1" w14:textId="77777777" w:rsidR="008B1181" w:rsidRDefault="008B1181" w:rsidP="005E5229">
            <w:pPr>
              <w:spacing w:before="120" w:after="120" w:line="312" w:lineRule="auto"/>
              <w:ind w:firstLine="0"/>
              <w:jc w:val="both"/>
            </w:pPr>
            <w:r>
              <w:t>Chuyển phê duyệt</w:t>
            </w:r>
          </w:p>
          <w:p w14:paraId="2FEE7B3E" w14:textId="77777777" w:rsidR="008B1181" w:rsidRDefault="008B1181" w:rsidP="005E5229">
            <w:pPr>
              <w:spacing w:before="120" w:after="120" w:line="312" w:lineRule="auto"/>
              <w:ind w:firstLine="0"/>
            </w:pPr>
            <w:r>
              <w:t>(tên cũ Chuyển kiểm soát)</w:t>
            </w:r>
          </w:p>
        </w:tc>
        <w:tc>
          <w:tcPr>
            <w:tcW w:w="3402" w:type="dxa"/>
          </w:tcPr>
          <w:p w14:paraId="6AFAC593" w14:textId="77777777" w:rsidR="008B1181" w:rsidRDefault="008B1181" w:rsidP="005E5229">
            <w:pPr>
              <w:spacing w:before="120" w:after="120" w:line="312" w:lineRule="auto"/>
              <w:ind w:firstLine="0"/>
              <w:jc w:val="both"/>
            </w:pPr>
            <w:r>
              <w:t>Cho phép lựa chọn để chuyển KSV phê duyệt</w:t>
            </w:r>
          </w:p>
        </w:tc>
        <w:tc>
          <w:tcPr>
            <w:tcW w:w="3402" w:type="dxa"/>
          </w:tcPr>
          <w:p w14:paraId="317A8041" w14:textId="77777777" w:rsidR="008B1181" w:rsidRDefault="008B1181" w:rsidP="005E5229">
            <w:pPr>
              <w:spacing w:before="120" w:after="120" w:line="312" w:lineRule="auto"/>
              <w:ind w:firstLine="0"/>
              <w:jc w:val="both"/>
            </w:pPr>
            <w:r>
              <w:t>Không cho phép lựa chọn</w:t>
            </w:r>
          </w:p>
        </w:tc>
      </w:tr>
      <w:tr w:rsidR="008B1181" w14:paraId="38C572FF" w14:textId="77777777" w:rsidTr="005E5229">
        <w:tc>
          <w:tcPr>
            <w:tcW w:w="2943" w:type="dxa"/>
          </w:tcPr>
          <w:p w14:paraId="15071EDA" w14:textId="77777777" w:rsidR="008B1181" w:rsidRDefault="008B1181" w:rsidP="005E5229">
            <w:pPr>
              <w:spacing w:before="120" w:after="120" w:line="312" w:lineRule="auto"/>
              <w:ind w:firstLine="0"/>
              <w:jc w:val="both"/>
            </w:pPr>
            <w:r>
              <w:t>Phê duyệt</w:t>
            </w:r>
          </w:p>
          <w:p w14:paraId="4D375082" w14:textId="77777777" w:rsidR="008B1181" w:rsidRDefault="008B1181" w:rsidP="005E5229">
            <w:pPr>
              <w:spacing w:before="120" w:after="120" w:line="312" w:lineRule="auto"/>
              <w:ind w:firstLine="0"/>
              <w:jc w:val="both"/>
            </w:pPr>
            <w:r>
              <w:t>(tên cũ Chấp nhận)</w:t>
            </w:r>
          </w:p>
        </w:tc>
        <w:tc>
          <w:tcPr>
            <w:tcW w:w="3402" w:type="dxa"/>
          </w:tcPr>
          <w:p w14:paraId="5E1877B9" w14:textId="77777777" w:rsidR="008B1181" w:rsidRDefault="008B1181" w:rsidP="005E5229">
            <w:pPr>
              <w:spacing w:before="120" w:after="120" w:line="312" w:lineRule="auto"/>
              <w:ind w:firstLine="0"/>
              <w:jc w:val="both"/>
            </w:pPr>
            <w:r>
              <w:t>Không cho phép lựa chọn</w:t>
            </w:r>
          </w:p>
        </w:tc>
        <w:tc>
          <w:tcPr>
            <w:tcW w:w="3402" w:type="dxa"/>
          </w:tcPr>
          <w:p w14:paraId="6BB5CEA5" w14:textId="77777777" w:rsidR="008B1181" w:rsidRDefault="008B1181" w:rsidP="005E5229">
            <w:pPr>
              <w:spacing w:before="120" w:after="120" w:line="312" w:lineRule="auto"/>
              <w:ind w:firstLine="0"/>
              <w:jc w:val="both"/>
            </w:pPr>
            <w:r>
              <w:t>Cho phép lựa chọn để phê duyệt giao dịch</w:t>
            </w:r>
          </w:p>
        </w:tc>
      </w:tr>
      <w:tr w:rsidR="008B1181" w14:paraId="6A247742" w14:textId="77777777" w:rsidTr="005E5229">
        <w:tc>
          <w:tcPr>
            <w:tcW w:w="2943" w:type="dxa"/>
          </w:tcPr>
          <w:p w14:paraId="09D97F93" w14:textId="77777777" w:rsidR="008B1181" w:rsidRDefault="008B1181" w:rsidP="005E5229">
            <w:pPr>
              <w:spacing w:before="120" w:after="120" w:line="312" w:lineRule="auto"/>
              <w:ind w:firstLine="0"/>
              <w:jc w:val="both"/>
            </w:pPr>
            <w:r>
              <w:t>Từ chối</w:t>
            </w:r>
          </w:p>
          <w:p w14:paraId="77FFE332" w14:textId="77777777" w:rsidR="008B1181" w:rsidRDefault="008B1181" w:rsidP="005E5229">
            <w:pPr>
              <w:spacing w:before="120" w:after="120" w:line="312" w:lineRule="auto"/>
              <w:ind w:firstLine="0"/>
              <w:jc w:val="both"/>
            </w:pPr>
            <w:r>
              <w:t>(tên cũ Chuyển trả)</w:t>
            </w:r>
          </w:p>
        </w:tc>
        <w:tc>
          <w:tcPr>
            <w:tcW w:w="3402" w:type="dxa"/>
          </w:tcPr>
          <w:p w14:paraId="2EBBE93B" w14:textId="77777777" w:rsidR="008B1181" w:rsidRDefault="008B1181" w:rsidP="005E5229">
            <w:pPr>
              <w:spacing w:before="120" w:after="120" w:line="312" w:lineRule="auto"/>
              <w:ind w:firstLine="0"/>
              <w:jc w:val="both"/>
            </w:pPr>
            <w:r>
              <w:t>Không cho phép lựa chọn</w:t>
            </w:r>
          </w:p>
        </w:tc>
        <w:tc>
          <w:tcPr>
            <w:tcW w:w="3402" w:type="dxa"/>
          </w:tcPr>
          <w:p w14:paraId="79EF3DD8" w14:textId="77777777" w:rsidR="008B1181" w:rsidRDefault="008B1181" w:rsidP="005E5229">
            <w:pPr>
              <w:spacing w:before="120" w:after="120" w:line="312" w:lineRule="auto"/>
              <w:ind w:firstLine="0"/>
              <w:jc w:val="both"/>
            </w:pPr>
            <w:r>
              <w:t>Cho phép lựa chọn để từ chối phê duyệt giao dịch</w:t>
            </w:r>
          </w:p>
        </w:tc>
      </w:tr>
      <w:tr w:rsidR="008B1181" w14:paraId="3AA5084F" w14:textId="77777777" w:rsidTr="005E5229">
        <w:tc>
          <w:tcPr>
            <w:tcW w:w="2943" w:type="dxa"/>
          </w:tcPr>
          <w:p w14:paraId="14001F7B" w14:textId="77777777" w:rsidR="008B1181" w:rsidRDefault="008B1181" w:rsidP="005E5229">
            <w:pPr>
              <w:spacing w:before="120" w:after="120" w:line="312" w:lineRule="auto"/>
              <w:ind w:firstLine="0"/>
              <w:jc w:val="both"/>
            </w:pPr>
            <w:r>
              <w:t>In GĐN hạch toán</w:t>
            </w:r>
          </w:p>
        </w:tc>
        <w:tc>
          <w:tcPr>
            <w:tcW w:w="3402" w:type="dxa"/>
          </w:tcPr>
          <w:p w14:paraId="63C478DD" w14:textId="77777777" w:rsidR="008B1181" w:rsidRDefault="008B1181" w:rsidP="005E5229">
            <w:pPr>
              <w:spacing w:before="120" w:after="120" w:line="312" w:lineRule="auto"/>
              <w:ind w:firstLine="0"/>
              <w:jc w:val="both"/>
            </w:pPr>
            <w:r>
              <w:t>Cho phép lựa chọn để in chứng từ giao dịch</w:t>
            </w:r>
          </w:p>
        </w:tc>
        <w:tc>
          <w:tcPr>
            <w:tcW w:w="3402" w:type="dxa"/>
          </w:tcPr>
          <w:p w14:paraId="035DA58F" w14:textId="77777777" w:rsidR="008B1181" w:rsidRDefault="008B1181" w:rsidP="005E5229">
            <w:pPr>
              <w:spacing w:before="120" w:after="120" w:line="312" w:lineRule="auto"/>
              <w:ind w:firstLine="0"/>
              <w:jc w:val="both"/>
            </w:pPr>
            <w:r>
              <w:t>Cho phép lựa chọn để in chứng từ giao dịch</w:t>
            </w:r>
          </w:p>
        </w:tc>
      </w:tr>
    </w:tbl>
    <w:p w14:paraId="683CA2BA" w14:textId="77777777" w:rsidR="008B1181" w:rsidRDefault="008B1181" w:rsidP="008B1181">
      <w:pPr>
        <w:spacing w:before="120" w:after="120" w:line="312" w:lineRule="auto"/>
        <w:ind w:firstLine="0"/>
        <w:jc w:val="center"/>
      </w:pPr>
      <w:r>
        <w:rPr>
          <w:noProof/>
        </w:rPr>
        <w:lastRenderedPageBreak/>
        <w:drawing>
          <wp:inline distT="0" distB="0" distL="0" distR="0" wp14:anchorId="33A99C74" wp14:editId="0CE3D4CD">
            <wp:extent cx="5943600" cy="3973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73195"/>
                    </a:xfrm>
                    <a:prstGeom prst="rect">
                      <a:avLst/>
                    </a:prstGeom>
                  </pic:spPr>
                </pic:pic>
              </a:graphicData>
            </a:graphic>
          </wp:inline>
        </w:drawing>
      </w:r>
    </w:p>
    <w:p w14:paraId="793BA637" w14:textId="77777777" w:rsidR="008B1181" w:rsidRPr="001114EB" w:rsidRDefault="008B1181" w:rsidP="008B1181">
      <w:pPr>
        <w:spacing w:before="120" w:after="120" w:line="312" w:lineRule="auto"/>
        <w:ind w:firstLine="0"/>
        <w:rPr>
          <w:i/>
          <w:u w:val="single"/>
        </w:rPr>
      </w:pPr>
      <w:r w:rsidRPr="001114EB">
        <w:rPr>
          <w:i/>
          <w:u w:val="single"/>
        </w:rPr>
        <w:t>Cảnh báo ở màn hình loading giao dịch:</w:t>
      </w:r>
    </w:p>
    <w:p w14:paraId="0064745C" w14:textId="77777777" w:rsidR="008B1181" w:rsidRPr="00C320C8" w:rsidRDefault="008B1181" w:rsidP="00724F94">
      <w:pPr>
        <w:pStyle w:val="ListParagraph"/>
        <w:numPr>
          <w:ilvl w:val="0"/>
          <w:numId w:val="7"/>
        </w:numPr>
        <w:spacing w:before="120" w:after="120" w:line="312" w:lineRule="auto"/>
      </w:pPr>
      <w:r>
        <w:t>Hệ thống đưa ra cảnh báo trong trường hợp sự kiện giao dịch được lựa chọn có sự kiện nào trước đó của cùng Số thông báo LC chưa được xử lý và chỉ cho phép lựa chọn nút Hủy trên màn hình giao dịch. Nội dung cảnh báo: “Giao dịch đang có sự kiện trước chưa được xử lý”</w:t>
      </w:r>
    </w:p>
    <w:p w14:paraId="28D0A1F3" w14:textId="77777777" w:rsidR="008B1181" w:rsidRDefault="008B1181" w:rsidP="008B1181">
      <w:pPr>
        <w:pStyle w:val="Heading7"/>
      </w:pPr>
      <w:r>
        <w:t>Tab Thông tin LC</w:t>
      </w:r>
    </w:p>
    <w:tbl>
      <w:tblPr>
        <w:tblStyle w:val="TableGrid"/>
        <w:tblW w:w="11998" w:type="dxa"/>
        <w:tblInd w:w="18" w:type="dxa"/>
        <w:tblLayout w:type="fixed"/>
        <w:tblLook w:val="04A0" w:firstRow="1" w:lastRow="0" w:firstColumn="1" w:lastColumn="0" w:noHBand="0" w:noVBand="1"/>
      </w:tblPr>
      <w:tblGrid>
        <w:gridCol w:w="1791"/>
        <w:gridCol w:w="1418"/>
        <w:gridCol w:w="567"/>
        <w:gridCol w:w="567"/>
        <w:gridCol w:w="4819"/>
        <w:gridCol w:w="1418"/>
        <w:gridCol w:w="1418"/>
      </w:tblGrid>
      <w:tr w:rsidR="008B1181" w:rsidRPr="00615117" w14:paraId="1CDE62A3" w14:textId="77777777" w:rsidTr="005E5229">
        <w:tc>
          <w:tcPr>
            <w:tcW w:w="1791" w:type="dxa"/>
          </w:tcPr>
          <w:p w14:paraId="66E1A76A" w14:textId="77777777" w:rsidR="008B1181" w:rsidRPr="00615117" w:rsidRDefault="008B1181" w:rsidP="005E5229">
            <w:pPr>
              <w:spacing w:line="312" w:lineRule="auto"/>
              <w:ind w:firstLine="72"/>
              <w:rPr>
                <w:rFonts w:cs="Times New Roman"/>
                <w:b/>
                <w:szCs w:val="26"/>
              </w:rPr>
            </w:pPr>
            <w:r w:rsidRPr="00615117">
              <w:rPr>
                <w:rFonts w:cs="Times New Roman"/>
                <w:b/>
                <w:szCs w:val="26"/>
              </w:rPr>
              <w:t>Tên trường</w:t>
            </w:r>
          </w:p>
        </w:tc>
        <w:tc>
          <w:tcPr>
            <w:tcW w:w="1418" w:type="dxa"/>
          </w:tcPr>
          <w:p w14:paraId="79E08850" w14:textId="77777777" w:rsidR="008B1181" w:rsidRPr="00615117" w:rsidRDefault="008B1181" w:rsidP="005E5229">
            <w:pPr>
              <w:spacing w:line="312" w:lineRule="auto"/>
              <w:ind w:firstLine="0"/>
              <w:rPr>
                <w:rFonts w:cs="Times New Roman"/>
                <w:b/>
                <w:szCs w:val="26"/>
              </w:rPr>
            </w:pPr>
            <w:r w:rsidRPr="00615117">
              <w:rPr>
                <w:rFonts w:cs="Times New Roman"/>
                <w:b/>
                <w:szCs w:val="26"/>
              </w:rPr>
              <w:t>Định dạng</w:t>
            </w:r>
          </w:p>
        </w:tc>
        <w:tc>
          <w:tcPr>
            <w:tcW w:w="567" w:type="dxa"/>
          </w:tcPr>
          <w:p w14:paraId="35DA5A1A" w14:textId="77777777" w:rsidR="008B1181" w:rsidRPr="00615117" w:rsidRDefault="008B1181" w:rsidP="005E5229">
            <w:pPr>
              <w:spacing w:line="312" w:lineRule="auto"/>
              <w:ind w:firstLine="0"/>
              <w:rPr>
                <w:rFonts w:cs="Times New Roman"/>
                <w:b/>
                <w:szCs w:val="26"/>
              </w:rPr>
            </w:pPr>
            <w:r w:rsidRPr="00615117">
              <w:rPr>
                <w:rFonts w:cs="Times New Roman"/>
                <w:b/>
                <w:szCs w:val="26"/>
              </w:rPr>
              <w:t>Độ dài</w:t>
            </w:r>
          </w:p>
        </w:tc>
        <w:tc>
          <w:tcPr>
            <w:tcW w:w="5386" w:type="dxa"/>
            <w:gridSpan w:val="2"/>
            <w:shd w:val="clear" w:color="auto" w:fill="auto"/>
          </w:tcPr>
          <w:p w14:paraId="14BF66CC" w14:textId="77777777" w:rsidR="008B1181" w:rsidRDefault="008B1181" w:rsidP="005E5229">
            <w:pPr>
              <w:spacing w:line="312" w:lineRule="auto"/>
              <w:ind w:firstLine="0"/>
              <w:rPr>
                <w:rFonts w:cs="Times New Roman"/>
                <w:b/>
                <w:szCs w:val="26"/>
              </w:rPr>
            </w:pPr>
            <w:r w:rsidRPr="00615117">
              <w:rPr>
                <w:rFonts w:cs="Times New Roman"/>
                <w:b/>
                <w:szCs w:val="26"/>
              </w:rPr>
              <w:t>Mô tả</w:t>
            </w:r>
          </w:p>
          <w:p w14:paraId="0DD7614D" w14:textId="77777777" w:rsidR="008B1181" w:rsidRPr="0092625B" w:rsidRDefault="008B1181" w:rsidP="005E5229">
            <w:pPr>
              <w:spacing w:line="312" w:lineRule="auto"/>
              <w:ind w:firstLine="0"/>
              <w:rPr>
                <w:rFonts w:cs="Times New Roman"/>
                <w:i/>
                <w:szCs w:val="26"/>
              </w:rPr>
            </w:pPr>
            <w:r w:rsidRPr="0092625B">
              <w:rPr>
                <w:rFonts w:cs="Times New Roman"/>
                <w:i/>
                <w:szCs w:val="26"/>
              </w:rPr>
              <w:t>(M-Mandatory, O-Optional, P-Protect)</w:t>
            </w:r>
          </w:p>
        </w:tc>
        <w:tc>
          <w:tcPr>
            <w:tcW w:w="1418" w:type="dxa"/>
            <w:shd w:val="clear" w:color="auto" w:fill="auto"/>
          </w:tcPr>
          <w:p w14:paraId="1ABC7B80" w14:textId="77777777" w:rsidR="008B1181" w:rsidRPr="00615117" w:rsidRDefault="008B1181" w:rsidP="005E5229">
            <w:pPr>
              <w:spacing w:line="312" w:lineRule="auto"/>
              <w:ind w:firstLine="0"/>
              <w:jc w:val="center"/>
              <w:rPr>
                <w:rFonts w:cs="Times New Roman"/>
                <w:b/>
                <w:szCs w:val="26"/>
              </w:rPr>
            </w:pPr>
            <w:r>
              <w:rPr>
                <w:rFonts w:cs="Times New Roman"/>
                <w:b/>
                <w:szCs w:val="26"/>
              </w:rPr>
              <w:t>Mapping (Y/N)</w:t>
            </w:r>
          </w:p>
        </w:tc>
        <w:tc>
          <w:tcPr>
            <w:tcW w:w="1418" w:type="dxa"/>
          </w:tcPr>
          <w:p w14:paraId="4BDA9DA3" w14:textId="77777777" w:rsidR="008B1181" w:rsidRDefault="008B1181" w:rsidP="005E5229">
            <w:pPr>
              <w:spacing w:line="312" w:lineRule="auto"/>
              <w:ind w:firstLine="0"/>
              <w:jc w:val="center"/>
              <w:rPr>
                <w:rFonts w:cs="Times New Roman"/>
                <w:b/>
                <w:szCs w:val="26"/>
              </w:rPr>
            </w:pPr>
            <w:r>
              <w:rPr>
                <w:rFonts w:cs="Times New Roman"/>
                <w:b/>
                <w:szCs w:val="26"/>
              </w:rPr>
              <w:t>New field (Y/N)</w:t>
            </w:r>
          </w:p>
        </w:tc>
      </w:tr>
      <w:tr w:rsidR="008B1181" w:rsidRPr="009076A4" w14:paraId="6A876E28" w14:textId="77777777" w:rsidTr="005E5229">
        <w:tc>
          <w:tcPr>
            <w:tcW w:w="10580" w:type="dxa"/>
            <w:gridSpan w:val="6"/>
          </w:tcPr>
          <w:p w14:paraId="1A7ADAB0" w14:textId="77777777" w:rsidR="008B1181" w:rsidRPr="009076A4" w:rsidRDefault="008B1181" w:rsidP="005E5229">
            <w:pPr>
              <w:spacing w:line="312" w:lineRule="auto"/>
              <w:ind w:firstLine="0"/>
              <w:rPr>
                <w:rFonts w:cs="Times New Roman"/>
                <w:color w:val="FF0000"/>
                <w:szCs w:val="26"/>
                <w:u w:val="single"/>
              </w:rPr>
            </w:pPr>
            <w:r w:rsidRPr="009076A4">
              <w:rPr>
                <w:rFonts w:cs="Times New Roman"/>
                <w:color w:val="FF0000"/>
                <w:szCs w:val="26"/>
                <w:u w:val="single"/>
              </w:rPr>
              <w:t>Đối với các sự kiện nói chung:</w:t>
            </w:r>
          </w:p>
        </w:tc>
        <w:tc>
          <w:tcPr>
            <w:tcW w:w="1418" w:type="dxa"/>
          </w:tcPr>
          <w:p w14:paraId="762452BF" w14:textId="77777777" w:rsidR="008B1181" w:rsidRPr="009076A4" w:rsidRDefault="008B1181" w:rsidP="005E5229">
            <w:pPr>
              <w:spacing w:line="312" w:lineRule="auto"/>
              <w:ind w:firstLine="0"/>
              <w:rPr>
                <w:rFonts w:cs="Times New Roman"/>
                <w:color w:val="FF0000"/>
                <w:szCs w:val="26"/>
                <w:u w:val="single"/>
              </w:rPr>
            </w:pPr>
          </w:p>
        </w:tc>
      </w:tr>
      <w:tr w:rsidR="008B1181" w:rsidRPr="00615117" w14:paraId="1B926D06" w14:textId="77777777" w:rsidTr="005E5229">
        <w:tc>
          <w:tcPr>
            <w:tcW w:w="1791" w:type="dxa"/>
          </w:tcPr>
          <w:p w14:paraId="6899EFA3" w14:textId="77777777" w:rsidR="008B1181" w:rsidRPr="009E452D" w:rsidRDefault="008B1181" w:rsidP="005E5229">
            <w:pPr>
              <w:spacing w:line="312" w:lineRule="auto"/>
              <w:ind w:firstLine="0"/>
              <w:rPr>
                <w:rFonts w:cs="Times New Roman"/>
                <w:color w:val="FF0000"/>
                <w:szCs w:val="26"/>
              </w:rPr>
            </w:pPr>
            <w:r w:rsidRPr="009E452D">
              <w:rPr>
                <w:rFonts w:cs="Times New Roman"/>
                <w:color w:val="FF0000"/>
                <w:szCs w:val="26"/>
              </w:rPr>
              <w:t xml:space="preserve">Số thông báo </w:t>
            </w:r>
            <w:r>
              <w:rPr>
                <w:rFonts w:cs="Times New Roman"/>
                <w:color w:val="FF0000"/>
                <w:szCs w:val="26"/>
              </w:rPr>
              <w:t>L</w:t>
            </w:r>
            <w:r w:rsidRPr="009E452D">
              <w:rPr>
                <w:rFonts w:cs="Times New Roman"/>
                <w:color w:val="FF0000"/>
                <w:szCs w:val="26"/>
              </w:rPr>
              <w:t xml:space="preserve">C </w:t>
            </w:r>
          </w:p>
          <w:p w14:paraId="748B2AC3" w14:textId="77777777" w:rsidR="008B1181" w:rsidRPr="009E452D" w:rsidRDefault="008B1181" w:rsidP="005E5229">
            <w:pPr>
              <w:spacing w:line="312" w:lineRule="auto"/>
              <w:ind w:firstLine="0"/>
              <w:rPr>
                <w:rFonts w:cs="Times New Roman"/>
                <w:i/>
                <w:szCs w:val="26"/>
              </w:rPr>
            </w:pPr>
            <w:r w:rsidRPr="009E452D">
              <w:rPr>
                <w:rFonts w:cs="Times New Roman"/>
                <w:i/>
                <w:szCs w:val="26"/>
              </w:rPr>
              <w:t>(Tên cũ</w:t>
            </w:r>
            <w:r>
              <w:rPr>
                <w:rFonts w:cs="Times New Roman"/>
                <w:i/>
                <w:szCs w:val="26"/>
              </w:rPr>
              <w:t>:</w:t>
            </w:r>
            <w:r w:rsidRPr="009E452D">
              <w:rPr>
                <w:rFonts w:cs="Times New Roman"/>
                <w:i/>
                <w:szCs w:val="26"/>
              </w:rPr>
              <w:t xml:space="preserve"> Số ILC *) </w:t>
            </w:r>
          </w:p>
        </w:tc>
        <w:tc>
          <w:tcPr>
            <w:tcW w:w="1418" w:type="dxa"/>
          </w:tcPr>
          <w:p w14:paraId="19F45FEC" w14:textId="77777777" w:rsidR="008B1181" w:rsidRPr="00615117" w:rsidRDefault="008B1181" w:rsidP="005E5229">
            <w:pPr>
              <w:spacing w:line="312" w:lineRule="auto"/>
              <w:ind w:firstLine="0"/>
              <w:rPr>
                <w:rFonts w:cs="Times New Roman"/>
                <w:szCs w:val="26"/>
              </w:rPr>
            </w:pPr>
            <w:r w:rsidRPr="00615117">
              <w:rPr>
                <w:rFonts w:cs="Times New Roman"/>
                <w:szCs w:val="26"/>
              </w:rPr>
              <w:t>Nvarchar</w:t>
            </w:r>
          </w:p>
        </w:tc>
        <w:tc>
          <w:tcPr>
            <w:tcW w:w="567" w:type="dxa"/>
          </w:tcPr>
          <w:p w14:paraId="4F10958F" w14:textId="77777777" w:rsidR="008B1181" w:rsidRPr="00615117" w:rsidRDefault="008B1181" w:rsidP="005E5229">
            <w:pPr>
              <w:spacing w:line="312" w:lineRule="auto"/>
              <w:ind w:firstLine="0"/>
              <w:rPr>
                <w:rFonts w:cs="Times New Roman"/>
                <w:szCs w:val="26"/>
              </w:rPr>
            </w:pPr>
            <w:r>
              <w:rPr>
                <w:rFonts w:cs="Times New Roman"/>
                <w:szCs w:val="26"/>
              </w:rPr>
              <w:t>16</w:t>
            </w:r>
          </w:p>
        </w:tc>
        <w:tc>
          <w:tcPr>
            <w:tcW w:w="567" w:type="dxa"/>
          </w:tcPr>
          <w:p w14:paraId="4A466AF6"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0A823B4F"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w:t>
            </w:r>
            <w:r>
              <w:rPr>
                <w:rFonts w:cs="Times New Roman"/>
                <w:szCs w:val="26"/>
                <w:u w:val="single"/>
              </w:rPr>
              <w:t xml:space="preserve"> thông báo</w:t>
            </w:r>
            <w:r w:rsidRPr="00615117">
              <w:rPr>
                <w:rFonts w:cs="Times New Roman"/>
                <w:szCs w:val="26"/>
                <w:u w:val="single"/>
              </w:rPr>
              <w:t xml:space="preserve"> LC:</w:t>
            </w:r>
          </w:p>
          <w:p w14:paraId="4129F44E"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số tham chiếu giao dịch thông báo LC Xuất khẩu của NHCT Lào</w:t>
            </w:r>
          </w:p>
          <w:p w14:paraId="018E2D6E" w14:textId="77777777" w:rsidR="008B1181" w:rsidRPr="009E452D" w:rsidRDefault="008B1181" w:rsidP="00724F94">
            <w:pPr>
              <w:pStyle w:val="ListParagraph"/>
              <w:numPr>
                <w:ilvl w:val="0"/>
                <w:numId w:val="6"/>
              </w:numPr>
              <w:spacing w:line="312" w:lineRule="auto"/>
              <w:rPr>
                <w:rFonts w:cs="Times New Roman"/>
                <w:color w:val="FF0000"/>
                <w:szCs w:val="26"/>
              </w:rPr>
            </w:pPr>
            <w:r w:rsidRPr="009E452D">
              <w:rPr>
                <w:rFonts w:cs="Times New Roman"/>
                <w:color w:val="FF0000"/>
                <w:szCs w:val="26"/>
              </w:rPr>
              <w:t>Hệ thống tự sinh số tham chiếu theo quy tắc: 0992EAxxyyyyy</w:t>
            </w:r>
          </w:p>
          <w:p w14:paraId="46718750" w14:textId="77777777" w:rsidR="008B1181" w:rsidRPr="009E452D" w:rsidRDefault="008B1181" w:rsidP="005E5229">
            <w:pPr>
              <w:pStyle w:val="ListParagraph"/>
              <w:spacing w:line="312" w:lineRule="auto"/>
              <w:ind w:firstLine="0"/>
              <w:rPr>
                <w:rFonts w:cs="Times New Roman"/>
                <w:color w:val="FF0000"/>
                <w:szCs w:val="26"/>
              </w:rPr>
            </w:pPr>
            <w:r w:rsidRPr="009E452D">
              <w:rPr>
                <w:rFonts w:cs="Times New Roman"/>
                <w:color w:val="FF0000"/>
                <w:szCs w:val="26"/>
              </w:rPr>
              <w:lastRenderedPageBreak/>
              <w:t>xx: Năm giao dịch (hai chữ số cuối)</w:t>
            </w:r>
          </w:p>
          <w:p w14:paraId="0C60E44E" w14:textId="77777777" w:rsidR="008B1181" w:rsidRPr="00C12FE2" w:rsidRDefault="008B1181" w:rsidP="005E5229">
            <w:pPr>
              <w:pStyle w:val="ListParagraph"/>
              <w:spacing w:line="312" w:lineRule="auto"/>
              <w:ind w:firstLine="0"/>
              <w:rPr>
                <w:rFonts w:cs="Times New Roman"/>
                <w:szCs w:val="26"/>
              </w:rPr>
            </w:pPr>
            <w:r w:rsidRPr="009E452D">
              <w:rPr>
                <w:rFonts w:cs="Times New Roman"/>
                <w:color w:val="FF0000"/>
                <w:szCs w:val="26"/>
              </w:rPr>
              <w:t>yyyyy: Số thứ tự do hệ thống tự sinh</w:t>
            </w:r>
          </w:p>
        </w:tc>
        <w:tc>
          <w:tcPr>
            <w:tcW w:w="1418" w:type="dxa"/>
            <w:vAlign w:val="center"/>
          </w:tcPr>
          <w:p w14:paraId="7C2333E9" w14:textId="77777777" w:rsidR="008B1181" w:rsidRPr="00294073" w:rsidRDefault="008B1181" w:rsidP="005E5229">
            <w:pPr>
              <w:spacing w:line="312" w:lineRule="auto"/>
              <w:ind w:firstLine="0"/>
              <w:rPr>
                <w:rFonts w:cs="Times New Roman"/>
                <w:szCs w:val="26"/>
                <w:u w:val="single"/>
              </w:rPr>
            </w:pPr>
            <w:r>
              <w:rPr>
                <w:rFonts w:cs="Times New Roman"/>
                <w:szCs w:val="26"/>
                <w:u w:val="single"/>
              </w:rPr>
              <w:lastRenderedPageBreak/>
              <w:t>N</w:t>
            </w:r>
          </w:p>
        </w:tc>
        <w:tc>
          <w:tcPr>
            <w:tcW w:w="1418" w:type="dxa"/>
            <w:vAlign w:val="center"/>
          </w:tcPr>
          <w:p w14:paraId="6D8B7EF5" w14:textId="77777777" w:rsidR="008B1181"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68792271" w14:textId="77777777" w:rsidTr="005E5229">
        <w:tc>
          <w:tcPr>
            <w:tcW w:w="1791" w:type="dxa"/>
          </w:tcPr>
          <w:p w14:paraId="5B6D47EF" w14:textId="77777777" w:rsidR="008B1181" w:rsidRPr="00615117" w:rsidRDefault="008B1181" w:rsidP="005E5229">
            <w:pPr>
              <w:spacing w:line="312" w:lineRule="auto"/>
              <w:ind w:firstLine="0"/>
              <w:rPr>
                <w:rFonts w:cs="Times New Roman"/>
                <w:szCs w:val="26"/>
              </w:rPr>
            </w:pPr>
            <w:r w:rsidRPr="009E452D">
              <w:rPr>
                <w:rFonts w:cs="Times New Roman"/>
                <w:color w:val="FF0000"/>
                <w:szCs w:val="26"/>
              </w:rPr>
              <w:lastRenderedPageBreak/>
              <w:t>Số tham chiếu EE</w:t>
            </w:r>
          </w:p>
        </w:tc>
        <w:tc>
          <w:tcPr>
            <w:tcW w:w="1418" w:type="dxa"/>
          </w:tcPr>
          <w:p w14:paraId="0A6D83FA" w14:textId="77777777" w:rsidR="008B1181" w:rsidRPr="00615117" w:rsidRDefault="008B1181" w:rsidP="005E5229">
            <w:pPr>
              <w:spacing w:line="312" w:lineRule="auto"/>
              <w:ind w:firstLine="0"/>
              <w:rPr>
                <w:rFonts w:cs="Times New Roman"/>
                <w:szCs w:val="26"/>
              </w:rPr>
            </w:pPr>
            <w:r w:rsidRPr="00615117">
              <w:rPr>
                <w:rFonts w:cs="Times New Roman"/>
                <w:szCs w:val="26"/>
              </w:rPr>
              <w:t>Nvarchar</w:t>
            </w:r>
          </w:p>
        </w:tc>
        <w:tc>
          <w:tcPr>
            <w:tcW w:w="567" w:type="dxa"/>
          </w:tcPr>
          <w:p w14:paraId="266CD3BB" w14:textId="77777777" w:rsidR="008B1181" w:rsidRPr="00615117" w:rsidRDefault="008B1181" w:rsidP="005E5229">
            <w:pPr>
              <w:spacing w:line="312" w:lineRule="auto"/>
              <w:ind w:firstLine="0"/>
              <w:rPr>
                <w:rFonts w:cs="Times New Roman"/>
                <w:szCs w:val="26"/>
              </w:rPr>
            </w:pPr>
            <w:r>
              <w:rPr>
                <w:rFonts w:cs="Times New Roman"/>
                <w:szCs w:val="26"/>
              </w:rPr>
              <w:t>16</w:t>
            </w:r>
          </w:p>
        </w:tc>
        <w:tc>
          <w:tcPr>
            <w:tcW w:w="567" w:type="dxa"/>
          </w:tcPr>
          <w:p w14:paraId="38037278" w14:textId="77777777" w:rsidR="008B1181" w:rsidRDefault="008B1181" w:rsidP="005E5229">
            <w:pPr>
              <w:spacing w:line="312" w:lineRule="auto"/>
              <w:ind w:firstLine="0"/>
              <w:rPr>
                <w:rFonts w:cs="Times New Roman"/>
                <w:szCs w:val="26"/>
              </w:rPr>
            </w:pPr>
            <w:r>
              <w:rPr>
                <w:rFonts w:cs="Times New Roman"/>
                <w:szCs w:val="26"/>
              </w:rPr>
              <w:t>P</w:t>
            </w:r>
          </w:p>
        </w:tc>
        <w:tc>
          <w:tcPr>
            <w:tcW w:w="4819" w:type="dxa"/>
          </w:tcPr>
          <w:p w14:paraId="774B2EA5"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w:t>
            </w:r>
            <w:r>
              <w:rPr>
                <w:rFonts w:cs="Times New Roman"/>
                <w:szCs w:val="26"/>
                <w:u w:val="single"/>
              </w:rPr>
              <w:t xml:space="preserve"> tham chiếu EE</w:t>
            </w:r>
            <w:r w:rsidRPr="00615117">
              <w:rPr>
                <w:rFonts w:cs="Times New Roman"/>
                <w:szCs w:val="26"/>
                <w:u w:val="single"/>
              </w:rPr>
              <w:t>:</w:t>
            </w:r>
          </w:p>
          <w:p w14:paraId="1A4973F8" w14:textId="77777777" w:rsidR="008B1181" w:rsidRPr="00294073" w:rsidRDefault="008B1181" w:rsidP="00724F94">
            <w:pPr>
              <w:pStyle w:val="ListParagraph"/>
              <w:numPr>
                <w:ilvl w:val="0"/>
                <w:numId w:val="6"/>
              </w:numPr>
              <w:spacing w:line="312" w:lineRule="auto"/>
              <w:rPr>
                <w:rFonts w:cs="Times New Roman"/>
                <w:szCs w:val="26"/>
                <w:u w:val="single"/>
              </w:rPr>
            </w:pPr>
            <w:r w:rsidRPr="00294073">
              <w:rPr>
                <w:rFonts w:cs="Times New Roman"/>
                <w:szCs w:val="26"/>
              </w:rPr>
              <w:t>Thể hiện số LC trả về từ TF-EE</w:t>
            </w:r>
          </w:p>
        </w:tc>
        <w:tc>
          <w:tcPr>
            <w:tcW w:w="1418" w:type="dxa"/>
            <w:vAlign w:val="center"/>
          </w:tcPr>
          <w:p w14:paraId="0EF2A6AC"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0DF0C318"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36C93C4C" w14:textId="77777777" w:rsidTr="005E5229">
        <w:tc>
          <w:tcPr>
            <w:tcW w:w="1791" w:type="dxa"/>
          </w:tcPr>
          <w:p w14:paraId="0A2B4822" w14:textId="77777777" w:rsidR="008B1181" w:rsidRDefault="008B1181" w:rsidP="005E5229">
            <w:pPr>
              <w:spacing w:line="312" w:lineRule="auto"/>
              <w:ind w:firstLine="0"/>
              <w:rPr>
                <w:rFonts w:cs="Times New Roman"/>
                <w:color w:val="FF0000"/>
                <w:szCs w:val="26"/>
              </w:rPr>
            </w:pPr>
            <w:r w:rsidRPr="009E452D">
              <w:rPr>
                <w:rFonts w:cs="Times New Roman"/>
                <w:color w:val="FF0000"/>
                <w:szCs w:val="26"/>
              </w:rPr>
              <w:t>LC số</w:t>
            </w:r>
          </w:p>
          <w:p w14:paraId="397AF63A" w14:textId="77777777" w:rsidR="008B1181"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Số LC xuất khẩu</w:t>
            </w:r>
            <w:r w:rsidRPr="009E452D">
              <w:rPr>
                <w:rFonts w:cs="Times New Roman"/>
                <w:i/>
                <w:szCs w:val="26"/>
              </w:rPr>
              <w:t>)</w:t>
            </w:r>
          </w:p>
          <w:p w14:paraId="3D44D98D" w14:textId="77777777" w:rsidR="008B1181" w:rsidRDefault="008B1181" w:rsidP="005E5229">
            <w:pPr>
              <w:spacing w:line="312" w:lineRule="auto"/>
              <w:ind w:firstLine="0"/>
              <w:rPr>
                <w:rFonts w:cs="Times New Roman"/>
                <w:szCs w:val="26"/>
              </w:rPr>
            </w:pPr>
          </w:p>
        </w:tc>
        <w:tc>
          <w:tcPr>
            <w:tcW w:w="1418" w:type="dxa"/>
          </w:tcPr>
          <w:p w14:paraId="155ABED5" w14:textId="77777777" w:rsidR="008B1181" w:rsidRPr="00615117" w:rsidRDefault="008B1181" w:rsidP="005E5229">
            <w:pPr>
              <w:spacing w:line="312" w:lineRule="auto"/>
              <w:ind w:firstLine="0"/>
              <w:rPr>
                <w:rFonts w:cs="Times New Roman"/>
                <w:szCs w:val="26"/>
              </w:rPr>
            </w:pPr>
            <w:r w:rsidRPr="00615117">
              <w:rPr>
                <w:rFonts w:cs="Times New Roman"/>
                <w:szCs w:val="26"/>
              </w:rPr>
              <w:t>Nvarchar</w:t>
            </w:r>
          </w:p>
        </w:tc>
        <w:tc>
          <w:tcPr>
            <w:tcW w:w="567" w:type="dxa"/>
          </w:tcPr>
          <w:p w14:paraId="5557A53A" w14:textId="77777777" w:rsidR="008B1181" w:rsidRPr="00615117" w:rsidRDefault="008B1181" w:rsidP="005E5229">
            <w:pPr>
              <w:spacing w:line="312" w:lineRule="auto"/>
              <w:ind w:firstLine="0"/>
              <w:rPr>
                <w:rFonts w:cs="Times New Roman"/>
                <w:szCs w:val="26"/>
              </w:rPr>
            </w:pPr>
            <w:r>
              <w:rPr>
                <w:rFonts w:cs="Times New Roman"/>
                <w:szCs w:val="26"/>
              </w:rPr>
              <w:t>16</w:t>
            </w:r>
          </w:p>
        </w:tc>
        <w:tc>
          <w:tcPr>
            <w:tcW w:w="567" w:type="dxa"/>
          </w:tcPr>
          <w:p w14:paraId="1E6A9696" w14:textId="77777777" w:rsidR="008B1181" w:rsidRDefault="008B1181" w:rsidP="005E5229">
            <w:pPr>
              <w:spacing w:line="312" w:lineRule="auto"/>
              <w:ind w:firstLine="0"/>
              <w:rPr>
                <w:rFonts w:cs="Times New Roman"/>
                <w:szCs w:val="26"/>
              </w:rPr>
            </w:pPr>
            <w:r>
              <w:rPr>
                <w:rFonts w:cs="Times New Roman"/>
                <w:szCs w:val="26"/>
              </w:rPr>
              <w:t>P</w:t>
            </w:r>
          </w:p>
        </w:tc>
        <w:tc>
          <w:tcPr>
            <w:tcW w:w="4819" w:type="dxa"/>
          </w:tcPr>
          <w:p w14:paraId="7A1FBD46" w14:textId="77777777" w:rsidR="008B1181" w:rsidRDefault="008B1181" w:rsidP="005E5229">
            <w:pPr>
              <w:spacing w:line="312" w:lineRule="auto"/>
              <w:ind w:firstLine="0"/>
              <w:rPr>
                <w:rFonts w:cs="Times New Roman"/>
                <w:szCs w:val="26"/>
                <w:u w:val="single"/>
              </w:rPr>
            </w:pPr>
            <w:r>
              <w:rPr>
                <w:rFonts w:cs="Times New Roman"/>
                <w:szCs w:val="26"/>
                <w:u w:val="single"/>
              </w:rPr>
              <w:t>LC số:</w:t>
            </w:r>
          </w:p>
          <w:p w14:paraId="2EAD1CE5" w14:textId="77777777" w:rsidR="008B1181" w:rsidRPr="00294073" w:rsidRDefault="008B1181" w:rsidP="00724F94">
            <w:pPr>
              <w:pStyle w:val="ListParagraph"/>
              <w:numPr>
                <w:ilvl w:val="0"/>
                <w:numId w:val="6"/>
              </w:numPr>
              <w:spacing w:line="312" w:lineRule="auto"/>
              <w:rPr>
                <w:rFonts w:cs="Times New Roman"/>
                <w:szCs w:val="26"/>
                <w:u w:val="single"/>
              </w:rPr>
            </w:pPr>
            <w:r w:rsidRPr="00294073">
              <w:rPr>
                <w:rFonts w:cs="Times New Roman"/>
                <w:szCs w:val="26"/>
              </w:rPr>
              <w:t xml:space="preserve">Thể hiện </w:t>
            </w:r>
            <w:r>
              <w:rPr>
                <w:rFonts w:cs="Times New Roman"/>
                <w:szCs w:val="26"/>
              </w:rPr>
              <w:t>LC số trả về từ TF-EE</w:t>
            </w:r>
          </w:p>
        </w:tc>
        <w:tc>
          <w:tcPr>
            <w:tcW w:w="1418" w:type="dxa"/>
            <w:vAlign w:val="center"/>
          </w:tcPr>
          <w:p w14:paraId="423A3769"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4E6C9627"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05A55C21" w14:textId="77777777" w:rsidTr="005E5229">
        <w:tc>
          <w:tcPr>
            <w:tcW w:w="1791" w:type="dxa"/>
          </w:tcPr>
          <w:p w14:paraId="611AF930" w14:textId="77777777" w:rsidR="008B1181" w:rsidRPr="009E452D" w:rsidRDefault="008B1181" w:rsidP="005E5229">
            <w:pPr>
              <w:spacing w:line="312" w:lineRule="auto"/>
              <w:ind w:firstLine="0"/>
              <w:rPr>
                <w:rFonts w:cs="Times New Roman"/>
                <w:color w:val="FF0000"/>
                <w:szCs w:val="26"/>
              </w:rPr>
            </w:pPr>
            <w:r w:rsidRPr="009E452D">
              <w:rPr>
                <w:rFonts w:cs="Times New Roman"/>
                <w:color w:val="FF0000"/>
                <w:szCs w:val="26"/>
              </w:rPr>
              <w:t>LC Xác nhận?</w:t>
            </w:r>
          </w:p>
          <w:p w14:paraId="62D68E83" w14:textId="77777777" w:rsidR="008B1181"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Confirm</w:t>
            </w:r>
            <w:r w:rsidRPr="009E452D">
              <w:rPr>
                <w:rFonts w:cs="Times New Roman"/>
                <w:i/>
                <w:szCs w:val="26"/>
              </w:rPr>
              <w:t>*)</w:t>
            </w:r>
          </w:p>
          <w:p w14:paraId="5C261CE4" w14:textId="77777777" w:rsidR="008B1181" w:rsidRDefault="008B1181" w:rsidP="005E5229">
            <w:pPr>
              <w:spacing w:line="312" w:lineRule="auto"/>
              <w:ind w:firstLine="0"/>
              <w:rPr>
                <w:rFonts w:cs="Times New Roman"/>
                <w:szCs w:val="26"/>
              </w:rPr>
            </w:pPr>
          </w:p>
        </w:tc>
        <w:tc>
          <w:tcPr>
            <w:tcW w:w="1418" w:type="dxa"/>
          </w:tcPr>
          <w:p w14:paraId="3D2F46D9" w14:textId="77777777" w:rsidR="008B1181" w:rsidRPr="00615117" w:rsidRDefault="008B1181" w:rsidP="005E5229">
            <w:pPr>
              <w:spacing w:line="312" w:lineRule="auto"/>
              <w:ind w:firstLine="0"/>
              <w:rPr>
                <w:rFonts w:cs="Times New Roman"/>
                <w:szCs w:val="26"/>
              </w:rPr>
            </w:pPr>
            <w:r>
              <w:rPr>
                <w:rFonts w:cs="Times New Roman"/>
                <w:szCs w:val="26"/>
              </w:rPr>
              <w:t>Checkbox</w:t>
            </w:r>
          </w:p>
        </w:tc>
        <w:tc>
          <w:tcPr>
            <w:tcW w:w="567" w:type="dxa"/>
          </w:tcPr>
          <w:p w14:paraId="59BDBB83" w14:textId="77777777" w:rsidR="008B1181" w:rsidRDefault="008B1181" w:rsidP="005E5229">
            <w:pPr>
              <w:spacing w:line="312" w:lineRule="auto"/>
              <w:ind w:firstLine="0"/>
              <w:rPr>
                <w:rFonts w:cs="Times New Roman"/>
                <w:szCs w:val="26"/>
              </w:rPr>
            </w:pPr>
            <w:r>
              <w:rPr>
                <w:rFonts w:cs="Times New Roman"/>
                <w:szCs w:val="26"/>
              </w:rPr>
              <w:t>5</w:t>
            </w:r>
          </w:p>
        </w:tc>
        <w:tc>
          <w:tcPr>
            <w:tcW w:w="567" w:type="dxa"/>
          </w:tcPr>
          <w:p w14:paraId="5ECF71C5" w14:textId="77777777" w:rsidR="008B1181" w:rsidRDefault="008B1181" w:rsidP="005E5229">
            <w:pPr>
              <w:spacing w:line="312" w:lineRule="auto"/>
              <w:ind w:firstLine="0"/>
              <w:rPr>
                <w:rFonts w:cs="Times New Roman"/>
                <w:szCs w:val="26"/>
              </w:rPr>
            </w:pPr>
            <w:r>
              <w:rPr>
                <w:rFonts w:cs="Times New Roman"/>
                <w:szCs w:val="26"/>
              </w:rPr>
              <w:t>P</w:t>
            </w:r>
          </w:p>
        </w:tc>
        <w:tc>
          <w:tcPr>
            <w:tcW w:w="4819" w:type="dxa"/>
          </w:tcPr>
          <w:p w14:paraId="574C82F5" w14:textId="77777777" w:rsidR="008B1181" w:rsidRDefault="008B1181" w:rsidP="005E5229">
            <w:pPr>
              <w:spacing w:line="312" w:lineRule="auto"/>
              <w:ind w:firstLine="0"/>
              <w:rPr>
                <w:rFonts w:cs="Times New Roman"/>
                <w:szCs w:val="26"/>
                <w:u w:val="single"/>
              </w:rPr>
            </w:pPr>
            <w:r>
              <w:rPr>
                <w:rFonts w:cs="Times New Roman"/>
                <w:szCs w:val="26"/>
                <w:u w:val="single"/>
              </w:rPr>
              <w:t>LC xác nhận?</w:t>
            </w:r>
          </w:p>
          <w:p w14:paraId="2D48DC87" w14:textId="77777777" w:rsidR="008B1181" w:rsidRDefault="008B1181" w:rsidP="00724F94">
            <w:pPr>
              <w:pStyle w:val="ListParagraph"/>
              <w:numPr>
                <w:ilvl w:val="0"/>
                <w:numId w:val="6"/>
              </w:numPr>
              <w:spacing w:line="312" w:lineRule="auto"/>
              <w:rPr>
                <w:rFonts w:cs="Times New Roman"/>
                <w:szCs w:val="26"/>
                <w:u w:val="single"/>
              </w:rPr>
            </w:pPr>
            <w:r>
              <w:rPr>
                <w:rFonts w:cs="Times New Roman"/>
                <w:szCs w:val="26"/>
                <w:u w:val="single"/>
              </w:rPr>
              <w:t>Thể hiện LC xác nhận hay không, trả về từ TF-EE</w:t>
            </w:r>
          </w:p>
          <w:p w14:paraId="5F40F39E" w14:textId="77777777" w:rsidR="008B1181" w:rsidRPr="00252AA2" w:rsidRDefault="008B1181" w:rsidP="00724F94">
            <w:pPr>
              <w:pStyle w:val="ListParagraph"/>
              <w:numPr>
                <w:ilvl w:val="0"/>
                <w:numId w:val="6"/>
              </w:numPr>
              <w:spacing w:line="312" w:lineRule="auto"/>
              <w:rPr>
                <w:rFonts w:cs="Times New Roman"/>
                <w:szCs w:val="26"/>
                <w:u w:val="single"/>
              </w:rPr>
            </w:pPr>
            <w:r w:rsidRPr="009E452D">
              <w:rPr>
                <w:rFonts w:cs="Times New Roman"/>
                <w:color w:val="FF0000"/>
                <w:szCs w:val="26"/>
                <w:u w:val="single"/>
              </w:rPr>
              <w:t>Đổi tên giá trị: Có/ Không</w:t>
            </w:r>
          </w:p>
        </w:tc>
        <w:tc>
          <w:tcPr>
            <w:tcW w:w="1418" w:type="dxa"/>
            <w:vAlign w:val="center"/>
          </w:tcPr>
          <w:p w14:paraId="59CEE6AA"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c>
          <w:tcPr>
            <w:tcW w:w="1418" w:type="dxa"/>
            <w:vAlign w:val="center"/>
          </w:tcPr>
          <w:p w14:paraId="7173E1AB" w14:textId="77777777" w:rsidR="008B1181"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57EFD042" w14:textId="77777777" w:rsidTr="005E5229">
        <w:tc>
          <w:tcPr>
            <w:tcW w:w="1791" w:type="dxa"/>
          </w:tcPr>
          <w:p w14:paraId="33CC0CF8"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Số CIF </w:t>
            </w:r>
          </w:p>
        </w:tc>
        <w:tc>
          <w:tcPr>
            <w:tcW w:w="1418" w:type="dxa"/>
          </w:tcPr>
          <w:p w14:paraId="361A5BAA" w14:textId="77777777" w:rsidR="008B1181" w:rsidRPr="00615117" w:rsidRDefault="008B1181" w:rsidP="005E5229">
            <w:pPr>
              <w:spacing w:line="312" w:lineRule="auto"/>
              <w:ind w:firstLine="0"/>
              <w:rPr>
                <w:rFonts w:cs="Times New Roman"/>
                <w:szCs w:val="26"/>
              </w:rPr>
            </w:pPr>
            <w:r w:rsidRPr="00615117">
              <w:rPr>
                <w:rFonts w:cs="Times New Roman"/>
                <w:szCs w:val="26"/>
              </w:rPr>
              <w:t>Int</w:t>
            </w:r>
          </w:p>
        </w:tc>
        <w:tc>
          <w:tcPr>
            <w:tcW w:w="567" w:type="dxa"/>
          </w:tcPr>
          <w:p w14:paraId="2C3B4CDF" w14:textId="77777777" w:rsidR="008B1181" w:rsidRPr="00AD7813" w:rsidRDefault="008B1181" w:rsidP="005E5229">
            <w:pPr>
              <w:spacing w:line="312" w:lineRule="auto"/>
              <w:ind w:firstLine="0"/>
              <w:rPr>
                <w:rFonts w:cs="Times New Roman"/>
                <w:color w:val="7030A0"/>
                <w:sz w:val="24"/>
                <w:szCs w:val="26"/>
              </w:rPr>
            </w:pPr>
            <w:r w:rsidRPr="00AD7813">
              <w:rPr>
                <w:rFonts w:cs="Times New Roman"/>
                <w:color w:val="7030A0"/>
                <w:sz w:val="24"/>
                <w:szCs w:val="26"/>
              </w:rPr>
              <w:t>NÁ</w:t>
            </w:r>
          </w:p>
        </w:tc>
        <w:tc>
          <w:tcPr>
            <w:tcW w:w="567" w:type="dxa"/>
          </w:tcPr>
          <w:p w14:paraId="7A00BEC1"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09A2F7B7"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 CIF:</w:t>
            </w:r>
          </w:p>
          <w:p w14:paraId="4C05D5DC"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s</w:t>
            </w:r>
            <w:r w:rsidRPr="0092625B">
              <w:rPr>
                <w:rFonts w:cs="Times New Roman"/>
                <w:szCs w:val="26"/>
              </w:rPr>
              <w:t>ố CIF củ</w:t>
            </w:r>
            <w:r>
              <w:rPr>
                <w:rFonts w:cs="Times New Roman"/>
                <w:szCs w:val="26"/>
              </w:rPr>
              <w:t>a khách hàng</w:t>
            </w:r>
          </w:p>
          <w:p w14:paraId="16EA4379" w14:textId="77777777" w:rsidR="008B1181" w:rsidRDefault="008B1181" w:rsidP="00724F94">
            <w:pPr>
              <w:pStyle w:val="ListParagraph"/>
              <w:numPr>
                <w:ilvl w:val="0"/>
                <w:numId w:val="6"/>
              </w:numPr>
              <w:spacing w:line="312" w:lineRule="auto"/>
              <w:rPr>
                <w:rFonts w:cs="Times New Roman"/>
                <w:szCs w:val="26"/>
              </w:rPr>
            </w:pPr>
            <w:r w:rsidRPr="0092625B">
              <w:rPr>
                <w:rFonts w:cs="Times New Roman"/>
                <w:szCs w:val="26"/>
              </w:rPr>
              <w:t xml:space="preserve">Hệ thống cho phép nhập số CIF </w:t>
            </w:r>
            <w:r>
              <w:rPr>
                <w:rFonts w:cs="Times New Roman"/>
                <w:szCs w:val="26"/>
              </w:rPr>
              <w:t>hoặc</w:t>
            </w:r>
            <w:r w:rsidRPr="0092625B">
              <w:rPr>
                <w:rFonts w:cs="Times New Roman"/>
                <w:szCs w:val="26"/>
              </w:rPr>
              <w:t xml:space="preserve"> tìm kiếm số CIF, nếu nhập đúng số CIF, hệ thống sẽ lấy các thông tin về tên và địa chỉ của khách hàng </w:t>
            </w:r>
            <w:r>
              <w:rPr>
                <w:rFonts w:cs="Times New Roman"/>
                <w:szCs w:val="26"/>
              </w:rPr>
              <w:t>trên màn hình</w:t>
            </w:r>
          </w:p>
          <w:p w14:paraId="342B37AC" w14:textId="77777777" w:rsidR="008B1181" w:rsidRPr="0092625B" w:rsidRDefault="008B1181" w:rsidP="00724F94">
            <w:pPr>
              <w:pStyle w:val="ListParagraph"/>
              <w:numPr>
                <w:ilvl w:val="0"/>
                <w:numId w:val="6"/>
              </w:numPr>
              <w:spacing w:line="312" w:lineRule="auto"/>
              <w:rPr>
                <w:rFonts w:cs="Times New Roman"/>
                <w:szCs w:val="26"/>
              </w:rPr>
            </w:pPr>
            <w:r>
              <w:rPr>
                <w:rFonts w:cs="Times New Roman"/>
                <w:szCs w:val="26"/>
              </w:rPr>
              <w:t>N</w:t>
            </w:r>
            <w:r w:rsidRPr="0092625B">
              <w:rPr>
                <w:rFonts w:cs="Times New Roman"/>
                <w:szCs w:val="26"/>
              </w:rPr>
              <w:t xml:space="preserve">ếu nhập sai hệ thống cảnh báo lỗi </w:t>
            </w:r>
            <w:r>
              <w:rPr>
                <w:rFonts w:cs="Times New Roman"/>
                <w:szCs w:val="26"/>
              </w:rPr>
              <w:t>“</w:t>
            </w:r>
            <w:r w:rsidRPr="0092625B">
              <w:rPr>
                <w:rFonts w:cs="Times New Roman"/>
                <w:szCs w:val="26"/>
              </w:rPr>
              <w:t>Số CIF không tồn tại</w:t>
            </w:r>
            <w:r>
              <w:rPr>
                <w:rFonts w:cs="Times New Roman"/>
                <w:szCs w:val="26"/>
              </w:rPr>
              <w:t>”</w:t>
            </w:r>
          </w:p>
        </w:tc>
        <w:tc>
          <w:tcPr>
            <w:tcW w:w="1418" w:type="dxa"/>
            <w:vAlign w:val="center"/>
          </w:tcPr>
          <w:p w14:paraId="79039C98" w14:textId="77777777" w:rsidR="008B1181" w:rsidRPr="00294073"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1A9B6EA1" w14:textId="77777777" w:rsidR="008B1181"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5CB6E84F" w14:textId="77777777" w:rsidTr="005E5229">
        <w:tc>
          <w:tcPr>
            <w:tcW w:w="1791" w:type="dxa"/>
          </w:tcPr>
          <w:p w14:paraId="26154F8A" w14:textId="77777777" w:rsidR="008B1181" w:rsidRPr="00615117" w:rsidRDefault="008B1181" w:rsidP="005E5229">
            <w:pPr>
              <w:spacing w:line="312" w:lineRule="auto"/>
              <w:ind w:firstLine="0"/>
              <w:rPr>
                <w:rFonts w:cs="Times New Roman"/>
                <w:szCs w:val="26"/>
              </w:rPr>
            </w:pPr>
            <w:r>
              <w:rPr>
                <w:rFonts w:cs="Times New Roman"/>
                <w:szCs w:val="26"/>
              </w:rPr>
              <w:t>T</w:t>
            </w:r>
            <w:r w:rsidRPr="00615117">
              <w:rPr>
                <w:rFonts w:cs="Times New Roman"/>
                <w:szCs w:val="26"/>
              </w:rPr>
              <w:t xml:space="preserve">ên </w:t>
            </w:r>
            <w:r>
              <w:rPr>
                <w:rFonts w:cs="Times New Roman"/>
                <w:szCs w:val="26"/>
              </w:rPr>
              <w:t>khách hàng</w:t>
            </w:r>
          </w:p>
        </w:tc>
        <w:tc>
          <w:tcPr>
            <w:tcW w:w="1418" w:type="dxa"/>
          </w:tcPr>
          <w:p w14:paraId="1A9939A0"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Nvarchar </w:t>
            </w:r>
          </w:p>
        </w:tc>
        <w:tc>
          <w:tcPr>
            <w:tcW w:w="567" w:type="dxa"/>
          </w:tcPr>
          <w:p w14:paraId="03447676" w14:textId="77777777" w:rsidR="008B1181" w:rsidRPr="00AD7813" w:rsidRDefault="008B1181" w:rsidP="005E5229">
            <w:pPr>
              <w:spacing w:line="312" w:lineRule="auto"/>
              <w:ind w:firstLine="0"/>
              <w:rPr>
                <w:rFonts w:cs="Times New Roman"/>
                <w:color w:val="7030A0"/>
                <w:sz w:val="24"/>
                <w:szCs w:val="26"/>
              </w:rPr>
            </w:pPr>
            <w:r w:rsidRPr="00AD7813">
              <w:rPr>
                <w:rFonts w:cs="Times New Roman"/>
                <w:color w:val="7030A0"/>
                <w:sz w:val="24"/>
                <w:szCs w:val="26"/>
              </w:rPr>
              <w:t>NA</w:t>
            </w:r>
          </w:p>
        </w:tc>
        <w:tc>
          <w:tcPr>
            <w:tcW w:w="567" w:type="dxa"/>
          </w:tcPr>
          <w:p w14:paraId="74813D58"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1D1B46D2"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 xml:space="preserve">Tên </w:t>
            </w:r>
            <w:r>
              <w:rPr>
                <w:rFonts w:cs="Times New Roman"/>
                <w:szCs w:val="26"/>
                <w:u w:val="single"/>
              </w:rPr>
              <w:t>khách hàng</w:t>
            </w:r>
            <w:r w:rsidRPr="00615117">
              <w:rPr>
                <w:rFonts w:cs="Times New Roman"/>
                <w:szCs w:val="26"/>
                <w:u w:val="single"/>
              </w:rPr>
              <w:t>:</w:t>
            </w:r>
          </w:p>
          <w:p w14:paraId="3A78956B"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tên khách hàng</w:t>
            </w:r>
          </w:p>
          <w:p w14:paraId="3F090D60" w14:textId="77777777" w:rsidR="008B1181" w:rsidRPr="0092625B" w:rsidRDefault="008B1181" w:rsidP="00724F94">
            <w:pPr>
              <w:pStyle w:val="ListParagraph"/>
              <w:numPr>
                <w:ilvl w:val="0"/>
                <w:numId w:val="6"/>
              </w:numPr>
              <w:spacing w:line="312" w:lineRule="auto"/>
              <w:rPr>
                <w:rFonts w:cs="Times New Roman"/>
                <w:szCs w:val="26"/>
              </w:rPr>
            </w:pPr>
            <w:r>
              <w:rPr>
                <w:rFonts w:cs="Times New Roman"/>
                <w:szCs w:val="26"/>
              </w:rPr>
              <w:t>H</w:t>
            </w:r>
            <w:r w:rsidRPr="0092625B">
              <w:rPr>
                <w:rFonts w:cs="Times New Roman"/>
                <w:szCs w:val="26"/>
              </w:rPr>
              <w:t>ệ thống tự động lấy thông tin theo số CIF và cho phép chỉnh sửa</w:t>
            </w:r>
          </w:p>
        </w:tc>
        <w:tc>
          <w:tcPr>
            <w:tcW w:w="1418" w:type="dxa"/>
            <w:vAlign w:val="center"/>
          </w:tcPr>
          <w:p w14:paraId="5952FE1B"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5FEB30AB" w14:textId="77777777" w:rsidR="008B1181"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3473C986" w14:textId="77777777" w:rsidTr="005E5229">
        <w:tc>
          <w:tcPr>
            <w:tcW w:w="1791" w:type="dxa"/>
          </w:tcPr>
          <w:p w14:paraId="6FFB16E2" w14:textId="77777777" w:rsidR="008B1181" w:rsidRPr="00615117" w:rsidRDefault="008B1181" w:rsidP="005E5229">
            <w:pPr>
              <w:spacing w:line="312" w:lineRule="auto"/>
              <w:ind w:firstLine="0"/>
              <w:rPr>
                <w:rFonts w:cs="Times New Roman"/>
                <w:szCs w:val="26"/>
              </w:rPr>
            </w:pPr>
            <w:r w:rsidRPr="00615117">
              <w:rPr>
                <w:rFonts w:cs="Times New Roman"/>
                <w:szCs w:val="26"/>
              </w:rPr>
              <w:t>Địa chỉ</w:t>
            </w:r>
            <w:r>
              <w:rPr>
                <w:rFonts w:cs="Times New Roman"/>
                <w:szCs w:val="26"/>
              </w:rPr>
              <w:t xml:space="preserve"> khách hàng</w:t>
            </w:r>
          </w:p>
        </w:tc>
        <w:tc>
          <w:tcPr>
            <w:tcW w:w="1418" w:type="dxa"/>
          </w:tcPr>
          <w:p w14:paraId="0EA9C36E" w14:textId="77777777" w:rsidR="008B1181" w:rsidRPr="00615117" w:rsidRDefault="008B1181" w:rsidP="005E5229">
            <w:pPr>
              <w:spacing w:line="312" w:lineRule="auto"/>
              <w:ind w:firstLine="0"/>
              <w:rPr>
                <w:rFonts w:cs="Times New Roman"/>
                <w:szCs w:val="26"/>
              </w:rPr>
            </w:pPr>
            <w:r w:rsidRPr="00615117">
              <w:rPr>
                <w:rFonts w:cs="Times New Roman"/>
                <w:szCs w:val="26"/>
              </w:rPr>
              <w:t>Nvarchar</w:t>
            </w:r>
          </w:p>
        </w:tc>
        <w:tc>
          <w:tcPr>
            <w:tcW w:w="567" w:type="dxa"/>
          </w:tcPr>
          <w:p w14:paraId="21BB1905" w14:textId="77777777" w:rsidR="008B1181" w:rsidRPr="00AD7813" w:rsidRDefault="008B1181" w:rsidP="005E5229">
            <w:pPr>
              <w:spacing w:line="312" w:lineRule="auto"/>
              <w:ind w:firstLine="0"/>
              <w:rPr>
                <w:rFonts w:cs="Times New Roman"/>
                <w:color w:val="7030A0"/>
                <w:sz w:val="24"/>
                <w:szCs w:val="26"/>
              </w:rPr>
            </w:pPr>
            <w:r w:rsidRPr="00AD7813">
              <w:rPr>
                <w:rFonts w:cs="Times New Roman"/>
                <w:color w:val="7030A0"/>
                <w:sz w:val="24"/>
                <w:szCs w:val="26"/>
              </w:rPr>
              <w:t>NA</w:t>
            </w:r>
          </w:p>
        </w:tc>
        <w:tc>
          <w:tcPr>
            <w:tcW w:w="567" w:type="dxa"/>
          </w:tcPr>
          <w:p w14:paraId="21BBA84A"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3733DFB2"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 xml:space="preserve">Địa chỉ </w:t>
            </w:r>
            <w:r>
              <w:rPr>
                <w:rFonts w:cs="Times New Roman"/>
                <w:szCs w:val="26"/>
                <w:u w:val="single"/>
              </w:rPr>
              <w:t>khách hàng</w:t>
            </w:r>
            <w:r w:rsidRPr="00615117">
              <w:rPr>
                <w:rFonts w:cs="Times New Roman"/>
                <w:szCs w:val="26"/>
                <w:u w:val="single"/>
              </w:rPr>
              <w:t>:</w:t>
            </w:r>
          </w:p>
          <w:p w14:paraId="5C198E13"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địa chỉ khách hàng</w:t>
            </w:r>
          </w:p>
          <w:p w14:paraId="5B6C43A5"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Hệ thống tự động lấy thông tin theo số CIF và cho phép chỉnh sửa</w:t>
            </w:r>
          </w:p>
        </w:tc>
        <w:tc>
          <w:tcPr>
            <w:tcW w:w="1418" w:type="dxa"/>
            <w:vAlign w:val="center"/>
          </w:tcPr>
          <w:p w14:paraId="636BFB7D"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409BCF7D" w14:textId="77777777" w:rsidR="008B1181"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6046D459" w14:textId="77777777" w:rsidTr="005E5229">
        <w:tc>
          <w:tcPr>
            <w:tcW w:w="1791" w:type="dxa"/>
          </w:tcPr>
          <w:p w14:paraId="5906EEB9" w14:textId="77777777" w:rsidR="008B1181" w:rsidRDefault="008B1181" w:rsidP="005E5229">
            <w:pPr>
              <w:spacing w:line="312" w:lineRule="auto"/>
              <w:ind w:firstLine="0"/>
              <w:rPr>
                <w:rFonts w:cs="Times New Roman"/>
                <w:szCs w:val="26"/>
              </w:rPr>
            </w:pPr>
            <w:r w:rsidRPr="00615117">
              <w:rPr>
                <w:rFonts w:cs="Times New Roman"/>
                <w:szCs w:val="26"/>
              </w:rPr>
              <w:t>Loại tiền</w:t>
            </w:r>
            <w:r w:rsidRPr="00615117">
              <w:rPr>
                <w:rFonts w:cs="Times New Roman"/>
                <w:szCs w:val="26"/>
                <w:lang w:val="vi-VN"/>
              </w:rPr>
              <w:t xml:space="preserve"> </w:t>
            </w:r>
            <w:r>
              <w:rPr>
                <w:rFonts w:cs="Times New Roman"/>
                <w:szCs w:val="26"/>
              </w:rPr>
              <w:t>L</w:t>
            </w:r>
            <w:r w:rsidRPr="00615117">
              <w:rPr>
                <w:rFonts w:cs="Times New Roman"/>
                <w:szCs w:val="26"/>
              </w:rPr>
              <w:t>C</w:t>
            </w:r>
          </w:p>
          <w:p w14:paraId="7A010F43" w14:textId="77777777" w:rsidR="008B1181"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 xml:space="preserve">Loại tiền </w:t>
            </w:r>
            <w:r w:rsidRPr="009E452D">
              <w:rPr>
                <w:rFonts w:cs="Times New Roman"/>
                <w:i/>
                <w:szCs w:val="26"/>
              </w:rPr>
              <w:t>*)</w:t>
            </w:r>
          </w:p>
          <w:p w14:paraId="15B3784D" w14:textId="77777777" w:rsidR="008B1181" w:rsidRPr="009E452D" w:rsidRDefault="008B1181" w:rsidP="005E5229">
            <w:pPr>
              <w:spacing w:line="312" w:lineRule="auto"/>
              <w:ind w:firstLine="0"/>
              <w:rPr>
                <w:rFonts w:cs="Times New Roman"/>
                <w:szCs w:val="26"/>
              </w:rPr>
            </w:pPr>
            <w:r w:rsidRPr="009E452D">
              <w:rPr>
                <w:rFonts w:cs="Times New Roman"/>
                <w:color w:val="FF0000"/>
                <w:szCs w:val="26"/>
              </w:rPr>
              <w:t xml:space="preserve">Ghi chú: Chỉ </w:t>
            </w:r>
            <w:r w:rsidRPr="009E452D">
              <w:rPr>
                <w:rFonts w:cs="Times New Roman"/>
                <w:color w:val="FF0000"/>
                <w:szCs w:val="26"/>
              </w:rPr>
              <w:lastRenderedPageBreak/>
              <w:t>thể hiện tiêu đề Số tiền LC trên màn hình và ghép 2 trường Loại tiền + Số tiền LC</w:t>
            </w:r>
          </w:p>
        </w:tc>
        <w:tc>
          <w:tcPr>
            <w:tcW w:w="1418" w:type="dxa"/>
          </w:tcPr>
          <w:p w14:paraId="211AD84C" w14:textId="77777777" w:rsidR="008B1181" w:rsidRPr="00615117" w:rsidRDefault="008B1181" w:rsidP="005E5229">
            <w:pPr>
              <w:spacing w:line="312" w:lineRule="auto"/>
              <w:ind w:firstLine="0"/>
              <w:rPr>
                <w:rFonts w:cs="Times New Roman"/>
                <w:szCs w:val="26"/>
              </w:rPr>
            </w:pPr>
            <w:r w:rsidRPr="00615117">
              <w:rPr>
                <w:rFonts w:cs="Times New Roman"/>
                <w:szCs w:val="26"/>
              </w:rPr>
              <w:lastRenderedPageBreak/>
              <w:t>Char</w:t>
            </w:r>
          </w:p>
        </w:tc>
        <w:tc>
          <w:tcPr>
            <w:tcW w:w="567" w:type="dxa"/>
          </w:tcPr>
          <w:p w14:paraId="1DE8A98A" w14:textId="77777777" w:rsidR="008B1181" w:rsidRPr="00615117" w:rsidRDefault="008B1181" w:rsidP="005E5229">
            <w:pPr>
              <w:spacing w:line="312" w:lineRule="auto"/>
              <w:ind w:firstLine="0"/>
              <w:rPr>
                <w:rFonts w:cs="Times New Roman"/>
                <w:szCs w:val="26"/>
              </w:rPr>
            </w:pPr>
            <w:r w:rsidRPr="00615117">
              <w:rPr>
                <w:rFonts w:cs="Times New Roman"/>
                <w:szCs w:val="26"/>
              </w:rPr>
              <w:t>3</w:t>
            </w:r>
          </w:p>
        </w:tc>
        <w:tc>
          <w:tcPr>
            <w:tcW w:w="567" w:type="dxa"/>
          </w:tcPr>
          <w:p w14:paraId="01BCC304"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4192268D"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Loại tiền:</w:t>
            </w:r>
          </w:p>
          <w:p w14:paraId="1EDDCE9C"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loại tiền LC</w:t>
            </w:r>
            <w:r w:rsidRPr="00427E49">
              <w:rPr>
                <w:rFonts w:cs="Times New Roman"/>
                <w:szCs w:val="26"/>
              </w:rPr>
              <w:t xml:space="preserve"> trả về từ TF-EE</w:t>
            </w:r>
          </w:p>
        </w:tc>
        <w:tc>
          <w:tcPr>
            <w:tcW w:w="1418" w:type="dxa"/>
            <w:vAlign w:val="center"/>
          </w:tcPr>
          <w:p w14:paraId="3E4C09EB"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06254EA5"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6D6AD904" w14:textId="77777777" w:rsidTr="005E5229">
        <w:tc>
          <w:tcPr>
            <w:tcW w:w="1791" w:type="dxa"/>
          </w:tcPr>
          <w:p w14:paraId="184D5451" w14:textId="77777777" w:rsidR="008B1181" w:rsidRPr="002E111E" w:rsidRDefault="008B1181" w:rsidP="005E5229">
            <w:pPr>
              <w:spacing w:line="312" w:lineRule="auto"/>
              <w:ind w:firstLine="0"/>
              <w:rPr>
                <w:rFonts w:cs="Times New Roman"/>
                <w:color w:val="FF0000"/>
                <w:szCs w:val="26"/>
              </w:rPr>
            </w:pPr>
            <w:r w:rsidRPr="002E111E">
              <w:rPr>
                <w:rFonts w:cs="Times New Roman"/>
                <w:color w:val="FF0000"/>
                <w:szCs w:val="26"/>
              </w:rPr>
              <w:lastRenderedPageBreak/>
              <w:t>Số tiền LC</w:t>
            </w:r>
          </w:p>
          <w:p w14:paraId="69A8762C" w14:textId="77777777" w:rsidR="008B1181" w:rsidRPr="00615117"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 xml:space="preserve">Số tiền ILC ban đầu </w:t>
            </w:r>
            <w:r w:rsidRPr="009E452D">
              <w:rPr>
                <w:rFonts w:cs="Times New Roman"/>
                <w:i/>
                <w:szCs w:val="26"/>
              </w:rPr>
              <w:t>*)</w:t>
            </w:r>
          </w:p>
        </w:tc>
        <w:tc>
          <w:tcPr>
            <w:tcW w:w="1418" w:type="dxa"/>
          </w:tcPr>
          <w:p w14:paraId="7ECA7283"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37980772" w14:textId="77777777" w:rsidR="008B1181" w:rsidRPr="00615117" w:rsidRDefault="008B1181" w:rsidP="005E5229">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5E6283FE"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046E907A"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 tiề</w:t>
            </w:r>
            <w:r>
              <w:rPr>
                <w:rFonts w:cs="Times New Roman"/>
                <w:szCs w:val="26"/>
                <w:u w:val="single"/>
              </w:rPr>
              <w:t>n L</w:t>
            </w:r>
            <w:r w:rsidRPr="00615117">
              <w:rPr>
                <w:rFonts w:cs="Times New Roman"/>
                <w:szCs w:val="26"/>
                <w:u w:val="single"/>
              </w:rPr>
              <w:t>C:</w:t>
            </w:r>
          </w:p>
          <w:p w14:paraId="20A94CB3"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 xml:space="preserve">số </w:t>
            </w:r>
            <w:r w:rsidRPr="00427E49">
              <w:rPr>
                <w:rFonts w:cs="Times New Roman"/>
                <w:szCs w:val="26"/>
              </w:rPr>
              <w:t>tiền LC trả về từ TF-EE</w:t>
            </w:r>
          </w:p>
        </w:tc>
        <w:tc>
          <w:tcPr>
            <w:tcW w:w="1418" w:type="dxa"/>
            <w:vAlign w:val="center"/>
          </w:tcPr>
          <w:p w14:paraId="19F0213B"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2C37A2BC"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13A25987" w14:textId="77777777" w:rsidTr="005E5229">
        <w:tc>
          <w:tcPr>
            <w:tcW w:w="1791" w:type="dxa"/>
          </w:tcPr>
          <w:p w14:paraId="37145CAC"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Dung sai </w:t>
            </w:r>
            <w:r>
              <w:rPr>
                <w:rFonts w:cs="Times New Roman"/>
                <w:szCs w:val="26"/>
              </w:rPr>
              <w:t>% +</w:t>
            </w:r>
          </w:p>
        </w:tc>
        <w:tc>
          <w:tcPr>
            <w:tcW w:w="1418" w:type="dxa"/>
          </w:tcPr>
          <w:p w14:paraId="233413D1" w14:textId="77777777" w:rsidR="008B1181" w:rsidRPr="00615117" w:rsidRDefault="008B1181" w:rsidP="005E5229">
            <w:pPr>
              <w:spacing w:line="312" w:lineRule="auto"/>
              <w:ind w:firstLine="0"/>
              <w:rPr>
                <w:rFonts w:cs="Times New Roman"/>
                <w:szCs w:val="26"/>
              </w:rPr>
            </w:pPr>
            <w:r w:rsidRPr="00615117">
              <w:rPr>
                <w:rFonts w:cs="Times New Roman"/>
              </w:rPr>
              <w:t>SMALLINT</w:t>
            </w:r>
          </w:p>
        </w:tc>
        <w:tc>
          <w:tcPr>
            <w:tcW w:w="567" w:type="dxa"/>
          </w:tcPr>
          <w:p w14:paraId="1FE910E5" w14:textId="77777777" w:rsidR="008B1181" w:rsidRPr="00615117" w:rsidRDefault="008B1181" w:rsidP="005E5229">
            <w:pPr>
              <w:spacing w:line="312" w:lineRule="auto"/>
              <w:ind w:firstLine="0"/>
              <w:rPr>
                <w:rFonts w:cs="Times New Roman"/>
                <w:szCs w:val="26"/>
              </w:rPr>
            </w:pPr>
            <w:r w:rsidRPr="00615117">
              <w:rPr>
                <w:rFonts w:cs="Times New Roman"/>
                <w:szCs w:val="26"/>
              </w:rPr>
              <w:t>5,3</w:t>
            </w:r>
          </w:p>
        </w:tc>
        <w:tc>
          <w:tcPr>
            <w:tcW w:w="567" w:type="dxa"/>
          </w:tcPr>
          <w:p w14:paraId="4B39DE1C"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060AA580"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Dung sai LC</w:t>
            </w:r>
            <w:r>
              <w:rPr>
                <w:rFonts w:cs="Times New Roman"/>
                <w:szCs w:val="26"/>
                <w:u w:val="single"/>
              </w:rPr>
              <w:t xml:space="preserve"> tăng</w:t>
            </w:r>
            <w:r w:rsidRPr="00615117">
              <w:rPr>
                <w:rFonts w:cs="Times New Roman"/>
                <w:szCs w:val="26"/>
                <w:u w:val="single"/>
              </w:rPr>
              <w:t>:</w:t>
            </w:r>
          </w:p>
          <w:p w14:paraId="617BE45B"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d</w:t>
            </w:r>
            <w:r w:rsidRPr="00427E49">
              <w:rPr>
                <w:rFonts w:cs="Times New Roman"/>
                <w:szCs w:val="26"/>
              </w:rPr>
              <w:t xml:space="preserve">ung sai LC </w:t>
            </w:r>
            <w:r>
              <w:rPr>
                <w:rFonts w:cs="Times New Roman"/>
                <w:szCs w:val="26"/>
              </w:rPr>
              <w:t>+ của LC trả về từ EE</w:t>
            </w:r>
          </w:p>
        </w:tc>
        <w:tc>
          <w:tcPr>
            <w:tcW w:w="1418" w:type="dxa"/>
            <w:vAlign w:val="center"/>
          </w:tcPr>
          <w:p w14:paraId="68F4747D"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0525BBCD"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3AC5D84C" w14:textId="77777777" w:rsidTr="005E5229">
        <w:tc>
          <w:tcPr>
            <w:tcW w:w="1791" w:type="dxa"/>
          </w:tcPr>
          <w:p w14:paraId="56515068"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Dung sai </w:t>
            </w:r>
            <w:r>
              <w:rPr>
                <w:rFonts w:cs="Times New Roman"/>
                <w:szCs w:val="26"/>
              </w:rPr>
              <w:t>% -</w:t>
            </w:r>
          </w:p>
        </w:tc>
        <w:tc>
          <w:tcPr>
            <w:tcW w:w="1418" w:type="dxa"/>
          </w:tcPr>
          <w:p w14:paraId="088680BF" w14:textId="77777777" w:rsidR="008B1181" w:rsidRPr="00615117" w:rsidRDefault="008B1181" w:rsidP="005E5229">
            <w:pPr>
              <w:spacing w:line="312" w:lineRule="auto"/>
              <w:ind w:firstLine="0"/>
              <w:rPr>
                <w:rFonts w:cs="Times New Roman"/>
              </w:rPr>
            </w:pPr>
            <w:r w:rsidRPr="00615117">
              <w:rPr>
                <w:rFonts w:cs="Times New Roman"/>
              </w:rPr>
              <w:t>SMALLINT</w:t>
            </w:r>
          </w:p>
        </w:tc>
        <w:tc>
          <w:tcPr>
            <w:tcW w:w="567" w:type="dxa"/>
          </w:tcPr>
          <w:p w14:paraId="2B05E67F" w14:textId="77777777" w:rsidR="008B1181" w:rsidRPr="00615117" w:rsidRDefault="008B1181" w:rsidP="005E5229">
            <w:pPr>
              <w:spacing w:line="312" w:lineRule="auto"/>
              <w:ind w:firstLine="0"/>
              <w:rPr>
                <w:rFonts w:cs="Times New Roman"/>
                <w:szCs w:val="26"/>
              </w:rPr>
            </w:pPr>
            <w:r w:rsidRPr="00615117">
              <w:rPr>
                <w:rFonts w:cs="Times New Roman"/>
                <w:szCs w:val="26"/>
              </w:rPr>
              <w:t>5,3</w:t>
            </w:r>
          </w:p>
        </w:tc>
        <w:tc>
          <w:tcPr>
            <w:tcW w:w="567" w:type="dxa"/>
          </w:tcPr>
          <w:p w14:paraId="1C685813" w14:textId="77777777" w:rsidR="008B1181" w:rsidRDefault="008B1181" w:rsidP="005E5229">
            <w:pPr>
              <w:spacing w:line="312" w:lineRule="auto"/>
              <w:ind w:firstLine="0"/>
              <w:rPr>
                <w:rFonts w:cs="Times New Roman"/>
                <w:szCs w:val="26"/>
              </w:rPr>
            </w:pPr>
            <w:r>
              <w:rPr>
                <w:rFonts w:cs="Times New Roman"/>
                <w:szCs w:val="26"/>
              </w:rPr>
              <w:t>P</w:t>
            </w:r>
          </w:p>
        </w:tc>
        <w:tc>
          <w:tcPr>
            <w:tcW w:w="4819" w:type="dxa"/>
          </w:tcPr>
          <w:p w14:paraId="6A07A4BF"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Dung sai LC</w:t>
            </w:r>
            <w:r>
              <w:rPr>
                <w:rFonts w:cs="Times New Roman"/>
                <w:szCs w:val="26"/>
                <w:u w:val="single"/>
              </w:rPr>
              <w:t xml:space="preserve"> giảm</w:t>
            </w:r>
            <w:r w:rsidRPr="00615117">
              <w:rPr>
                <w:rFonts w:cs="Times New Roman"/>
                <w:szCs w:val="26"/>
                <w:u w:val="single"/>
              </w:rPr>
              <w:t>:</w:t>
            </w:r>
          </w:p>
          <w:p w14:paraId="4248170B" w14:textId="77777777" w:rsidR="008B1181" w:rsidRPr="00C324D2" w:rsidRDefault="008B1181" w:rsidP="00724F94">
            <w:pPr>
              <w:pStyle w:val="ListParagraph"/>
              <w:numPr>
                <w:ilvl w:val="0"/>
                <w:numId w:val="6"/>
              </w:numPr>
              <w:spacing w:line="312" w:lineRule="auto"/>
              <w:rPr>
                <w:rFonts w:cs="Times New Roman"/>
                <w:szCs w:val="26"/>
                <w:u w:val="single"/>
              </w:rPr>
            </w:pPr>
            <w:r w:rsidRPr="008D2606">
              <w:rPr>
                <w:rFonts w:cs="Times New Roman"/>
                <w:szCs w:val="26"/>
              </w:rPr>
              <w:t xml:space="preserve">Thể hiện dung sai - của LC trả về từ </w:t>
            </w:r>
            <w:r>
              <w:rPr>
                <w:rFonts w:cs="Times New Roman"/>
                <w:szCs w:val="26"/>
              </w:rPr>
              <w:t>TF-</w:t>
            </w:r>
            <w:r w:rsidRPr="00C324D2">
              <w:rPr>
                <w:rFonts w:cs="Times New Roman"/>
                <w:szCs w:val="26"/>
              </w:rPr>
              <w:t>EE</w:t>
            </w:r>
          </w:p>
        </w:tc>
        <w:tc>
          <w:tcPr>
            <w:tcW w:w="1418" w:type="dxa"/>
            <w:vAlign w:val="center"/>
          </w:tcPr>
          <w:p w14:paraId="62A8CACC" w14:textId="77777777" w:rsidR="008B1181" w:rsidRPr="00294073" w:rsidRDefault="008B1181" w:rsidP="005E5229">
            <w:pPr>
              <w:spacing w:line="312" w:lineRule="auto"/>
              <w:ind w:firstLine="0"/>
              <w:rPr>
                <w:rFonts w:cs="Times New Roman"/>
                <w:szCs w:val="26"/>
                <w:u w:val="single"/>
              </w:rPr>
            </w:pPr>
            <w:r w:rsidRPr="00294073">
              <w:rPr>
                <w:rFonts w:cs="Times New Roman"/>
                <w:szCs w:val="26"/>
                <w:u w:val="single"/>
              </w:rPr>
              <w:t>Y</w:t>
            </w:r>
          </w:p>
        </w:tc>
        <w:tc>
          <w:tcPr>
            <w:tcW w:w="1418" w:type="dxa"/>
            <w:vAlign w:val="center"/>
          </w:tcPr>
          <w:p w14:paraId="0078F118"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3859A1BF" w14:textId="77777777" w:rsidTr="005E5229">
        <w:tc>
          <w:tcPr>
            <w:tcW w:w="1791" w:type="dxa"/>
          </w:tcPr>
          <w:p w14:paraId="5307A663" w14:textId="77777777" w:rsidR="008B1181" w:rsidRPr="002E111E" w:rsidRDefault="008B1181" w:rsidP="005E5229">
            <w:pPr>
              <w:spacing w:line="312" w:lineRule="auto"/>
              <w:ind w:firstLine="0"/>
              <w:rPr>
                <w:rFonts w:cs="Times New Roman"/>
                <w:color w:val="FF0000"/>
                <w:szCs w:val="26"/>
              </w:rPr>
            </w:pPr>
            <w:r w:rsidRPr="002E111E">
              <w:rPr>
                <w:rFonts w:cs="Times New Roman"/>
                <w:color w:val="FF0000"/>
                <w:szCs w:val="26"/>
              </w:rPr>
              <w:t>Số dư LC</w:t>
            </w:r>
          </w:p>
          <w:p w14:paraId="678713E8" w14:textId="77777777" w:rsidR="008B1181" w:rsidRPr="00615117"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Số dư ILC)</w:t>
            </w:r>
          </w:p>
        </w:tc>
        <w:tc>
          <w:tcPr>
            <w:tcW w:w="1418" w:type="dxa"/>
          </w:tcPr>
          <w:p w14:paraId="4413935B"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3E08EF5D" w14:textId="77777777" w:rsidR="008B1181" w:rsidRPr="00615117" w:rsidRDefault="008B1181" w:rsidP="005E5229">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77D38C70"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09BF93BC" w14:textId="77777777" w:rsidR="008B1181" w:rsidRPr="00615117" w:rsidRDefault="008B1181" w:rsidP="005E5229">
            <w:pPr>
              <w:spacing w:after="200" w:line="312" w:lineRule="auto"/>
              <w:ind w:firstLine="0"/>
              <w:rPr>
                <w:rFonts w:cs="Times New Roman"/>
                <w:szCs w:val="26"/>
                <w:u w:val="single"/>
              </w:rPr>
            </w:pPr>
            <w:r w:rsidRPr="00615117">
              <w:rPr>
                <w:rFonts w:cs="Times New Roman"/>
                <w:szCs w:val="26"/>
                <w:u w:val="single"/>
              </w:rPr>
              <w:t>Số dư LC:</w:t>
            </w:r>
          </w:p>
          <w:p w14:paraId="15934E45"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số dư</w:t>
            </w:r>
            <w:r w:rsidRPr="00427E49">
              <w:rPr>
                <w:rFonts w:cs="Times New Roman"/>
                <w:szCs w:val="26"/>
              </w:rPr>
              <w:t xml:space="preserve"> LC trả về từ </w:t>
            </w:r>
            <w:r>
              <w:rPr>
                <w:rFonts w:cs="Times New Roman"/>
                <w:szCs w:val="26"/>
              </w:rPr>
              <w:t>TF-</w:t>
            </w:r>
            <w:r w:rsidRPr="00427E49">
              <w:rPr>
                <w:rFonts w:cs="Times New Roman"/>
                <w:szCs w:val="26"/>
              </w:rPr>
              <w:t>EE</w:t>
            </w:r>
          </w:p>
        </w:tc>
        <w:tc>
          <w:tcPr>
            <w:tcW w:w="1418" w:type="dxa"/>
            <w:vAlign w:val="center"/>
          </w:tcPr>
          <w:p w14:paraId="4F2E5EAB" w14:textId="77777777" w:rsidR="008B1181" w:rsidRPr="0092625B" w:rsidRDefault="008B1181" w:rsidP="005E5229">
            <w:pPr>
              <w:spacing w:line="312" w:lineRule="auto"/>
              <w:ind w:firstLine="0"/>
              <w:rPr>
                <w:rFonts w:cs="Times New Roman"/>
                <w:i/>
                <w:color w:val="0070C0"/>
                <w:szCs w:val="26"/>
              </w:rPr>
            </w:pPr>
            <w:r w:rsidRPr="00294073">
              <w:rPr>
                <w:rFonts w:cs="Times New Roman"/>
                <w:szCs w:val="26"/>
                <w:u w:val="single"/>
              </w:rPr>
              <w:t>Y</w:t>
            </w:r>
          </w:p>
        </w:tc>
        <w:tc>
          <w:tcPr>
            <w:tcW w:w="1418" w:type="dxa"/>
            <w:vAlign w:val="center"/>
          </w:tcPr>
          <w:p w14:paraId="40F2A967"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316BC6ED" w14:textId="77777777" w:rsidTr="005E5229">
        <w:tc>
          <w:tcPr>
            <w:tcW w:w="1791" w:type="dxa"/>
          </w:tcPr>
          <w:p w14:paraId="619EE13E" w14:textId="77777777" w:rsidR="008B1181" w:rsidRPr="002E111E" w:rsidRDefault="008B1181" w:rsidP="005E5229">
            <w:pPr>
              <w:spacing w:line="312" w:lineRule="auto"/>
              <w:ind w:firstLine="0"/>
              <w:rPr>
                <w:rFonts w:cs="Times New Roman"/>
                <w:color w:val="FF0000"/>
                <w:szCs w:val="26"/>
              </w:rPr>
            </w:pPr>
            <w:r w:rsidRPr="002E111E">
              <w:rPr>
                <w:rFonts w:cs="Times New Roman"/>
                <w:color w:val="FF0000"/>
                <w:szCs w:val="26"/>
              </w:rPr>
              <w:t>Tỉ giá quy đổi LAK</w:t>
            </w:r>
          </w:p>
          <w:p w14:paraId="273404F5" w14:textId="77777777" w:rsidR="008B1181"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Tỷ giá</w:t>
            </w:r>
            <w:r w:rsidRPr="009E452D">
              <w:rPr>
                <w:rFonts w:cs="Times New Roman"/>
                <w:i/>
                <w:szCs w:val="26"/>
              </w:rPr>
              <w:t>)</w:t>
            </w:r>
          </w:p>
          <w:p w14:paraId="11AEE108" w14:textId="77777777" w:rsidR="008B1181" w:rsidRPr="00615117" w:rsidRDefault="008B1181" w:rsidP="005E5229">
            <w:pPr>
              <w:spacing w:line="312" w:lineRule="auto"/>
              <w:ind w:firstLine="0"/>
              <w:rPr>
                <w:rFonts w:cs="Times New Roman"/>
                <w:szCs w:val="26"/>
              </w:rPr>
            </w:pPr>
          </w:p>
        </w:tc>
        <w:tc>
          <w:tcPr>
            <w:tcW w:w="1418" w:type="dxa"/>
          </w:tcPr>
          <w:p w14:paraId="7CFBA1F4"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5C811ABB" w14:textId="77777777" w:rsidR="008B1181" w:rsidRPr="00615117" w:rsidRDefault="008B1181" w:rsidP="005E5229">
            <w:pPr>
              <w:spacing w:line="312" w:lineRule="auto"/>
              <w:ind w:firstLine="0"/>
              <w:rPr>
                <w:rFonts w:cs="Times New Roman"/>
                <w:szCs w:val="26"/>
              </w:rPr>
            </w:pPr>
            <w:r w:rsidRPr="00615117">
              <w:rPr>
                <w:rFonts w:cs="Times New Roman"/>
                <w:szCs w:val="26"/>
              </w:rPr>
              <w:t>18,3</w:t>
            </w:r>
          </w:p>
        </w:tc>
        <w:tc>
          <w:tcPr>
            <w:tcW w:w="567" w:type="dxa"/>
          </w:tcPr>
          <w:p w14:paraId="5FEB52F8"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61DAE888"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T</w:t>
            </w:r>
            <w:r>
              <w:rPr>
                <w:rFonts w:cs="Times New Roman"/>
                <w:szCs w:val="26"/>
                <w:u w:val="single"/>
              </w:rPr>
              <w:t>ỉ</w:t>
            </w:r>
            <w:r w:rsidRPr="00615117">
              <w:rPr>
                <w:rFonts w:cs="Times New Roman"/>
                <w:szCs w:val="26"/>
                <w:u w:val="single"/>
              </w:rPr>
              <w:t xml:space="preserve"> giá quy đổi:</w:t>
            </w:r>
          </w:p>
          <w:p w14:paraId="26178D96"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tỉ</w:t>
            </w:r>
            <w:r w:rsidRPr="00427E49">
              <w:rPr>
                <w:rFonts w:cs="Times New Roman"/>
                <w:szCs w:val="26"/>
              </w:rPr>
              <w:t xml:space="preserve"> giá quy đổi cho đồng tiền </w:t>
            </w:r>
            <w:r>
              <w:rPr>
                <w:rFonts w:cs="Times New Roman"/>
                <w:szCs w:val="26"/>
              </w:rPr>
              <w:t>LC</w:t>
            </w:r>
            <w:r w:rsidRPr="00427E49">
              <w:rPr>
                <w:rFonts w:cs="Times New Roman"/>
                <w:szCs w:val="26"/>
              </w:rPr>
              <w:t xml:space="preserve"> ra đồng nội tệ</w:t>
            </w:r>
          </w:p>
          <w:p w14:paraId="709F87B5" w14:textId="77777777" w:rsidR="008B1181" w:rsidRPr="00427E49" w:rsidRDefault="008B1181" w:rsidP="00724F94">
            <w:pPr>
              <w:pStyle w:val="ListParagraph"/>
              <w:numPr>
                <w:ilvl w:val="0"/>
                <w:numId w:val="6"/>
              </w:numPr>
              <w:spacing w:line="312" w:lineRule="auto"/>
              <w:rPr>
                <w:rFonts w:cs="Times New Roman"/>
                <w:szCs w:val="26"/>
              </w:rPr>
            </w:pPr>
            <w:r w:rsidRPr="002E111E">
              <w:rPr>
                <w:rFonts w:cs="Times New Roman"/>
                <w:color w:val="FF0000"/>
                <w:szCs w:val="26"/>
              </w:rPr>
              <w:t>Hệ thống tự động lấy mặc định tỉ giá Midrate từ hệ thống Core Lanexang, và cho phép chỉnh sửa</w:t>
            </w:r>
          </w:p>
        </w:tc>
        <w:tc>
          <w:tcPr>
            <w:tcW w:w="1418" w:type="dxa"/>
          </w:tcPr>
          <w:p w14:paraId="33263140"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5B3C3FE3" w14:textId="77777777" w:rsidR="008B1181"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3DD719B9" w14:textId="77777777" w:rsidTr="005E5229">
        <w:tc>
          <w:tcPr>
            <w:tcW w:w="1791" w:type="dxa"/>
          </w:tcPr>
          <w:p w14:paraId="0EBB3550" w14:textId="77777777" w:rsidR="008B1181" w:rsidRPr="002E111E" w:rsidRDefault="008B1181" w:rsidP="005E5229">
            <w:pPr>
              <w:spacing w:line="312" w:lineRule="auto"/>
              <w:ind w:firstLine="0"/>
              <w:rPr>
                <w:rFonts w:cs="Times New Roman"/>
                <w:color w:val="FF0000"/>
                <w:szCs w:val="26"/>
              </w:rPr>
            </w:pPr>
            <w:r>
              <w:rPr>
                <w:rFonts w:cs="Times New Roman"/>
                <w:color w:val="FF0000"/>
                <w:szCs w:val="26"/>
              </w:rPr>
              <w:t>Số tiền ILC quy đổi</w:t>
            </w:r>
          </w:p>
        </w:tc>
        <w:tc>
          <w:tcPr>
            <w:tcW w:w="1418" w:type="dxa"/>
          </w:tcPr>
          <w:p w14:paraId="3EF8EEEB" w14:textId="77777777" w:rsidR="008B1181" w:rsidRPr="00615117" w:rsidRDefault="008B1181" w:rsidP="005E5229">
            <w:pPr>
              <w:spacing w:line="312" w:lineRule="auto"/>
              <w:ind w:firstLine="0"/>
              <w:rPr>
                <w:rFonts w:cs="Times New Roman"/>
                <w:szCs w:val="26"/>
              </w:rPr>
            </w:pPr>
          </w:p>
        </w:tc>
        <w:tc>
          <w:tcPr>
            <w:tcW w:w="567" w:type="dxa"/>
          </w:tcPr>
          <w:p w14:paraId="6EF27154" w14:textId="77777777" w:rsidR="008B1181" w:rsidRPr="00615117" w:rsidRDefault="008B1181" w:rsidP="005E5229">
            <w:pPr>
              <w:spacing w:line="312" w:lineRule="auto"/>
              <w:ind w:firstLine="0"/>
              <w:rPr>
                <w:rFonts w:cs="Times New Roman"/>
                <w:szCs w:val="26"/>
              </w:rPr>
            </w:pPr>
          </w:p>
        </w:tc>
        <w:tc>
          <w:tcPr>
            <w:tcW w:w="567" w:type="dxa"/>
          </w:tcPr>
          <w:p w14:paraId="65F29A0D" w14:textId="77777777" w:rsidR="008B1181" w:rsidRPr="001D7B38" w:rsidRDefault="008B1181" w:rsidP="005E5229">
            <w:pPr>
              <w:spacing w:line="312" w:lineRule="auto"/>
              <w:ind w:firstLine="0"/>
              <w:rPr>
                <w:rFonts w:cs="Times New Roman"/>
                <w:color w:val="FF0000"/>
                <w:szCs w:val="26"/>
              </w:rPr>
            </w:pPr>
          </w:p>
        </w:tc>
        <w:tc>
          <w:tcPr>
            <w:tcW w:w="4819" w:type="dxa"/>
          </w:tcPr>
          <w:p w14:paraId="270CCC5A" w14:textId="77777777" w:rsidR="008B1181" w:rsidRPr="00615117" w:rsidRDefault="008B1181" w:rsidP="005E5229">
            <w:pPr>
              <w:spacing w:line="312" w:lineRule="auto"/>
              <w:ind w:firstLine="0"/>
              <w:rPr>
                <w:rFonts w:cs="Times New Roman"/>
                <w:szCs w:val="26"/>
                <w:u w:val="single"/>
              </w:rPr>
            </w:pPr>
            <w:r w:rsidRPr="002E111E">
              <w:rPr>
                <w:rFonts w:cs="Times New Roman"/>
                <w:color w:val="FF0000"/>
                <w:szCs w:val="26"/>
                <w:u w:val="single"/>
              </w:rPr>
              <w:t>Bỏ trường này</w:t>
            </w:r>
          </w:p>
        </w:tc>
        <w:tc>
          <w:tcPr>
            <w:tcW w:w="1418" w:type="dxa"/>
          </w:tcPr>
          <w:p w14:paraId="31085431" w14:textId="77777777" w:rsidR="008B1181" w:rsidRDefault="008B1181" w:rsidP="005E5229">
            <w:pPr>
              <w:spacing w:line="312" w:lineRule="auto"/>
              <w:ind w:firstLine="0"/>
              <w:rPr>
                <w:rFonts w:cs="Times New Roman"/>
                <w:szCs w:val="26"/>
                <w:u w:val="single"/>
              </w:rPr>
            </w:pPr>
          </w:p>
        </w:tc>
        <w:tc>
          <w:tcPr>
            <w:tcW w:w="1418" w:type="dxa"/>
            <w:vAlign w:val="center"/>
          </w:tcPr>
          <w:p w14:paraId="279297D2" w14:textId="77777777" w:rsidR="008B1181" w:rsidRPr="00433D07"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5024D54B" w14:textId="77777777" w:rsidTr="005E5229">
        <w:tc>
          <w:tcPr>
            <w:tcW w:w="1791" w:type="dxa"/>
          </w:tcPr>
          <w:p w14:paraId="00029E29" w14:textId="77777777" w:rsidR="008B1181" w:rsidRPr="002E111E" w:rsidRDefault="008B1181" w:rsidP="005E5229">
            <w:pPr>
              <w:spacing w:line="312" w:lineRule="auto"/>
              <w:ind w:firstLine="0"/>
              <w:rPr>
                <w:rFonts w:cs="Times New Roman"/>
                <w:color w:val="FF0000"/>
                <w:szCs w:val="26"/>
              </w:rPr>
            </w:pPr>
            <w:r w:rsidRPr="002E111E">
              <w:rPr>
                <w:rFonts w:cs="Times New Roman"/>
                <w:color w:val="FF0000"/>
                <w:szCs w:val="26"/>
              </w:rPr>
              <w:t>Số dư LC quy đổi</w:t>
            </w:r>
          </w:p>
          <w:p w14:paraId="7F7A3719" w14:textId="77777777" w:rsidR="008B1181" w:rsidRPr="00615117"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Số dư ILC quy đổi)</w:t>
            </w:r>
          </w:p>
        </w:tc>
        <w:tc>
          <w:tcPr>
            <w:tcW w:w="1418" w:type="dxa"/>
          </w:tcPr>
          <w:p w14:paraId="0EA0C0BC"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480E96EE" w14:textId="77777777" w:rsidR="008B1181" w:rsidRPr="00615117" w:rsidRDefault="008B1181" w:rsidP="005E5229">
            <w:pPr>
              <w:spacing w:line="312" w:lineRule="auto"/>
              <w:ind w:firstLine="0"/>
              <w:rPr>
                <w:rFonts w:cs="Times New Roman"/>
                <w:szCs w:val="26"/>
              </w:rPr>
            </w:pPr>
            <w:r w:rsidRPr="00615117">
              <w:rPr>
                <w:rFonts w:cs="Times New Roman"/>
                <w:szCs w:val="26"/>
              </w:rPr>
              <w:t>18,3</w:t>
            </w:r>
          </w:p>
        </w:tc>
        <w:tc>
          <w:tcPr>
            <w:tcW w:w="567" w:type="dxa"/>
          </w:tcPr>
          <w:p w14:paraId="72C10FDC" w14:textId="77777777" w:rsidR="008B1181" w:rsidRPr="00615117" w:rsidRDefault="008B1181" w:rsidP="005E5229">
            <w:pPr>
              <w:spacing w:line="312" w:lineRule="auto"/>
              <w:ind w:firstLine="0"/>
              <w:rPr>
                <w:rFonts w:cs="Times New Roman"/>
                <w:szCs w:val="26"/>
              </w:rPr>
            </w:pPr>
            <w:r w:rsidRPr="00615117">
              <w:rPr>
                <w:rFonts w:cs="Times New Roman"/>
                <w:szCs w:val="26"/>
              </w:rPr>
              <w:t>P</w:t>
            </w:r>
          </w:p>
        </w:tc>
        <w:tc>
          <w:tcPr>
            <w:tcW w:w="4819" w:type="dxa"/>
          </w:tcPr>
          <w:p w14:paraId="738A5E3C"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 dư LC quy đổi:</w:t>
            </w:r>
          </w:p>
          <w:p w14:paraId="1E4E129E"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H</w:t>
            </w:r>
            <w:r w:rsidRPr="00F36C4A">
              <w:rPr>
                <w:rFonts w:cs="Times New Roman"/>
                <w:szCs w:val="26"/>
              </w:rPr>
              <w:t>ệ thống tự động tính toán</w:t>
            </w:r>
          </w:p>
          <w:p w14:paraId="342D03C0" w14:textId="77777777" w:rsidR="008B1181" w:rsidRPr="00F36C4A" w:rsidRDefault="008B1181" w:rsidP="005E5229">
            <w:pPr>
              <w:pStyle w:val="ListParagraph"/>
              <w:spacing w:line="312" w:lineRule="auto"/>
              <w:ind w:firstLine="0"/>
              <w:rPr>
                <w:rFonts w:cs="Times New Roman"/>
                <w:szCs w:val="26"/>
              </w:rPr>
            </w:pPr>
            <w:r w:rsidRPr="00F36C4A">
              <w:rPr>
                <w:rFonts w:cs="Times New Roman"/>
                <w:szCs w:val="26"/>
              </w:rPr>
              <w:t>Số dư LC quy đổ</w:t>
            </w:r>
            <w:r>
              <w:rPr>
                <w:rFonts w:cs="Times New Roman"/>
                <w:szCs w:val="26"/>
              </w:rPr>
              <w:t xml:space="preserve">i </w:t>
            </w:r>
            <w:r w:rsidRPr="00F36C4A">
              <w:rPr>
                <w:rFonts w:cs="Times New Roman"/>
                <w:szCs w:val="26"/>
              </w:rPr>
              <w:t>= Số</w:t>
            </w:r>
            <w:r>
              <w:rPr>
                <w:rFonts w:cs="Times New Roman"/>
                <w:szCs w:val="26"/>
              </w:rPr>
              <w:t xml:space="preserve"> dư LC nguyên tệ x Tỉ giá</w:t>
            </w:r>
          </w:p>
        </w:tc>
        <w:tc>
          <w:tcPr>
            <w:tcW w:w="1418" w:type="dxa"/>
            <w:vAlign w:val="center"/>
          </w:tcPr>
          <w:p w14:paraId="3DF5BA1C"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16F1AA74" w14:textId="77777777" w:rsidR="008B1181"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00D089F6" w14:textId="77777777" w:rsidTr="005E5229">
        <w:tc>
          <w:tcPr>
            <w:tcW w:w="1791" w:type="dxa"/>
          </w:tcPr>
          <w:p w14:paraId="30177E15" w14:textId="77777777" w:rsidR="008B1181" w:rsidRPr="00615117" w:rsidRDefault="008B1181" w:rsidP="005E5229">
            <w:pPr>
              <w:spacing w:line="312" w:lineRule="auto"/>
              <w:ind w:firstLine="0"/>
              <w:rPr>
                <w:rFonts w:cs="Times New Roman"/>
                <w:szCs w:val="26"/>
              </w:rPr>
            </w:pPr>
            <w:r w:rsidRPr="009076A4">
              <w:rPr>
                <w:rFonts w:cs="Times New Roman"/>
                <w:color w:val="FF0000"/>
                <w:szCs w:val="26"/>
              </w:rPr>
              <w:t xml:space="preserve">Ngày thông </w:t>
            </w:r>
            <w:r w:rsidRPr="009076A4">
              <w:rPr>
                <w:rFonts w:cs="Times New Roman"/>
                <w:color w:val="FF0000"/>
                <w:szCs w:val="26"/>
              </w:rPr>
              <w:lastRenderedPageBreak/>
              <w:t>báo</w:t>
            </w:r>
          </w:p>
        </w:tc>
        <w:tc>
          <w:tcPr>
            <w:tcW w:w="1418" w:type="dxa"/>
          </w:tcPr>
          <w:p w14:paraId="104CAB52" w14:textId="77777777" w:rsidR="008B1181" w:rsidRPr="00615117" w:rsidRDefault="008B1181" w:rsidP="005E5229">
            <w:pPr>
              <w:spacing w:line="312" w:lineRule="auto"/>
              <w:ind w:firstLine="0"/>
              <w:rPr>
                <w:rFonts w:cs="Times New Roman"/>
                <w:szCs w:val="26"/>
              </w:rPr>
            </w:pPr>
            <w:r w:rsidRPr="00615117">
              <w:rPr>
                <w:rFonts w:cs="Times New Roman"/>
                <w:szCs w:val="26"/>
              </w:rPr>
              <w:lastRenderedPageBreak/>
              <w:t xml:space="preserve">Datetime </w:t>
            </w:r>
          </w:p>
        </w:tc>
        <w:tc>
          <w:tcPr>
            <w:tcW w:w="567" w:type="dxa"/>
          </w:tcPr>
          <w:p w14:paraId="68552B66" w14:textId="77777777" w:rsidR="008B1181" w:rsidRPr="00615117" w:rsidRDefault="008B1181" w:rsidP="005E5229">
            <w:pPr>
              <w:spacing w:line="312" w:lineRule="auto"/>
              <w:ind w:firstLine="0"/>
              <w:rPr>
                <w:rFonts w:cs="Times New Roman"/>
                <w:szCs w:val="26"/>
              </w:rPr>
            </w:pPr>
            <w:r w:rsidRPr="00615117">
              <w:rPr>
                <w:rFonts w:cs="Times New Roman"/>
                <w:szCs w:val="26"/>
              </w:rPr>
              <w:t>10</w:t>
            </w:r>
          </w:p>
        </w:tc>
        <w:tc>
          <w:tcPr>
            <w:tcW w:w="567" w:type="dxa"/>
          </w:tcPr>
          <w:p w14:paraId="266ED441"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04D1802F"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 xml:space="preserve">Ngày </w:t>
            </w:r>
            <w:r>
              <w:rPr>
                <w:rFonts w:cs="Times New Roman"/>
                <w:szCs w:val="26"/>
                <w:u w:val="single"/>
              </w:rPr>
              <w:t>thông báo</w:t>
            </w:r>
            <w:r w:rsidRPr="00615117">
              <w:rPr>
                <w:rFonts w:cs="Times New Roman"/>
                <w:szCs w:val="26"/>
                <w:u w:val="single"/>
              </w:rPr>
              <w:t>:</w:t>
            </w:r>
          </w:p>
          <w:p w14:paraId="742F31E2" w14:textId="77777777" w:rsidR="008B1181" w:rsidRPr="00252AA2" w:rsidRDefault="008B1181" w:rsidP="00724F94">
            <w:pPr>
              <w:pStyle w:val="ListParagraph"/>
              <w:numPr>
                <w:ilvl w:val="0"/>
                <w:numId w:val="6"/>
              </w:numPr>
              <w:spacing w:line="312" w:lineRule="auto"/>
              <w:rPr>
                <w:rFonts w:cs="Times New Roman"/>
                <w:szCs w:val="26"/>
                <w:u w:val="single"/>
              </w:rPr>
            </w:pPr>
            <w:r w:rsidRPr="00252AA2">
              <w:rPr>
                <w:rFonts w:cs="Times New Roman"/>
                <w:szCs w:val="26"/>
              </w:rPr>
              <w:lastRenderedPageBreak/>
              <w:t xml:space="preserve">Thể hiện ngày </w:t>
            </w:r>
            <w:r>
              <w:rPr>
                <w:rFonts w:cs="Times New Roman"/>
                <w:szCs w:val="26"/>
              </w:rPr>
              <w:t>thông báo</w:t>
            </w:r>
            <w:r w:rsidRPr="00252AA2">
              <w:rPr>
                <w:rFonts w:cs="Times New Roman"/>
                <w:szCs w:val="26"/>
              </w:rPr>
              <w:t xml:space="preserve"> LC trả về từ</w:t>
            </w:r>
            <w:r>
              <w:rPr>
                <w:rFonts w:cs="Times New Roman"/>
                <w:szCs w:val="26"/>
              </w:rPr>
              <w:t xml:space="preserve"> TF-</w:t>
            </w:r>
            <w:r w:rsidRPr="00252AA2">
              <w:rPr>
                <w:rFonts w:cs="Times New Roman"/>
                <w:szCs w:val="26"/>
              </w:rPr>
              <w:t>EE</w:t>
            </w:r>
          </w:p>
        </w:tc>
        <w:tc>
          <w:tcPr>
            <w:tcW w:w="1418" w:type="dxa"/>
            <w:vAlign w:val="center"/>
          </w:tcPr>
          <w:p w14:paraId="5199AEC0" w14:textId="77777777" w:rsidR="008B1181" w:rsidRPr="00294073" w:rsidRDefault="008B1181" w:rsidP="005E5229">
            <w:pPr>
              <w:spacing w:line="312" w:lineRule="auto"/>
              <w:ind w:firstLine="0"/>
              <w:rPr>
                <w:rFonts w:cs="Times New Roman"/>
                <w:szCs w:val="26"/>
                <w:u w:val="single"/>
              </w:rPr>
            </w:pPr>
            <w:r w:rsidRPr="00294073">
              <w:rPr>
                <w:rFonts w:cs="Times New Roman"/>
                <w:szCs w:val="26"/>
                <w:u w:val="single"/>
              </w:rPr>
              <w:lastRenderedPageBreak/>
              <w:t>Y</w:t>
            </w:r>
          </w:p>
        </w:tc>
        <w:tc>
          <w:tcPr>
            <w:tcW w:w="1418" w:type="dxa"/>
            <w:vAlign w:val="center"/>
          </w:tcPr>
          <w:p w14:paraId="0FD1DB23"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1C9F36E6" w14:textId="77777777" w:rsidTr="005E5229">
        <w:tc>
          <w:tcPr>
            <w:tcW w:w="1791" w:type="dxa"/>
          </w:tcPr>
          <w:p w14:paraId="5B495757" w14:textId="77777777" w:rsidR="008B1181" w:rsidRPr="00615117" w:rsidRDefault="008B1181" w:rsidP="005E5229">
            <w:pPr>
              <w:spacing w:line="312" w:lineRule="auto"/>
              <w:ind w:firstLine="0"/>
              <w:rPr>
                <w:rFonts w:cs="Times New Roman"/>
                <w:szCs w:val="26"/>
              </w:rPr>
            </w:pPr>
            <w:r w:rsidRPr="00615117">
              <w:rPr>
                <w:rFonts w:cs="Times New Roman"/>
                <w:szCs w:val="26"/>
              </w:rPr>
              <w:lastRenderedPageBreak/>
              <w:t>Ngày phát hành</w:t>
            </w:r>
          </w:p>
        </w:tc>
        <w:tc>
          <w:tcPr>
            <w:tcW w:w="1418" w:type="dxa"/>
          </w:tcPr>
          <w:p w14:paraId="27A88E8F"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Datetime </w:t>
            </w:r>
          </w:p>
        </w:tc>
        <w:tc>
          <w:tcPr>
            <w:tcW w:w="567" w:type="dxa"/>
          </w:tcPr>
          <w:p w14:paraId="0871BCC0" w14:textId="77777777" w:rsidR="008B1181" w:rsidRPr="00615117" w:rsidRDefault="008B1181" w:rsidP="005E5229">
            <w:pPr>
              <w:spacing w:line="312" w:lineRule="auto"/>
              <w:ind w:firstLine="0"/>
              <w:rPr>
                <w:rFonts w:cs="Times New Roman"/>
                <w:szCs w:val="26"/>
              </w:rPr>
            </w:pPr>
            <w:r w:rsidRPr="00615117">
              <w:rPr>
                <w:rFonts w:cs="Times New Roman"/>
                <w:szCs w:val="26"/>
              </w:rPr>
              <w:t>10</w:t>
            </w:r>
          </w:p>
        </w:tc>
        <w:tc>
          <w:tcPr>
            <w:tcW w:w="567" w:type="dxa"/>
          </w:tcPr>
          <w:p w14:paraId="0E62B917"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7C6368B1"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Ngày phát hành:</w:t>
            </w:r>
          </w:p>
          <w:p w14:paraId="0CB43721" w14:textId="77777777" w:rsidR="008B1181" w:rsidRPr="00F36C4A" w:rsidRDefault="008B1181" w:rsidP="00724F94">
            <w:pPr>
              <w:pStyle w:val="ListParagraph"/>
              <w:numPr>
                <w:ilvl w:val="0"/>
                <w:numId w:val="6"/>
              </w:numPr>
              <w:spacing w:line="312" w:lineRule="auto"/>
              <w:rPr>
                <w:rFonts w:cs="Times New Roman"/>
                <w:szCs w:val="26"/>
              </w:rPr>
            </w:pPr>
            <w:r>
              <w:rPr>
                <w:rFonts w:cs="Times New Roman"/>
                <w:szCs w:val="26"/>
              </w:rPr>
              <w:t>Thể hiện ngày phát hành LC trả về từ TF-EE</w:t>
            </w:r>
          </w:p>
        </w:tc>
        <w:tc>
          <w:tcPr>
            <w:tcW w:w="1418" w:type="dxa"/>
            <w:vAlign w:val="center"/>
          </w:tcPr>
          <w:p w14:paraId="78B3A4F5"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1ECC3F25"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350D5C11" w14:textId="77777777" w:rsidTr="005E5229">
        <w:tc>
          <w:tcPr>
            <w:tcW w:w="1791" w:type="dxa"/>
          </w:tcPr>
          <w:p w14:paraId="2309E1D5" w14:textId="77777777" w:rsidR="008B1181" w:rsidRPr="009076A4" w:rsidRDefault="008B1181" w:rsidP="005E5229">
            <w:pPr>
              <w:spacing w:line="312" w:lineRule="auto"/>
              <w:ind w:firstLine="0"/>
              <w:rPr>
                <w:rFonts w:cs="Times New Roman"/>
                <w:color w:val="FF0000"/>
                <w:szCs w:val="26"/>
              </w:rPr>
            </w:pPr>
            <w:r w:rsidRPr="009076A4">
              <w:rPr>
                <w:rFonts w:cs="Times New Roman"/>
                <w:color w:val="FF0000"/>
                <w:szCs w:val="26"/>
              </w:rPr>
              <w:t>Ngày hết hạn</w:t>
            </w:r>
          </w:p>
          <w:p w14:paraId="4D297EC5" w14:textId="77777777" w:rsidR="008B1181" w:rsidRPr="00615117" w:rsidRDefault="008B1181" w:rsidP="005E5229">
            <w:pPr>
              <w:spacing w:line="312" w:lineRule="auto"/>
              <w:ind w:firstLine="0"/>
              <w:rPr>
                <w:rFonts w:cs="Times New Roman"/>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Ngày hết hiệu lực)</w:t>
            </w:r>
          </w:p>
        </w:tc>
        <w:tc>
          <w:tcPr>
            <w:tcW w:w="1418" w:type="dxa"/>
          </w:tcPr>
          <w:p w14:paraId="4BF135F7"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Datetime </w:t>
            </w:r>
          </w:p>
        </w:tc>
        <w:tc>
          <w:tcPr>
            <w:tcW w:w="567" w:type="dxa"/>
          </w:tcPr>
          <w:p w14:paraId="7FB01BDE" w14:textId="77777777" w:rsidR="008B1181" w:rsidRPr="00615117" w:rsidRDefault="008B1181" w:rsidP="005E5229">
            <w:pPr>
              <w:spacing w:line="312" w:lineRule="auto"/>
              <w:ind w:firstLine="0"/>
              <w:rPr>
                <w:rFonts w:cs="Times New Roman"/>
                <w:szCs w:val="26"/>
              </w:rPr>
            </w:pPr>
            <w:r w:rsidRPr="00615117">
              <w:rPr>
                <w:rFonts w:cs="Times New Roman"/>
                <w:szCs w:val="26"/>
              </w:rPr>
              <w:t>10</w:t>
            </w:r>
          </w:p>
        </w:tc>
        <w:tc>
          <w:tcPr>
            <w:tcW w:w="567" w:type="dxa"/>
          </w:tcPr>
          <w:p w14:paraId="222A1D5E"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44B57398"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Ngày hết hạn hiệu lực:</w:t>
            </w:r>
          </w:p>
          <w:p w14:paraId="00205CE6" w14:textId="77777777" w:rsidR="008B1181" w:rsidRPr="00F36C4A" w:rsidRDefault="008B1181" w:rsidP="00724F94">
            <w:pPr>
              <w:pStyle w:val="ListParagraph"/>
              <w:numPr>
                <w:ilvl w:val="0"/>
                <w:numId w:val="6"/>
              </w:numPr>
              <w:spacing w:line="312" w:lineRule="auto"/>
              <w:rPr>
                <w:rFonts w:cs="Times New Roman"/>
                <w:szCs w:val="26"/>
              </w:rPr>
            </w:pPr>
            <w:r w:rsidRPr="00F36C4A">
              <w:rPr>
                <w:rFonts w:cs="Times New Roman"/>
                <w:szCs w:val="26"/>
              </w:rPr>
              <w:t xml:space="preserve">Thể hiện ngày </w:t>
            </w:r>
            <w:r>
              <w:rPr>
                <w:rFonts w:cs="Times New Roman"/>
                <w:szCs w:val="26"/>
              </w:rPr>
              <w:t>hết hạn</w:t>
            </w:r>
            <w:r w:rsidRPr="00F36C4A">
              <w:rPr>
                <w:rFonts w:cs="Times New Roman"/>
                <w:szCs w:val="26"/>
              </w:rPr>
              <w:t xml:space="preserve"> LC trả về từ </w:t>
            </w:r>
            <w:r>
              <w:rPr>
                <w:rFonts w:cs="Times New Roman"/>
                <w:szCs w:val="26"/>
              </w:rPr>
              <w:t>TF-</w:t>
            </w:r>
            <w:r w:rsidRPr="00F36C4A">
              <w:rPr>
                <w:rFonts w:cs="Times New Roman"/>
                <w:szCs w:val="26"/>
              </w:rPr>
              <w:t>EE</w:t>
            </w:r>
          </w:p>
        </w:tc>
        <w:tc>
          <w:tcPr>
            <w:tcW w:w="1418" w:type="dxa"/>
            <w:vAlign w:val="center"/>
          </w:tcPr>
          <w:p w14:paraId="74988C63"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r>
              <w:rPr>
                <w:rFonts w:cs="Times New Roman"/>
                <w:i/>
                <w:color w:val="0070C0"/>
                <w:sz w:val="20"/>
                <w:szCs w:val="26"/>
              </w:rPr>
              <w:t xml:space="preserve"> </w:t>
            </w:r>
          </w:p>
        </w:tc>
        <w:tc>
          <w:tcPr>
            <w:tcW w:w="1418" w:type="dxa"/>
            <w:vAlign w:val="center"/>
          </w:tcPr>
          <w:p w14:paraId="1B4EB1F2"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8B1181" w:rsidRPr="00615117" w14:paraId="2716E9A0" w14:textId="77777777" w:rsidTr="005E5229">
        <w:tc>
          <w:tcPr>
            <w:tcW w:w="1791" w:type="dxa"/>
          </w:tcPr>
          <w:p w14:paraId="5C91D922" w14:textId="77777777" w:rsidR="008B1181" w:rsidRPr="00615117" w:rsidRDefault="008B1181" w:rsidP="005E5229">
            <w:pPr>
              <w:spacing w:line="312" w:lineRule="auto"/>
              <w:ind w:firstLine="0"/>
              <w:rPr>
                <w:rFonts w:cs="Times New Roman"/>
                <w:szCs w:val="26"/>
              </w:rPr>
            </w:pPr>
            <w:r w:rsidRPr="009076A4">
              <w:rPr>
                <w:rFonts w:cs="Times New Roman"/>
                <w:color w:val="FF0000"/>
                <w:szCs w:val="26"/>
              </w:rPr>
              <w:t>Ngày giao hàng muộn nhất</w:t>
            </w:r>
          </w:p>
        </w:tc>
        <w:tc>
          <w:tcPr>
            <w:tcW w:w="1418" w:type="dxa"/>
          </w:tcPr>
          <w:p w14:paraId="6243C8D6"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Datetime </w:t>
            </w:r>
          </w:p>
        </w:tc>
        <w:tc>
          <w:tcPr>
            <w:tcW w:w="567" w:type="dxa"/>
          </w:tcPr>
          <w:p w14:paraId="5D7CB1A0" w14:textId="77777777" w:rsidR="008B1181" w:rsidRPr="00615117" w:rsidRDefault="008B1181" w:rsidP="005E5229">
            <w:pPr>
              <w:spacing w:line="312" w:lineRule="auto"/>
              <w:ind w:firstLine="0"/>
              <w:rPr>
                <w:rFonts w:cs="Times New Roman"/>
                <w:szCs w:val="26"/>
              </w:rPr>
            </w:pPr>
            <w:r w:rsidRPr="00615117">
              <w:rPr>
                <w:rFonts w:cs="Times New Roman"/>
                <w:szCs w:val="26"/>
              </w:rPr>
              <w:t>10</w:t>
            </w:r>
          </w:p>
        </w:tc>
        <w:tc>
          <w:tcPr>
            <w:tcW w:w="567" w:type="dxa"/>
          </w:tcPr>
          <w:p w14:paraId="13B738F2" w14:textId="77777777" w:rsidR="008B1181" w:rsidRDefault="008B1181" w:rsidP="005E5229">
            <w:pPr>
              <w:spacing w:line="312" w:lineRule="auto"/>
              <w:ind w:firstLine="0"/>
              <w:rPr>
                <w:rFonts w:cs="Times New Roman"/>
                <w:szCs w:val="26"/>
              </w:rPr>
            </w:pPr>
            <w:r>
              <w:rPr>
                <w:rFonts w:cs="Times New Roman"/>
                <w:szCs w:val="26"/>
              </w:rPr>
              <w:t>P</w:t>
            </w:r>
          </w:p>
        </w:tc>
        <w:tc>
          <w:tcPr>
            <w:tcW w:w="4819" w:type="dxa"/>
          </w:tcPr>
          <w:p w14:paraId="77104C04"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 xml:space="preserve">Ngày </w:t>
            </w:r>
            <w:r>
              <w:rPr>
                <w:rFonts w:cs="Times New Roman"/>
                <w:szCs w:val="26"/>
                <w:u w:val="single"/>
              </w:rPr>
              <w:t>giao hàng muộn nhất</w:t>
            </w:r>
            <w:r w:rsidRPr="00615117">
              <w:rPr>
                <w:rFonts w:cs="Times New Roman"/>
                <w:szCs w:val="26"/>
                <w:u w:val="single"/>
              </w:rPr>
              <w:t>:</w:t>
            </w:r>
          </w:p>
          <w:p w14:paraId="474126D2" w14:textId="77777777" w:rsidR="008B1181" w:rsidRPr="00F04C4A" w:rsidRDefault="008B1181" w:rsidP="00724F94">
            <w:pPr>
              <w:pStyle w:val="ListParagraph"/>
              <w:numPr>
                <w:ilvl w:val="0"/>
                <w:numId w:val="6"/>
              </w:numPr>
              <w:spacing w:line="312" w:lineRule="auto"/>
              <w:rPr>
                <w:rFonts w:cs="Times New Roman"/>
                <w:szCs w:val="26"/>
                <w:u w:val="single"/>
              </w:rPr>
            </w:pPr>
            <w:r w:rsidRPr="00F04C4A">
              <w:rPr>
                <w:rFonts w:cs="Times New Roman"/>
                <w:szCs w:val="26"/>
              </w:rPr>
              <w:t xml:space="preserve">Thể hiện ngày </w:t>
            </w:r>
            <w:r>
              <w:rPr>
                <w:rFonts w:cs="Times New Roman"/>
                <w:szCs w:val="26"/>
              </w:rPr>
              <w:t>giao hàng muộn nhất</w:t>
            </w:r>
            <w:r w:rsidRPr="00F04C4A">
              <w:rPr>
                <w:rFonts w:cs="Times New Roman"/>
                <w:szCs w:val="26"/>
              </w:rPr>
              <w:t xml:space="preserve"> trả về từ TF-EE</w:t>
            </w:r>
          </w:p>
        </w:tc>
        <w:tc>
          <w:tcPr>
            <w:tcW w:w="1418" w:type="dxa"/>
            <w:vAlign w:val="center"/>
          </w:tcPr>
          <w:p w14:paraId="297B1963" w14:textId="77777777" w:rsidR="008B1181" w:rsidRPr="00294073" w:rsidRDefault="008B1181" w:rsidP="005E5229">
            <w:pPr>
              <w:spacing w:line="312" w:lineRule="auto"/>
              <w:ind w:firstLine="0"/>
              <w:rPr>
                <w:rFonts w:cs="Times New Roman"/>
                <w:szCs w:val="26"/>
                <w:u w:val="single"/>
              </w:rPr>
            </w:pPr>
            <w:r w:rsidRPr="00294073">
              <w:rPr>
                <w:rFonts w:cs="Times New Roman"/>
                <w:szCs w:val="26"/>
                <w:u w:val="single"/>
              </w:rPr>
              <w:t>Y</w:t>
            </w:r>
            <w:r>
              <w:rPr>
                <w:rFonts w:cs="Times New Roman"/>
                <w:i/>
                <w:color w:val="0070C0"/>
                <w:sz w:val="20"/>
                <w:szCs w:val="26"/>
              </w:rPr>
              <w:t xml:space="preserve"> </w:t>
            </w:r>
          </w:p>
        </w:tc>
        <w:tc>
          <w:tcPr>
            <w:tcW w:w="1418" w:type="dxa"/>
            <w:vAlign w:val="center"/>
          </w:tcPr>
          <w:p w14:paraId="7289AF4C"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240568EA" w14:textId="77777777" w:rsidTr="005E5229">
        <w:tc>
          <w:tcPr>
            <w:tcW w:w="1791" w:type="dxa"/>
          </w:tcPr>
          <w:p w14:paraId="350D7212" w14:textId="77777777" w:rsidR="008B1181" w:rsidRPr="00615117" w:rsidRDefault="008B1181" w:rsidP="005E5229">
            <w:pPr>
              <w:spacing w:line="312" w:lineRule="auto"/>
              <w:ind w:firstLine="0"/>
              <w:rPr>
                <w:rFonts w:cs="Times New Roman"/>
                <w:szCs w:val="26"/>
              </w:rPr>
            </w:pPr>
            <w:r w:rsidRPr="009076A4">
              <w:rPr>
                <w:rFonts w:cs="Times New Roman"/>
                <w:color w:val="FF0000"/>
                <w:szCs w:val="26"/>
              </w:rPr>
              <w:t>Loại LC</w:t>
            </w:r>
          </w:p>
        </w:tc>
        <w:tc>
          <w:tcPr>
            <w:tcW w:w="1418" w:type="dxa"/>
          </w:tcPr>
          <w:p w14:paraId="5FDDF94C" w14:textId="77777777" w:rsidR="008B1181" w:rsidRPr="00615117" w:rsidRDefault="008B1181" w:rsidP="005E5229">
            <w:pPr>
              <w:spacing w:line="312" w:lineRule="auto"/>
              <w:ind w:firstLine="0"/>
              <w:rPr>
                <w:rFonts w:cs="Times New Roman"/>
                <w:szCs w:val="26"/>
              </w:rPr>
            </w:pPr>
            <w:r w:rsidRPr="00615117">
              <w:rPr>
                <w:rFonts w:cs="Times New Roman"/>
                <w:szCs w:val="26"/>
              </w:rPr>
              <w:t>Char</w:t>
            </w:r>
          </w:p>
        </w:tc>
        <w:tc>
          <w:tcPr>
            <w:tcW w:w="567" w:type="dxa"/>
          </w:tcPr>
          <w:p w14:paraId="61B1D3DD" w14:textId="77777777" w:rsidR="008B1181" w:rsidRPr="00615117" w:rsidRDefault="008B1181" w:rsidP="005E5229">
            <w:pPr>
              <w:spacing w:line="312" w:lineRule="auto"/>
              <w:ind w:firstLine="0"/>
              <w:rPr>
                <w:rFonts w:cs="Times New Roman"/>
                <w:szCs w:val="26"/>
              </w:rPr>
            </w:pPr>
            <w:r w:rsidRPr="00615117">
              <w:rPr>
                <w:rFonts w:cs="Times New Roman"/>
                <w:szCs w:val="26"/>
              </w:rPr>
              <w:t>11</w:t>
            </w:r>
          </w:p>
        </w:tc>
        <w:tc>
          <w:tcPr>
            <w:tcW w:w="567" w:type="dxa"/>
          </w:tcPr>
          <w:p w14:paraId="7E19BDC4"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3C920B67"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Loại LC:</w:t>
            </w:r>
          </w:p>
          <w:p w14:paraId="49CC4A5B" w14:textId="77777777" w:rsidR="008B1181" w:rsidRDefault="008B1181" w:rsidP="00724F94">
            <w:pPr>
              <w:pStyle w:val="ListParagraph"/>
              <w:numPr>
                <w:ilvl w:val="0"/>
                <w:numId w:val="6"/>
              </w:numPr>
              <w:spacing w:line="312" w:lineRule="auto"/>
              <w:rPr>
                <w:rFonts w:cs="Times New Roman"/>
                <w:szCs w:val="26"/>
              </w:rPr>
            </w:pPr>
            <w:r w:rsidRPr="00F36C4A">
              <w:rPr>
                <w:rFonts w:cs="Times New Roman"/>
                <w:szCs w:val="26"/>
              </w:rPr>
              <w:t xml:space="preserve">Thể hiện </w:t>
            </w:r>
            <w:r>
              <w:rPr>
                <w:rFonts w:cs="Times New Roman"/>
                <w:szCs w:val="26"/>
              </w:rPr>
              <w:t>loại</w:t>
            </w:r>
            <w:r w:rsidRPr="00F36C4A">
              <w:rPr>
                <w:rFonts w:cs="Times New Roman"/>
                <w:szCs w:val="26"/>
              </w:rPr>
              <w:t xml:space="preserve"> LC trả về từ </w:t>
            </w:r>
            <w:r>
              <w:rPr>
                <w:rFonts w:cs="Times New Roman"/>
                <w:szCs w:val="26"/>
              </w:rPr>
              <w:t>TF-</w:t>
            </w:r>
            <w:r w:rsidRPr="00F36C4A">
              <w:rPr>
                <w:rFonts w:cs="Times New Roman"/>
                <w:szCs w:val="26"/>
              </w:rPr>
              <w:t>EE</w:t>
            </w:r>
          </w:p>
          <w:p w14:paraId="3D4D5A07" w14:textId="77777777" w:rsidR="008B1181" w:rsidRPr="00F36C4A" w:rsidRDefault="008B1181" w:rsidP="00724F94">
            <w:pPr>
              <w:pStyle w:val="ListParagraph"/>
              <w:numPr>
                <w:ilvl w:val="0"/>
                <w:numId w:val="6"/>
              </w:numPr>
              <w:spacing w:line="312" w:lineRule="auto"/>
              <w:rPr>
                <w:rFonts w:cs="Times New Roman"/>
                <w:szCs w:val="26"/>
              </w:rPr>
            </w:pPr>
            <w:r>
              <w:rPr>
                <w:rFonts w:cs="Times New Roman"/>
                <w:szCs w:val="26"/>
              </w:rPr>
              <w:t xml:space="preserve">Các lựa chọn: </w:t>
            </w:r>
            <w:r w:rsidRPr="00F36C4A">
              <w:rPr>
                <w:rFonts w:cs="Times New Roman"/>
                <w:szCs w:val="26"/>
              </w:rPr>
              <w:t>Trả ngay</w:t>
            </w:r>
            <w:r>
              <w:rPr>
                <w:rFonts w:cs="Times New Roman"/>
                <w:szCs w:val="26"/>
              </w:rPr>
              <w:t>, Trả chậm, Hỗn hợp, trống</w:t>
            </w:r>
          </w:p>
        </w:tc>
        <w:tc>
          <w:tcPr>
            <w:tcW w:w="1418" w:type="dxa"/>
            <w:vAlign w:val="center"/>
          </w:tcPr>
          <w:p w14:paraId="5B8397A2"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625CFA91"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67405567" w14:textId="77777777" w:rsidTr="005E5229">
        <w:tc>
          <w:tcPr>
            <w:tcW w:w="1791" w:type="dxa"/>
          </w:tcPr>
          <w:p w14:paraId="7E96A37C" w14:textId="77777777" w:rsidR="008B1181" w:rsidRPr="00615117" w:rsidRDefault="008B1181" w:rsidP="005E5229">
            <w:pPr>
              <w:spacing w:line="312" w:lineRule="auto"/>
              <w:ind w:firstLine="0"/>
              <w:rPr>
                <w:rFonts w:cs="Times New Roman"/>
                <w:szCs w:val="26"/>
              </w:rPr>
            </w:pPr>
            <w:r>
              <w:rPr>
                <w:rFonts w:cs="Times New Roman"/>
                <w:szCs w:val="26"/>
              </w:rPr>
              <w:t>Người yêu cầu mở LC</w:t>
            </w:r>
          </w:p>
        </w:tc>
        <w:tc>
          <w:tcPr>
            <w:tcW w:w="1418" w:type="dxa"/>
          </w:tcPr>
          <w:p w14:paraId="740ABB03"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Nvarchar </w:t>
            </w:r>
          </w:p>
        </w:tc>
        <w:tc>
          <w:tcPr>
            <w:tcW w:w="567" w:type="dxa"/>
          </w:tcPr>
          <w:p w14:paraId="5AB562BE" w14:textId="77777777" w:rsidR="008B1181" w:rsidRPr="00615117" w:rsidRDefault="008B1181" w:rsidP="005E5229">
            <w:pPr>
              <w:spacing w:line="312" w:lineRule="auto"/>
              <w:ind w:firstLine="0"/>
              <w:rPr>
                <w:rFonts w:cs="Times New Roman"/>
                <w:szCs w:val="26"/>
              </w:rPr>
            </w:pPr>
            <w:r>
              <w:rPr>
                <w:rFonts w:cs="Times New Roman"/>
                <w:szCs w:val="26"/>
              </w:rPr>
              <w:t>35</w:t>
            </w:r>
          </w:p>
        </w:tc>
        <w:tc>
          <w:tcPr>
            <w:tcW w:w="567" w:type="dxa"/>
          </w:tcPr>
          <w:p w14:paraId="7B99E837" w14:textId="77777777" w:rsidR="008B1181" w:rsidRDefault="008B1181" w:rsidP="005E5229">
            <w:pPr>
              <w:spacing w:line="312" w:lineRule="auto"/>
              <w:ind w:firstLine="0"/>
              <w:rPr>
                <w:rFonts w:cs="Times New Roman"/>
                <w:szCs w:val="26"/>
              </w:rPr>
            </w:pPr>
            <w:r>
              <w:rPr>
                <w:rFonts w:cs="Times New Roman"/>
                <w:szCs w:val="26"/>
              </w:rPr>
              <w:t>P</w:t>
            </w:r>
          </w:p>
        </w:tc>
        <w:tc>
          <w:tcPr>
            <w:tcW w:w="4819" w:type="dxa"/>
          </w:tcPr>
          <w:p w14:paraId="5A6E73F9"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 xml:space="preserve">Tên </w:t>
            </w:r>
            <w:r>
              <w:rPr>
                <w:rFonts w:cs="Times New Roman"/>
                <w:szCs w:val="26"/>
                <w:u w:val="single"/>
              </w:rPr>
              <w:t>người yêu cầu mở LC</w:t>
            </w:r>
            <w:r w:rsidRPr="00615117">
              <w:rPr>
                <w:rFonts w:cs="Times New Roman"/>
                <w:szCs w:val="26"/>
                <w:u w:val="single"/>
              </w:rPr>
              <w:t>:</w:t>
            </w:r>
          </w:p>
          <w:p w14:paraId="5A640A2C" w14:textId="77777777" w:rsidR="008B1181" w:rsidRPr="00C324D2" w:rsidRDefault="008B1181" w:rsidP="00724F94">
            <w:pPr>
              <w:pStyle w:val="ListParagraph"/>
              <w:numPr>
                <w:ilvl w:val="0"/>
                <w:numId w:val="6"/>
              </w:numPr>
              <w:spacing w:line="312" w:lineRule="auto"/>
              <w:rPr>
                <w:rFonts w:cs="Times New Roman"/>
                <w:szCs w:val="26"/>
                <w:u w:val="single"/>
              </w:rPr>
            </w:pPr>
            <w:r w:rsidRPr="00C324D2">
              <w:rPr>
                <w:rFonts w:cs="Times New Roman"/>
                <w:szCs w:val="26"/>
              </w:rPr>
              <w:t xml:space="preserve">Thể hiện tên </w:t>
            </w:r>
            <w:r>
              <w:rPr>
                <w:rFonts w:cs="Times New Roman"/>
                <w:szCs w:val="26"/>
              </w:rPr>
              <w:t>người yêu cầu mở</w:t>
            </w:r>
            <w:r w:rsidRPr="00C324D2">
              <w:rPr>
                <w:rFonts w:cs="Times New Roman"/>
                <w:szCs w:val="26"/>
              </w:rPr>
              <w:t xml:space="preserve"> LC trả về từ TF-EE</w:t>
            </w:r>
          </w:p>
        </w:tc>
        <w:tc>
          <w:tcPr>
            <w:tcW w:w="1418" w:type="dxa"/>
            <w:vAlign w:val="center"/>
          </w:tcPr>
          <w:p w14:paraId="4AE71758" w14:textId="77777777" w:rsidR="008B1181" w:rsidRPr="00294073" w:rsidRDefault="008B1181" w:rsidP="005E5229">
            <w:pPr>
              <w:spacing w:line="312" w:lineRule="auto"/>
              <w:ind w:firstLine="0"/>
              <w:rPr>
                <w:rFonts w:cs="Times New Roman"/>
                <w:szCs w:val="26"/>
                <w:u w:val="single"/>
              </w:rPr>
            </w:pPr>
            <w:r w:rsidRPr="00294073">
              <w:rPr>
                <w:rFonts w:cs="Times New Roman"/>
                <w:szCs w:val="26"/>
                <w:u w:val="single"/>
              </w:rPr>
              <w:t>Y</w:t>
            </w:r>
            <w:r w:rsidRPr="00427E49">
              <w:rPr>
                <w:rFonts w:cs="Times New Roman"/>
                <w:i/>
                <w:color w:val="0070C0"/>
                <w:sz w:val="20"/>
                <w:szCs w:val="26"/>
              </w:rPr>
              <w:t xml:space="preserve"> </w:t>
            </w:r>
          </w:p>
        </w:tc>
        <w:tc>
          <w:tcPr>
            <w:tcW w:w="1418" w:type="dxa"/>
            <w:vAlign w:val="center"/>
          </w:tcPr>
          <w:p w14:paraId="1E777140" w14:textId="77777777" w:rsidR="008B1181" w:rsidRPr="00294073" w:rsidRDefault="008B1181" w:rsidP="005E5229">
            <w:pPr>
              <w:spacing w:line="312" w:lineRule="auto"/>
              <w:ind w:firstLine="0"/>
              <w:rPr>
                <w:rFonts w:cs="Times New Roman"/>
                <w:szCs w:val="26"/>
                <w:u w:val="single"/>
              </w:rPr>
            </w:pPr>
            <w:r w:rsidRPr="00433D07">
              <w:rPr>
                <w:rFonts w:cs="Times New Roman"/>
                <w:szCs w:val="26"/>
                <w:u w:val="single"/>
              </w:rPr>
              <w:t>N</w:t>
            </w:r>
          </w:p>
        </w:tc>
      </w:tr>
      <w:tr w:rsidR="00A10234" w:rsidRPr="00615117" w14:paraId="2DA66279" w14:textId="77777777" w:rsidTr="005E5229">
        <w:trPr>
          <w:ins w:id="3" w:author="Vu Thi Quynh Anh" w:date="2022-03-18T17:27:00Z"/>
        </w:trPr>
        <w:tc>
          <w:tcPr>
            <w:tcW w:w="1791" w:type="dxa"/>
          </w:tcPr>
          <w:p w14:paraId="757BA8D2" w14:textId="1203C0E8" w:rsidR="00A10234" w:rsidRDefault="00A10234" w:rsidP="005E5229">
            <w:pPr>
              <w:spacing w:line="312" w:lineRule="auto"/>
              <w:ind w:firstLine="0"/>
              <w:rPr>
                <w:ins w:id="4" w:author="Vu Thi Quynh Anh" w:date="2022-03-18T17:27:00Z"/>
                <w:rFonts w:cs="Times New Roman"/>
                <w:szCs w:val="26"/>
              </w:rPr>
            </w:pPr>
            <w:ins w:id="5" w:author="Vu Thi Quynh Anh" w:date="2022-03-18T17:27:00Z">
              <w:r w:rsidRPr="00615117">
                <w:rPr>
                  <w:rFonts w:cs="Times New Roman"/>
                  <w:szCs w:val="26"/>
                </w:rPr>
                <w:t xml:space="preserve">Số CIF </w:t>
              </w:r>
              <w:r>
                <w:rPr>
                  <w:rFonts w:cs="Times New Roman"/>
                  <w:szCs w:val="26"/>
                </w:rPr>
                <w:t>Ngân hàng phát hành</w:t>
              </w:r>
            </w:ins>
          </w:p>
        </w:tc>
        <w:tc>
          <w:tcPr>
            <w:tcW w:w="1418" w:type="dxa"/>
          </w:tcPr>
          <w:p w14:paraId="240866B8" w14:textId="33BC8255" w:rsidR="00A10234" w:rsidRPr="00615117" w:rsidRDefault="00A10234" w:rsidP="005E5229">
            <w:pPr>
              <w:spacing w:line="312" w:lineRule="auto"/>
              <w:ind w:firstLine="0"/>
              <w:rPr>
                <w:ins w:id="6" w:author="Vu Thi Quynh Anh" w:date="2022-03-18T17:27:00Z"/>
                <w:rFonts w:cs="Times New Roman"/>
                <w:szCs w:val="26"/>
              </w:rPr>
            </w:pPr>
            <w:ins w:id="7" w:author="Vu Thi Quynh Anh" w:date="2022-03-18T17:27:00Z">
              <w:r w:rsidRPr="00615117">
                <w:rPr>
                  <w:rFonts w:cs="Times New Roman"/>
                  <w:szCs w:val="26"/>
                </w:rPr>
                <w:t>Int</w:t>
              </w:r>
            </w:ins>
          </w:p>
        </w:tc>
        <w:tc>
          <w:tcPr>
            <w:tcW w:w="567" w:type="dxa"/>
          </w:tcPr>
          <w:p w14:paraId="71596001" w14:textId="61E0CB3F" w:rsidR="00A10234" w:rsidRDefault="00A10234" w:rsidP="005E5229">
            <w:pPr>
              <w:spacing w:line="312" w:lineRule="auto"/>
              <w:ind w:firstLine="0"/>
              <w:rPr>
                <w:ins w:id="8" w:author="Vu Thi Quynh Anh" w:date="2022-03-18T17:27:00Z"/>
                <w:rFonts w:cs="Times New Roman"/>
                <w:szCs w:val="26"/>
              </w:rPr>
            </w:pPr>
            <w:ins w:id="9" w:author="Vu Thi Quynh Anh" w:date="2022-03-18T17:27:00Z">
              <w:r w:rsidRPr="00AD7813">
                <w:rPr>
                  <w:rFonts w:cs="Times New Roman"/>
                  <w:color w:val="7030A0"/>
                  <w:sz w:val="24"/>
                  <w:szCs w:val="26"/>
                </w:rPr>
                <w:t>NÁ</w:t>
              </w:r>
            </w:ins>
          </w:p>
        </w:tc>
        <w:tc>
          <w:tcPr>
            <w:tcW w:w="567" w:type="dxa"/>
          </w:tcPr>
          <w:p w14:paraId="0CC50B4A" w14:textId="07E21DF6" w:rsidR="00A10234" w:rsidRDefault="00A10234" w:rsidP="005E5229">
            <w:pPr>
              <w:spacing w:line="312" w:lineRule="auto"/>
              <w:ind w:firstLine="0"/>
              <w:rPr>
                <w:ins w:id="10" w:author="Vu Thi Quynh Anh" w:date="2022-03-18T17:27:00Z"/>
                <w:rFonts w:cs="Times New Roman"/>
                <w:szCs w:val="26"/>
              </w:rPr>
            </w:pPr>
            <w:ins w:id="11" w:author="Vu Thi Quynh Anh" w:date="2022-03-18T17:27:00Z">
              <w:r w:rsidRPr="001D7B38">
                <w:rPr>
                  <w:rFonts w:cs="Times New Roman"/>
                  <w:color w:val="FF0000"/>
                  <w:szCs w:val="26"/>
                </w:rPr>
                <w:t>M</w:t>
              </w:r>
            </w:ins>
          </w:p>
        </w:tc>
        <w:tc>
          <w:tcPr>
            <w:tcW w:w="4819" w:type="dxa"/>
          </w:tcPr>
          <w:p w14:paraId="08A41354" w14:textId="350C2FD1" w:rsidR="00A10234" w:rsidRPr="00615117" w:rsidRDefault="00A10234" w:rsidP="00A10234">
            <w:pPr>
              <w:spacing w:line="312" w:lineRule="auto"/>
              <w:ind w:firstLine="0"/>
              <w:rPr>
                <w:ins w:id="12" w:author="Vu Thi Quynh Anh" w:date="2022-03-18T17:27:00Z"/>
                <w:rFonts w:cs="Times New Roman"/>
                <w:szCs w:val="26"/>
                <w:u w:val="single"/>
              </w:rPr>
            </w:pPr>
            <w:ins w:id="13" w:author="Vu Thi Quynh Anh" w:date="2022-03-18T17:27:00Z">
              <w:r w:rsidRPr="00615117">
                <w:rPr>
                  <w:rFonts w:cs="Times New Roman"/>
                  <w:szCs w:val="26"/>
                  <w:u w:val="single"/>
                </w:rPr>
                <w:t>Số CIF</w:t>
              </w:r>
              <w:r>
                <w:rPr>
                  <w:rFonts w:cs="Times New Roman"/>
                  <w:szCs w:val="26"/>
                  <w:u w:val="single"/>
                </w:rPr>
                <w:t xml:space="preserve"> Ngân hàng phát hành</w:t>
              </w:r>
              <w:r w:rsidRPr="00615117">
                <w:rPr>
                  <w:rFonts w:cs="Times New Roman"/>
                  <w:szCs w:val="26"/>
                  <w:u w:val="single"/>
                </w:rPr>
                <w:t>:</w:t>
              </w:r>
            </w:ins>
          </w:p>
          <w:p w14:paraId="19863065" w14:textId="3C2CB5C9" w:rsidR="00A10234" w:rsidRDefault="00A10234" w:rsidP="00A10234">
            <w:pPr>
              <w:pStyle w:val="ListParagraph"/>
              <w:numPr>
                <w:ilvl w:val="0"/>
                <w:numId w:val="6"/>
              </w:numPr>
              <w:spacing w:line="312" w:lineRule="auto"/>
              <w:rPr>
                <w:ins w:id="14" w:author="Vu Thi Quynh Anh" w:date="2022-03-18T17:27:00Z"/>
                <w:rFonts w:cs="Times New Roman"/>
                <w:szCs w:val="26"/>
              </w:rPr>
            </w:pPr>
            <w:ins w:id="15" w:author="Vu Thi Quynh Anh" w:date="2022-03-18T17:27:00Z">
              <w:r>
                <w:rPr>
                  <w:rFonts w:cs="Times New Roman"/>
                  <w:szCs w:val="26"/>
                </w:rPr>
                <w:t>Thể hiện s</w:t>
              </w:r>
              <w:r w:rsidRPr="0092625B">
                <w:rPr>
                  <w:rFonts w:cs="Times New Roman"/>
                  <w:szCs w:val="26"/>
                </w:rPr>
                <w:t>ố CIF củ</w:t>
              </w:r>
              <w:r>
                <w:rPr>
                  <w:rFonts w:cs="Times New Roman"/>
                  <w:szCs w:val="26"/>
                </w:rPr>
                <w:t xml:space="preserve">a </w:t>
              </w:r>
            </w:ins>
            <w:ins w:id="16" w:author="Vu Thi Quynh Anh" w:date="2022-03-18T17:28:00Z">
              <w:r>
                <w:rPr>
                  <w:rFonts w:cs="Times New Roman"/>
                  <w:szCs w:val="26"/>
                </w:rPr>
                <w:t>ngân hàng phát hành</w:t>
              </w:r>
            </w:ins>
          </w:p>
          <w:p w14:paraId="66041402" w14:textId="77777777" w:rsidR="00A10234" w:rsidRDefault="00A10234" w:rsidP="00A10234">
            <w:pPr>
              <w:pStyle w:val="ListParagraph"/>
              <w:numPr>
                <w:ilvl w:val="0"/>
                <w:numId w:val="6"/>
              </w:numPr>
              <w:spacing w:line="312" w:lineRule="auto"/>
              <w:rPr>
                <w:ins w:id="17" w:author="Vu Thi Quynh Anh" w:date="2022-03-18T17:28:00Z"/>
                <w:rFonts w:cs="Times New Roman"/>
                <w:szCs w:val="26"/>
              </w:rPr>
              <w:pPrChange w:id="18" w:author="Vu Thi Quynh Anh" w:date="2022-03-18T17:28:00Z">
                <w:pPr>
                  <w:spacing w:line="312" w:lineRule="auto"/>
                  <w:ind w:firstLine="0"/>
                </w:pPr>
              </w:pPrChange>
            </w:pPr>
            <w:ins w:id="19" w:author="Vu Thi Quynh Anh" w:date="2022-03-18T17:27:00Z">
              <w:r w:rsidRPr="0092625B">
                <w:rPr>
                  <w:rFonts w:cs="Times New Roman"/>
                  <w:szCs w:val="26"/>
                </w:rPr>
                <w:t xml:space="preserve">Hệ thống cho phép nhập số CIF </w:t>
              </w:r>
              <w:r>
                <w:rPr>
                  <w:rFonts w:cs="Times New Roman"/>
                  <w:szCs w:val="26"/>
                </w:rPr>
                <w:t>hoặc</w:t>
              </w:r>
              <w:r w:rsidRPr="0092625B">
                <w:rPr>
                  <w:rFonts w:cs="Times New Roman"/>
                  <w:szCs w:val="26"/>
                </w:rPr>
                <w:t xml:space="preserve"> tìm kiếm số CIF, nếu nhập đúng số CIF, hệ thống sẽ lấy các thông tin về tên và địa chỉ của khách hàng </w:t>
              </w:r>
              <w:r>
                <w:rPr>
                  <w:rFonts w:cs="Times New Roman"/>
                  <w:szCs w:val="26"/>
                </w:rPr>
                <w:t>trên màn hình</w:t>
              </w:r>
            </w:ins>
          </w:p>
          <w:p w14:paraId="7E4ED259" w14:textId="458074C1" w:rsidR="00A10234" w:rsidRPr="00A10234" w:rsidRDefault="00A10234" w:rsidP="00A10234">
            <w:pPr>
              <w:pStyle w:val="ListParagraph"/>
              <w:numPr>
                <w:ilvl w:val="0"/>
                <w:numId w:val="6"/>
              </w:numPr>
              <w:spacing w:line="312" w:lineRule="auto"/>
              <w:rPr>
                <w:ins w:id="20" w:author="Vu Thi Quynh Anh" w:date="2022-03-18T17:27:00Z"/>
                <w:rFonts w:cs="Times New Roman"/>
                <w:szCs w:val="26"/>
                <w:rPrChange w:id="21" w:author="Vu Thi Quynh Anh" w:date="2022-03-18T17:28:00Z">
                  <w:rPr>
                    <w:ins w:id="22" w:author="Vu Thi Quynh Anh" w:date="2022-03-18T17:27:00Z"/>
                    <w:u w:val="single"/>
                  </w:rPr>
                </w:rPrChange>
              </w:rPr>
              <w:pPrChange w:id="23" w:author="Vu Thi Quynh Anh" w:date="2022-03-18T17:28:00Z">
                <w:pPr>
                  <w:spacing w:line="312" w:lineRule="auto"/>
                  <w:ind w:firstLine="0"/>
                </w:pPr>
              </w:pPrChange>
            </w:pPr>
            <w:ins w:id="24" w:author="Vu Thi Quynh Anh" w:date="2022-03-18T17:27:00Z">
              <w:r w:rsidRPr="00A10234">
                <w:rPr>
                  <w:rFonts w:cs="Times New Roman"/>
                  <w:szCs w:val="26"/>
                </w:rPr>
                <w:t>Nế</w:t>
              </w:r>
              <w:r w:rsidRPr="005B24E0">
                <w:rPr>
                  <w:rFonts w:cs="Times New Roman"/>
                  <w:szCs w:val="26"/>
                </w:rPr>
                <w:t>u nh</w:t>
              </w:r>
              <w:r w:rsidRPr="00A10234">
                <w:rPr>
                  <w:rFonts w:cs="Times New Roman"/>
                  <w:szCs w:val="26"/>
                  <w:rPrChange w:id="25" w:author="Vu Thi Quynh Anh" w:date="2022-03-18T17:28:00Z">
                    <w:rPr/>
                  </w:rPrChange>
                </w:rPr>
                <w:t>ập sai hệ thống cảnh báo lỗi “Số CIF không tồn tại”</w:t>
              </w:r>
            </w:ins>
          </w:p>
        </w:tc>
        <w:tc>
          <w:tcPr>
            <w:tcW w:w="1418" w:type="dxa"/>
            <w:vAlign w:val="center"/>
          </w:tcPr>
          <w:p w14:paraId="30E89093" w14:textId="5B0A1EF0" w:rsidR="00A10234" w:rsidRPr="00294073" w:rsidRDefault="00A10234" w:rsidP="005E5229">
            <w:pPr>
              <w:spacing w:line="312" w:lineRule="auto"/>
              <w:ind w:firstLine="0"/>
              <w:rPr>
                <w:ins w:id="26" w:author="Vu Thi Quynh Anh" w:date="2022-03-18T17:27:00Z"/>
                <w:rFonts w:cs="Times New Roman"/>
                <w:szCs w:val="26"/>
                <w:u w:val="single"/>
              </w:rPr>
            </w:pPr>
            <w:ins w:id="27" w:author="Vu Thi Quynh Anh" w:date="2022-03-18T17:27:00Z">
              <w:r>
                <w:rPr>
                  <w:rFonts w:cs="Times New Roman"/>
                  <w:szCs w:val="26"/>
                  <w:u w:val="single"/>
                </w:rPr>
                <w:t>N</w:t>
              </w:r>
            </w:ins>
          </w:p>
        </w:tc>
        <w:tc>
          <w:tcPr>
            <w:tcW w:w="1418" w:type="dxa"/>
            <w:vAlign w:val="center"/>
          </w:tcPr>
          <w:p w14:paraId="64FF3523" w14:textId="2E51C51D" w:rsidR="00A10234" w:rsidRPr="00433D07" w:rsidRDefault="00A10234" w:rsidP="005E5229">
            <w:pPr>
              <w:spacing w:line="312" w:lineRule="auto"/>
              <w:ind w:firstLine="0"/>
              <w:rPr>
                <w:ins w:id="28" w:author="Vu Thi Quynh Anh" w:date="2022-03-18T17:27:00Z"/>
                <w:rFonts w:cs="Times New Roman"/>
                <w:szCs w:val="26"/>
                <w:u w:val="single"/>
              </w:rPr>
            </w:pPr>
            <w:ins w:id="29" w:author="Vu Thi Quynh Anh" w:date="2022-03-18T17:27:00Z">
              <w:r w:rsidRPr="00433D07">
                <w:rPr>
                  <w:rFonts w:cs="Times New Roman"/>
                  <w:szCs w:val="26"/>
                  <w:u w:val="single"/>
                </w:rPr>
                <w:t>N</w:t>
              </w:r>
            </w:ins>
          </w:p>
        </w:tc>
      </w:tr>
      <w:tr w:rsidR="00A10234" w:rsidRPr="00615117" w14:paraId="6F82B7A0" w14:textId="77777777" w:rsidTr="005E5229">
        <w:tc>
          <w:tcPr>
            <w:tcW w:w="1791" w:type="dxa"/>
          </w:tcPr>
          <w:p w14:paraId="2A193041" w14:textId="77777777" w:rsidR="00A10234" w:rsidRPr="00615117" w:rsidRDefault="00A10234" w:rsidP="005E5229">
            <w:pPr>
              <w:spacing w:line="312" w:lineRule="auto"/>
              <w:ind w:firstLine="0"/>
              <w:rPr>
                <w:rFonts w:cs="Times New Roman"/>
                <w:szCs w:val="26"/>
              </w:rPr>
            </w:pPr>
            <w:r>
              <w:rPr>
                <w:rFonts w:cs="Times New Roman"/>
                <w:szCs w:val="26"/>
              </w:rPr>
              <w:t>N</w:t>
            </w:r>
            <w:r w:rsidRPr="00615117">
              <w:rPr>
                <w:rFonts w:cs="Times New Roman"/>
                <w:szCs w:val="26"/>
              </w:rPr>
              <w:t xml:space="preserve">gân hàng </w:t>
            </w:r>
            <w:r>
              <w:rPr>
                <w:rFonts w:cs="Times New Roman"/>
                <w:szCs w:val="26"/>
              </w:rPr>
              <w:t>phát hành</w:t>
            </w:r>
          </w:p>
        </w:tc>
        <w:tc>
          <w:tcPr>
            <w:tcW w:w="1418" w:type="dxa"/>
          </w:tcPr>
          <w:p w14:paraId="235CED4E" w14:textId="77777777" w:rsidR="00A10234" w:rsidRPr="00615117" w:rsidRDefault="00A10234" w:rsidP="005E5229">
            <w:pPr>
              <w:spacing w:line="312" w:lineRule="auto"/>
              <w:ind w:firstLine="0"/>
              <w:rPr>
                <w:rFonts w:cs="Times New Roman"/>
                <w:szCs w:val="26"/>
              </w:rPr>
            </w:pPr>
            <w:r w:rsidRPr="00615117">
              <w:rPr>
                <w:rFonts w:cs="Times New Roman"/>
                <w:szCs w:val="26"/>
              </w:rPr>
              <w:t xml:space="preserve">Nvarchar </w:t>
            </w:r>
          </w:p>
        </w:tc>
        <w:tc>
          <w:tcPr>
            <w:tcW w:w="567" w:type="dxa"/>
          </w:tcPr>
          <w:p w14:paraId="3F088BF3" w14:textId="77777777" w:rsidR="00A10234" w:rsidRPr="00615117" w:rsidRDefault="00A10234" w:rsidP="005E5229">
            <w:pPr>
              <w:spacing w:line="312" w:lineRule="auto"/>
              <w:ind w:firstLine="0"/>
              <w:rPr>
                <w:rFonts w:cs="Times New Roman"/>
                <w:szCs w:val="26"/>
              </w:rPr>
            </w:pPr>
            <w:r>
              <w:rPr>
                <w:rFonts w:cs="Times New Roman"/>
                <w:szCs w:val="26"/>
              </w:rPr>
              <w:t>35</w:t>
            </w:r>
          </w:p>
        </w:tc>
        <w:tc>
          <w:tcPr>
            <w:tcW w:w="567" w:type="dxa"/>
          </w:tcPr>
          <w:p w14:paraId="45EDAF1C" w14:textId="77777777" w:rsidR="00A10234" w:rsidRPr="00615117" w:rsidRDefault="00A10234" w:rsidP="005E5229">
            <w:pPr>
              <w:spacing w:line="312" w:lineRule="auto"/>
              <w:ind w:firstLine="0"/>
              <w:rPr>
                <w:rFonts w:cs="Times New Roman"/>
                <w:szCs w:val="26"/>
              </w:rPr>
            </w:pPr>
            <w:r>
              <w:rPr>
                <w:rFonts w:cs="Times New Roman"/>
                <w:szCs w:val="26"/>
              </w:rPr>
              <w:t>P</w:t>
            </w:r>
          </w:p>
        </w:tc>
        <w:tc>
          <w:tcPr>
            <w:tcW w:w="4819" w:type="dxa"/>
          </w:tcPr>
          <w:p w14:paraId="4A63AA1A" w14:textId="77777777" w:rsidR="00A10234" w:rsidRPr="00615117" w:rsidRDefault="00A10234" w:rsidP="005E5229">
            <w:pPr>
              <w:spacing w:line="312" w:lineRule="auto"/>
              <w:ind w:firstLine="0"/>
              <w:rPr>
                <w:rFonts w:cs="Times New Roman"/>
                <w:szCs w:val="26"/>
                <w:u w:val="single"/>
              </w:rPr>
            </w:pPr>
            <w:r w:rsidRPr="00615117">
              <w:rPr>
                <w:rFonts w:cs="Times New Roman"/>
                <w:szCs w:val="26"/>
                <w:u w:val="single"/>
              </w:rPr>
              <w:t xml:space="preserve">Tên ngân hàng </w:t>
            </w:r>
            <w:r>
              <w:rPr>
                <w:rFonts w:cs="Times New Roman"/>
                <w:szCs w:val="26"/>
                <w:u w:val="single"/>
              </w:rPr>
              <w:t>phát hành</w:t>
            </w:r>
            <w:r w:rsidRPr="00615117">
              <w:rPr>
                <w:rFonts w:cs="Times New Roman"/>
                <w:szCs w:val="26"/>
                <w:u w:val="single"/>
              </w:rPr>
              <w:t>:</w:t>
            </w:r>
          </w:p>
          <w:p w14:paraId="6C81749E" w14:textId="77777777" w:rsidR="00A10234" w:rsidRPr="00264AFF" w:rsidRDefault="00A10234"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tên ngân hàng phát hành</w:t>
            </w:r>
            <w:r w:rsidRPr="00264AFF">
              <w:rPr>
                <w:rFonts w:cs="Times New Roman"/>
                <w:szCs w:val="26"/>
              </w:rPr>
              <w:t xml:space="preserve"> LC trả về từ </w:t>
            </w:r>
            <w:r>
              <w:rPr>
                <w:rFonts w:cs="Times New Roman"/>
                <w:szCs w:val="26"/>
              </w:rPr>
              <w:t>TF-</w:t>
            </w:r>
            <w:r w:rsidRPr="00264AFF">
              <w:rPr>
                <w:rFonts w:cs="Times New Roman"/>
                <w:szCs w:val="26"/>
              </w:rPr>
              <w:t>EE</w:t>
            </w:r>
          </w:p>
        </w:tc>
        <w:tc>
          <w:tcPr>
            <w:tcW w:w="1418" w:type="dxa"/>
            <w:vAlign w:val="center"/>
          </w:tcPr>
          <w:p w14:paraId="3D63D50C" w14:textId="77777777" w:rsidR="00A10234" w:rsidRPr="00427E49" w:rsidRDefault="00A10234" w:rsidP="005E5229">
            <w:pPr>
              <w:spacing w:line="312" w:lineRule="auto"/>
              <w:ind w:firstLine="0"/>
              <w:rPr>
                <w:rFonts w:cs="Times New Roman"/>
                <w:i/>
                <w:color w:val="0070C0"/>
                <w:sz w:val="20"/>
                <w:szCs w:val="26"/>
              </w:rPr>
            </w:pPr>
            <w:r w:rsidRPr="00294073">
              <w:rPr>
                <w:rFonts w:cs="Times New Roman"/>
                <w:szCs w:val="26"/>
                <w:u w:val="single"/>
              </w:rPr>
              <w:t>Y</w:t>
            </w:r>
            <w:r w:rsidRPr="00427E49">
              <w:rPr>
                <w:rFonts w:cs="Times New Roman"/>
                <w:i/>
                <w:color w:val="0070C0"/>
                <w:sz w:val="20"/>
                <w:szCs w:val="26"/>
              </w:rPr>
              <w:t xml:space="preserve"> </w:t>
            </w:r>
          </w:p>
        </w:tc>
        <w:tc>
          <w:tcPr>
            <w:tcW w:w="1418" w:type="dxa"/>
            <w:vAlign w:val="center"/>
          </w:tcPr>
          <w:p w14:paraId="39F10CBE" w14:textId="77777777" w:rsidR="00A10234" w:rsidRPr="00294073" w:rsidRDefault="00A10234" w:rsidP="005E5229">
            <w:pPr>
              <w:spacing w:line="312" w:lineRule="auto"/>
              <w:ind w:firstLine="0"/>
              <w:rPr>
                <w:rFonts w:cs="Times New Roman"/>
                <w:szCs w:val="26"/>
                <w:u w:val="single"/>
              </w:rPr>
            </w:pPr>
            <w:r w:rsidRPr="00433D07">
              <w:rPr>
                <w:rFonts w:cs="Times New Roman"/>
                <w:szCs w:val="26"/>
                <w:u w:val="single"/>
              </w:rPr>
              <w:t>N</w:t>
            </w:r>
          </w:p>
        </w:tc>
      </w:tr>
      <w:tr w:rsidR="00A10234" w:rsidRPr="00615117" w14:paraId="52D231EE" w14:textId="77777777" w:rsidTr="005E5229">
        <w:tc>
          <w:tcPr>
            <w:tcW w:w="1791" w:type="dxa"/>
          </w:tcPr>
          <w:p w14:paraId="04CB76D4" w14:textId="77777777" w:rsidR="00A10234" w:rsidRPr="00615117" w:rsidRDefault="00A10234" w:rsidP="005E5229">
            <w:pPr>
              <w:spacing w:line="312" w:lineRule="auto"/>
              <w:ind w:firstLine="0"/>
              <w:rPr>
                <w:rFonts w:cs="Times New Roman"/>
                <w:color w:val="000000" w:themeColor="text1"/>
                <w:szCs w:val="26"/>
              </w:rPr>
            </w:pPr>
            <w:r w:rsidRPr="00615117">
              <w:rPr>
                <w:rFonts w:cs="Times New Roman"/>
                <w:color w:val="000000" w:themeColor="text1"/>
                <w:szCs w:val="26"/>
              </w:rPr>
              <w:t>Tên hàng hóa</w:t>
            </w:r>
          </w:p>
        </w:tc>
        <w:tc>
          <w:tcPr>
            <w:tcW w:w="1418" w:type="dxa"/>
          </w:tcPr>
          <w:p w14:paraId="0C9A66AE" w14:textId="77777777" w:rsidR="00A10234" w:rsidRPr="00615117" w:rsidRDefault="00A10234" w:rsidP="005E5229">
            <w:pPr>
              <w:spacing w:line="312" w:lineRule="auto"/>
              <w:ind w:firstLine="0"/>
              <w:rPr>
                <w:rFonts w:cs="Times New Roman"/>
                <w:szCs w:val="26"/>
              </w:rPr>
            </w:pPr>
            <w:r w:rsidRPr="00615117">
              <w:rPr>
                <w:rFonts w:cs="Times New Roman"/>
                <w:szCs w:val="26"/>
              </w:rPr>
              <w:t>Nvarchar</w:t>
            </w:r>
          </w:p>
        </w:tc>
        <w:tc>
          <w:tcPr>
            <w:tcW w:w="567" w:type="dxa"/>
          </w:tcPr>
          <w:p w14:paraId="1A61D583" w14:textId="77777777" w:rsidR="00A10234" w:rsidRPr="00615117" w:rsidRDefault="00A10234" w:rsidP="005E5229">
            <w:pPr>
              <w:spacing w:line="312" w:lineRule="auto"/>
              <w:ind w:firstLine="0"/>
              <w:rPr>
                <w:rFonts w:cs="Times New Roman"/>
                <w:color w:val="000000" w:themeColor="text1"/>
                <w:szCs w:val="26"/>
              </w:rPr>
            </w:pPr>
            <w:r w:rsidRPr="00AD7813">
              <w:rPr>
                <w:rFonts w:cs="Times New Roman"/>
                <w:color w:val="7030A0"/>
                <w:sz w:val="24"/>
                <w:szCs w:val="26"/>
              </w:rPr>
              <w:t>NA</w:t>
            </w:r>
          </w:p>
        </w:tc>
        <w:tc>
          <w:tcPr>
            <w:tcW w:w="567" w:type="dxa"/>
          </w:tcPr>
          <w:p w14:paraId="3648D430" w14:textId="77777777" w:rsidR="00A10234" w:rsidRPr="00615117" w:rsidRDefault="00A10234" w:rsidP="005E5229">
            <w:pPr>
              <w:spacing w:line="312" w:lineRule="auto"/>
              <w:ind w:firstLine="0"/>
              <w:rPr>
                <w:rFonts w:cs="Times New Roman"/>
                <w:color w:val="000000" w:themeColor="text1"/>
                <w:szCs w:val="26"/>
              </w:rPr>
            </w:pPr>
            <w:r w:rsidRPr="001D7B38">
              <w:rPr>
                <w:rFonts w:cs="Times New Roman"/>
                <w:color w:val="FF0000"/>
                <w:szCs w:val="26"/>
              </w:rPr>
              <w:t>M</w:t>
            </w:r>
          </w:p>
        </w:tc>
        <w:tc>
          <w:tcPr>
            <w:tcW w:w="4819" w:type="dxa"/>
          </w:tcPr>
          <w:p w14:paraId="230107DC" w14:textId="77777777" w:rsidR="00A10234" w:rsidRPr="00615117" w:rsidRDefault="00A10234" w:rsidP="005E5229">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Tên hàng hóa:</w:t>
            </w:r>
          </w:p>
          <w:p w14:paraId="79975544" w14:textId="77777777" w:rsidR="00A10234" w:rsidRDefault="00A10234"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tên của hàng hóa như trong </w:t>
            </w:r>
            <w:r w:rsidRPr="00CA1C41">
              <w:rPr>
                <w:rFonts w:cs="Times New Roman"/>
                <w:color w:val="000000" w:themeColor="text1"/>
                <w:szCs w:val="26"/>
              </w:rPr>
              <w:lastRenderedPageBreak/>
              <w:t>nội dung trường 45</w:t>
            </w:r>
            <w:r>
              <w:rPr>
                <w:rFonts w:cs="Times New Roman"/>
                <w:color w:val="000000" w:themeColor="text1"/>
                <w:szCs w:val="26"/>
              </w:rPr>
              <w:t>A</w:t>
            </w:r>
          </w:p>
          <w:p w14:paraId="3DAF0372" w14:textId="77777777" w:rsidR="00A10234" w:rsidRPr="00CA1C41" w:rsidRDefault="00A10234" w:rsidP="00724F94">
            <w:pPr>
              <w:pStyle w:val="ListParagraph"/>
              <w:numPr>
                <w:ilvl w:val="0"/>
                <w:numId w:val="6"/>
              </w:numPr>
              <w:spacing w:line="312" w:lineRule="auto"/>
              <w:rPr>
                <w:rFonts w:cs="Times New Roman"/>
                <w:color w:val="000000" w:themeColor="text1"/>
                <w:szCs w:val="26"/>
              </w:rPr>
            </w:pPr>
            <w:r>
              <w:rPr>
                <w:rFonts w:cs="Times New Roman"/>
                <w:szCs w:val="26"/>
              </w:rPr>
              <w:t>Cho phép nhập liệu</w:t>
            </w:r>
            <w:r w:rsidRPr="00CA1C41">
              <w:rPr>
                <w:rFonts w:cs="Times New Roman"/>
                <w:szCs w:val="26"/>
              </w:rPr>
              <w:t xml:space="preserve"> thủ công</w:t>
            </w:r>
          </w:p>
        </w:tc>
        <w:tc>
          <w:tcPr>
            <w:tcW w:w="1418" w:type="dxa"/>
            <w:vAlign w:val="center"/>
          </w:tcPr>
          <w:p w14:paraId="7E23FC0F" w14:textId="77777777" w:rsidR="00A10234" w:rsidRPr="00427E49" w:rsidRDefault="00A10234" w:rsidP="005E5229">
            <w:pPr>
              <w:spacing w:line="312" w:lineRule="auto"/>
              <w:ind w:firstLine="0"/>
              <w:rPr>
                <w:rFonts w:cs="Times New Roman"/>
                <w:i/>
                <w:color w:val="0070C0"/>
                <w:sz w:val="20"/>
                <w:szCs w:val="26"/>
              </w:rPr>
            </w:pPr>
            <w:r>
              <w:rPr>
                <w:rFonts w:cs="Times New Roman"/>
                <w:szCs w:val="26"/>
                <w:u w:val="single"/>
              </w:rPr>
              <w:lastRenderedPageBreak/>
              <w:t>N</w:t>
            </w:r>
          </w:p>
        </w:tc>
        <w:tc>
          <w:tcPr>
            <w:tcW w:w="1418" w:type="dxa"/>
            <w:vAlign w:val="center"/>
          </w:tcPr>
          <w:p w14:paraId="4589CEE0" w14:textId="77777777" w:rsidR="00A10234" w:rsidRDefault="00A10234" w:rsidP="005E5229">
            <w:pPr>
              <w:spacing w:line="312" w:lineRule="auto"/>
              <w:ind w:firstLine="0"/>
              <w:rPr>
                <w:rFonts w:cs="Times New Roman"/>
                <w:szCs w:val="26"/>
                <w:u w:val="single"/>
              </w:rPr>
            </w:pPr>
            <w:r w:rsidRPr="00433D07">
              <w:rPr>
                <w:rFonts w:cs="Times New Roman"/>
                <w:szCs w:val="26"/>
                <w:u w:val="single"/>
              </w:rPr>
              <w:t>N</w:t>
            </w:r>
          </w:p>
        </w:tc>
      </w:tr>
      <w:tr w:rsidR="00A10234" w:rsidRPr="00615117" w14:paraId="42C600E1" w14:textId="77777777" w:rsidTr="005E5229">
        <w:tc>
          <w:tcPr>
            <w:tcW w:w="1791" w:type="dxa"/>
          </w:tcPr>
          <w:p w14:paraId="64D24708" w14:textId="77777777" w:rsidR="00A10234" w:rsidRPr="00615117" w:rsidRDefault="00A10234" w:rsidP="005E5229">
            <w:pPr>
              <w:spacing w:line="312" w:lineRule="auto"/>
              <w:ind w:firstLine="0"/>
              <w:rPr>
                <w:rFonts w:cs="Times New Roman"/>
                <w:szCs w:val="26"/>
              </w:rPr>
            </w:pPr>
            <w:r w:rsidRPr="00615117">
              <w:rPr>
                <w:rFonts w:cs="Times New Roman"/>
                <w:szCs w:val="26"/>
              </w:rPr>
              <w:lastRenderedPageBreak/>
              <w:t>Thông tin khác</w:t>
            </w:r>
          </w:p>
        </w:tc>
        <w:tc>
          <w:tcPr>
            <w:tcW w:w="1418" w:type="dxa"/>
          </w:tcPr>
          <w:p w14:paraId="71FBFA5C" w14:textId="77777777" w:rsidR="00A10234" w:rsidRPr="00615117" w:rsidRDefault="00A10234" w:rsidP="005E5229">
            <w:pPr>
              <w:spacing w:line="312" w:lineRule="auto"/>
              <w:ind w:firstLine="0"/>
              <w:rPr>
                <w:rFonts w:cs="Times New Roman"/>
                <w:szCs w:val="26"/>
              </w:rPr>
            </w:pPr>
            <w:r w:rsidRPr="00615117">
              <w:rPr>
                <w:rFonts w:cs="Times New Roman"/>
                <w:szCs w:val="26"/>
              </w:rPr>
              <w:t>Nvarchar</w:t>
            </w:r>
          </w:p>
        </w:tc>
        <w:tc>
          <w:tcPr>
            <w:tcW w:w="567" w:type="dxa"/>
          </w:tcPr>
          <w:p w14:paraId="6AC0904F" w14:textId="77777777" w:rsidR="00A10234" w:rsidRPr="00615117" w:rsidRDefault="00A10234" w:rsidP="005E5229">
            <w:pPr>
              <w:spacing w:line="312" w:lineRule="auto"/>
              <w:ind w:firstLine="0"/>
              <w:rPr>
                <w:rFonts w:cs="Times New Roman"/>
                <w:szCs w:val="26"/>
              </w:rPr>
            </w:pPr>
            <w:r w:rsidRPr="00AD7813">
              <w:rPr>
                <w:rFonts w:cs="Times New Roman"/>
                <w:sz w:val="22"/>
                <w:szCs w:val="26"/>
              </w:rPr>
              <w:t>50*10</w:t>
            </w:r>
          </w:p>
        </w:tc>
        <w:tc>
          <w:tcPr>
            <w:tcW w:w="567" w:type="dxa"/>
          </w:tcPr>
          <w:p w14:paraId="786D0E52" w14:textId="77777777" w:rsidR="00A10234" w:rsidRPr="00615117" w:rsidRDefault="00A10234" w:rsidP="005E5229">
            <w:pPr>
              <w:spacing w:line="312" w:lineRule="auto"/>
              <w:ind w:firstLine="0"/>
              <w:rPr>
                <w:rFonts w:cs="Times New Roman"/>
                <w:szCs w:val="26"/>
              </w:rPr>
            </w:pPr>
            <w:r w:rsidRPr="001D7B38">
              <w:rPr>
                <w:rFonts w:cs="Times New Roman"/>
                <w:color w:val="FF0000"/>
                <w:szCs w:val="26"/>
              </w:rPr>
              <w:t>O</w:t>
            </w:r>
          </w:p>
        </w:tc>
        <w:tc>
          <w:tcPr>
            <w:tcW w:w="4819" w:type="dxa"/>
          </w:tcPr>
          <w:p w14:paraId="0ACB6803" w14:textId="77777777" w:rsidR="00A10234" w:rsidRPr="00615117" w:rsidRDefault="00A10234" w:rsidP="005E5229">
            <w:pPr>
              <w:spacing w:line="312" w:lineRule="auto"/>
              <w:ind w:firstLine="0"/>
              <w:rPr>
                <w:rFonts w:cs="Times New Roman"/>
                <w:szCs w:val="26"/>
                <w:u w:val="single"/>
              </w:rPr>
            </w:pPr>
            <w:r w:rsidRPr="00615117">
              <w:rPr>
                <w:rFonts w:cs="Times New Roman"/>
                <w:szCs w:val="26"/>
                <w:u w:val="single"/>
              </w:rPr>
              <w:t>Thông tin khác:</w:t>
            </w:r>
          </w:p>
          <w:p w14:paraId="3861F742" w14:textId="77777777" w:rsidR="00A10234" w:rsidRDefault="00A10234" w:rsidP="00724F94">
            <w:pPr>
              <w:pStyle w:val="ListParagraph"/>
              <w:numPr>
                <w:ilvl w:val="0"/>
                <w:numId w:val="6"/>
              </w:numPr>
              <w:spacing w:line="312" w:lineRule="auto"/>
              <w:rPr>
                <w:rFonts w:cs="Times New Roman"/>
                <w:szCs w:val="26"/>
              </w:rPr>
            </w:pPr>
            <w:r>
              <w:rPr>
                <w:rFonts w:cs="Times New Roman"/>
                <w:szCs w:val="26"/>
              </w:rPr>
              <w:t>Thể hiện thông tin khác của giao dịch</w:t>
            </w:r>
          </w:p>
          <w:p w14:paraId="21577359" w14:textId="77777777" w:rsidR="00A10234" w:rsidRPr="00792BCE" w:rsidRDefault="00A10234" w:rsidP="00724F94">
            <w:pPr>
              <w:pStyle w:val="ListParagraph"/>
              <w:numPr>
                <w:ilvl w:val="0"/>
                <w:numId w:val="6"/>
              </w:numPr>
              <w:spacing w:line="312" w:lineRule="auto"/>
              <w:rPr>
                <w:rFonts w:cs="Times New Roman"/>
                <w:szCs w:val="26"/>
              </w:rPr>
            </w:pPr>
            <w:r>
              <w:rPr>
                <w:rFonts w:cs="Times New Roman"/>
                <w:szCs w:val="26"/>
              </w:rPr>
              <w:t>Cho phép nhập liệu thủ công</w:t>
            </w:r>
          </w:p>
        </w:tc>
        <w:tc>
          <w:tcPr>
            <w:tcW w:w="1418" w:type="dxa"/>
            <w:vAlign w:val="center"/>
          </w:tcPr>
          <w:p w14:paraId="32F0E50A" w14:textId="77777777" w:rsidR="00A10234" w:rsidRPr="00427E49" w:rsidRDefault="00A10234"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5E8F83F4" w14:textId="77777777" w:rsidR="00A10234" w:rsidRDefault="00A10234" w:rsidP="005E5229">
            <w:pPr>
              <w:spacing w:line="312" w:lineRule="auto"/>
              <w:ind w:firstLine="0"/>
              <w:rPr>
                <w:rFonts w:cs="Times New Roman"/>
                <w:szCs w:val="26"/>
                <w:u w:val="single"/>
              </w:rPr>
            </w:pPr>
            <w:r w:rsidRPr="00433D07">
              <w:rPr>
                <w:rFonts w:cs="Times New Roman"/>
                <w:szCs w:val="26"/>
                <w:u w:val="single"/>
              </w:rPr>
              <w:t>N</w:t>
            </w:r>
          </w:p>
        </w:tc>
      </w:tr>
      <w:tr w:rsidR="00A10234" w:rsidRPr="00615117" w14:paraId="34996002" w14:textId="77777777" w:rsidTr="005E5229">
        <w:tc>
          <w:tcPr>
            <w:tcW w:w="1791" w:type="dxa"/>
          </w:tcPr>
          <w:p w14:paraId="411C9E64" w14:textId="77777777" w:rsidR="00A10234" w:rsidRPr="00B6398F" w:rsidRDefault="00A10234" w:rsidP="005E5229">
            <w:pPr>
              <w:spacing w:line="312" w:lineRule="auto"/>
              <w:ind w:firstLine="0"/>
              <w:rPr>
                <w:rFonts w:cs="Times New Roman"/>
                <w:color w:val="FF0000"/>
                <w:szCs w:val="26"/>
              </w:rPr>
            </w:pPr>
            <w:r>
              <w:rPr>
                <w:rFonts w:cs="Times New Roman"/>
                <w:color w:val="FF0000"/>
                <w:szCs w:val="26"/>
              </w:rPr>
              <w:t>Tình trạng hoạt động</w:t>
            </w:r>
          </w:p>
          <w:p w14:paraId="01F53654" w14:textId="77777777" w:rsidR="00A10234" w:rsidRPr="00B6398F" w:rsidRDefault="00A10234" w:rsidP="005E5229">
            <w:pPr>
              <w:spacing w:line="312" w:lineRule="auto"/>
              <w:ind w:firstLine="0"/>
              <w:rPr>
                <w:rFonts w:cs="Times New Roman"/>
                <w:i/>
                <w:szCs w:val="26"/>
              </w:rPr>
            </w:pPr>
            <w:r w:rsidRPr="00B6398F">
              <w:rPr>
                <w:rFonts w:cs="Times New Roman"/>
                <w:i/>
                <w:szCs w:val="26"/>
              </w:rPr>
              <w:t>(Tên cũ: Trạng thái)</w:t>
            </w:r>
          </w:p>
        </w:tc>
        <w:tc>
          <w:tcPr>
            <w:tcW w:w="1418" w:type="dxa"/>
          </w:tcPr>
          <w:p w14:paraId="3731D962" w14:textId="77777777" w:rsidR="00A10234" w:rsidRPr="00615117" w:rsidRDefault="00A10234" w:rsidP="005E5229">
            <w:pPr>
              <w:spacing w:line="312" w:lineRule="auto"/>
              <w:ind w:firstLine="0"/>
              <w:rPr>
                <w:rFonts w:cs="Times New Roman"/>
                <w:szCs w:val="26"/>
              </w:rPr>
            </w:pPr>
            <w:r w:rsidRPr="00615117">
              <w:rPr>
                <w:rFonts w:cs="Times New Roman"/>
                <w:szCs w:val="26"/>
              </w:rPr>
              <w:t>Nvarchar</w:t>
            </w:r>
          </w:p>
        </w:tc>
        <w:tc>
          <w:tcPr>
            <w:tcW w:w="567" w:type="dxa"/>
          </w:tcPr>
          <w:p w14:paraId="0E6D462B" w14:textId="77777777" w:rsidR="00A10234" w:rsidRPr="00615117" w:rsidRDefault="00A10234" w:rsidP="005E5229">
            <w:pPr>
              <w:spacing w:line="312" w:lineRule="auto"/>
              <w:ind w:firstLine="0"/>
              <w:rPr>
                <w:rFonts w:cs="Times New Roman"/>
                <w:szCs w:val="26"/>
              </w:rPr>
            </w:pPr>
            <w:r>
              <w:rPr>
                <w:rFonts w:cs="Times New Roman"/>
                <w:szCs w:val="26"/>
              </w:rPr>
              <w:t>15</w:t>
            </w:r>
          </w:p>
        </w:tc>
        <w:tc>
          <w:tcPr>
            <w:tcW w:w="567" w:type="dxa"/>
          </w:tcPr>
          <w:p w14:paraId="1129A7A1" w14:textId="77777777" w:rsidR="00A10234" w:rsidRPr="001D7B38" w:rsidRDefault="00A10234" w:rsidP="005E5229">
            <w:pPr>
              <w:spacing w:line="312" w:lineRule="auto"/>
              <w:ind w:firstLine="0"/>
              <w:rPr>
                <w:rFonts w:cs="Times New Roman"/>
                <w:color w:val="FF0000"/>
                <w:szCs w:val="26"/>
              </w:rPr>
            </w:pPr>
            <w:r>
              <w:rPr>
                <w:rFonts w:cs="Times New Roman"/>
                <w:color w:val="FF0000"/>
                <w:szCs w:val="26"/>
              </w:rPr>
              <w:t>P</w:t>
            </w:r>
          </w:p>
        </w:tc>
        <w:tc>
          <w:tcPr>
            <w:tcW w:w="4819" w:type="dxa"/>
          </w:tcPr>
          <w:p w14:paraId="06109453" w14:textId="77777777" w:rsidR="00A10234" w:rsidRDefault="00A10234" w:rsidP="005E5229">
            <w:pPr>
              <w:spacing w:line="312" w:lineRule="auto"/>
              <w:ind w:firstLine="0"/>
              <w:rPr>
                <w:rFonts w:cs="Times New Roman"/>
                <w:szCs w:val="26"/>
                <w:u w:val="single"/>
              </w:rPr>
            </w:pPr>
            <w:r>
              <w:rPr>
                <w:rFonts w:cs="Times New Roman"/>
                <w:szCs w:val="26"/>
                <w:u w:val="single"/>
              </w:rPr>
              <w:t>Tình trạng hoạt động:</w:t>
            </w:r>
          </w:p>
          <w:p w14:paraId="4516D68B" w14:textId="77777777" w:rsidR="00A10234" w:rsidRDefault="00A10234"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trạng thái giao dịch</w:t>
            </w:r>
            <w:r w:rsidRPr="00264AFF">
              <w:rPr>
                <w:rFonts w:cs="Times New Roman"/>
                <w:szCs w:val="26"/>
              </w:rPr>
              <w:t xml:space="preserve"> trả về từ </w:t>
            </w:r>
            <w:r>
              <w:rPr>
                <w:rFonts w:cs="Times New Roman"/>
                <w:szCs w:val="26"/>
              </w:rPr>
              <w:t>TF-</w:t>
            </w:r>
            <w:r w:rsidRPr="00264AFF">
              <w:rPr>
                <w:rFonts w:cs="Times New Roman"/>
                <w:szCs w:val="26"/>
              </w:rPr>
              <w:t>EE</w:t>
            </w:r>
            <w:r>
              <w:rPr>
                <w:rFonts w:cs="Times New Roman"/>
                <w:szCs w:val="26"/>
                <w:u w:val="single"/>
              </w:rPr>
              <w:t xml:space="preserve"> </w:t>
            </w:r>
          </w:p>
          <w:p w14:paraId="18317AA6" w14:textId="77777777" w:rsidR="00A10234" w:rsidRPr="00253888" w:rsidRDefault="00A10234" w:rsidP="00724F94">
            <w:pPr>
              <w:pStyle w:val="ListParagraph"/>
              <w:numPr>
                <w:ilvl w:val="0"/>
                <w:numId w:val="6"/>
              </w:numPr>
              <w:spacing w:line="312" w:lineRule="auto"/>
              <w:rPr>
                <w:rFonts w:cs="Times New Roman"/>
                <w:szCs w:val="26"/>
                <w:u w:val="single"/>
              </w:rPr>
            </w:pPr>
            <w:r>
              <w:rPr>
                <w:rFonts w:cs="Times New Roman"/>
                <w:szCs w:val="26"/>
                <w:u w:val="single"/>
              </w:rPr>
              <w:t>Các lựa chọn: Đang hoạt động, Đóng</w:t>
            </w:r>
          </w:p>
        </w:tc>
        <w:tc>
          <w:tcPr>
            <w:tcW w:w="1418" w:type="dxa"/>
            <w:vAlign w:val="center"/>
          </w:tcPr>
          <w:p w14:paraId="3D3AF837" w14:textId="77777777" w:rsidR="00A10234" w:rsidRDefault="00A10234" w:rsidP="005E5229">
            <w:pPr>
              <w:spacing w:line="312" w:lineRule="auto"/>
              <w:ind w:firstLine="0"/>
              <w:rPr>
                <w:rFonts w:cs="Times New Roman"/>
                <w:szCs w:val="26"/>
                <w:u w:val="single"/>
              </w:rPr>
            </w:pPr>
            <w:r>
              <w:rPr>
                <w:rFonts w:cs="Times New Roman"/>
                <w:szCs w:val="26"/>
                <w:u w:val="single"/>
              </w:rPr>
              <w:t>Y</w:t>
            </w:r>
          </w:p>
        </w:tc>
        <w:tc>
          <w:tcPr>
            <w:tcW w:w="1418" w:type="dxa"/>
            <w:vAlign w:val="center"/>
          </w:tcPr>
          <w:p w14:paraId="1A511B84" w14:textId="77777777" w:rsidR="00A10234" w:rsidRPr="00433D07" w:rsidRDefault="00A10234" w:rsidP="005E5229">
            <w:pPr>
              <w:spacing w:line="312" w:lineRule="auto"/>
              <w:ind w:firstLine="0"/>
              <w:rPr>
                <w:rFonts w:cs="Times New Roman"/>
                <w:szCs w:val="26"/>
                <w:u w:val="single"/>
              </w:rPr>
            </w:pPr>
            <w:r>
              <w:rPr>
                <w:rFonts w:cs="Times New Roman"/>
                <w:szCs w:val="26"/>
                <w:u w:val="single"/>
              </w:rPr>
              <w:t>N</w:t>
            </w:r>
          </w:p>
        </w:tc>
      </w:tr>
      <w:tr w:rsidR="00A10234" w:rsidRPr="00615117" w14:paraId="1B0DBFA4" w14:textId="77777777" w:rsidTr="005E5229">
        <w:tc>
          <w:tcPr>
            <w:tcW w:w="1791" w:type="dxa"/>
          </w:tcPr>
          <w:p w14:paraId="7B050A62" w14:textId="77777777" w:rsidR="00A10234" w:rsidRDefault="00A10234" w:rsidP="005E5229">
            <w:pPr>
              <w:spacing w:line="312" w:lineRule="auto"/>
              <w:ind w:firstLine="0"/>
              <w:rPr>
                <w:rFonts w:cs="Times New Roman"/>
                <w:szCs w:val="26"/>
              </w:rPr>
            </w:pPr>
            <w:r w:rsidRPr="007D16D9">
              <w:rPr>
                <w:rFonts w:cs="Times New Roman"/>
                <w:color w:val="FF0000"/>
                <w:szCs w:val="26"/>
              </w:rPr>
              <w:t>Trạ</w:t>
            </w:r>
            <w:r>
              <w:rPr>
                <w:rFonts w:cs="Times New Roman"/>
                <w:color w:val="FF0000"/>
                <w:szCs w:val="26"/>
              </w:rPr>
              <w:t>ng thái</w:t>
            </w:r>
          </w:p>
        </w:tc>
        <w:tc>
          <w:tcPr>
            <w:tcW w:w="1418" w:type="dxa"/>
          </w:tcPr>
          <w:p w14:paraId="0B6C53C1" w14:textId="77777777" w:rsidR="00A10234" w:rsidRPr="00615117" w:rsidRDefault="00A10234" w:rsidP="005E5229">
            <w:pPr>
              <w:spacing w:line="312" w:lineRule="auto"/>
              <w:ind w:firstLine="0"/>
              <w:rPr>
                <w:rFonts w:cs="Times New Roman"/>
                <w:szCs w:val="26"/>
              </w:rPr>
            </w:pPr>
            <w:r w:rsidRPr="00615117">
              <w:rPr>
                <w:rFonts w:cs="Times New Roman"/>
                <w:szCs w:val="26"/>
              </w:rPr>
              <w:t>Nvarchar</w:t>
            </w:r>
          </w:p>
        </w:tc>
        <w:tc>
          <w:tcPr>
            <w:tcW w:w="567" w:type="dxa"/>
          </w:tcPr>
          <w:p w14:paraId="55D5DA38" w14:textId="77777777" w:rsidR="00A10234" w:rsidRPr="00615117" w:rsidRDefault="00A10234" w:rsidP="005E5229">
            <w:pPr>
              <w:spacing w:line="312" w:lineRule="auto"/>
              <w:ind w:firstLine="0"/>
              <w:rPr>
                <w:rFonts w:cs="Times New Roman"/>
                <w:szCs w:val="26"/>
              </w:rPr>
            </w:pPr>
            <w:r>
              <w:rPr>
                <w:rFonts w:cs="Times New Roman"/>
                <w:szCs w:val="26"/>
              </w:rPr>
              <w:t>20</w:t>
            </w:r>
          </w:p>
        </w:tc>
        <w:tc>
          <w:tcPr>
            <w:tcW w:w="567" w:type="dxa"/>
          </w:tcPr>
          <w:p w14:paraId="08217EA6" w14:textId="77777777" w:rsidR="00A10234" w:rsidRPr="001D7B38" w:rsidRDefault="00A10234" w:rsidP="005E5229">
            <w:pPr>
              <w:spacing w:line="312" w:lineRule="auto"/>
              <w:ind w:firstLine="0"/>
              <w:rPr>
                <w:rFonts w:cs="Times New Roman"/>
                <w:color w:val="FF0000"/>
                <w:szCs w:val="26"/>
              </w:rPr>
            </w:pPr>
            <w:r>
              <w:rPr>
                <w:rFonts w:cs="Times New Roman"/>
                <w:color w:val="FF0000"/>
                <w:szCs w:val="26"/>
              </w:rPr>
              <w:t>P</w:t>
            </w:r>
          </w:p>
        </w:tc>
        <w:tc>
          <w:tcPr>
            <w:tcW w:w="4819" w:type="dxa"/>
          </w:tcPr>
          <w:p w14:paraId="080453CA" w14:textId="77777777" w:rsidR="00A10234" w:rsidRDefault="00A10234" w:rsidP="005E5229">
            <w:pPr>
              <w:spacing w:line="312" w:lineRule="auto"/>
              <w:ind w:firstLine="0"/>
              <w:rPr>
                <w:rFonts w:cs="Times New Roman"/>
                <w:szCs w:val="26"/>
                <w:u w:val="single"/>
              </w:rPr>
            </w:pPr>
            <w:r>
              <w:rPr>
                <w:rFonts w:cs="Times New Roman"/>
                <w:szCs w:val="26"/>
                <w:u w:val="single"/>
              </w:rPr>
              <w:t>Trạng thái:</w:t>
            </w:r>
          </w:p>
          <w:p w14:paraId="290F29AD" w14:textId="77777777" w:rsidR="00A10234" w:rsidRDefault="00A10234"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trạng thái giao dịch</w:t>
            </w:r>
            <w:r w:rsidRPr="00264AFF">
              <w:rPr>
                <w:rFonts w:cs="Times New Roman"/>
                <w:szCs w:val="26"/>
              </w:rPr>
              <w:t xml:space="preserve"> trả về từ </w:t>
            </w:r>
            <w:r>
              <w:rPr>
                <w:rFonts w:cs="Times New Roman"/>
                <w:szCs w:val="26"/>
              </w:rPr>
              <w:t>TF-</w:t>
            </w:r>
            <w:r w:rsidRPr="00264AFF">
              <w:rPr>
                <w:rFonts w:cs="Times New Roman"/>
                <w:szCs w:val="26"/>
              </w:rPr>
              <w:t>EE</w:t>
            </w:r>
            <w:r>
              <w:rPr>
                <w:rFonts w:cs="Times New Roman"/>
                <w:szCs w:val="26"/>
                <w:u w:val="single"/>
              </w:rPr>
              <w:t xml:space="preserve"> </w:t>
            </w:r>
          </w:p>
          <w:tbl>
            <w:tblPr>
              <w:tblStyle w:val="TableGrid"/>
              <w:tblW w:w="4172" w:type="dxa"/>
              <w:tblInd w:w="392" w:type="dxa"/>
              <w:tblLayout w:type="fixed"/>
              <w:tblLook w:val="04A0" w:firstRow="1" w:lastRow="0" w:firstColumn="1" w:lastColumn="0" w:noHBand="0" w:noVBand="1"/>
            </w:tblPr>
            <w:tblGrid>
              <w:gridCol w:w="912"/>
              <w:gridCol w:w="1276"/>
              <w:gridCol w:w="1984"/>
            </w:tblGrid>
            <w:tr w:rsidR="00A10234" w14:paraId="294D0AA6" w14:textId="77777777" w:rsidTr="005E5229">
              <w:tc>
                <w:tcPr>
                  <w:tcW w:w="912" w:type="dxa"/>
                </w:tcPr>
                <w:p w14:paraId="45BE9BA7" w14:textId="77777777" w:rsidR="00A10234" w:rsidRDefault="00A10234" w:rsidP="005E5229">
                  <w:pPr>
                    <w:ind w:firstLine="0"/>
                  </w:pPr>
                  <w:r>
                    <w:t>Trạng thái</w:t>
                  </w:r>
                </w:p>
              </w:tc>
              <w:tc>
                <w:tcPr>
                  <w:tcW w:w="1276" w:type="dxa"/>
                </w:tcPr>
                <w:p w14:paraId="3C662C49" w14:textId="77777777" w:rsidR="00A10234" w:rsidRDefault="00A10234" w:rsidP="005E5229">
                  <w:pPr>
                    <w:ind w:firstLine="0"/>
                  </w:pPr>
                  <w:r>
                    <w:t>Tiếng Anh</w:t>
                  </w:r>
                </w:p>
              </w:tc>
              <w:tc>
                <w:tcPr>
                  <w:tcW w:w="1984" w:type="dxa"/>
                </w:tcPr>
                <w:p w14:paraId="36BDC576" w14:textId="77777777" w:rsidR="00A10234" w:rsidRDefault="00A10234" w:rsidP="005E5229">
                  <w:pPr>
                    <w:ind w:firstLine="0"/>
                  </w:pPr>
                  <w:r>
                    <w:t>Tiếng Việt</w:t>
                  </w:r>
                </w:p>
              </w:tc>
            </w:tr>
            <w:tr w:rsidR="00A10234" w14:paraId="3275054D" w14:textId="77777777" w:rsidTr="005E5229">
              <w:tc>
                <w:tcPr>
                  <w:tcW w:w="912" w:type="dxa"/>
                </w:tcPr>
                <w:p w14:paraId="0B9E406C" w14:textId="77777777" w:rsidR="00A10234" w:rsidRDefault="00A10234" w:rsidP="005E5229">
                  <w:pPr>
                    <w:ind w:firstLine="0"/>
                  </w:pPr>
                  <w:r>
                    <w:t>N</w:t>
                  </w:r>
                </w:p>
              </w:tc>
              <w:tc>
                <w:tcPr>
                  <w:tcW w:w="1276" w:type="dxa"/>
                </w:tcPr>
                <w:p w14:paraId="511A38F7" w14:textId="77777777" w:rsidR="00A10234" w:rsidRDefault="00A10234" w:rsidP="005E5229">
                  <w:pPr>
                    <w:ind w:firstLine="0"/>
                  </w:pPr>
                  <w:r>
                    <w:t>New</w:t>
                  </w:r>
                </w:p>
              </w:tc>
              <w:tc>
                <w:tcPr>
                  <w:tcW w:w="1984" w:type="dxa"/>
                </w:tcPr>
                <w:p w14:paraId="76082B60" w14:textId="77777777" w:rsidR="00A10234" w:rsidRDefault="00A10234" w:rsidP="005E5229">
                  <w:pPr>
                    <w:ind w:firstLine="0"/>
                  </w:pPr>
                  <w:r>
                    <w:t>Chưa xử lý</w:t>
                  </w:r>
                </w:p>
              </w:tc>
            </w:tr>
            <w:tr w:rsidR="00A10234" w14:paraId="35CDDA4D" w14:textId="77777777" w:rsidTr="005E5229">
              <w:tc>
                <w:tcPr>
                  <w:tcW w:w="912" w:type="dxa"/>
                </w:tcPr>
                <w:p w14:paraId="4E592587" w14:textId="77777777" w:rsidR="00A10234" w:rsidRDefault="00A10234" w:rsidP="005E5229">
                  <w:pPr>
                    <w:ind w:firstLine="0"/>
                  </w:pPr>
                  <w:r>
                    <w:t>S</w:t>
                  </w:r>
                </w:p>
              </w:tc>
              <w:tc>
                <w:tcPr>
                  <w:tcW w:w="1276" w:type="dxa"/>
                </w:tcPr>
                <w:p w14:paraId="4D017B9E" w14:textId="77777777" w:rsidR="00A10234" w:rsidRDefault="00A10234" w:rsidP="005E5229">
                  <w:pPr>
                    <w:ind w:firstLine="0"/>
                  </w:pPr>
                  <w:r>
                    <w:t>Save</w:t>
                  </w:r>
                </w:p>
              </w:tc>
              <w:tc>
                <w:tcPr>
                  <w:tcW w:w="1984" w:type="dxa"/>
                </w:tcPr>
                <w:p w14:paraId="4CF0327E" w14:textId="77777777" w:rsidR="00A10234" w:rsidRDefault="00A10234" w:rsidP="005E5229">
                  <w:pPr>
                    <w:ind w:firstLine="0"/>
                  </w:pPr>
                  <w:r>
                    <w:t>Lưu</w:t>
                  </w:r>
                </w:p>
              </w:tc>
            </w:tr>
            <w:tr w:rsidR="00A10234" w14:paraId="360FE63B" w14:textId="77777777" w:rsidTr="005E5229">
              <w:tc>
                <w:tcPr>
                  <w:tcW w:w="912" w:type="dxa"/>
                </w:tcPr>
                <w:p w14:paraId="353C7D3C" w14:textId="77777777" w:rsidR="00A10234" w:rsidRDefault="00A10234" w:rsidP="005E5229">
                  <w:pPr>
                    <w:ind w:firstLine="0"/>
                  </w:pPr>
                  <w:r>
                    <w:t>P</w:t>
                  </w:r>
                </w:p>
              </w:tc>
              <w:tc>
                <w:tcPr>
                  <w:tcW w:w="1276" w:type="dxa"/>
                </w:tcPr>
                <w:p w14:paraId="6C9D48A7" w14:textId="77777777" w:rsidR="00A10234" w:rsidRDefault="00A10234" w:rsidP="005E5229">
                  <w:pPr>
                    <w:ind w:firstLine="0"/>
                  </w:pPr>
                  <w:r>
                    <w:t>Pending</w:t>
                  </w:r>
                </w:p>
              </w:tc>
              <w:tc>
                <w:tcPr>
                  <w:tcW w:w="1984" w:type="dxa"/>
                </w:tcPr>
                <w:p w14:paraId="68F9110C" w14:textId="77777777" w:rsidR="00A10234" w:rsidRDefault="00A10234" w:rsidP="005E5229">
                  <w:pPr>
                    <w:ind w:firstLine="0"/>
                  </w:pPr>
                  <w:r>
                    <w:t>Chờ phê duyệt</w:t>
                  </w:r>
                </w:p>
              </w:tc>
            </w:tr>
            <w:tr w:rsidR="00A10234" w14:paraId="7CAEF035" w14:textId="77777777" w:rsidTr="005E5229">
              <w:tc>
                <w:tcPr>
                  <w:tcW w:w="912" w:type="dxa"/>
                </w:tcPr>
                <w:p w14:paraId="1B003C5A" w14:textId="77777777" w:rsidR="00A10234" w:rsidRDefault="00A10234" w:rsidP="005E5229">
                  <w:pPr>
                    <w:ind w:firstLine="0"/>
                  </w:pPr>
                  <w:r>
                    <w:t>R</w:t>
                  </w:r>
                </w:p>
              </w:tc>
              <w:tc>
                <w:tcPr>
                  <w:tcW w:w="1276" w:type="dxa"/>
                </w:tcPr>
                <w:p w14:paraId="73181724" w14:textId="77777777" w:rsidR="00A10234" w:rsidRDefault="00A10234" w:rsidP="005E5229">
                  <w:pPr>
                    <w:ind w:firstLine="0"/>
                  </w:pPr>
                  <w:r>
                    <w:t>Reject</w:t>
                  </w:r>
                </w:p>
              </w:tc>
              <w:tc>
                <w:tcPr>
                  <w:tcW w:w="1984" w:type="dxa"/>
                </w:tcPr>
                <w:p w14:paraId="7E3CC718" w14:textId="77777777" w:rsidR="00A10234" w:rsidRDefault="00A10234" w:rsidP="005E5229">
                  <w:pPr>
                    <w:ind w:firstLine="0"/>
                  </w:pPr>
                  <w:r>
                    <w:t>Từ chối phê duyệt</w:t>
                  </w:r>
                </w:p>
              </w:tc>
            </w:tr>
            <w:tr w:rsidR="00A10234" w14:paraId="0CED08FB" w14:textId="77777777" w:rsidTr="005E5229">
              <w:tc>
                <w:tcPr>
                  <w:tcW w:w="912" w:type="dxa"/>
                </w:tcPr>
                <w:p w14:paraId="5E421145" w14:textId="77777777" w:rsidR="00A10234" w:rsidRDefault="00A10234" w:rsidP="005E5229">
                  <w:pPr>
                    <w:ind w:firstLine="0"/>
                  </w:pPr>
                  <w:r>
                    <w:t>M</w:t>
                  </w:r>
                </w:p>
              </w:tc>
              <w:tc>
                <w:tcPr>
                  <w:tcW w:w="1276" w:type="dxa"/>
                </w:tcPr>
                <w:p w14:paraId="279D7330" w14:textId="77777777" w:rsidR="00A10234" w:rsidRDefault="00A10234" w:rsidP="005E5229">
                  <w:pPr>
                    <w:ind w:firstLine="0"/>
                  </w:pPr>
                  <w:r>
                    <w:t>Master</w:t>
                  </w:r>
                </w:p>
              </w:tc>
              <w:tc>
                <w:tcPr>
                  <w:tcW w:w="1984" w:type="dxa"/>
                </w:tcPr>
                <w:p w14:paraId="5E58BA39" w14:textId="77777777" w:rsidR="00A10234" w:rsidRDefault="00A10234" w:rsidP="005E5229">
                  <w:pPr>
                    <w:ind w:firstLine="0"/>
                  </w:pPr>
                  <w:r>
                    <w:t>Đã xử lý</w:t>
                  </w:r>
                </w:p>
              </w:tc>
            </w:tr>
          </w:tbl>
          <w:p w14:paraId="7C7E4AB7" w14:textId="77777777" w:rsidR="00A10234" w:rsidRPr="00B6398F" w:rsidRDefault="00A10234" w:rsidP="005E5229">
            <w:pPr>
              <w:spacing w:line="312" w:lineRule="auto"/>
              <w:ind w:left="360" w:firstLine="0"/>
              <w:rPr>
                <w:rFonts w:cs="Times New Roman"/>
                <w:szCs w:val="26"/>
                <w:u w:val="single"/>
              </w:rPr>
            </w:pPr>
          </w:p>
        </w:tc>
        <w:tc>
          <w:tcPr>
            <w:tcW w:w="1418" w:type="dxa"/>
            <w:vAlign w:val="center"/>
          </w:tcPr>
          <w:p w14:paraId="14053DE7" w14:textId="77777777" w:rsidR="00A10234" w:rsidRDefault="00A10234" w:rsidP="005E5229">
            <w:pPr>
              <w:spacing w:line="312" w:lineRule="auto"/>
              <w:ind w:firstLine="0"/>
              <w:rPr>
                <w:rFonts w:cs="Times New Roman"/>
                <w:szCs w:val="26"/>
                <w:u w:val="single"/>
              </w:rPr>
            </w:pPr>
            <w:r>
              <w:rPr>
                <w:rFonts w:cs="Times New Roman"/>
                <w:szCs w:val="26"/>
                <w:u w:val="single"/>
              </w:rPr>
              <w:t>Y</w:t>
            </w:r>
          </w:p>
        </w:tc>
        <w:tc>
          <w:tcPr>
            <w:tcW w:w="1418" w:type="dxa"/>
            <w:vAlign w:val="center"/>
          </w:tcPr>
          <w:p w14:paraId="28247E4B" w14:textId="77777777" w:rsidR="00A10234"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6F6B3772" w14:textId="77777777" w:rsidTr="005E5229">
        <w:tc>
          <w:tcPr>
            <w:tcW w:w="1791" w:type="dxa"/>
          </w:tcPr>
          <w:p w14:paraId="797DB97C" w14:textId="77777777" w:rsidR="00A10234" w:rsidRPr="009076A4" w:rsidRDefault="00A10234" w:rsidP="005E5229">
            <w:pPr>
              <w:spacing w:line="312" w:lineRule="auto"/>
              <w:ind w:firstLine="0"/>
              <w:rPr>
                <w:rFonts w:cs="Times New Roman"/>
                <w:szCs w:val="26"/>
              </w:rPr>
            </w:pPr>
            <w:r w:rsidRPr="009076A4">
              <w:rPr>
                <w:rFonts w:cs="Times New Roman"/>
                <w:color w:val="FF0000"/>
                <w:szCs w:val="26"/>
              </w:rPr>
              <w:t>Sự kiện</w:t>
            </w:r>
          </w:p>
        </w:tc>
        <w:tc>
          <w:tcPr>
            <w:tcW w:w="1418" w:type="dxa"/>
          </w:tcPr>
          <w:p w14:paraId="6741D21D" w14:textId="77777777" w:rsidR="00A10234" w:rsidRPr="009076A4" w:rsidRDefault="00A10234" w:rsidP="005E5229">
            <w:pPr>
              <w:spacing w:line="312" w:lineRule="auto"/>
              <w:ind w:firstLine="0"/>
              <w:rPr>
                <w:rFonts w:cs="Times New Roman"/>
                <w:szCs w:val="26"/>
              </w:rPr>
            </w:pPr>
            <w:r w:rsidRPr="009076A4">
              <w:rPr>
                <w:rFonts w:cs="Times New Roman"/>
                <w:szCs w:val="26"/>
              </w:rPr>
              <w:t>Nvarchar</w:t>
            </w:r>
          </w:p>
        </w:tc>
        <w:tc>
          <w:tcPr>
            <w:tcW w:w="567" w:type="dxa"/>
          </w:tcPr>
          <w:p w14:paraId="63269D57" w14:textId="77777777" w:rsidR="00A10234" w:rsidRPr="009076A4" w:rsidRDefault="00A10234" w:rsidP="005E5229">
            <w:pPr>
              <w:spacing w:line="312" w:lineRule="auto"/>
              <w:ind w:firstLine="0"/>
              <w:rPr>
                <w:rFonts w:cs="Times New Roman"/>
                <w:szCs w:val="26"/>
              </w:rPr>
            </w:pPr>
            <w:r w:rsidRPr="009076A4">
              <w:rPr>
                <w:rFonts w:cs="Times New Roman"/>
                <w:szCs w:val="26"/>
              </w:rPr>
              <w:t>200</w:t>
            </w:r>
          </w:p>
        </w:tc>
        <w:tc>
          <w:tcPr>
            <w:tcW w:w="567" w:type="dxa"/>
          </w:tcPr>
          <w:p w14:paraId="5B6F07A4" w14:textId="77777777" w:rsidR="00A10234" w:rsidRPr="009076A4" w:rsidRDefault="00A10234" w:rsidP="005E5229">
            <w:pPr>
              <w:spacing w:line="312" w:lineRule="auto"/>
              <w:ind w:firstLine="0"/>
              <w:rPr>
                <w:rFonts w:cs="Times New Roman"/>
                <w:color w:val="FF0000"/>
                <w:szCs w:val="26"/>
              </w:rPr>
            </w:pPr>
            <w:r w:rsidRPr="009076A4">
              <w:rPr>
                <w:rFonts w:cs="Times New Roman"/>
                <w:color w:val="FF0000"/>
                <w:szCs w:val="26"/>
              </w:rPr>
              <w:t>O</w:t>
            </w:r>
          </w:p>
        </w:tc>
        <w:tc>
          <w:tcPr>
            <w:tcW w:w="4819" w:type="dxa"/>
          </w:tcPr>
          <w:p w14:paraId="4D851424"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Sự kiện giao dị</w:t>
            </w:r>
            <w:r>
              <w:rPr>
                <w:rFonts w:cs="Times New Roman"/>
                <w:szCs w:val="26"/>
                <w:u w:val="single"/>
              </w:rPr>
              <w:t>ch</w:t>
            </w:r>
            <w:r w:rsidRPr="009076A4">
              <w:rPr>
                <w:rFonts w:cs="Times New Roman"/>
                <w:szCs w:val="26"/>
                <w:u w:val="single"/>
              </w:rPr>
              <w:t>:</w:t>
            </w:r>
          </w:p>
          <w:p w14:paraId="056282B2" w14:textId="77777777" w:rsidR="00A10234" w:rsidRPr="009076A4" w:rsidRDefault="00A10234" w:rsidP="00724F94">
            <w:pPr>
              <w:pStyle w:val="ListParagraph"/>
              <w:numPr>
                <w:ilvl w:val="0"/>
                <w:numId w:val="6"/>
              </w:numPr>
              <w:spacing w:line="312" w:lineRule="auto"/>
              <w:rPr>
                <w:rFonts w:cs="Times New Roman"/>
                <w:szCs w:val="26"/>
              </w:rPr>
            </w:pPr>
            <w:r w:rsidRPr="009076A4">
              <w:rPr>
                <w:rFonts w:cs="Times New Roman"/>
                <w:szCs w:val="26"/>
              </w:rPr>
              <w:t>Thể hiện diễn giải của sự kiện nhận về tương ứng từ hệ thống nguồn TF-EE</w:t>
            </w:r>
          </w:p>
          <w:p w14:paraId="2F3CA36F" w14:textId="77777777" w:rsidR="00A10234" w:rsidRPr="009076A4" w:rsidRDefault="00A10234" w:rsidP="00724F94">
            <w:pPr>
              <w:pStyle w:val="ListParagraph"/>
              <w:numPr>
                <w:ilvl w:val="0"/>
                <w:numId w:val="6"/>
              </w:numPr>
              <w:spacing w:line="312" w:lineRule="auto"/>
              <w:rPr>
                <w:rFonts w:cs="Times New Roman"/>
                <w:szCs w:val="26"/>
              </w:rPr>
            </w:pPr>
            <w:r w:rsidRPr="009076A4">
              <w:rPr>
                <w:rFonts w:cs="Times New Roman"/>
                <w:szCs w:val="26"/>
              </w:rPr>
              <w:t>Tham chiếu Bảng diễn giải sự kiện bên dưới</w:t>
            </w:r>
          </w:p>
        </w:tc>
        <w:tc>
          <w:tcPr>
            <w:tcW w:w="1418" w:type="dxa"/>
            <w:vAlign w:val="center"/>
          </w:tcPr>
          <w:p w14:paraId="445698B7" w14:textId="77777777" w:rsidR="00A10234" w:rsidRPr="00427E49" w:rsidRDefault="00A10234"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492D7195"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6BEF4280" w14:textId="77777777" w:rsidTr="005E5229">
        <w:tc>
          <w:tcPr>
            <w:tcW w:w="1791" w:type="dxa"/>
          </w:tcPr>
          <w:p w14:paraId="7F3AF3D7" w14:textId="77777777" w:rsidR="00A10234" w:rsidRPr="009076A4" w:rsidRDefault="00A10234" w:rsidP="005E5229">
            <w:pPr>
              <w:spacing w:line="312" w:lineRule="auto"/>
              <w:ind w:firstLine="0"/>
              <w:rPr>
                <w:rFonts w:cs="Times New Roman"/>
                <w:szCs w:val="26"/>
              </w:rPr>
            </w:pPr>
            <w:r w:rsidRPr="009076A4">
              <w:rPr>
                <w:rFonts w:cs="Times New Roman"/>
                <w:color w:val="FF0000"/>
                <w:szCs w:val="26"/>
              </w:rPr>
              <w:t>STT sự kiện</w:t>
            </w:r>
          </w:p>
        </w:tc>
        <w:tc>
          <w:tcPr>
            <w:tcW w:w="1418" w:type="dxa"/>
          </w:tcPr>
          <w:p w14:paraId="13A980CF" w14:textId="77777777" w:rsidR="00A10234" w:rsidRPr="009076A4" w:rsidRDefault="00A10234" w:rsidP="005E5229">
            <w:pPr>
              <w:spacing w:line="312" w:lineRule="auto"/>
              <w:ind w:firstLine="0"/>
              <w:rPr>
                <w:rFonts w:cs="Times New Roman"/>
                <w:szCs w:val="26"/>
              </w:rPr>
            </w:pPr>
            <w:r w:rsidRPr="009076A4">
              <w:rPr>
                <w:rFonts w:cs="Times New Roman"/>
                <w:szCs w:val="26"/>
              </w:rPr>
              <w:t>Nvarchar</w:t>
            </w:r>
          </w:p>
        </w:tc>
        <w:tc>
          <w:tcPr>
            <w:tcW w:w="567" w:type="dxa"/>
          </w:tcPr>
          <w:p w14:paraId="68BF48DB" w14:textId="77777777" w:rsidR="00A10234" w:rsidRPr="009076A4" w:rsidRDefault="00A10234" w:rsidP="005E5229">
            <w:pPr>
              <w:spacing w:line="312" w:lineRule="auto"/>
              <w:ind w:firstLine="0"/>
              <w:rPr>
                <w:rFonts w:cs="Times New Roman"/>
                <w:szCs w:val="26"/>
              </w:rPr>
            </w:pPr>
            <w:r w:rsidRPr="009076A4">
              <w:rPr>
                <w:rFonts w:cs="Times New Roman"/>
                <w:szCs w:val="26"/>
              </w:rPr>
              <w:t>3</w:t>
            </w:r>
          </w:p>
        </w:tc>
        <w:tc>
          <w:tcPr>
            <w:tcW w:w="567" w:type="dxa"/>
          </w:tcPr>
          <w:p w14:paraId="0D5AFA97" w14:textId="77777777" w:rsidR="00A10234" w:rsidRPr="009076A4" w:rsidRDefault="00A10234" w:rsidP="005E5229">
            <w:pPr>
              <w:spacing w:line="312" w:lineRule="auto"/>
              <w:ind w:firstLine="0"/>
              <w:rPr>
                <w:rFonts w:cs="Times New Roman"/>
                <w:color w:val="FF0000"/>
                <w:szCs w:val="26"/>
              </w:rPr>
            </w:pPr>
            <w:r w:rsidRPr="009076A4">
              <w:rPr>
                <w:rFonts w:cs="Times New Roman"/>
                <w:color w:val="FF0000"/>
                <w:szCs w:val="26"/>
              </w:rPr>
              <w:t>O</w:t>
            </w:r>
          </w:p>
        </w:tc>
        <w:tc>
          <w:tcPr>
            <w:tcW w:w="4819" w:type="dxa"/>
          </w:tcPr>
          <w:p w14:paraId="764C1E16"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Số thứ tự sự kiện</w:t>
            </w:r>
          </w:p>
          <w:p w14:paraId="612B2AC6" w14:textId="77777777" w:rsidR="00A10234" w:rsidRPr="009076A4" w:rsidRDefault="00A10234" w:rsidP="00724F94">
            <w:pPr>
              <w:pStyle w:val="ListParagraph"/>
              <w:numPr>
                <w:ilvl w:val="0"/>
                <w:numId w:val="6"/>
              </w:numPr>
              <w:spacing w:line="312" w:lineRule="auto"/>
              <w:rPr>
                <w:rFonts w:cs="Times New Roman"/>
                <w:szCs w:val="26"/>
              </w:rPr>
            </w:pPr>
            <w:r w:rsidRPr="009076A4">
              <w:rPr>
                <w:rFonts w:cs="Times New Roman"/>
                <w:szCs w:val="26"/>
              </w:rPr>
              <w:t xml:space="preserve">Hệ thống tự động sinh số thứ tự của sự kiện căn cứ theo điều kiện cùng Số Thông báo LC và tương ứng với </w:t>
            </w:r>
            <w:r w:rsidRPr="009076A4">
              <w:rPr>
                <w:rFonts w:cs="Times New Roman"/>
                <w:szCs w:val="26"/>
              </w:rPr>
              <w:lastRenderedPageBreak/>
              <w:t>thứ tự ngày giờ phê duyệt EE.</w:t>
            </w:r>
          </w:p>
        </w:tc>
        <w:tc>
          <w:tcPr>
            <w:tcW w:w="1418" w:type="dxa"/>
            <w:vAlign w:val="center"/>
          </w:tcPr>
          <w:p w14:paraId="5014E6A3" w14:textId="77777777" w:rsidR="00A10234" w:rsidRPr="00427E49" w:rsidRDefault="00A10234" w:rsidP="005E5229">
            <w:pPr>
              <w:spacing w:line="312" w:lineRule="auto"/>
              <w:ind w:firstLine="0"/>
              <w:rPr>
                <w:rFonts w:cs="Times New Roman"/>
                <w:i/>
                <w:color w:val="0070C0"/>
                <w:sz w:val="20"/>
                <w:szCs w:val="26"/>
              </w:rPr>
            </w:pPr>
            <w:r>
              <w:rPr>
                <w:rFonts w:cs="Times New Roman"/>
                <w:szCs w:val="26"/>
                <w:u w:val="single"/>
              </w:rPr>
              <w:lastRenderedPageBreak/>
              <w:t>N</w:t>
            </w:r>
          </w:p>
        </w:tc>
        <w:tc>
          <w:tcPr>
            <w:tcW w:w="1418" w:type="dxa"/>
            <w:vAlign w:val="center"/>
          </w:tcPr>
          <w:p w14:paraId="4CE0ECF5" w14:textId="77777777" w:rsidR="00A10234"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2E4CDC96" w14:textId="77777777" w:rsidTr="005E5229">
        <w:tc>
          <w:tcPr>
            <w:tcW w:w="1791" w:type="dxa"/>
          </w:tcPr>
          <w:p w14:paraId="54D71DFD" w14:textId="77777777" w:rsidR="00A10234" w:rsidRPr="009076A4" w:rsidRDefault="00A10234" w:rsidP="005E5229">
            <w:pPr>
              <w:spacing w:line="312" w:lineRule="auto"/>
              <w:ind w:firstLine="0"/>
              <w:rPr>
                <w:rFonts w:cs="Times New Roman"/>
                <w:color w:val="FF0000"/>
                <w:szCs w:val="26"/>
              </w:rPr>
            </w:pPr>
            <w:r w:rsidRPr="009076A4">
              <w:rPr>
                <w:rFonts w:cs="Times New Roman"/>
                <w:color w:val="FF0000"/>
                <w:szCs w:val="26"/>
              </w:rPr>
              <w:lastRenderedPageBreak/>
              <w:t>Nhóm sản phẩm</w:t>
            </w:r>
          </w:p>
        </w:tc>
        <w:tc>
          <w:tcPr>
            <w:tcW w:w="1418" w:type="dxa"/>
          </w:tcPr>
          <w:p w14:paraId="5BA6458E" w14:textId="77777777" w:rsidR="00A10234" w:rsidRPr="009076A4" w:rsidRDefault="00A10234" w:rsidP="005E5229">
            <w:pPr>
              <w:spacing w:line="312" w:lineRule="auto"/>
              <w:ind w:firstLine="0"/>
              <w:rPr>
                <w:rFonts w:cs="Times New Roman"/>
                <w:szCs w:val="26"/>
              </w:rPr>
            </w:pPr>
            <w:r w:rsidRPr="009076A4">
              <w:rPr>
                <w:rFonts w:cs="Times New Roman"/>
                <w:szCs w:val="26"/>
              </w:rPr>
              <w:t>nChar</w:t>
            </w:r>
          </w:p>
        </w:tc>
        <w:tc>
          <w:tcPr>
            <w:tcW w:w="567" w:type="dxa"/>
          </w:tcPr>
          <w:p w14:paraId="14C73FD7" w14:textId="77777777" w:rsidR="00A10234" w:rsidRPr="009076A4" w:rsidRDefault="00A10234" w:rsidP="005E5229">
            <w:pPr>
              <w:spacing w:line="312" w:lineRule="auto"/>
              <w:ind w:firstLine="0"/>
              <w:rPr>
                <w:rFonts w:cs="Times New Roman"/>
                <w:szCs w:val="26"/>
              </w:rPr>
            </w:pPr>
            <w:r>
              <w:rPr>
                <w:rFonts w:cs="Times New Roman"/>
                <w:szCs w:val="26"/>
              </w:rPr>
              <w:t>10</w:t>
            </w:r>
          </w:p>
        </w:tc>
        <w:tc>
          <w:tcPr>
            <w:tcW w:w="567" w:type="dxa"/>
          </w:tcPr>
          <w:p w14:paraId="3AE8DA1F" w14:textId="77777777" w:rsidR="00A10234" w:rsidRPr="009076A4" w:rsidRDefault="00A10234" w:rsidP="005E5229">
            <w:pPr>
              <w:spacing w:line="312" w:lineRule="auto"/>
              <w:ind w:firstLine="0"/>
              <w:rPr>
                <w:rFonts w:cs="Times New Roman"/>
                <w:color w:val="FF0000"/>
                <w:szCs w:val="26"/>
              </w:rPr>
            </w:pPr>
            <w:r w:rsidRPr="009076A4">
              <w:rPr>
                <w:rFonts w:cs="Times New Roman"/>
                <w:color w:val="FF0000"/>
                <w:szCs w:val="26"/>
              </w:rPr>
              <w:t>H</w:t>
            </w:r>
          </w:p>
        </w:tc>
        <w:tc>
          <w:tcPr>
            <w:tcW w:w="4819" w:type="dxa"/>
          </w:tcPr>
          <w:p w14:paraId="1204A7E3"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Nhóm sản phẩm</w:t>
            </w:r>
          </w:p>
          <w:p w14:paraId="57A97406" w14:textId="77777777" w:rsidR="00A10234" w:rsidRPr="009076A4" w:rsidRDefault="00A10234" w:rsidP="00724F94">
            <w:pPr>
              <w:pStyle w:val="ListParagraph"/>
              <w:numPr>
                <w:ilvl w:val="0"/>
                <w:numId w:val="6"/>
              </w:numPr>
              <w:spacing w:line="312" w:lineRule="auto"/>
              <w:jc w:val="both"/>
              <w:rPr>
                <w:rFonts w:cs="Times New Roman"/>
                <w:szCs w:val="26"/>
              </w:rPr>
            </w:pPr>
            <w:r w:rsidRPr="009076A4">
              <w:rPr>
                <w:rFonts w:cs="Times New Roman"/>
                <w:szCs w:val="26"/>
              </w:rPr>
              <w:t>Trường thông tin phục vụ báo cáo, không hiển thị trên màn hình</w:t>
            </w:r>
          </w:p>
          <w:p w14:paraId="1AD4EBBD" w14:textId="77777777" w:rsidR="00A10234" w:rsidRPr="009076A4" w:rsidRDefault="00A10234" w:rsidP="00724F94">
            <w:pPr>
              <w:pStyle w:val="ListParagraph"/>
              <w:numPr>
                <w:ilvl w:val="0"/>
                <w:numId w:val="6"/>
              </w:numPr>
              <w:spacing w:line="312" w:lineRule="auto"/>
              <w:jc w:val="both"/>
              <w:rPr>
                <w:rFonts w:cs="Times New Roman"/>
                <w:szCs w:val="26"/>
              </w:rPr>
            </w:pPr>
            <w:r w:rsidRPr="009076A4">
              <w:rPr>
                <w:rFonts w:cs="Times New Roman"/>
                <w:szCs w:val="26"/>
              </w:rPr>
              <w:t xml:space="preserve">Mặc định giá trị: </w:t>
            </w:r>
            <w:r w:rsidRPr="009076A4">
              <w:rPr>
                <w:rFonts w:cs="Times New Roman"/>
                <w:b/>
                <w:szCs w:val="26"/>
              </w:rPr>
              <w:t>EXPORT</w:t>
            </w:r>
          </w:p>
        </w:tc>
        <w:tc>
          <w:tcPr>
            <w:tcW w:w="1418" w:type="dxa"/>
            <w:vAlign w:val="center"/>
          </w:tcPr>
          <w:p w14:paraId="7564782A" w14:textId="77777777" w:rsidR="00A10234" w:rsidRPr="00427E49" w:rsidRDefault="00A10234"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2A62E08A" w14:textId="77777777" w:rsidR="00A10234"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4EBAF208" w14:textId="77777777" w:rsidTr="005E5229">
        <w:tc>
          <w:tcPr>
            <w:tcW w:w="1791" w:type="dxa"/>
          </w:tcPr>
          <w:p w14:paraId="55B720C9" w14:textId="77777777" w:rsidR="00A10234" w:rsidRPr="009076A4" w:rsidRDefault="00A10234" w:rsidP="005E5229">
            <w:pPr>
              <w:spacing w:line="312" w:lineRule="auto"/>
              <w:ind w:firstLine="0"/>
              <w:rPr>
                <w:rFonts w:cs="Times New Roman"/>
                <w:color w:val="FF0000"/>
                <w:szCs w:val="26"/>
              </w:rPr>
            </w:pPr>
            <w:r w:rsidRPr="009076A4">
              <w:rPr>
                <w:rFonts w:cs="Times New Roman"/>
                <w:color w:val="FF0000"/>
                <w:szCs w:val="26"/>
              </w:rPr>
              <w:t>Mã sản phẩm</w:t>
            </w:r>
          </w:p>
        </w:tc>
        <w:tc>
          <w:tcPr>
            <w:tcW w:w="1418" w:type="dxa"/>
          </w:tcPr>
          <w:p w14:paraId="6D71A4FF" w14:textId="77777777" w:rsidR="00A10234" w:rsidRPr="009076A4" w:rsidRDefault="00A10234" w:rsidP="005E5229">
            <w:pPr>
              <w:spacing w:line="312" w:lineRule="auto"/>
              <w:ind w:firstLine="0"/>
              <w:rPr>
                <w:rFonts w:cs="Times New Roman"/>
                <w:szCs w:val="26"/>
              </w:rPr>
            </w:pPr>
            <w:r w:rsidRPr="009076A4">
              <w:rPr>
                <w:rFonts w:cs="Times New Roman"/>
                <w:szCs w:val="26"/>
              </w:rPr>
              <w:t>nChar</w:t>
            </w:r>
          </w:p>
        </w:tc>
        <w:tc>
          <w:tcPr>
            <w:tcW w:w="567" w:type="dxa"/>
          </w:tcPr>
          <w:p w14:paraId="3BD3ACA5" w14:textId="77777777" w:rsidR="00A10234" w:rsidRPr="009076A4" w:rsidRDefault="00A10234" w:rsidP="005E5229">
            <w:pPr>
              <w:spacing w:line="312" w:lineRule="auto"/>
              <w:ind w:firstLine="0"/>
              <w:rPr>
                <w:rFonts w:cs="Times New Roman"/>
                <w:szCs w:val="26"/>
              </w:rPr>
            </w:pPr>
            <w:r w:rsidRPr="009076A4">
              <w:rPr>
                <w:rFonts w:cs="Times New Roman"/>
                <w:szCs w:val="26"/>
              </w:rPr>
              <w:t>2</w:t>
            </w:r>
          </w:p>
        </w:tc>
        <w:tc>
          <w:tcPr>
            <w:tcW w:w="567" w:type="dxa"/>
          </w:tcPr>
          <w:p w14:paraId="4292FFE5" w14:textId="77777777" w:rsidR="00A10234" w:rsidRPr="009076A4" w:rsidRDefault="00A10234" w:rsidP="005E5229">
            <w:pPr>
              <w:spacing w:line="312" w:lineRule="auto"/>
              <w:ind w:firstLine="0"/>
              <w:rPr>
                <w:rFonts w:cs="Times New Roman"/>
                <w:color w:val="FF0000"/>
                <w:szCs w:val="26"/>
              </w:rPr>
            </w:pPr>
            <w:r w:rsidRPr="009076A4">
              <w:rPr>
                <w:rFonts w:cs="Times New Roman"/>
                <w:color w:val="FF0000"/>
                <w:szCs w:val="26"/>
              </w:rPr>
              <w:t>H</w:t>
            </w:r>
          </w:p>
        </w:tc>
        <w:tc>
          <w:tcPr>
            <w:tcW w:w="4819" w:type="dxa"/>
          </w:tcPr>
          <w:p w14:paraId="1C6FD8BF"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Mã sản phẩm</w:t>
            </w:r>
          </w:p>
          <w:p w14:paraId="09DAE817" w14:textId="77777777" w:rsidR="00A10234" w:rsidRPr="009076A4" w:rsidRDefault="00A10234" w:rsidP="00724F94">
            <w:pPr>
              <w:pStyle w:val="ListParagraph"/>
              <w:numPr>
                <w:ilvl w:val="0"/>
                <w:numId w:val="6"/>
              </w:numPr>
              <w:spacing w:line="312" w:lineRule="auto"/>
              <w:jc w:val="both"/>
              <w:rPr>
                <w:rFonts w:cs="Times New Roman"/>
                <w:szCs w:val="26"/>
              </w:rPr>
            </w:pPr>
            <w:r w:rsidRPr="009076A4">
              <w:rPr>
                <w:rFonts w:cs="Times New Roman"/>
                <w:szCs w:val="26"/>
              </w:rPr>
              <w:t>Trường thông tin phục vụ báo cáo, không hiển thị trên màn hình</w:t>
            </w:r>
          </w:p>
          <w:p w14:paraId="2E065F85" w14:textId="77777777" w:rsidR="00A10234" w:rsidRPr="009076A4" w:rsidRDefault="00A10234" w:rsidP="00724F94">
            <w:pPr>
              <w:pStyle w:val="ListParagraph"/>
              <w:numPr>
                <w:ilvl w:val="0"/>
                <w:numId w:val="6"/>
              </w:numPr>
              <w:spacing w:line="312" w:lineRule="auto"/>
              <w:jc w:val="both"/>
              <w:rPr>
                <w:rFonts w:cs="Times New Roman"/>
                <w:szCs w:val="26"/>
              </w:rPr>
            </w:pPr>
            <w:r w:rsidRPr="009076A4">
              <w:rPr>
                <w:rFonts w:cs="Times New Roman"/>
                <w:szCs w:val="26"/>
              </w:rPr>
              <w:t xml:space="preserve">Mặc định giá trị: </w:t>
            </w:r>
            <w:r w:rsidRPr="009076A4">
              <w:rPr>
                <w:rFonts w:cs="Times New Roman"/>
                <w:b/>
                <w:szCs w:val="26"/>
              </w:rPr>
              <w:t>EA</w:t>
            </w:r>
          </w:p>
        </w:tc>
        <w:tc>
          <w:tcPr>
            <w:tcW w:w="1418" w:type="dxa"/>
            <w:vAlign w:val="center"/>
          </w:tcPr>
          <w:p w14:paraId="458B4EC1" w14:textId="77777777" w:rsidR="00A10234" w:rsidRPr="00427E49" w:rsidRDefault="00A10234"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0C590900" w14:textId="77777777" w:rsidR="00A10234"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232CC670" w14:textId="77777777" w:rsidTr="005E5229">
        <w:tc>
          <w:tcPr>
            <w:tcW w:w="10580" w:type="dxa"/>
            <w:gridSpan w:val="6"/>
          </w:tcPr>
          <w:p w14:paraId="74E3FD1C" w14:textId="77777777" w:rsidR="00A10234" w:rsidRDefault="00A10234" w:rsidP="005E5229">
            <w:pPr>
              <w:spacing w:line="312" w:lineRule="auto"/>
              <w:ind w:firstLine="0"/>
              <w:rPr>
                <w:rFonts w:cs="Times New Roman"/>
                <w:color w:val="FF0000"/>
                <w:szCs w:val="26"/>
                <w:u w:val="single"/>
              </w:rPr>
            </w:pPr>
            <w:r w:rsidRPr="009076A4">
              <w:rPr>
                <w:rFonts w:cs="Times New Roman"/>
                <w:color w:val="FF0000"/>
                <w:szCs w:val="26"/>
                <w:u w:val="single"/>
              </w:rPr>
              <w:t>Đối với các sự kiện Thông báo sửa đổi LC, Chính sửa nội bộ, hệ thống hiển thị các thông tin như sau:</w:t>
            </w:r>
          </w:p>
          <w:p w14:paraId="69722410" w14:textId="77777777" w:rsidR="00A10234" w:rsidRDefault="00A10234" w:rsidP="005E5229">
            <w:pPr>
              <w:spacing w:line="312" w:lineRule="auto"/>
              <w:ind w:firstLine="0"/>
              <w:rPr>
                <w:rFonts w:cs="Times New Roman"/>
                <w:szCs w:val="26"/>
                <w:u w:val="single"/>
              </w:rPr>
            </w:pPr>
            <w:r w:rsidRPr="002F6CB6">
              <w:rPr>
                <w:rFonts w:cs="Times New Roman"/>
                <w:szCs w:val="26"/>
              </w:rPr>
              <w:t>Ẩn</w:t>
            </w:r>
            <w:r>
              <w:rPr>
                <w:rFonts w:cs="Times New Roman"/>
                <w:szCs w:val="26"/>
              </w:rPr>
              <w:t xml:space="preserve"> các trường Số tiền LC, Số dư LC, Ngày hết hạn, Ngày giao hàng muộn nhất và thay thế bằng các trường mới sau:</w:t>
            </w:r>
          </w:p>
        </w:tc>
        <w:tc>
          <w:tcPr>
            <w:tcW w:w="1418" w:type="dxa"/>
            <w:vAlign w:val="center"/>
          </w:tcPr>
          <w:p w14:paraId="5ADE749E" w14:textId="77777777" w:rsidR="00A10234" w:rsidRDefault="00A10234" w:rsidP="005E5229">
            <w:pPr>
              <w:spacing w:line="312" w:lineRule="auto"/>
              <w:ind w:firstLine="0"/>
              <w:rPr>
                <w:rFonts w:cs="Times New Roman"/>
                <w:szCs w:val="26"/>
                <w:u w:val="single"/>
              </w:rPr>
            </w:pPr>
          </w:p>
        </w:tc>
      </w:tr>
      <w:tr w:rsidR="00A10234" w:rsidRPr="00615117" w14:paraId="1AF06A3E" w14:textId="77777777" w:rsidTr="005E5229">
        <w:tc>
          <w:tcPr>
            <w:tcW w:w="1791" w:type="dxa"/>
          </w:tcPr>
          <w:p w14:paraId="07C585E4" w14:textId="77777777" w:rsidR="00A10234" w:rsidRDefault="00A10234" w:rsidP="005E5229">
            <w:pPr>
              <w:spacing w:line="312" w:lineRule="auto"/>
              <w:ind w:firstLine="0"/>
              <w:rPr>
                <w:rFonts w:cs="Times New Roman"/>
                <w:szCs w:val="26"/>
                <w:highlight w:val="yellow"/>
              </w:rPr>
            </w:pPr>
            <w:r w:rsidRPr="00940564">
              <w:rPr>
                <w:rFonts w:cs="Times New Roman"/>
                <w:color w:val="FF0000"/>
                <w:szCs w:val="26"/>
              </w:rPr>
              <w:t>Số tiề</w:t>
            </w:r>
            <w:r>
              <w:rPr>
                <w:rFonts w:cs="Times New Roman"/>
                <w:color w:val="FF0000"/>
                <w:szCs w:val="26"/>
              </w:rPr>
              <w:t>n LC tăng/</w:t>
            </w:r>
            <w:r w:rsidRPr="00940564">
              <w:rPr>
                <w:rFonts w:cs="Times New Roman"/>
                <w:color w:val="FF0000"/>
                <w:szCs w:val="26"/>
              </w:rPr>
              <w:t>giảm</w:t>
            </w:r>
          </w:p>
        </w:tc>
        <w:tc>
          <w:tcPr>
            <w:tcW w:w="1418" w:type="dxa"/>
          </w:tcPr>
          <w:p w14:paraId="3FAE2F14"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1850F566"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74E30971"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44EE2784"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Số tiền tăng/giảm LC:</w:t>
            </w:r>
          </w:p>
          <w:p w14:paraId="7F6EC958"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tiền tăng/giảm LC, trả về từ TF-EE</w:t>
            </w:r>
          </w:p>
        </w:tc>
        <w:tc>
          <w:tcPr>
            <w:tcW w:w="1418" w:type="dxa"/>
            <w:vAlign w:val="center"/>
          </w:tcPr>
          <w:p w14:paraId="582F1F5E" w14:textId="77777777" w:rsidR="00A10234" w:rsidRDefault="00A10234" w:rsidP="005E5229">
            <w:pPr>
              <w:spacing w:line="312" w:lineRule="auto"/>
              <w:ind w:firstLine="0"/>
              <w:rPr>
                <w:rFonts w:cs="Times New Roman"/>
                <w:szCs w:val="26"/>
                <w:u w:val="single"/>
              </w:rPr>
            </w:pPr>
            <w:r w:rsidRPr="00294073">
              <w:rPr>
                <w:rFonts w:cs="Times New Roman"/>
                <w:szCs w:val="26"/>
                <w:u w:val="single"/>
              </w:rPr>
              <w:t>Y</w:t>
            </w:r>
          </w:p>
        </w:tc>
        <w:tc>
          <w:tcPr>
            <w:tcW w:w="1418" w:type="dxa"/>
            <w:vAlign w:val="center"/>
          </w:tcPr>
          <w:p w14:paraId="22D3304B"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79EE24BC" w14:textId="77777777" w:rsidTr="005E5229">
        <w:tc>
          <w:tcPr>
            <w:tcW w:w="1791" w:type="dxa"/>
          </w:tcPr>
          <w:p w14:paraId="14287A75" w14:textId="77777777" w:rsidR="00A10234" w:rsidRDefault="00A10234" w:rsidP="005E5229">
            <w:pPr>
              <w:spacing w:line="312" w:lineRule="auto"/>
              <w:ind w:firstLine="0"/>
              <w:rPr>
                <w:rFonts w:cs="Times New Roman"/>
                <w:szCs w:val="26"/>
                <w:highlight w:val="yellow"/>
              </w:rPr>
            </w:pPr>
            <w:r w:rsidRPr="001D7B38">
              <w:rPr>
                <w:rFonts w:cs="Times New Roman"/>
                <w:color w:val="FF0000"/>
                <w:szCs w:val="26"/>
              </w:rPr>
              <w:t xml:space="preserve">Số </w:t>
            </w:r>
            <w:r>
              <w:rPr>
                <w:rFonts w:cs="Times New Roman"/>
                <w:color w:val="FF0000"/>
                <w:szCs w:val="26"/>
              </w:rPr>
              <w:t>tiền LC</w:t>
            </w:r>
            <w:r w:rsidRPr="001D7B38">
              <w:rPr>
                <w:rFonts w:cs="Times New Roman"/>
                <w:color w:val="FF0000"/>
                <w:szCs w:val="26"/>
              </w:rPr>
              <w:t xml:space="preserve"> sau sửa đổi</w:t>
            </w:r>
          </w:p>
        </w:tc>
        <w:tc>
          <w:tcPr>
            <w:tcW w:w="1418" w:type="dxa"/>
          </w:tcPr>
          <w:p w14:paraId="6FEE9B3D"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2FC670F7"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6AE88CAB"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76696D43"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sidRPr="009076A4">
              <w:rPr>
                <w:rFonts w:cs="Times New Roman"/>
                <w:szCs w:val="26"/>
                <w:u w:val="single"/>
              </w:rPr>
              <w:t>tiền</w:t>
            </w:r>
            <w:r w:rsidRPr="009076A4">
              <w:rPr>
                <w:rFonts w:cs="Times New Roman"/>
                <w:szCs w:val="26"/>
                <w:u w:val="single"/>
                <w:lang w:val="vi-VN"/>
              </w:rPr>
              <w:t xml:space="preserve"> </w:t>
            </w:r>
            <w:r w:rsidRPr="009076A4">
              <w:rPr>
                <w:rFonts w:cs="Times New Roman"/>
                <w:szCs w:val="26"/>
                <w:u w:val="single"/>
              </w:rPr>
              <w:t>LC sau sửa đổi</w:t>
            </w:r>
            <w:r w:rsidRPr="009076A4">
              <w:rPr>
                <w:rFonts w:cs="Times New Roman"/>
                <w:szCs w:val="26"/>
                <w:u w:val="single"/>
                <w:lang w:val="vi-VN"/>
              </w:rPr>
              <w:t>:</w:t>
            </w:r>
          </w:p>
          <w:p w14:paraId="459187F8"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tiền LC sau sửa đổi, trả về từ TF-EE</w:t>
            </w:r>
          </w:p>
        </w:tc>
        <w:tc>
          <w:tcPr>
            <w:tcW w:w="1418" w:type="dxa"/>
            <w:vAlign w:val="center"/>
          </w:tcPr>
          <w:p w14:paraId="7B1A0CD5" w14:textId="77777777" w:rsidR="00A10234" w:rsidRDefault="00A10234" w:rsidP="005E5229">
            <w:pPr>
              <w:spacing w:line="312" w:lineRule="auto"/>
              <w:ind w:firstLine="0"/>
              <w:rPr>
                <w:rFonts w:cs="Times New Roman"/>
                <w:szCs w:val="26"/>
                <w:u w:val="single"/>
              </w:rPr>
            </w:pPr>
            <w:r w:rsidRPr="00294073">
              <w:rPr>
                <w:rFonts w:cs="Times New Roman"/>
                <w:szCs w:val="26"/>
                <w:u w:val="single"/>
              </w:rPr>
              <w:t>Y</w:t>
            </w:r>
          </w:p>
        </w:tc>
        <w:tc>
          <w:tcPr>
            <w:tcW w:w="1418" w:type="dxa"/>
            <w:vAlign w:val="center"/>
          </w:tcPr>
          <w:p w14:paraId="316B3C1E"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7B015C9E" w14:textId="77777777" w:rsidTr="005E5229">
        <w:tc>
          <w:tcPr>
            <w:tcW w:w="1791" w:type="dxa"/>
          </w:tcPr>
          <w:p w14:paraId="40043855" w14:textId="77777777" w:rsidR="00A10234" w:rsidRPr="001D7B38" w:rsidRDefault="00A10234" w:rsidP="005E5229">
            <w:pPr>
              <w:spacing w:line="312" w:lineRule="auto"/>
              <w:ind w:firstLine="0"/>
              <w:rPr>
                <w:rFonts w:cs="Times New Roman"/>
                <w:color w:val="FF0000"/>
                <w:szCs w:val="26"/>
              </w:rPr>
            </w:pPr>
            <w:r w:rsidRPr="001D7B38">
              <w:rPr>
                <w:rFonts w:cs="Times New Roman"/>
                <w:color w:val="FF0000"/>
                <w:szCs w:val="26"/>
              </w:rPr>
              <w:t xml:space="preserve">Số dư </w:t>
            </w:r>
            <w:r>
              <w:rPr>
                <w:rFonts w:cs="Times New Roman"/>
                <w:color w:val="FF0000"/>
                <w:szCs w:val="26"/>
              </w:rPr>
              <w:t>LC</w:t>
            </w:r>
            <w:r w:rsidRPr="001D7B38">
              <w:rPr>
                <w:rFonts w:cs="Times New Roman"/>
                <w:color w:val="FF0000"/>
                <w:szCs w:val="26"/>
              </w:rPr>
              <w:t xml:space="preserve"> sau sửa đổi</w:t>
            </w:r>
          </w:p>
        </w:tc>
        <w:tc>
          <w:tcPr>
            <w:tcW w:w="1418" w:type="dxa"/>
          </w:tcPr>
          <w:p w14:paraId="7CF1EE6A"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68545B08"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07352BEF"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1DE32420"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dư </w:t>
            </w:r>
            <w:r w:rsidRPr="009076A4">
              <w:rPr>
                <w:rFonts w:cs="Times New Roman"/>
                <w:szCs w:val="26"/>
                <w:u w:val="single"/>
              </w:rPr>
              <w:t>LC sau sửa đổi</w:t>
            </w:r>
            <w:r w:rsidRPr="009076A4">
              <w:rPr>
                <w:rFonts w:cs="Times New Roman"/>
                <w:szCs w:val="26"/>
                <w:u w:val="single"/>
                <w:lang w:val="vi-VN"/>
              </w:rPr>
              <w:t>:</w:t>
            </w:r>
          </w:p>
          <w:p w14:paraId="2DEDB139"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dư LC sau sửa đổi, trả về từ TF-EE</w:t>
            </w:r>
          </w:p>
        </w:tc>
        <w:tc>
          <w:tcPr>
            <w:tcW w:w="1418" w:type="dxa"/>
            <w:vAlign w:val="center"/>
          </w:tcPr>
          <w:p w14:paraId="12B4AA22" w14:textId="77777777" w:rsidR="00A10234" w:rsidRPr="00294073" w:rsidRDefault="00A10234" w:rsidP="005E5229">
            <w:pPr>
              <w:spacing w:line="312" w:lineRule="auto"/>
              <w:ind w:firstLine="0"/>
              <w:rPr>
                <w:rFonts w:cs="Times New Roman"/>
                <w:szCs w:val="26"/>
                <w:u w:val="single"/>
              </w:rPr>
            </w:pPr>
            <w:r w:rsidRPr="00294073">
              <w:rPr>
                <w:rFonts w:cs="Times New Roman"/>
                <w:szCs w:val="26"/>
                <w:u w:val="single"/>
              </w:rPr>
              <w:t>Y</w:t>
            </w:r>
          </w:p>
        </w:tc>
        <w:tc>
          <w:tcPr>
            <w:tcW w:w="1418" w:type="dxa"/>
            <w:vAlign w:val="center"/>
          </w:tcPr>
          <w:p w14:paraId="37EF8656"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2770D000" w14:textId="77777777" w:rsidTr="005E5229">
        <w:tc>
          <w:tcPr>
            <w:tcW w:w="1791" w:type="dxa"/>
          </w:tcPr>
          <w:p w14:paraId="7E4B0F42" w14:textId="77777777" w:rsidR="00A10234" w:rsidRPr="002E111E" w:rsidRDefault="00A10234" w:rsidP="005E5229">
            <w:pPr>
              <w:spacing w:line="312" w:lineRule="auto"/>
              <w:ind w:firstLine="0"/>
              <w:rPr>
                <w:rFonts w:cs="Times New Roman"/>
                <w:color w:val="FF0000"/>
                <w:szCs w:val="26"/>
              </w:rPr>
            </w:pPr>
            <w:r w:rsidRPr="002E111E">
              <w:rPr>
                <w:rFonts w:cs="Times New Roman"/>
                <w:color w:val="FF0000"/>
                <w:szCs w:val="26"/>
              </w:rPr>
              <w:t>Số dư LC quy đổi</w:t>
            </w:r>
          </w:p>
          <w:p w14:paraId="20954C8B" w14:textId="77777777" w:rsidR="00A10234" w:rsidRPr="001D7B38" w:rsidRDefault="00A10234" w:rsidP="005E5229">
            <w:pPr>
              <w:spacing w:line="312" w:lineRule="auto"/>
              <w:ind w:firstLine="0"/>
              <w:rPr>
                <w:rFonts w:cs="Times New Roman"/>
                <w:color w:val="FF0000"/>
                <w:szCs w:val="26"/>
              </w:rPr>
            </w:pPr>
            <w:r w:rsidRPr="009E452D">
              <w:rPr>
                <w:rFonts w:cs="Times New Roman"/>
                <w:i/>
                <w:szCs w:val="26"/>
              </w:rPr>
              <w:t>(Tên cũ</w:t>
            </w:r>
            <w:r>
              <w:rPr>
                <w:rFonts w:cs="Times New Roman"/>
                <w:i/>
                <w:szCs w:val="26"/>
              </w:rPr>
              <w:t>:</w:t>
            </w:r>
            <w:r w:rsidRPr="009E452D">
              <w:rPr>
                <w:rFonts w:cs="Times New Roman"/>
                <w:i/>
                <w:szCs w:val="26"/>
              </w:rPr>
              <w:t xml:space="preserve"> </w:t>
            </w:r>
            <w:r>
              <w:rPr>
                <w:rFonts w:cs="Times New Roman"/>
                <w:i/>
                <w:szCs w:val="26"/>
              </w:rPr>
              <w:t>Số dư ILC quy đổi)</w:t>
            </w:r>
          </w:p>
        </w:tc>
        <w:tc>
          <w:tcPr>
            <w:tcW w:w="1418" w:type="dxa"/>
          </w:tcPr>
          <w:p w14:paraId="1AA623D3" w14:textId="77777777" w:rsidR="00A10234" w:rsidRPr="009076A4" w:rsidRDefault="00A10234" w:rsidP="005E5229">
            <w:pPr>
              <w:spacing w:line="312" w:lineRule="auto"/>
              <w:ind w:firstLine="0"/>
              <w:rPr>
                <w:rFonts w:cs="Times New Roman"/>
                <w:szCs w:val="26"/>
              </w:rPr>
            </w:pPr>
            <w:r w:rsidRPr="00615117">
              <w:rPr>
                <w:rFonts w:cs="Times New Roman"/>
                <w:szCs w:val="26"/>
              </w:rPr>
              <w:t>Decimal</w:t>
            </w:r>
          </w:p>
        </w:tc>
        <w:tc>
          <w:tcPr>
            <w:tcW w:w="567" w:type="dxa"/>
          </w:tcPr>
          <w:p w14:paraId="72B91962" w14:textId="77777777" w:rsidR="00A10234" w:rsidRPr="009076A4" w:rsidRDefault="00A10234" w:rsidP="005E5229">
            <w:pPr>
              <w:spacing w:line="312" w:lineRule="auto"/>
              <w:ind w:firstLine="0"/>
              <w:rPr>
                <w:rFonts w:cs="Times New Roman"/>
                <w:szCs w:val="26"/>
              </w:rPr>
            </w:pPr>
            <w:r w:rsidRPr="00615117">
              <w:rPr>
                <w:rFonts w:cs="Times New Roman"/>
                <w:szCs w:val="26"/>
              </w:rPr>
              <w:t>18,3</w:t>
            </w:r>
          </w:p>
        </w:tc>
        <w:tc>
          <w:tcPr>
            <w:tcW w:w="567" w:type="dxa"/>
          </w:tcPr>
          <w:p w14:paraId="420FCC99" w14:textId="77777777" w:rsidR="00A10234" w:rsidRPr="009076A4" w:rsidRDefault="00A10234" w:rsidP="005E5229">
            <w:pPr>
              <w:spacing w:line="312" w:lineRule="auto"/>
              <w:ind w:firstLine="0"/>
              <w:rPr>
                <w:rFonts w:cs="Times New Roman"/>
                <w:szCs w:val="26"/>
              </w:rPr>
            </w:pPr>
            <w:r w:rsidRPr="00615117">
              <w:rPr>
                <w:rFonts w:cs="Times New Roman"/>
                <w:szCs w:val="26"/>
              </w:rPr>
              <w:t>P</w:t>
            </w:r>
          </w:p>
        </w:tc>
        <w:tc>
          <w:tcPr>
            <w:tcW w:w="4819" w:type="dxa"/>
          </w:tcPr>
          <w:p w14:paraId="7328D721" w14:textId="77777777" w:rsidR="00A10234" w:rsidRPr="00615117" w:rsidRDefault="00A10234" w:rsidP="005E5229">
            <w:pPr>
              <w:spacing w:line="312" w:lineRule="auto"/>
              <w:ind w:firstLine="0"/>
              <w:rPr>
                <w:rFonts w:cs="Times New Roman"/>
                <w:szCs w:val="26"/>
                <w:u w:val="single"/>
              </w:rPr>
            </w:pPr>
            <w:r w:rsidRPr="00615117">
              <w:rPr>
                <w:rFonts w:cs="Times New Roman"/>
                <w:szCs w:val="26"/>
                <w:u w:val="single"/>
              </w:rPr>
              <w:t>Số dư LC quy đổi:</w:t>
            </w:r>
          </w:p>
          <w:p w14:paraId="00D20D1F" w14:textId="77777777" w:rsidR="00A10234" w:rsidRPr="002F6CB6" w:rsidRDefault="00A10234" w:rsidP="00724F94">
            <w:pPr>
              <w:pStyle w:val="ListParagraph"/>
              <w:numPr>
                <w:ilvl w:val="0"/>
                <w:numId w:val="6"/>
              </w:numPr>
              <w:spacing w:line="312" w:lineRule="auto"/>
              <w:rPr>
                <w:rFonts w:cs="Times New Roman"/>
                <w:color w:val="FF0000"/>
                <w:szCs w:val="26"/>
              </w:rPr>
            </w:pPr>
            <w:r w:rsidRPr="002F6CB6">
              <w:rPr>
                <w:rFonts w:cs="Times New Roman"/>
                <w:color w:val="FF0000"/>
                <w:szCs w:val="26"/>
              </w:rPr>
              <w:t>Hệ thống tự động tính toán lại theo Số dư LC sau sửa đổi</w:t>
            </w:r>
          </w:p>
          <w:p w14:paraId="154E02C1" w14:textId="77777777" w:rsidR="00A10234" w:rsidRPr="009076A4" w:rsidRDefault="00A10234" w:rsidP="005E5229">
            <w:pPr>
              <w:spacing w:line="312" w:lineRule="auto"/>
              <w:ind w:firstLine="0"/>
              <w:rPr>
                <w:rFonts w:cs="Times New Roman"/>
                <w:szCs w:val="26"/>
                <w:u w:val="single"/>
              </w:rPr>
            </w:pPr>
            <w:r w:rsidRPr="00F36C4A">
              <w:rPr>
                <w:rFonts w:cs="Times New Roman"/>
                <w:szCs w:val="26"/>
              </w:rPr>
              <w:t>Số dư LC quy đổ</w:t>
            </w:r>
            <w:r>
              <w:rPr>
                <w:rFonts w:cs="Times New Roman"/>
                <w:szCs w:val="26"/>
              </w:rPr>
              <w:t xml:space="preserve">i </w:t>
            </w:r>
            <w:r w:rsidRPr="00F36C4A">
              <w:rPr>
                <w:rFonts w:cs="Times New Roman"/>
                <w:szCs w:val="26"/>
              </w:rPr>
              <w:t>= Số</w:t>
            </w:r>
            <w:r>
              <w:rPr>
                <w:rFonts w:cs="Times New Roman"/>
                <w:szCs w:val="26"/>
              </w:rPr>
              <w:t xml:space="preserve"> dư LC sau sửa đổi nguyên tệ x Tỉ giá</w:t>
            </w:r>
          </w:p>
        </w:tc>
        <w:tc>
          <w:tcPr>
            <w:tcW w:w="1418" w:type="dxa"/>
            <w:vAlign w:val="center"/>
          </w:tcPr>
          <w:p w14:paraId="6CCC6B32"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N</w:t>
            </w:r>
          </w:p>
        </w:tc>
        <w:tc>
          <w:tcPr>
            <w:tcW w:w="1418" w:type="dxa"/>
            <w:vAlign w:val="center"/>
          </w:tcPr>
          <w:p w14:paraId="793954A2" w14:textId="77777777" w:rsidR="00A10234" w:rsidRDefault="00A10234" w:rsidP="005E5229">
            <w:pPr>
              <w:spacing w:line="312" w:lineRule="auto"/>
              <w:ind w:firstLine="0"/>
              <w:rPr>
                <w:rFonts w:cs="Times New Roman"/>
                <w:szCs w:val="26"/>
                <w:u w:val="single"/>
              </w:rPr>
            </w:pPr>
            <w:r w:rsidRPr="00433D07">
              <w:rPr>
                <w:rFonts w:cs="Times New Roman"/>
                <w:szCs w:val="26"/>
                <w:u w:val="single"/>
              </w:rPr>
              <w:t>N</w:t>
            </w:r>
          </w:p>
        </w:tc>
      </w:tr>
      <w:tr w:rsidR="00A10234" w:rsidRPr="00615117" w14:paraId="61E367D6" w14:textId="77777777" w:rsidTr="005E5229">
        <w:tc>
          <w:tcPr>
            <w:tcW w:w="1791" w:type="dxa"/>
          </w:tcPr>
          <w:p w14:paraId="2DE8614C" w14:textId="77777777" w:rsidR="00A10234" w:rsidRPr="001D7B38" w:rsidRDefault="00A10234" w:rsidP="005E5229">
            <w:pPr>
              <w:spacing w:line="312" w:lineRule="auto"/>
              <w:ind w:firstLine="0"/>
              <w:rPr>
                <w:rFonts w:cs="Times New Roman"/>
                <w:color w:val="FF0000"/>
                <w:szCs w:val="26"/>
              </w:rPr>
            </w:pPr>
            <w:r w:rsidRPr="00757DFE">
              <w:rPr>
                <w:rFonts w:cs="Times New Roman"/>
                <w:color w:val="FF0000"/>
                <w:szCs w:val="26"/>
              </w:rPr>
              <w:t>Ngày hết hạn mới</w:t>
            </w:r>
          </w:p>
        </w:tc>
        <w:tc>
          <w:tcPr>
            <w:tcW w:w="1418" w:type="dxa"/>
          </w:tcPr>
          <w:p w14:paraId="46E97D85"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06813A27"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26A08DB0"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78685028"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hết hạn mới:</w:t>
            </w:r>
          </w:p>
          <w:p w14:paraId="54D809B6" w14:textId="77777777" w:rsidR="00A10234" w:rsidRPr="009076A4" w:rsidRDefault="00A10234" w:rsidP="00724F94">
            <w:pPr>
              <w:pStyle w:val="ListParagraph"/>
              <w:numPr>
                <w:ilvl w:val="0"/>
                <w:numId w:val="6"/>
              </w:numPr>
              <w:spacing w:line="312" w:lineRule="auto"/>
              <w:rPr>
                <w:rFonts w:cs="Times New Roman"/>
                <w:szCs w:val="26"/>
              </w:rPr>
            </w:pPr>
            <w:r w:rsidRPr="009076A4">
              <w:rPr>
                <w:rFonts w:cs="Times New Roman"/>
                <w:szCs w:val="26"/>
              </w:rPr>
              <w:t>Thể hiện ngày hết hạn LC mới, trả về từ TF-EE</w:t>
            </w:r>
          </w:p>
        </w:tc>
        <w:tc>
          <w:tcPr>
            <w:tcW w:w="1418" w:type="dxa"/>
            <w:vAlign w:val="center"/>
          </w:tcPr>
          <w:p w14:paraId="7EF97CA1" w14:textId="77777777" w:rsidR="00A10234" w:rsidRPr="00294073" w:rsidRDefault="00A10234" w:rsidP="005E5229">
            <w:pPr>
              <w:spacing w:line="312" w:lineRule="auto"/>
              <w:ind w:firstLine="0"/>
              <w:rPr>
                <w:rFonts w:cs="Times New Roman"/>
                <w:szCs w:val="26"/>
                <w:u w:val="single"/>
              </w:rPr>
            </w:pPr>
            <w:r w:rsidRPr="00294073">
              <w:rPr>
                <w:rFonts w:cs="Times New Roman"/>
                <w:szCs w:val="26"/>
                <w:u w:val="single"/>
              </w:rPr>
              <w:t>Y</w:t>
            </w:r>
          </w:p>
        </w:tc>
        <w:tc>
          <w:tcPr>
            <w:tcW w:w="1418" w:type="dxa"/>
            <w:vAlign w:val="center"/>
          </w:tcPr>
          <w:p w14:paraId="442F33CF"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7A5B031F" w14:textId="77777777" w:rsidTr="005E5229">
        <w:tc>
          <w:tcPr>
            <w:tcW w:w="1791" w:type="dxa"/>
          </w:tcPr>
          <w:p w14:paraId="6C135C33" w14:textId="77777777" w:rsidR="00A10234" w:rsidRPr="00757DFE" w:rsidRDefault="00A10234" w:rsidP="005E5229">
            <w:pPr>
              <w:spacing w:line="312" w:lineRule="auto"/>
              <w:ind w:firstLine="0"/>
              <w:rPr>
                <w:rFonts w:cs="Times New Roman"/>
                <w:color w:val="FF0000"/>
                <w:szCs w:val="26"/>
              </w:rPr>
            </w:pPr>
            <w:r>
              <w:rPr>
                <w:rFonts w:cs="Times New Roman"/>
                <w:color w:val="FF0000"/>
                <w:szCs w:val="26"/>
              </w:rPr>
              <w:t>Ngày giao hàng muộn nhất mới</w:t>
            </w:r>
          </w:p>
        </w:tc>
        <w:tc>
          <w:tcPr>
            <w:tcW w:w="1418" w:type="dxa"/>
          </w:tcPr>
          <w:p w14:paraId="3DC4FA1A"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48BB8EBD"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5E5FB396"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187973E9"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giao hàng muộn nhất mới:</w:t>
            </w:r>
          </w:p>
          <w:p w14:paraId="06607323"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giao hàng muộn nhất mới, trả về từ TF-EE</w:t>
            </w:r>
          </w:p>
        </w:tc>
        <w:tc>
          <w:tcPr>
            <w:tcW w:w="1418" w:type="dxa"/>
            <w:vAlign w:val="center"/>
          </w:tcPr>
          <w:p w14:paraId="3D2DAFC0" w14:textId="77777777" w:rsidR="00A10234" w:rsidRPr="00294073" w:rsidRDefault="00A10234" w:rsidP="005E5229">
            <w:pPr>
              <w:spacing w:line="312" w:lineRule="auto"/>
              <w:ind w:firstLine="0"/>
              <w:rPr>
                <w:rFonts w:cs="Times New Roman"/>
                <w:szCs w:val="26"/>
                <w:u w:val="single"/>
              </w:rPr>
            </w:pPr>
            <w:r w:rsidRPr="00294073">
              <w:rPr>
                <w:rFonts w:cs="Times New Roman"/>
                <w:szCs w:val="26"/>
                <w:u w:val="single"/>
              </w:rPr>
              <w:t>Y</w:t>
            </w:r>
          </w:p>
        </w:tc>
        <w:tc>
          <w:tcPr>
            <w:tcW w:w="1418" w:type="dxa"/>
            <w:vAlign w:val="center"/>
          </w:tcPr>
          <w:p w14:paraId="1CBC2EC5"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568D2E59" w14:textId="77777777" w:rsidTr="005E5229">
        <w:tc>
          <w:tcPr>
            <w:tcW w:w="10580" w:type="dxa"/>
            <w:gridSpan w:val="6"/>
          </w:tcPr>
          <w:p w14:paraId="1093A803" w14:textId="77777777" w:rsidR="00A10234" w:rsidRDefault="00A10234" w:rsidP="005E5229">
            <w:pPr>
              <w:spacing w:line="312" w:lineRule="auto"/>
              <w:ind w:firstLine="0"/>
              <w:rPr>
                <w:rFonts w:cs="Times New Roman"/>
                <w:color w:val="FF0000"/>
                <w:szCs w:val="26"/>
                <w:u w:val="single"/>
              </w:rPr>
            </w:pPr>
            <w:r w:rsidRPr="009076A4">
              <w:rPr>
                <w:rFonts w:cs="Times New Roman"/>
                <w:color w:val="FF0000"/>
                <w:szCs w:val="26"/>
                <w:u w:val="single"/>
              </w:rPr>
              <w:lastRenderedPageBreak/>
              <w:t>Đối với các sự kiện Chuyển nhượng LC, Đóng LC chuyển nhượng, hệ thống hiển thị các thông tin như sau:</w:t>
            </w:r>
          </w:p>
          <w:p w14:paraId="0BA1365D" w14:textId="77777777" w:rsidR="00A10234" w:rsidRPr="00294073" w:rsidRDefault="00A10234" w:rsidP="005E5229">
            <w:pPr>
              <w:spacing w:line="312" w:lineRule="auto"/>
              <w:ind w:firstLine="0"/>
              <w:rPr>
                <w:rFonts w:cs="Times New Roman"/>
                <w:szCs w:val="26"/>
                <w:u w:val="single"/>
              </w:rPr>
            </w:pPr>
            <w:r w:rsidRPr="002F6CB6">
              <w:rPr>
                <w:rFonts w:cs="Times New Roman"/>
                <w:szCs w:val="26"/>
              </w:rPr>
              <w:t>Ẩn</w:t>
            </w:r>
            <w:r>
              <w:rPr>
                <w:rFonts w:cs="Times New Roman"/>
                <w:szCs w:val="26"/>
              </w:rPr>
              <w:t xml:space="preserve"> các trường Ngày hết hạn, Ngày giao hàng muộn nhất và thay thế bằng các trường mới sau:</w:t>
            </w:r>
          </w:p>
        </w:tc>
        <w:tc>
          <w:tcPr>
            <w:tcW w:w="1418" w:type="dxa"/>
            <w:vAlign w:val="center"/>
          </w:tcPr>
          <w:p w14:paraId="42AF34E6" w14:textId="77777777" w:rsidR="00A10234" w:rsidRDefault="00A10234" w:rsidP="005E5229">
            <w:pPr>
              <w:spacing w:line="312" w:lineRule="auto"/>
              <w:ind w:firstLine="0"/>
              <w:rPr>
                <w:rFonts w:cs="Times New Roman"/>
                <w:szCs w:val="26"/>
                <w:u w:val="single"/>
              </w:rPr>
            </w:pPr>
          </w:p>
        </w:tc>
      </w:tr>
      <w:tr w:rsidR="00A10234" w:rsidRPr="00615117" w14:paraId="67EC623C" w14:textId="77777777" w:rsidTr="005E5229">
        <w:tc>
          <w:tcPr>
            <w:tcW w:w="1791" w:type="dxa"/>
          </w:tcPr>
          <w:p w14:paraId="01380186" w14:textId="77777777" w:rsidR="00A10234" w:rsidRPr="001D7B38" w:rsidRDefault="00A10234" w:rsidP="005E5229">
            <w:pPr>
              <w:spacing w:line="312" w:lineRule="auto"/>
              <w:ind w:firstLine="0"/>
              <w:rPr>
                <w:rFonts w:cs="Times New Roman"/>
                <w:color w:val="FF0000"/>
                <w:szCs w:val="26"/>
              </w:rPr>
            </w:pPr>
            <w:r>
              <w:rPr>
                <w:rFonts w:cs="Times New Roman"/>
                <w:color w:val="FF0000"/>
                <w:szCs w:val="26"/>
              </w:rPr>
              <w:t>Ngày chuyển nhượng</w:t>
            </w:r>
          </w:p>
        </w:tc>
        <w:tc>
          <w:tcPr>
            <w:tcW w:w="1418" w:type="dxa"/>
          </w:tcPr>
          <w:p w14:paraId="5C9F2873"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60DFBB83"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02297FF0"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0D1DCA85"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chuyển nhượng:</w:t>
            </w:r>
          </w:p>
          <w:p w14:paraId="4AEF09DD"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chuyển nhượng, trả về từ TF-EE</w:t>
            </w:r>
          </w:p>
        </w:tc>
        <w:tc>
          <w:tcPr>
            <w:tcW w:w="1418" w:type="dxa"/>
            <w:vAlign w:val="center"/>
          </w:tcPr>
          <w:p w14:paraId="4F5A40EF"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547A03B0"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7AE1CBE7" w14:textId="77777777" w:rsidTr="005E5229">
        <w:tc>
          <w:tcPr>
            <w:tcW w:w="1791" w:type="dxa"/>
          </w:tcPr>
          <w:p w14:paraId="728175D4" w14:textId="77777777" w:rsidR="00A10234" w:rsidRPr="001D7B38" w:rsidRDefault="00A10234" w:rsidP="005E5229">
            <w:pPr>
              <w:spacing w:line="312" w:lineRule="auto"/>
              <w:ind w:firstLine="0"/>
              <w:rPr>
                <w:rFonts w:cs="Times New Roman"/>
                <w:color w:val="FF0000"/>
                <w:szCs w:val="26"/>
              </w:rPr>
            </w:pPr>
            <w:r>
              <w:rPr>
                <w:rFonts w:cs="Times New Roman"/>
                <w:color w:val="FF0000"/>
                <w:szCs w:val="26"/>
              </w:rPr>
              <w:t>Số tiền LC chuyển nhượng</w:t>
            </w:r>
          </w:p>
        </w:tc>
        <w:tc>
          <w:tcPr>
            <w:tcW w:w="1418" w:type="dxa"/>
          </w:tcPr>
          <w:p w14:paraId="6B9244A4"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656046E1"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398C16F5"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4E597A16"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sidRPr="009076A4">
              <w:rPr>
                <w:rFonts w:cs="Times New Roman"/>
                <w:szCs w:val="26"/>
                <w:u w:val="single"/>
              </w:rPr>
              <w:t>tiền</w:t>
            </w:r>
            <w:r w:rsidRPr="009076A4">
              <w:rPr>
                <w:rFonts w:cs="Times New Roman"/>
                <w:szCs w:val="26"/>
                <w:u w:val="single"/>
                <w:lang w:val="vi-VN"/>
              </w:rPr>
              <w:t xml:space="preserve"> </w:t>
            </w:r>
            <w:r w:rsidRPr="009076A4">
              <w:rPr>
                <w:rFonts w:cs="Times New Roman"/>
                <w:szCs w:val="26"/>
                <w:u w:val="single"/>
              </w:rPr>
              <w:t>LC chuyển nhượng</w:t>
            </w:r>
            <w:r w:rsidRPr="009076A4">
              <w:rPr>
                <w:rFonts w:cs="Times New Roman"/>
                <w:szCs w:val="26"/>
                <w:u w:val="single"/>
                <w:lang w:val="vi-VN"/>
              </w:rPr>
              <w:t>:</w:t>
            </w:r>
          </w:p>
          <w:p w14:paraId="59AD89F6"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tiền LC chuyển nhượng, trả về từ TF-EE</w:t>
            </w:r>
          </w:p>
        </w:tc>
        <w:tc>
          <w:tcPr>
            <w:tcW w:w="1418" w:type="dxa"/>
            <w:vAlign w:val="center"/>
          </w:tcPr>
          <w:p w14:paraId="719298C0"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1FFAFDA8"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79F83C19" w14:textId="77777777" w:rsidTr="005E5229">
        <w:tc>
          <w:tcPr>
            <w:tcW w:w="1791" w:type="dxa"/>
          </w:tcPr>
          <w:p w14:paraId="43584DC3" w14:textId="77777777" w:rsidR="00A10234" w:rsidRPr="001D7B38" w:rsidRDefault="00A10234" w:rsidP="005E5229">
            <w:pPr>
              <w:spacing w:line="312" w:lineRule="auto"/>
              <w:ind w:firstLine="0"/>
              <w:rPr>
                <w:rFonts w:cs="Times New Roman"/>
                <w:color w:val="FF0000"/>
                <w:szCs w:val="26"/>
              </w:rPr>
            </w:pPr>
            <w:r w:rsidRPr="00757DFE">
              <w:rPr>
                <w:rFonts w:cs="Times New Roman"/>
                <w:color w:val="FF0000"/>
                <w:szCs w:val="26"/>
              </w:rPr>
              <w:t>Ngày hết hạ</w:t>
            </w:r>
            <w:r>
              <w:rPr>
                <w:rFonts w:cs="Times New Roman"/>
                <w:color w:val="FF0000"/>
                <w:szCs w:val="26"/>
              </w:rPr>
              <w:t>n LC chuyển nhượng</w:t>
            </w:r>
          </w:p>
        </w:tc>
        <w:tc>
          <w:tcPr>
            <w:tcW w:w="1418" w:type="dxa"/>
          </w:tcPr>
          <w:p w14:paraId="2DABFA99"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39B9815F"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1CA4DF6C"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7C1BF7C4"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hết hạn LC chuyển nhượng:</w:t>
            </w:r>
          </w:p>
          <w:p w14:paraId="57FD099F"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hết hạn LC mới, trả về từ TF-EE</w:t>
            </w:r>
          </w:p>
        </w:tc>
        <w:tc>
          <w:tcPr>
            <w:tcW w:w="1418" w:type="dxa"/>
            <w:vAlign w:val="center"/>
          </w:tcPr>
          <w:p w14:paraId="2166F680"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060B48E5"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7049361B" w14:textId="77777777" w:rsidTr="005E5229">
        <w:tc>
          <w:tcPr>
            <w:tcW w:w="1791" w:type="dxa"/>
          </w:tcPr>
          <w:p w14:paraId="43269327" w14:textId="77777777" w:rsidR="00A10234" w:rsidRPr="00757DFE" w:rsidRDefault="00A10234" w:rsidP="005E5229">
            <w:pPr>
              <w:spacing w:line="312" w:lineRule="auto"/>
              <w:ind w:firstLine="0"/>
              <w:rPr>
                <w:rFonts w:cs="Times New Roman"/>
                <w:color w:val="FF0000"/>
                <w:szCs w:val="26"/>
              </w:rPr>
            </w:pPr>
            <w:r>
              <w:rPr>
                <w:rFonts w:cs="Times New Roman"/>
                <w:color w:val="FF0000"/>
                <w:szCs w:val="26"/>
              </w:rPr>
              <w:t>Ngày giao hàng muộn nhất LC chuyển nhượng</w:t>
            </w:r>
          </w:p>
        </w:tc>
        <w:tc>
          <w:tcPr>
            <w:tcW w:w="1418" w:type="dxa"/>
          </w:tcPr>
          <w:p w14:paraId="39E8139D"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17453CB6"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5636E151"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126EBA0B"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giao hàng muộn nhất chuyển nhượng:</w:t>
            </w:r>
          </w:p>
          <w:p w14:paraId="3CE3F4C3"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giao hàng muộn nhất mới, trả về từ TF-EE</w:t>
            </w:r>
          </w:p>
        </w:tc>
        <w:tc>
          <w:tcPr>
            <w:tcW w:w="1418" w:type="dxa"/>
            <w:vAlign w:val="center"/>
          </w:tcPr>
          <w:p w14:paraId="1031C299"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60030E51"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4E43B8AE" w14:textId="77777777" w:rsidTr="005E5229">
        <w:tc>
          <w:tcPr>
            <w:tcW w:w="1791" w:type="dxa"/>
          </w:tcPr>
          <w:p w14:paraId="43AD8D3D" w14:textId="77777777" w:rsidR="00A10234" w:rsidRPr="00A26837" w:rsidRDefault="00A10234" w:rsidP="005E5229">
            <w:pPr>
              <w:spacing w:line="312" w:lineRule="auto"/>
              <w:ind w:firstLine="0"/>
              <w:rPr>
                <w:rFonts w:cs="Times New Roman"/>
                <w:color w:val="FF0000"/>
                <w:szCs w:val="26"/>
              </w:rPr>
            </w:pPr>
            <w:r>
              <w:rPr>
                <w:rFonts w:cs="Times New Roman"/>
                <w:color w:val="FF0000"/>
                <w:szCs w:val="26"/>
              </w:rPr>
              <w:t>N</w:t>
            </w:r>
            <w:r w:rsidRPr="00A26837">
              <w:rPr>
                <w:rFonts w:cs="Times New Roman"/>
                <w:color w:val="FF0000"/>
                <w:szCs w:val="26"/>
              </w:rPr>
              <w:t>gười hưởng lợi thứ 2</w:t>
            </w:r>
          </w:p>
        </w:tc>
        <w:tc>
          <w:tcPr>
            <w:tcW w:w="1418" w:type="dxa"/>
          </w:tcPr>
          <w:p w14:paraId="7410387F"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2D544A16" w14:textId="77777777" w:rsidR="00A10234" w:rsidRPr="009076A4" w:rsidRDefault="00A10234" w:rsidP="005E5229">
            <w:pPr>
              <w:spacing w:line="312" w:lineRule="auto"/>
              <w:ind w:firstLine="0"/>
              <w:rPr>
                <w:rFonts w:cs="Times New Roman"/>
                <w:szCs w:val="26"/>
              </w:rPr>
            </w:pPr>
            <w:r>
              <w:rPr>
                <w:rFonts w:cs="Times New Roman"/>
                <w:szCs w:val="26"/>
              </w:rPr>
              <w:t>35</w:t>
            </w:r>
          </w:p>
        </w:tc>
        <w:tc>
          <w:tcPr>
            <w:tcW w:w="567" w:type="dxa"/>
          </w:tcPr>
          <w:p w14:paraId="15AB01D7"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5C725265"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Tên người hưởng lợi thứ hai:</w:t>
            </w:r>
          </w:p>
          <w:p w14:paraId="28CFDCDC"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tên người hưởng lợi thứ 2 trả về từ TF-EE</w:t>
            </w:r>
          </w:p>
        </w:tc>
        <w:tc>
          <w:tcPr>
            <w:tcW w:w="1418" w:type="dxa"/>
            <w:vAlign w:val="center"/>
          </w:tcPr>
          <w:p w14:paraId="4958BA8A"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6BF91912" w14:textId="77777777" w:rsidR="00A10234" w:rsidRPr="00A26837"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270BEF23" w14:textId="77777777" w:rsidTr="005E5229">
        <w:tc>
          <w:tcPr>
            <w:tcW w:w="1791" w:type="dxa"/>
          </w:tcPr>
          <w:p w14:paraId="1710CFD8" w14:textId="77777777" w:rsidR="00A10234" w:rsidRPr="00A26837" w:rsidRDefault="00A10234" w:rsidP="005E5229">
            <w:pPr>
              <w:spacing w:line="312" w:lineRule="auto"/>
              <w:ind w:firstLine="0"/>
              <w:rPr>
                <w:rFonts w:cs="Times New Roman"/>
                <w:color w:val="FF0000"/>
                <w:szCs w:val="26"/>
              </w:rPr>
            </w:pPr>
            <w:r>
              <w:rPr>
                <w:rFonts w:cs="Times New Roman"/>
                <w:color w:val="FF0000"/>
                <w:szCs w:val="26"/>
              </w:rPr>
              <w:t>N</w:t>
            </w:r>
            <w:r w:rsidRPr="00A26837">
              <w:rPr>
                <w:rFonts w:cs="Times New Roman"/>
                <w:color w:val="FF0000"/>
                <w:szCs w:val="26"/>
              </w:rPr>
              <w:t>gân hàng thông báo</w:t>
            </w:r>
          </w:p>
        </w:tc>
        <w:tc>
          <w:tcPr>
            <w:tcW w:w="1418" w:type="dxa"/>
          </w:tcPr>
          <w:p w14:paraId="7B0242C5"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20C86D57" w14:textId="77777777" w:rsidR="00A10234" w:rsidRPr="009076A4" w:rsidRDefault="00A10234" w:rsidP="005E5229">
            <w:pPr>
              <w:spacing w:line="312" w:lineRule="auto"/>
              <w:ind w:firstLine="0"/>
              <w:rPr>
                <w:rFonts w:cs="Times New Roman"/>
                <w:szCs w:val="26"/>
              </w:rPr>
            </w:pPr>
            <w:r>
              <w:rPr>
                <w:rFonts w:cs="Times New Roman"/>
                <w:szCs w:val="26"/>
              </w:rPr>
              <w:t>35</w:t>
            </w:r>
          </w:p>
        </w:tc>
        <w:tc>
          <w:tcPr>
            <w:tcW w:w="567" w:type="dxa"/>
          </w:tcPr>
          <w:p w14:paraId="44175A21"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4EE96E51"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Tên ngân hàng thông báo:</w:t>
            </w:r>
          </w:p>
          <w:p w14:paraId="6C39FA75"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tên ngân hàng thông báo trả về từ TF-EE</w:t>
            </w:r>
          </w:p>
        </w:tc>
        <w:tc>
          <w:tcPr>
            <w:tcW w:w="1418" w:type="dxa"/>
            <w:vAlign w:val="center"/>
          </w:tcPr>
          <w:p w14:paraId="074A3CF7" w14:textId="77777777" w:rsidR="00A10234" w:rsidRPr="009076A4" w:rsidRDefault="00A10234" w:rsidP="005E5229">
            <w:pPr>
              <w:spacing w:line="312" w:lineRule="auto"/>
              <w:ind w:firstLine="0"/>
              <w:rPr>
                <w:rFonts w:cs="Times New Roman"/>
                <w:i/>
                <w:sz w:val="20"/>
                <w:szCs w:val="26"/>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461176EB" w14:textId="77777777" w:rsidR="00A10234" w:rsidRPr="00A26837"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59707C6A" w14:textId="77777777" w:rsidTr="005E5229">
        <w:tc>
          <w:tcPr>
            <w:tcW w:w="10580" w:type="dxa"/>
            <w:gridSpan w:val="6"/>
          </w:tcPr>
          <w:p w14:paraId="0FE1DC6C" w14:textId="77777777" w:rsidR="00A10234" w:rsidRDefault="00A10234" w:rsidP="005E5229">
            <w:pPr>
              <w:spacing w:line="312" w:lineRule="auto"/>
              <w:ind w:firstLine="0"/>
              <w:rPr>
                <w:rFonts w:cs="Times New Roman"/>
                <w:color w:val="FF0000"/>
                <w:szCs w:val="26"/>
                <w:u w:val="single"/>
              </w:rPr>
            </w:pPr>
            <w:r w:rsidRPr="009076A4">
              <w:rPr>
                <w:rFonts w:cs="Times New Roman"/>
                <w:color w:val="FF0000"/>
                <w:szCs w:val="26"/>
                <w:u w:val="single"/>
              </w:rPr>
              <w:t xml:space="preserve">Đối với các sự kiện </w:t>
            </w:r>
            <w:r>
              <w:rPr>
                <w:rFonts w:cs="Times New Roman"/>
                <w:color w:val="FF0000"/>
                <w:szCs w:val="26"/>
                <w:u w:val="single"/>
              </w:rPr>
              <w:t>Sửa đổi LC c</w:t>
            </w:r>
            <w:r w:rsidRPr="009076A4">
              <w:rPr>
                <w:rFonts w:cs="Times New Roman"/>
                <w:color w:val="FF0000"/>
                <w:szCs w:val="26"/>
                <w:u w:val="single"/>
              </w:rPr>
              <w:t>huyển nhượng, hệ thống hiển thị các thông tin như sau:</w:t>
            </w:r>
          </w:p>
          <w:p w14:paraId="66D1D261" w14:textId="77777777" w:rsidR="00A10234" w:rsidRPr="00294073" w:rsidRDefault="00A10234" w:rsidP="005E5229">
            <w:pPr>
              <w:spacing w:line="312" w:lineRule="auto"/>
              <w:ind w:firstLine="0"/>
              <w:rPr>
                <w:rFonts w:cs="Times New Roman"/>
                <w:szCs w:val="26"/>
                <w:u w:val="single"/>
              </w:rPr>
            </w:pPr>
            <w:r w:rsidRPr="002F6CB6">
              <w:rPr>
                <w:rFonts w:cs="Times New Roman"/>
                <w:szCs w:val="26"/>
              </w:rPr>
              <w:t>Ẩn</w:t>
            </w:r>
            <w:r>
              <w:rPr>
                <w:rFonts w:cs="Times New Roman"/>
                <w:szCs w:val="26"/>
              </w:rPr>
              <w:t xml:space="preserve"> các trường Ngày hết hạn, Ngày giao hàng muộn nhất và thay thế bằng các trường mới sau:</w:t>
            </w:r>
          </w:p>
        </w:tc>
        <w:tc>
          <w:tcPr>
            <w:tcW w:w="1418" w:type="dxa"/>
            <w:vAlign w:val="center"/>
          </w:tcPr>
          <w:p w14:paraId="1A80C774" w14:textId="77777777" w:rsidR="00A10234" w:rsidRDefault="00A10234" w:rsidP="005E5229">
            <w:pPr>
              <w:spacing w:line="312" w:lineRule="auto"/>
              <w:ind w:firstLine="0"/>
              <w:rPr>
                <w:rFonts w:cs="Times New Roman"/>
                <w:szCs w:val="26"/>
                <w:u w:val="single"/>
              </w:rPr>
            </w:pPr>
          </w:p>
        </w:tc>
      </w:tr>
      <w:tr w:rsidR="00A10234" w:rsidRPr="00615117" w14:paraId="4910EC7C" w14:textId="77777777" w:rsidTr="005E5229">
        <w:tc>
          <w:tcPr>
            <w:tcW w:w="1791" w:type="dxa"/>
          </w:tcPr>
          <w:p w14:paraId="4B61CF17" w14:textId="77777777" w:rsidR="00A10234" w:rsidRPr="001D7B38" w:rsidRDefault="00A10234" w:rsidP="005E5229">
            <w:pPr>
              <w:spacing w:line="312" w:lineRule="auto"/>
              <w:ind w:firstLine="0"/>
              <w:rPr>
                <w:rFonts w:cs="Times New Roman"/>
                <w:color w:val="FF0000"/>
                <w:szCs w:val="26"/>
              </w:rPr>
            </w:pPr>
            <w:r>
              <w:rPr>
                <w:rFonts w:cs="Times New Roman"/>
                <w:color w:val="FF0000"/>
                <w:szCs w:val="26"/>
              </w:rPr>
              <w:t>Ngày chuyển nhượng</w:t>
            </w:r>
          </w:p>
        </w:tc>
        <w:tc>
          <w:tcPr>
            <w:tcW w:w="1418" w:type="dxa"/>
          </w:tcPr>
          <w:p w14:paraId="0252845E"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32ACC9EA"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29CADF97"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66F07C92"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chuyển nhượng:</w:t>
            </w:r>
          </w:p>
          <w:p w14:paraId="32E7C947"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chuyển nhượng, trả về từ TF-EE</w:t>
            </w:r>
          </w:p>
        </w:tc>
        <w:tc>
          <w:tcPr>
            <w:tcW w:w="1418" w:type="dxa"/>
            <w:vAlign w:val="center"/>
          </w:tcPr>
          <w:p w14:paraId="01217347"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7B500D08"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38F65976" w14:textId="77777777" w:rsidTr="005E5229">
        <w:tc>
          <w:tcPr>
            <w:tcW w:w="1791" w:type="dxa"/>
          </w:tcPr>
          <w:p w14:paraId="294D2ABD" w14:textId="77777777" w:rsidR="00A10234" w:rsidRPr="001D7B38" w:rsidRDefault="00A10234" w:rsidP="005E5229">
            <w:pPr>
              <w:spacing w:line="312" w:lineRule="auto"/>
              <w:ind w:firstLine="0"/>
              <w:rPr>
                <w:rFonts w:cs="Times New Roman"/>
                <w:color w:val="FF0000"/>
                <w:szCs w:val="26"/>
              </w:rPr>
            </w:pPr>
            <w:r>
              <w:rPr>
                <w:rFonts w:cs="Times New Roman"/>
                <w:color w:val="FF0000"/>
                <w:szCs w:val="26"/>
              </w:rPr>
              <w:t>Số tiền LC chuyển nhượng</w:t>
            </w:r>
          </w:p>
        </w:tc>
        <w:tc>
          <w:tcPr>
            <w:tcW w:w="1418" w:type="dxa"/>
          </w:tcPr>
          <w:p w14:paraId="106D5866"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4DE4FC53"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64B0C9A0"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6D33F848"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sidRPr="009076A4">
              <w:rPr>
                <w:rFonts w:cs="Times New Roman"/>
                <w:szCs w:val="26"/>
                <w:u w:val="single"/>
              </w:rPr>
              <w:t>tiền</w:t>
            </w:r>
            <w:r w:rsidRPr="009076A4">
              <w:rPr>
                <w:rFonts w:cs="Times New Roman"/>
                <w:szCs w:val="26"/>
                <w:u w:val="single"/>
                <w:lang w:val="vi-VN"/>
              </w:rPr>
              <w:t xml:space="preserve"> </w:t>
            </w:r>
            <w:r w:rsidRPr="009076A4">
              <w:rPr>
                <w:rFonts w:cs="Times New Roman"/>
                <w:szCs w:val="26"/>
                <w:u w:val="single"/>
              </w:rPr>
              <w:t>LC chuyển nhượng</w:t>
            </w:r>
            <w:r>
              <w:rPr>
                <w:rFonts w:cs="Times New Roman"/>
                <w:szCs w:val="26"/>
                <w:u w:val="single"/>
              </w:rPr>
              <w:t xml:space="preserve"> mới</w:t>
            </w:r>
            <w:r w:rsidRPr="009076A4">
              <w:rPr>
                <w:rFonts w:cs="Times New Roman"/>
                <w:szCs w:val="26"/>
                <w:u w:val="single"/>
                <w:lang w:val="vi-VN"/>
              </w:rPr>
              <w:t>:</w:t>
            </w:r>
          </w:p>
          <w:p w14:paraId="7DC8D757"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tiền LC chuyển nhượng</w:t>
            </w:r>
            <w:r>
              <w:rPr>
                <w:rFonts w:cs="Times New Roman"/>
                <w:szCs w:val="26"/>
              </w:rPr>
              <w:t xml:space="preserve"> sau sửa đổi</w:t>
            </w:r>
            <w:r w:rsidRPr="009076A4">
              <w:rPr>
                <w:rFonts w:cs="Times New Roman"/>
                <w:szCs w:val="26"/>
              </w:rPr>
              <w:t>, trả về từ TF-EE</w:t>
            </w:r>
          </w:p>
        </w:tc>
        <w:tc>
          <w:tcPr>
            <w:tcW w:w="1418" w:type="dxa"/>
            <w:vAlign w:val="center"/>
          </w:tcPr>
          <w:p w14:paraId="1CFA281B"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43E16541"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1C50DF62" w14:textId="77777777" w:rsidTr="005E5229">
        <w:tc>
          <w:tcPr>
            <w:tcW w:w="1791" w:type="dxa"/>
          </w:tcPr>
          <w:p w14:paraId="5DD2DE74" w14:textId="77777777" w:rsidR="00A10234" w:rsidRPr="001D7B38" w:rsidRDefault="00A10234" w:rsidP="005E5229">
            <w:pPr>
              <w:spacing w:line="312" w:lineRule="auto"/>
              <w:ind w:firstLine="0"/>
              <w:rPr>
                <w:rFonts w:cs="Times New Roman"/>
                <w:color w:val="FF0000"/>
                <w:szCs w:val="26"/>
              </w:rPr>
            </w:pPr>
            <w:r w:rsidRPr="00757DFE">
              <w:rPr>
                <w:rFonts w:cs="Times New Roman"/>
                <w:color w:val="FF0000"/>
                <w:szCs w:val="26"/>
              </w:rPr>
              <w:t>Ngày hết hạ</w:t>
            </w:r>
            <w:r>
              <w:rPr>
                <w:rFonts w:cs="Times New Roman"/>
                <w:color w:val="FF0000"/>
                <w:szCs w:val="26"/>
              </w:rPr>
              <w:t xml:space="preserve">n LC chuyển </w:t>
            </w:r>
            <w:r>
              <w:rPr>
                <w:rFonts w:cs="Times New Roman"/>
                <w:color w:val="FF0000"/>
                <w:szCs w:val="26"/>
              </w:rPr>
              <w:lastRenderedPageBreak/>
              <w:t>nhượng</w:t>
            </w:r>
          </w:p>
        </w:tc>
        <w:tc>
          <w:tcPr>
            <w:tcW w:w="1418" w:type="dxa"/>
          </w:tcPr>
          <w:p w14:paraId="7DACF921" w14:textId="77777777" w:rsidR="00A10234" w:rsidRPr="009076A4" w:rsidRDefault="00A10234" w:rsidP="005E5229">
            <w:pPr>
              <w:spacing w:line="312" w:lineRule="auto"/>
              <w:ind w:firstLine="0"/>
              <w:rPr>
                <w:rFonts w:cs="Times New Roman"/>
                <w:szCs w:val="26"/>
              </w:rPr>
            </w:pPr>
            <w:r w:rsidRPr="009076A4">
              <w:rPr>
                <w:rFonts w:cs="Times New Roman"/>
                <w:szCs w:val="26"/>
              </w:rPr>
              <w:lastRenderedPageBreak/>
              <w:t xml:space="preserve">Datetime </w:t>
            </w:r>
          </w:p>
        </w:tc>
        <w:tc>
          <w:tcPr>
            <w:tcW w:w="567" w:type="dxa"/>
          </w:tcPr>
          <w:p w14:paraId="6FDE63E4"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41AB1A3D"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5C1A6C1A"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hết hạn LC chuyển nhượng</w:t>
            </w:r>
            <w:r>
              <w:rPr>
                <w:rFonts w:cs="Times New Roman"/>
                <w:szCs w:val="26"/>
                <w:u w:val="single"/>
              </w:rPr>
              <w:t xml:space="preserve"> mới</w:t>
            </w:r>
            <w:r w:rsidRPr="009076A4">
              <w:rPr>
                <w:rFonts w:cs="Times New Roman"/>
                <w:szCs w:val="26"/>
                <w:u w:val="single"/>
              </w:rPr>
              <w:t>:</w:t>
            </w:r>
          </w:p>
          <w:p w14:paraId="7CB20865"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hết hạ</w:t>
            </w:r>
            <w:r>
              <w:rPr>
                <w:rFonts w:cs="Times New Roman"/>
                <w:szCs w:val="26"/>
              </w:rPr>
              <w:t xml:space="preserve">n LC sau sửa </w:t>
            </w:r>
            <w:r>
              <w:rPr>
                <w:rFonts w:cs="Times New Roman"/>
                <w:szCs w:val="26"/>
              </w:rPr>
              <w:lastRenderedPageBreak/>
              <w:t>đổi</w:t>
            </w:r>
            <w:r w:rsidRPr="009076A4">
              <w:rPr>
                <w:rFonts w:cs="Times New Roman"/>
                <w:szCs w:val="26"/>
              </w:rPr>
              <w:t>, trả về từ TF-EE</w:t>
            </w:r>
          </w:p>
        </w:tc>
        <w:tc>
          <w:tcPr>
            <w:tcW w:w="1418" w:type="dxa"/>
            <w:vAlign w:val="center"/>
          </w:tcPr>
          <w:p w14:paraId="54F8FA8F"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lastRenderedPageBreak/>
              <w:t>Y</w:t>
            </w:r>
          </w:p>
        </w:tc>
        <w:tc>
          <w:tcPr>
            <w:tcW w:w="1418" w:type="dxa"/>
            <w:vAlign w:val="center"/>
          </w:tcPr>
          <w:p w14:paraId="6EB12121"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19A5FF7F" w14:textId="77777777" w:rsidTr="005E5229">
        <w:tc>
          <w:tcPr>
            <w:tcW w:w="1791" w:type="dxa"/>
          </w:tcPr>
          <w:p w14:paraId="659677C2" w14:textId="77777777" w:rsidR="00A10234" w:rsidRPr="00757DFE" w:rsidRDefault="00A10234" w:rsidP="005E5229">
            <w:pPr>
              <w:spacing w:line="312" w:lineRule="auto"/>
              <w:ind w:firstLine="0"/>
              <w:rPr>
                <w:rFonts w:cs="Times New Roman"/>
                <w:color w:val="FF0000"/>
                <w:szCs w:val="26"/>
              </w:rPr>
            </w:pPr>
            <w:r>
              <w:rPr>
                <w:rFonts w:cs="Times New Roman"/>
                <w:color w:val="FF0000"/>
                <w:szCs w:val="26"/>
              </w:rPr>
              <w:lastRenderedPageBreak/>
              <w:t>Ngày giao hàng muộn nhất LC chuyển nhượng</w:t>
            </w:r>
          </w:p>
        </w:tc>
        <w:tc>
          <w:tcPr>
            <w:tcW w:w="1418" w:type="dxa"/>
          </w:tcPr>
          <w:p w14:paraId="587D406A"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581D14C6"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6EB2C9D7"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5BF63C1C"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giao hàng muộn nhất chuyển nhượng:</w:t>
            </w:r>
          </w:p>
          <w:p w14:paraId="106CD385"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 xml:space="preserve">Thể hiện ngày giao hàng muộn nhất </w:t>
            </w:r>
            <w:r>
              <w:rPr>
                <w:rFonts w:cs="Times New Roman"/>
                <w:szCs w:val="26"/>
              </w:rPr>
              <w:t>sau sửa đổi</w:t>
            </w:r>
            <w:r w:rsidRPr="009076A4">
              <w:rPr>
                <w:rFonts w:cs="Times New Roman"/>
                <w:szCs w:val="26"/>
              </w:rPr>
              <w:t>, trả về từ TF-EE</w:t>
            </w:r>
          </w:p>
        </w:tc>
        <w:tc>
          <w:tcPr>
            <w:tcW w:w="1418" w:type="dxa"/>
            <w:vAlign w:val="center"/>
          </w:tcPr>
          <w:p w14:paraId="39FB4486"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77808CC9" w14:textId="77777777" w:rsidR="00A10234" w:rsidRPr="00294073" w:rsidRDefault="00A10234" w:rsidP="005E5229">
            <w:pPr>
              <w:spacing w:line="312" w:lineRule="auto"/>
              <w:ind w:firstLine="0"/>
              <w:rPr>
                <w:rFonts w:cs="Times New Roman"/>
                <w:szCs w:val="26"/>
                <w:u w:val="single"/>
              </w:rPr>
            </w:pPr>
            <w:r w:rsidRPr="009076A4">
              <w:rPr>
                <w:rFonts w:cs="Times New Roman"/>
                <w:szCs w:val="26"/>
                <w:u w:val="single"/>
              </w:rPr>
              <w:t>Y</w:t>
            </w:r>
          </w:p>
        </w:tc>
      </w:tr>
      <w:tr w:rsidR="00A10234" w:rsidRPr="00615117" w14:paraId="24775E9C" w14:textId="77777777" w:rsidTr="005E5229">
        <w:tc>
          <w:tcPr>
            <w:tcW w:w="1791" w:type="dxa"/>
          </w:tcPr>
          <w:p w14:paraId="10476403" w14:textId="77777777" w:rsidR="00A10234" w:rsidRPr="00A26837" w:rsidRDefault="00A10234" w:rsidP="005E5229">
            <w:pPr>
              <w:spacing w:line="312" w:lineRule="auto"/>
              <w:ind w:firstLine="0"/>
              <w:rPr>
                <w:rFonts w:cs="Times New Roman"/>
                <w:color w:val="FF0000"/>
                <w:szCs w:val="26"/>
              </w:rPr>
            </w:pPr>
            <w:r>
              <w:rPr>
                <w:rFonts w:cs="Times New Roman"/>
                <w:color w:val="FF0000"/>
                <w:szCs w:val="26"/>
              </w:rPr>
              <w:t>N</w:t>
            </w:r>
            <w:r w:rsidRPr="00A26837">
              <w:rPr>
                <w:rFonts w:cs="Times New Roman"/>
                <w:color w:val="FF0000"/>
                <w:szCs w:val="26"/>
              </w:rPr>
              <w:t>gười hưởng lợi thứ 2</w:t>
            </w:r>
          </w:p>
        </w:tc>
        <w:tc>
          <w:tcPr>
            <w:tcW w:w="1418" w:type="dxa"/>
          </w:tcPr>
          <w:p w14:paraId="1DD47566"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7AA88745" w14:textId="77777777" w:rsidR="00A10234" w:rsidRPr="009076A4" w:rsidRDefault="00A10234" w:rsidP="005E5229">
            <w:pPr>
              <w:spacing w:line="312" w:lineRule="auto"/>
              <w:ind w:firstLine="0"/>
              <w:rPr>
                <w:rFonts w:cs="Times New Roman"/>
                <w:szCs w:val="26"/>
              </w:rPr>
            </w:pPr>
            <w:r>
              <w:rPr>
                <w:rFonts w:cs="Times New Roman"/>
                <w:szCs w:val="26"/>
              </w:rPr>
              <w:t>35</w:t>
            </w:r>
          </w:p>
        </w:tc>
        <w:tc>
          <w:tcPr>
            <w:tcW w:w="567" w:type="dxa"/>
          </w:tcPr>
          <w:p w14:paraId="2E5A4B44"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59064A71"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Tên người hưởng lợi thứ hai:</w:t>
            </w:r>
          </w:p>
          <w:p w14:paraId="6162A99D"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 xml:space="preserve">Thể hiện tên người hưởng lợi thứ 2 </w:t>
            </w:r>
            <w:r>
              <w:rPr>
                <w:rFonts w:cs="Times New Roman"/>
                <w:szCs w:val="26"/>
              </w:rPr>
              <w:t xml:space="preserve">sau sửa đổi, </w:t>
            </w:r>
            <w:r w:rsidRPr="009076A4">
              <w:rPr>
                <w:rFonts w:cs="Times New Roman"/>
                <w:szCs w:val="26"/>
              </w:rPr>
              <w:t>trả về từ TF-EE</w:t>
            </w:r>
          </w:p>
        </w:tc>
        <w:tc>
          <w:tcPr>
            <w:tcW w:w="1418" w:type="dxa"/>
            <w:vAlign w:val="center"/>
          </w:tcPr>
          <w:p w14:paraId="2111E0B3"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45E605C0" w14:textId="77777777" w:rsidR="00A10234" w:rsidRPr="00A26837"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2FF7444F" w14:textId="77777777" w:rsidTr="005E5229">
        <w:tc>
          <w:tcPr>
            <w:tcW w:w="1791" w:type="dxa"/>
          </w:tcPr>
          <w:p w14:paraId="12754192" w14:textId="77777777" w:rsidR="00A10234" w:rsidRPr="00A26837" w:rsidRDefault="00A10234" w:rsidP="005E5229">
            <w:pPr>
              <w:spacing w:line="312" w:lineRule="auto"/>
              <w:ind w:firstLine="0"/>
              <w:rPr>
                <w:rFonts w:cs="Times New Roman"/>
                <w:color w:val="FF0000"/>
                <w:szCs w:val="26"/>
              </w:rPr>
            </w:pPr>
            <w:r>
              <w:rPr>
                <w:rFonts w:cs="Times New Roman"/>
                <w:color w:val="FF0000"/>
                <w:szCs w:val="26"/>
              </w:rPr>
              <w:t>N</w:t>
            </w:r>
            <w:r w:rsidRPr="00A26837">
              <w:rPr>
                <w:rFonts w:cs="Times New Roman"/>
                <w:color w:val="FF0000"/>
                <w:szCs w:val="26"/>
              </w:rPr>
              <w:t>gân hàng thông báo</w:t>
            </w:r>
          </w:p>
        </w:tc>
        <w:tc>
          <w:tcPr>
            <w:tcW w:w="1418" w:type="dxa"/>
          </w:tcPr>
          <w:p w14:paraId="376128AD"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256235E3" w14:textId="77777777" w:rsidR="00A10234" w:rsidRPr="009076A4" w:rsidRDefault="00A10234" w:rsidP="005E5229">
            <w:pPr>
              <w:spacing w:line="312" w:lineRule="auto"/>
              <w:ind w:firstLine="0"/>
              <w:rPr>
                <w:rFonts w:cs="Times New Roman"/>
                <w:szCs w:val="26"/>
              </w:rPr>
            </w:pPr>
            <w:r>
              <w:rPr>
                <w:rFonts w:cs="Times New Roman"/>
                <w:szCs w:val="26"/>
              </w:rPr>
              <w:t>35</w:t>
            </w:r>
          </w:p>
        </w:tc>
        <w:tc>
          <w:tcPr>
            <w:tcW w:w="567" w:type="dxa"/>
          </w:tcPr>
          <w:p w14:paraId="43BA126B"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54615B40"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Tên ngân hàng thông báo:</w:t>
            </w:r>
          </w:p>
          <w:p w14:paraId="35F691EC"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tên ngân hàng thông báo</w:t>
            </w:r>
            <w:r>
              <w:rPr>
                <w:rFonts w:cs="Times New Roman"/>
                <w:szCs w:val="26"/>
              </w:rPr>
              <w:t xml:space="preserve"> sau sửa đổi,</w:t>
            </w:r>
            <w:r w:rsidRPr="009076A4">
              <w:rPr>
                <w:rFonts w:cs="Times New Roman"/>
                <w:szCs w:val="26"/>
              </w:rPr>
              <w:t xml:space="preserve"> trả về từ TF-EE</w:t>
            </w:r>
          </w:p>
        </w:tc>
        <w:tc>
          <w:tcPr>
            <w:tcW w:w="1418" w:type="dxa"/>
            <w:vAlign w:val="center"/>
          </w:tcPr>
          <w:p w14:paraId="4F48E53F" w14:textId="77777777" w:rsidR="00A10234" w:rsidRPr="009076A4" w:rsidRDefault="00A10234" w:rsidP="005E5229">
            <w:pPr>
              <w:spacing w:line="312" w:lineRule="auto"/>
              <w:ind w:firstLine="0"/>
              <w:rPr>
                <w:rFonts w:cs="Times New Roman"/>
                <w:i/>
                <w:sz w:val="20"/>
                <w:szCs w:val="26"/>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3A8F8BE9" w14:textId="77777777" w:rsidR="00A10234" w:rsidRPr="00A26837"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3F96B543" w14:textId="77777777" w:rsidTr="005E5229">
        <w:tc>
          <w:tcPr>
            <w:tcW w:w="1791" w:type="dxa"/>
          </w:tcPr>
          <w:p w14:paraId="3C045C4C" w14:textId="77777777" w:rsidR="00A10234" w:rsidRDefault="00A10234" w:rsidP="005E5229">
            <w:pPr>
              <w:spacing w:line="312" w:lineRule="auto"/>
              <w:ind w:firstLine="0"/>
              <w:rPr>
                <w:rFonts w:cs="Times New Roman"/>
                <w:color w:val="FF0000"/>
                <w:szCs w:val="26"/>
              </w:rPr>
            </w:pPr>
          </w:p>
        </w:tc>
        <w:tc>
          <w:tcPr>
            <w:tcW w:w="1418" w:type="dxa"/>
          </w:tcPr>
          <w:p w14:paraId="0E55A209" w14:textId="77777777" w:rsidR="00A10234" w:rsidRPr="009076A4" w:rsidRDefault="00A10234" w:rsidP="005E5229">
            <w:pPr>
              <w:spacing w:line="312" w:lineRule="auto"/>
              <w:ind w:firstLine="0"/>
              <w:rPr>
                <w:rFonts w:cs="Times New Roman"/>
                <w:szCs w:val="26"/>
              </w:rPr>
            </w:pPr>
          </w:p>
        </w:tc>
        <w:tc>
          <w:tcPr>
            <w:tcW w:w="567" w:type="dxa"/>
          </w:tcPr>
          <w:p w14:paraId="0635DF42" w14:textId="77777777" w:rsidR="00A10234" w:rsidRPr="009076A4" w:rsidRDefault="00A10234" w:rsidP="005E5229">
            <w:pPr>
              <w:spacing w:line="312" w:lineRule="auto"/>
              <w:ind w:firstLine="0"/>
              <w:rPr>
                <w:rFonts w:cs="Times New Roman"/>
                <w:szCs w:val="26"/>
              </w:rPr>
            </w:pPr>
          </w:p>
        </w:tc>
        <w:tc>
          <w:tcPr>
            <w:tcW w:w="567" w:type="dxa"/>
          </w:tcPr>
          <w:p w14:paraId="5BC28BFD" w14:textId="77777777" w:rsidR="00A10234" w:rsidRPr="009076A4" w:rsidRDefault="00A10234" w:rsidP="005E5229">
            <w:pPr>
              <w:spacing w:line="312" w:lineRule="auto"/>
              <w:ind w:firstLine="0"/>
              <w:rPr>
                <w:rFonts w:cs="Times New Roman"/>
                <w:szCs w:val="26"/>
              </w:rPr>
            </w:pPr>
          </w:p>
        </w:tc>
        <w:tc>
          <w:tcPr>
            <w:tcW w:w="4819" w:type="dxa"/>
          </w:tcPr>
          <w:p w14:paraId="51815EC6" w14:textId="77777777" w:rsidR="00A10234" w:rsidRPr="009076A4" w:rsidRDefault="00A10234" w:rsidP="005E5229">
            <w:pPr>
              <w:spacing w:line="312" w:lineRule="auto"/>
              <w:ind w:firstLine="0"/>
              <w:rPr>
                <w:rFonts w:cs="Times New Roman"/>
                <w:szCs w:val="26"/>
                <w:u w:val="single"/>
              </w:rPr>
            </w:pPr>
          </w:p>
        </w:tc>
        <w:tc>
          <w:tcPr>
            <w:tcW w:w="1418" w:type="dxa"/>
            <w:vAlign w:val="center"/>
          </w:tcPr>
          <w:p w14:paraId="6B1DA10D" w14:textId="77777777" w:rsidR="00A10234" w:rsidRPr="009076A4" w:rsidRDefault="00A10234" w:rsidP="005E5229">
            <w:pPr>
              <w:spacing w:line="312" w:lineRule="auto"/>
              <w:ind w:firstLine="0"/>
              <w:rPr>
                <w:rFonts w:cs="Times New Roman"/>
                <w:szCs w:val="26"/>
                <w:u w:val="single"/>
              </w:rPr>
            </w:pPr>
          </w:p>
        </w:tc>
        <w:tc>
          <w:tcPr>
            <w:tcW w:w="1418" w:type="dxa"/>
            <w:vAlign w:val="center"/>
          </w:tcPr>
          <w:p w14:paraId="6AB868BB" w14:textId="77777777" w:rsidR="00A10234" w:rsidRPr="009076A4" w:rsidRDefault="00A10234" w:rsidP="005E5229">
            <w:pPr>
              <w:spacing w:line="312" w:lineRule="auto"/>
              <w:ind w:firstLine="0"/>
              <w:rPr>
                <w:rFonts w:cs="Times New Roman"/>
                <w:szCs w:val="26"/>
                <w:u w:val="single"/>
              </w:rPr>
            </w:pPr>
          </w:p>
        </w:tc>
      </w:tr>
      <w:tr w:rsidR="00A10234" w:rsidRPr="009076A4" w14:paraId="290B96F8" w14:textId="77777777" w:rsidTr="005E5229">
        <w:tc>
          <w:tcPr>
            <w:tcW w:w="10580" w:type="dxa"/>
            <w:gridSpan w:val="6"/>
          </w:tcPr>
          <w:p w14:paraId="13B49153" w14:textId="77777777" w:rsidR="00A10234" w:rsidRPr="009076A4" w:rsidRDefault="00A10234" w:rsidP="005E5229">
            <w:pPr>
              <w:spacing w:line="312" w:lineRule="auto"/>
              <w:ind w:firstLine="0"/>
              <w:rPr>
                <w:rFonts w:cs="Times New Roman"/>
                <w:color w:val="FF0000"/>
                <w:szCs w:val="26"/>
                <w:u w:val="single"/>
              </w:rPr>
            </w:pPr>
            <w:r w:rsidRPr="009076A4">
              <w:rPr>
                <w:rFonts w:cs="Times New Roman"/>
                <w:color w:val="FF0000"/>
                <w:szCs w:val="26"/>
                <w:u w:val="single"/>
              </w:rPr>
              <w:t>Đối với các sự kiện Khởi tạo BCT, Sửa đổi BCT, Thanh toán BCT, Đóng BCT, hệ thống hiển thị thêm các thông tin như sau:</w:t>
            </w:r>
          </w:p>
        </w:tc>
        <w:tc>
          <w:tcPr>
            <w:tcW w:w="1418" w:type="dxa"/>
            <w:vAlign w:val="center"/>
          </w:tcPr>
          <w:p w14:paraId="1137E9A8" w14:textId="77777777" w:rsidR="00A10234" w:rsidRPr="009076A4" w:rsidRDefault="00A10234" w:rsidP="005E5229">
            <w:pPr>
              <w:spacing w:line="312" w:lineRule="auto"/>
              <w:ind w:firstLine="0"/>
              <w:rPr>
                <w:rFonts w:cs="Times New Roman"/>
                <w:color w:val="FF0000"/>
                <w:szCs w:val="26"/>
                <w:u w:val="single"/>
              </w:rPr>
            </w:pPr>
          </w:p>
        </w:tc>
      </w:tr>
      <w:tr w:rsidR="00A10234" w:rsidRPr="00615117" w14:paraId="464F6662" w14:textId="77777777" w:rsidTr="005E5229">
        <w:tc>
          <w:tcPr>
            <w:tcW w:w="10580" w:type="dxa"/>
            <w:gridSpan w:val="6"/>
            <w:shd w:val="clear" w:color="auto" w:fill="D9D9D9" w:themeFill="background1" w:themeFillShade="D9"/>
          </w:tcPr>
          <w:p w14:paraId="3CAB5FC4" w14:textId="77777777" w:rsidR="00A10234" w:rsidRPr="00294073" w:rsidRDefault="00A10234" w:rsidP="005E5229">
            <w:pPr>
              <w:spacing w:line="312" w:lineRule="auto"/>
              <w:ind w:firstLine="0"/>
              <w:rPr>
                <w:rFonts w:cs="Times New Roman"/>
                <w:szCs w:val="26"/>
                <w:u w:val="single"/>
              </w:rPr>
            </w:pPr>
            <w:r>
              <w:rPr>
                <w:rFonts w:cs="Times New Roman"/>
                <w:color w:val="FF0000"/>
                <w:szCs w:val="26"/>
              </w:rPr>
              <w:t>Tiêu đề: Thông tin Bộ chứng từ xuất trình</w:t>
            </w:r>
          </w:p>
        </w:tc>
        <w:tc>
          <w:tcPr>
            <w:tcW w:w="1418" w:type="dxa"/>
            <w:shd w:val="clear" w:color="auto" w:fill="D9D9D9" w:themeFill="background1" w:themeFillShade="D9"/>
            <w:vAlign w:val="center"/>
          </w:tcPr>
          <w:p w14:paraId="1585BA79" w14:textId="77777777" w:rsidR="00A10234" w:rsidRDefault="00A10234" w:rsidP="005E5229">
            <w:pPr>
              <w:spacing w:line="312" w:lineRule="auto"/>
              <w:ind w:firstLine="0"/>
              <w:rPr>
                <w:rFonts w:cs="Times New Roman"/>
                <w:color w:val="FF0000"/>
                <w:szCs w:val="26"/>
              </w:rPr>
            </w:pPr>
          </w:p>
        </w:tc>
      </w:tr>
      <w:tr w:rsidR="00A10234" w:rsidRPr="00615117" w14:paraId="31C89248" w14:textId="77777777" w:rsidTr="005E5229">
        <w:tc>
          <w:tcPr>
            <w:tcW w:w="1791" w:type="dxa"/>
          </w:tcPr>
          <w:p w14:paraId="6F17A0CE" w14:textId="77777777" w:rsidR="00A10234" w:rsidRPr="00615117" w:rsidRDefault="00A10234" w:rsidP="005E5229">
            <w:pPr>
              <w:spacing w:line="312" w:lineRule="auto"/>
              <w:ind w:firstLine="0"/>
              <w:rPr>
                <w:rFonts w:cs="Times New Roman"/>
                <w:szCs w:val="26"/>
              </w:rPr>
            </w:pPr>
            <w:r w:rsidRPr="009E452D">
              <w:rPr>
                <w:rFonts w:cs="Times New Roman"/>
                <w:color w:val="FF0000"/>
                <w:szCs w:val="26"/>
              </w:rPr>
              <w:t xml:space="preserve">Số tham chiếu </w:t>
            </w:r>
            <w:r>
              <w:rPr>
                <w:rFonts w:cs="Times New Roman"/>
                <w:color w:val="FF0000"/>
                <w:szCs w:val="26"/>
              </w:rPr>
              <w:t>BCT</w:t>
            </w:r>
          </w:p>
        </w:tc>
        <w:tc>
          <w:tcPr>
            <w:tcW w:w="1418" w:type="dxa"/>
          </w:tcPr>
          <w:p w14:paraId="7880EB8E" w14:textId="77777777" w:rsidR="00A10234" w:rsidRPr="00615117" w:rsidRDefault="00A10234" w:rsidP="005E5229">
            <w:pPr>
              <w:spacing w:line="312" w:lineRule="auto"/>
              <w:ind w:firstLine="0"/>
              <w:rPr>
                <w:rFonts w:cs="Times New Roman"/>
                <w:szCs w:val="26"/>
              </w:rPr>
            </w:pPr>
            <w:r w:rsidRPr="00615117">
              <w:rPr>
                <w:rFonts w:cs="Times New Roman"/>
                <w:szCs w:val="26"/>
              </w:rPr>
              <w:t>Nvarchar</w:t>
            </w:r>
          </w:p>
        </w:tc>
        <w:tc>
          <w:tcPr>
            <w:tcW w:w="567" w:type="dxa"/>
          </w:tcPr>
          <w:p w14:paraId="04D99602" w14:textId="77777777" w:rsidR="00A10234" w:rsidRPr="00615117" w:rsidRDefault="00A10234" w:rsidP="005E5229">
            <w:pPr>
              <w:spacing w:line="312" w:lineRule="auto"/>
              <w:ind w:firstLine="0"/>
              <w:rPr>
                <w:rFonts w:cs="Times New Roman"/>
                <w:szCs w:val="26"/>
              </w:rPr>
            </w:pPr>
            <w:r>
              <w:rPr>
                <w:rFonts w:cs="Times New Roman"/>
                <w:szCs w:val="26"/>
              </w:rPr>
              <w:t>16</w:t>
            </w:r>
          </w:p>
        </w:tc>
        <w:tc>
          <w:tcPr>
            <w:tcW w:w="567" w:type="dxa"/>
          </w:tcPr>
          <w:p w14:paraId="2A5C821A" w14:textId="77777777" w:rsidR="00A10234" w:rsidRDefault="00A10234" w:rsidP="005E5229">
            <w:pPr>
              <w:spacing w:line="312" w:lineRule="auto"/>
              <w:ind w:firstLine="0"/>
              <w:rPr>
                <w:rFonts w:cs="Times New Roman"/>
                <w:szCs w:val="26"/>
              </w:rPr>
            </w:pPr>
            <w:r>
              <w:rPr>
                <w:rFonts w:cs="Times New Roman"/>
                <w:szCs w:val="26"/>
              </w:rPr>
              <w:t>P</w:t>
            </w:r>
          </w:p>
        </w:tc>
        <w:tc>
          <w:tcPr>
            <w:tcW w:w="4819" w:type="dxa"/>
          </w:tcPr>
          <w:p w14:paraId="39F7DBD7" w14:textId="77777777" w:rsidR="00A10234" w:rsidRPr="00615117" w:rsidRDefault="00A10234" w:rsidP="005E5229">
            <w:pPr>
              <w:spacing w:line="312" w:lineRule="auto"/>
              <w:ind w:firstLine="0"/>
              <w:rPr>
                <w:rFonts w:cs="Times New Roman"/>
                <w:szCs w:val="26"/>
                <w:u w:val="single"/>
              </w:rPr>
            </w:pPr>
            <w:r w:rsidRPr="00615117">
              <w:rPr>
                <w:rFonts w:cs="Times New Roman"/>
                <w:szCs w:val="26"/>
                <w:u w:val="single"/>
              </w:rPr>
              <w:t>Số</w:t>
            </w:r>
            <w:r>
              <w:rPr>
                <w:rFonts w:cs="Times New Roman"/>
                <w:szCs w:val="26"/>
                <w:u w:val="single"/>
              </w:rPr>
              <w:t xml:space="preserve"> tham chiếu BCT</w:t>
            </w:r>
            <w:r w:rsidRPr="00615117">
              <w:rPr>
                <w:rFonts w:cs="Times New Roman"/>
                <w:szCs w:val="26"/>
                <w:u w:val="single"/>
              </w:rPr>
              <w:t>:</w:t>
            </w:r>
          </w:p>
          <w:p w14:paraId="74B98A03" w14:textId="77777777" w:rsidR="00A10234" w:rsidRPr="00294073" w:rsidRDefault="00A10234" w:rsidP="00724F94">
            <w:pPr>
              <w:pStyle w:val="ListParagraph"/>
              <w:numPr>
                <w:ilvl w:val="0"/>
                <w:numId w:val="6"/>
              </w:numPr>
              <w:spacing w:line="312" w:lineRule="auto"/>
              <w:rPr>
                <w:rFonts w:cs="Times New Roman"/>
                <w:szCs w:val="26"/>
                <w:u w:val="single"/>
              </w:rPr>
            </w:pPr>
            <w:r w:rsidRPr="00294073">
              <w:rPr>
                <w:rFonts w:cs="Times New Roman"/>
                <w:szCs w:val="26"/>
              </w:rPr>
              <w:t>Thể hiện số</w:t>
            </w:r>
            <w:r>
              <w:rPr>
                <w:rFonts w:cs="Times New Roman"/>
                <w:szCs w:val="26"/>
              </w:rPr>
              <w:t xml:space="preserve"> tham chiếu BCT</w:t>
            </w:r>
            <w:r w:rsidRPr="00294073">
              <w:rPr>
                <w:rFonts w:cs="Times New Roman"/>
                <w:szCs w:val="26"/>
              </w:rPr>
              <w:t xml:space="preserve"> trả về từ TF-EE</w:t>
            </w:r>
          </w:p>
        </w:tc>
        <w:tc>
          <w:tcPr>
            <w:tcW w:w="1418" w:type="dxa"/>
            <w:vAlign w:val="center"/>
          </w:tcPr>
          <w:p w14:paraId="0CF09D2A" w14:textId="77777777" w:rsidR="00A10234" w:rsidRPr="00427E49" w:rsidRDefault="00A10234"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05CA0258" w14:textId="77777777" w:rsidR="00A10234" w:rsidRPr="00294073" w:rsidRDefault="00A10234" w:rsidP="005E5229">
            <w:pPr>
              <w:spacing w:line="312" w:lineRule="auto"/>
              <w:ind w:firstLine="0"/>
              <w:rPr>
                <w:rFonts w:cs="Times New Roman"/>
                <w:szCs w:val="26"/>
                <w:u w:val="single"/>
              </w:rPr>
            </w:pPr>
            <w:r>
              <w:rPr>
                <w:rFonts w:cs="Times New Roman"/>
                <w:szCs w:val="26"/>
                <w:u w:val="single"/>
              </w:rPr>
              <w:t>Y</w:t>
            </w:r>
          </w:p>
        </w:tc>
      </w:tr>
      <w:tr w:rsidR="00A10234" w:rsidRPr="00615117" w14:paraId="7706E280" w14:textId="77777777" w:rsidTr="005E5229">
        <w:tc>
          <w:tcPr>
            <w:tcW w:w="1791" w:type="dxa"/>
          </w:tcPr>
          <w:p w14:paraId="76A0A35A" w14:textId="77777777" w:rsidR="00A10234" w:rsidRDefault="00A10234" w:rsidP="005E5229">
            <w:pPr>
              <w:spacing w:line="312" w:lineRule="auto"/>
              <w:ind w:firstLine="0"/>
              <w:rPr>
                <w:rFonts w:cs="Times New Roman"/>
                <w:color w:val="FF0000"/>
                <w:szCs w:val="26"/>
              </w:rPr>
            </w:pPr>
            <w:r>
              <w:rPr>
                <w:rFonts w:cs="Times New Roman"/>
                <w:color w:val="FF0000"/>
                <w:szCs w:val="26"/>
              </w:rPr>
              <w:t>Ngày xuất trình</w:t>
            </w:r>
          </w:p>
        </w:tc>
        <w:tc>
          <w:tcPr>
            <w:tcW w:w="1418" w:type="dxa"/>
          </w:tcPr>
          <w:p w14:paraId="0BA7B3AD"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3BA4B09D"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38185CCA"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19AC7E7D"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xuất trình:</w:t>
            </w:r>
          </w:p>
          <w:p w14:paraId="097D315E"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xuất trình, trả về từ TF-EE</w:t>
            </w:r>
          </w:p>
        </w:tc>
        <w:tc>
          <w:tcPr>
            <w:tcW w:w="1418" w:type="dxa"/>
            <w:vAlign w:val="center"/>
          </w:tcPr>
          <w:p w14:paraId="22DBA038"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5E9E393E" w14:textId="77777777" w:rsidR="00A10234" w:rsidRPr="00A26837" w:rsidRDefault="00A10234" w:rsidP="005E5229">
            <w:pPr>
              <w:spacing w:line="312" w:lineRule="auto"/>
              <w:ind w:firstLine="0"/>
              <w:rPr>
                <w:rFonts w:cs="Times New Roman"/>
                <w:color w:val="FF0000"/>
                <w:szCs w:val="26"/>
                <w:u w:val="single"/>
              </w:rPr>
            </w:pPr>
            <w:r>
              <w:rPr>
                <w:rFonts w:cs="Times New Roman"/>
                <w:szCs w:val="26"/>
                <w:u w:val="single"/>
              </w:rPr>
              <w:t>Y</w:t>
            </w:r>
          </w:p>
        </w:tc>
      </w:tr>
      <w:tr w:rsidR="00A10234" w:rsidRPr="00615117" w14:paraId="744A8AF9" w14:textId="77777777" w:rsidTr="005E5229">
        <w:tc>
          <w:tcPr>
            <w:tcW w:w="1791" w:type="dxa"/>
          </w:tcPr>
          <w:p w14:paraId="5E2C46AD" w14:textId="77777777" w:rsidR="00A10234" w:rsidRDefault="00A10234" w:rsidP="005E5229">
            <w:pPr>
              <w:spacing w:line="312" w:lineRule="auto"/>
              <w:ind w:firstLine="0"/>
              <w:rPr>
                <w:rFonts w:cs="Times New Roman"/>
                <w:color w:val="FF0000"/>
                <w:szCs w:val="26"/>
              </w:rPr>
            </w:pPr>
            <w:r>
              <w:rPr>
                <w:rFonts w:cs="Times New Roman"/>
                <w:color w:val="FF0000"/>
                <w:szCs w:val="26"/>
              </w:rPr>
              <w:t>Loại tiền BCT</w:t>
            </w:r>
          </w:p>
        </w:tc>
        <w:tc>
          <w:tcPr>
            <w:tcW w:w="1418" w:type="dxa"/>
          </w:tcPr>
          <w:p w14:paraId="63A0568D" w14:textId="77777777" w:rsidR="00A10234" w:rsidRPr="009076A4" w:rsidRDefault="00A10234" w:rsidP="005E5229">
            <w:pPr>
              <w:spacing w:line="312" w:lineRule="auto"/>
              <w:ind w:firstLine="0"/>
              <w:rPr>
                <w:rFonts w:cs="Times New Roman"/>
                <w:szCs w:val="26"/>
              </w:rPr>
            </w:pPr>
            <w:r w:rsidRPr="009076A4">
              <w:rPr>
                <w:rFonts w:cs="Times New Roman"/>
                <w:szCs w:val="26"/>
              </w:rPr>
              <w:t>Char</w:t>
            </w:r>
          </w:p>
        </w:tc>
        <w:tc>
          <w:tcPr>
            <w:tcW w:w="567" w:type="dxa"/>
          </w:tcPr>
          <w:p w14:paraId="19255B28" w14:textId="77777777" w:rsidR="00A10234" w:rsidRPr="009076A4" w:rsidRDefault="00A10234" w:rsidP="005E5229">
            <w:pPr>
              <w:spacing w:line="312" w:lineRule="auto"/>
              <w:ind w:firstLine="0"/>
              <w:rPr>
                <w:rFonts w:cs="Times New Roman"/>
                <w:szCs w:val="26"/>
              </w:rPr>
            </w:pPr>
            <w:r w:rsidRPr="009076A4">
              <w:rPr>
                <w:rFonts w:cs="Times New Roman"/>
                <w:szCs w:val="26"/>
              </w:rPr>
              <w:t>3</w:t>
            </w:r>
          </w:p>
        </w:tc>
        <w:tc>
          <w:tcPr>
            <w:tcW w:w="567" w:type="dxa"/>
          </w:tcPr>
          <w:p w14:paraId="4926D1A4"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71455EAF"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Loại tiền BCT:</w:t>
            </w:r>
          </w:p>
          <w:p w14:paraId="0D4E652D"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loại tiền BCT trả về từ TF-EE</w:t>
            </w:r>
          </w:p>
        </w:tc>
        <w:tc>
          <w:tcPr>
            <w:tcW w:w="1418" w:type="dxa"/>
            <w:vAlign w:val="center"/>
          </w:tcPr>
          <w:p w14:paraId="138C1DBB"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015D531F" w14:textId="77777777" w:rsidR="00A10234" w:rsidRPr="00A26837" w:rsidRDefault="00A10234" w:rsidP="005E5229">
            <w:pPr>
              <w:spacing w:line="312" w:lineRule="auto"/>
              <w:ind w:firstLine="0"/>
              <w:rPr>
                <w:rFonts w:cs="Times New Roman"/>
                <w:color w:val="FF0000"/>
                <w:szCs w:val="26"/>
                <w:u w:val="single"/>
              </w:rPr>
            </w:pPr>
            <w:r w:rsidRPr="009076A4">
              <w:rPr>
                <w:rFonts w:cs="Times New Roman"/>
                <w:szCs w:val="26"/>
                <w:u w:val="single"/>
              </w:rPr>
              <w:t>Y</w:t>
            </w:r>
          </w:p>
        </w:tc>
      </w:tr>
      <w:tr w:rsidR="00A10234" w:rsidRPr="00615117" w14:paraId="2AB42B53" w14:textId="77777777" w:rsidTr="005E5229">
        <w:tc>
          <w:tcPr>
            <w:tcW w:w="1791" w:type="dxa"/>
          </w:tcPr>
          <w:p w14:paraId="6AC273EF" w14:textId="77777777" w:rsidR="00A10234" w:rsidRDefault="00A10234" w:rsidP="005E5229">
            <w:pPr>
              <w:spacing w:line="312" w:lineRule="auto"/>
              <w:ind w:firstLine="0"/>
              <w:rPr>
                <w:rFonts w:cs="Times New Roman"/>
                <w:color w:val="FF0000"/>
                <w:szCs w:val="26"/>
              </w:rPr>
            </w:pPr>
            <w:r>
              <w:rPr>
                <w:rFonts w:cs="Times New Roman"/>
                <w:color w:val="FF0000"/>
                <w:szCs w:val="26"/>
              </w:rPr>
              <w:t>Số tiền BCT</w:t>
            </w:r>
          </w:p>
        </w:tc>
        <w:tc>
          <w:tcPr>
            <w:tcW w:w="1418" w:type="dxa"/>
          </w:tcPr>
          <w:p w14:paraId="40E67868"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64A60CCA"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51458782"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736C762B"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sidRPr="009076A4">
              <w:rPr>
                <w:rFonts w:cs="Times New Roman"/>
                <w:szCs w:val="26"/>
                <w:u w:val="single"/>
              </w:rPr>
              <w:t>tiền</w:t>
            </w:r>
            <w:r w:rsidRPr="009076A4">
              <w:rPr>
                <w:rFonts w:cs="Times New Roman"/>
                <w:szCs w:val="26"/>
                <w:u w:val="single"/>
                <w:lang w:val="vi-VN"/>
              </w:rPr>
              <w:t xml:space="preserve"> </w:t>
            </w:r>
            <w:r w:rsidRPr="009076A4">
              <w:rPr>
                <w:rFonts w:cs="Times New Roman"/>
                <w:szCs w:val="26"/>
                <w:u w:val="single"/>
              </w:rPr>
              <w:t>BCT</w:t>
            </w:r>
            <w:r w:rsidRPr="009076A4">
              <w:rPr>
                <w:rFonts w:cs="Times New Roman"/>
                <w:szCs w:val="26"/>
                <w:u w:val="single"/>
                <w:lang w:val="vi-VN"/>
              </w:rPr>
              <w:t>:</w:t>
            </w:r>
          </w:p>
          <w:p w14:paraId="22FE37B3"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tiền BCT, trả về từ TF-EE</w:t>
            </w:r>
          </w:p>
        </w:tc>
        <w:tc>
          <w:tcPr>
            <w:tcW w:w="1418" w:type="dxa"/>
          </w:tcPr>
          <w:p w14:paraId="0DAB8D0C"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094EAF9F" w14:textId="77777777" w:rsidR="00A10234" w:rsidRPr="004236DA" w:rsidRDefault="00A10234" w:rsidP="005E5229">
            <w:pPr>
              <w:spacing w:line="312" w:lineRule="auto"/>
              <w:ind w:firstLine="0"/>
              <w:rPr>
                <w:rFonts w:cs="Times New Roman"/>
                <w:color w:val="FF0000"/>
                <w:szCs w:val="26"/>
                <w:u w:val="single"/>
              </w:rPr>
            </w:pPr>
            <w:r w:rsidRPr="009076A4">
              <w:rPr>
                <w:rFonts w:cs="Times New Roman"/>
                <w:szCs w:val="26"/>
                <w:u w:val="single"/>
              </w:rPr>
              <w:t>Y</w:t>
            </w:r>
          </w:p>
        </w:tc>
      </w:tr>
      <w:tr w:rsidR="00A10234" w:rsidRPr="00615117" w14:paraId="3FA38327" w14:textId="77777777" w:rsidTr="005E5229">
        <w:tc>
          <w:tcPr>
            <w:tcW w:w="1791" w:type="dxa"/>
          </w:tcPr>
          <w:p w14:paraId="5CEECA58" w14:textId="77777777" w:rsidR="00A10234" w:rsidRDefault="00A10234" w:rsidP="005E5229">
            <w:pPr>
              <w:spacing w:line="312" w:lineRule="auto"/>
              <w:ind w:firstLine="0"/>
              <w:rPr>
                <w:rFonts w:cs="Times New Roman"/>
                <w:color w:val="FF0000"/>
                <w:szCs w:val="26"/>
              </w:rPr>
            </w:pPr>
            <w:r>
              <w:rPr>
                <w:rFonts w:cs="Times New Roman"/>
                <w:color w:val="FF0000"/>
                <w:szCs w:val="26"/>
              </w:rPr>
              <w:t>Hóa đơn số</w:t>
            </w:r>
          </w:p>
        </w:tc>
        <w:tc>
          <w:tcPr>
            <w:tcW w:w="1418" w:type="dxa"/>
          </w:tcPr>
          <w:p w14:paraId="4FD57ED7"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4C6FD506" w14:textId="77777777" w:rsidR="00A10234" w:rsidRPr="009076A4" w:rsidRDefault="00A10234" w:rsidP="005E5229">
            <w:pPr>
              <w:spacing w:line="312" w:lineRule="auto"/>
              <w:ind w:firstLine="0"/>
              <w:rPr>
                <w:rFonts w:cs="Times New Roman"/>
                <w:szCs w:val="26"/>
              </w:rPr>
            </w:pPr>
            <w:r>
              <w:rPr>
                <w:rFonts w:cs="Times New Roman"/>
                <w:szCs w:val="26"/>
              </w:rPr>
              <w:t>70</w:t>
            </w:r>
          </w:p>
        </w:tc>
        <w:tc>
          <w:tcPr>
            <w:tcW w:w="567" w:type="dxa"/>
          </w:tcPr>
          <w:p w14:paraId="794C15A0"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76E6A225"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Hóa đơn số:</w:t>
            </w:r>
          </w:p>
          <w:p w14:paraId="08E74B93"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Hóa đơn, trả về từ TF-EE</w:t>
            </w:r>
          </w:p>
        </w:tc>
        <w:tc>
          <w:tcPr>
            <w:tcW w:w="1418" w:type="dxa"/>
          </w:tcPr>
          <w:p w14:paraId="2C4AE9B2"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50F41A58" w14:textId="77777777" w:rsidR="00A10234" w:rsidRPr="004236DA" w:rsidRDefault="00A10234" w:rsidP="005E5229">
            <w:pPr>
              <w:spacing w:line="312" w:lineRule="auto"/>
              <w:ind w:firstLine="0"/>
              <w:rPr>
                <w:rFonts w:cs="Times New Roman"/>
                <w:color w:val="FF0000"/>
                <w:szCs w:val="26"/>
                <w:u w:val="single"/>
              </w:rPr>
            </w:pPr>
            <w:r w:rsidRPr="009076A4">
              <w:rPr>
                <w:rFonts w:cs="Times New Roman"/>
                <w:szCs w:val="26"/>
                <w:u w:val="single"/>
              </w:rPr>
              <w:t>Y</w:t>
            </w:r>
          </w:p>
        </w:tc>
      </w:tr>
      <w:tr w:rsidR="00A10234" w:rsidRPr="00615117" w14:paraId="6DD64F43" w14:textId="77777777" w:rsidTr="005E5229">
        <w:tc>
          <w:tcPr>
            <w:tcW w:w="1791" w:type="dxa"/>
          </w:tcPr>
          <w:p w14:paraId="7EEB3932" w14:textId="77777777" w:rsidR="00A10234" w:rsidRDefault="00A10234" w:rsidP="005E5229">
            <w:pPr>
              <w:spacing w:line="312" w:lineRule="auto"/>
              <w:ind w:firstLine="0"/>
              <w:rPr>
                <w:rFonts w:cs="Times New Roman"/>
                <w:color w:val="FF0000"/>
                <w:szCs w:val="26"/>
              </w:rPr>
            </w:pPr>
            <w:r>
              <w:rPr>
                <w:rFonts w:cs="Times New Roman"/>
                <w:color w:val="FF0000"/>
                <w:szCs w:val="26"/>
              </w:rPr>
              <w:t>Kì hạn BCT</w:t>
            </w:r>
          </w:p>
        </w:tc>
        <w:tc>
          <w:tcPr>
            <w:tcW w:w="1418" w:type="dxa"/>
          </w:tcPr>
          <w:p w14:paraId="20FE1EB0"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4FEC1297" w14:textId="77777777" w:rsidR="00A10234" w:rsidRPr="009076A4" w:rsidRDefault="00A10234" w:rsidP="005E5229">
            <w:pPr>
              <w:spacing w:line="312" w:lineRule="auto"/>
              <w:ind w:firstLine="0"/>
              <w:rPr>
                <w:rFonts w:cs="Times New Roman"/>
                <w:szCs w:val="26"/>
              </w:rPr>
            </w:pPr>
            <w:r>
              <w:rPr>
                <w:rFonts w:cs="Times New Roman"/>
                <w:szCs w:val="26"/>
              </w:rPr>
              <w:t>30</w:t>
            </w:r>
          </w:p>
        </w:tc>
        <w:tc>
          <w:tcPr>
            <w:tcW w:w="567" w:type="dxa"/>
          </w:tcPr>
          <w:p w14:paraId="2E91FDBA"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31BF9E5D"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Kì hạn BCT:</w:t>
            </w:r>
          </w:p>
          <w:p w14:paraId="1F2B2ECD" w14:textId="77777777" w:rsidR="00A10234" w:rsidRPr="00965713"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lastRenderedPageBreak/>
              <w:t>Thể hiện kì hạn BCT, trả về từ TF-EE</w:t>
            </w:r>
          </w:p>
          <w:p w14:paraId="56AF4038" w14:textId="77777777" w:rsidR="00A10234" w:rsidRPr="009076A4" w:rsidRDefault="00A10234" w:rsidP="00724F94">
            <w:pPr>
              <w:pStyle w:val="ListParagraph"/>
              <w:numPr>
                <w:ilvl w:val="0"/>
                <w:numId w:val="6"/>
              </w:numPr>
              <w:spacing w:line="312" w:lineRule="auto"/>
              <w:rPr>
                <w:rFonts w:cs="Times New Roman"/>
                <w:szCs w:val="26"/>
                <w:u w:val="single"/>
              </w:rPr>
            </w:pPr>
            <w:r>
              <w:rPr>
                <w:rFonts w:cs="Times New Roman"/>
                <w:szCs w:val="26"/>
              </w:rPr>
              <w:t>Các lựa chọn: Trả ngay, Trả chậm, Trả chậm trên cơ sở trả ngay</w:t>
            </w:r>
          </w:p>
        </w:tc>
        <w:tc>
          <w:tcPr>
            <w:tcW w:w="1418" w:type="dxa"/>
          </w:tcPr>
          <w:p w14:paraId="1C3F84B4"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lastRenderedPageBreak/>
              <w:t>Y</w:t>
            </w:r>
            <w:r w:rsidRPr="009076A4">
              <w:rPr>
                <w:rFonts w:cs="Times New Roman"/>
                <w:i/>
                <w:sz w:val="20"/>
                <w:szCs w:val="26"/>
              </w:rPr>
              <w:t xml:space="preserve"> </w:t>
            </w:r>
          </w:p>
        </w:tc>
        <w:tc>
          <w:tcPr>
            <w:tcW w:w="1418" w:type="dxa"/>
            <w:vAlign w:val="center"/>
          </w:tcPr>
          <w:p w14:paraId="4BD2B77F" w14:textId="77777777" w:rsidR="00A10234" w:rsidRPr="004236DA" w:rsidRDefault="00A10234" w:rsidP="005E5229">
            <w:pPr>
              <w:spacing w:line="312" w:lineRule="auto"/>
              <w:ind w:firstLine="0"/>
              <w:rPr>
                <w:rFonts w:cs="Times New Roman"/>
                <w:color w:val="FF0000"/>
                <w:szCs w:val="26"/>
                <w:u w:val="single"/>
              </w:rPr>
            </w:pPr>
            <w:r w:rsidRPr="009076A4">
              <w:rPr>
                <w:rFonts w:cs="Times New Roman"/>
                <w:szCs w:val="26"/>
                <w:u w:val="single"/>
              </w:rPr>
              <w:t>Y</w:t>
            </w:r>
          </w:p>
        </w:tc>
      </w:tr>
      <w:tr w:rsidR="00A10234" w:rsidRPr="00615117" w14:paraId="2ACD840A" w14:textId="77777777" w:rsidTr="005E5229">
        <w:tc>
          <w:tcPr>
            <w:tcW w:w="1791" w:type="dxa"/>
          </w:tcPr>
          <w:p w14:paraId="51ABAC28" w14:textId="77777777" w:rsidR="00A10234" w:rsidRDefault="00A10234" w:rsidP="005E5229">
            <w:pPr>
              <w:spacing w:line="312" w:lineRule="auto"/>
              <w:ind w:firstLine="0"/>
              <w:rPr>
                <w:rFonts w:cs="Times New Roman"/>
                <w:color w:val="FF0000"/>
                <w:szCs w:val="26"/>
              </w:rPr>
            </w:pPr>
            <w:r>
              <w:rPr>
                <w:rFonts w:cs="Times New Roman"/>
                <w:color w:val="FF0000"/>
                <w:szCs w:val="26"/>
              </w:rPr>
              <w:lastRenderedPageBreak/>
              <w:t>Ngày đáo hạn BCT trả chậm</w:t>
            </w:r>
          </w:p>
        </w:tc>
        <w:tc>
          <w:tcPr>
            <w:tcW w:w="1418" w:type="dxa"/>
          </w:tcPr>
          <w:p w14:paraId="41F86D3F"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7283E73F"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494B422A"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67361CD9"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đáo hạn BCT trả chậm:</w:t>
            </w:r>
          </w:p>
          <w:p w14:paraId="21FD97A3"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đáo hạn BCT trả chậm, trả về từ TF-EE</w:t>
            </w:r>
          </w:p>
        </w:tc>
        <w:tc>
          <w:tcPr>
            <w:tcW w:w="1418" w:type="dxa"/>
          </w:tcPr>
          <w:p w14:paraId="18AF03C9"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0D30F902" w14:textId="77777777" w:rsidR="00A10234" w:rsidRPr="00CD4D06" w:rsidRDefault="00A10234" w:rsidP="005E5229">
            <w:pPr>
              <w:spacing w:line="312" w:lineRule="auto"/>
              <w:ind w:firstLine="0"/>
              <w:rPr>
                <w:rFonts w:cs="Times New Roman"/>
                <w:color w:val="FF0000"/>
                <w:szCs w:val="26"/>
                <w:u w:val="single"/>
              </w:rPr>
            </w:pPr>
            <w:r w:rsidRPr="009076A4">
              <w:rPr>
                <w:rFonts w:cs="Times New Roman"/>
                <w:szCs w:val="26"/>
                <w:u w:val="single"/>
              </w:rPr>
              <w:t>Y</w:t>
            </w:r>
          </w:p>
        </w:tc>
      </w:tr>
      <w:tr w:rsidR="00A10234" w:rsidRPr="00615117" w14:paraId="52439532" w14:textId="77777777" w:rsidTr="005E5229">
        <w:tc>
          <w:tcPr>
            <w:tcW w:w="1791" w:type="dxa"/>
          </w:tcPr>
          <w:p w14:paraId="294F43F5" w14:textId="77777777" w:rsidR="00A10234" w:rsidRDefault="00A10234" w:rsidP="005E5229">
            <w:pPr>
              <w:spacing w:line="312" w:lineRule="auto"/>
              <w:ind w:firstLine="0"/>
              <w:rPr>
                <w:rFonts w:cs="Times New Roman"/>
                <w:color w:val="FF0000"/>
                <w:szCs w:val="26"/>
              </w:rPr>
            </w:pPr>
            <w:r>
              <w:rPr>
                <w:rFonts w:cs="Times New Roman"/>
                <w:color w:val="FF0000"/>
                <w:szCs w:val="26"/>
              </w:rPr>
              <w:t>Ngày dự kiến thanh toán</w:t>
            </w:r>
          </w:p>
        </w:tc>
        <w:tc>
          <w:tcPr>
            <w:tcW w:w="1418" w:type="dxa"/>
          </w:tcPr>
          <w:p w14:paraId="60EEDD0D"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46A32DC3"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7D1F7D35"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3C13659F"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dự kiến thanh toán:</w:t>
            </w:r>
          </w:p>
          <w:p w14:paraId="4F2E58E8"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dự kiến thanh toán, trả về từ TF-EE</w:t>
            </w:r>
          </w:p>
        </w:tc>
        <w:tc>
          <w:tcPr>
            <w:tcW w:w="1418" w:type="dxa"/>
          </w:tcPr>
          <w:p w14:paraId="40159572"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1713161A" w14:textId="77777777" w:rsidR="00A10234" w:rsidRPr="00CD4D06" w:rsidRDefault="00A10234" w:rsidP="005E5229">
            <w:pPr>
              <w:spacing w:line="312" w:lineRule="auto"/>
              <w:ind w:firstLine="0"/>
              <w:rPr>
                <w:rFonts w:cs="Times New Roman"/>
                <w:color w:val="FF0000"/>
                <w:szCs w:val="26"/>
                <w:u w:val="single"/>
              </w:rPr>
            </w:pPr>
            <w:r w:rsidRPr="009076A4">
              <w:rPr>
                <w:rFonts w:cs="Times New Roman"/>
                <w:szCs w:val="26"/>
                <w:u w:val="single"/>
              </w:rPr>
              <w:t>Y</w:t>
            </w:r>
          </w:p>
        </w:tc>
      </w:tr>
      <w:tr w:rsidR="00A10234" w:rsidRPr="00615117" w14:paraId="7B1FC6F9" w14:textId="77777777" w:rsidTr="005E5229">
        <w:tc>
          <w:tcPr>
            <w:tcW w:w="1791" w:type="dxa"/>
          </w:tcPr>
          <w:p w14:paraId="05BF9062" w14:textId="77777777" w:rsidR="00A10234" w:rsidRDefault="00A10234" w:rsidP="005E5229">
            <w:pPr>
              <w:spacing w:line="312" w:lineRule="auto"/>
              <w:ind w:firstLine="0"/>
              <w:rPr>
                <w:rFonts w:cs="Times New Roman"/>
                <w:color w:val="FF0000"/>
                <w:szCs w:val="26"/>
              </w:rPr>
            </w:pPr>
            <w:r>
              <w:rPr>
                <w:rFonts w:cs="Times New Roman"/>
                <w:color w:val="FF0000"/>
                <w:szCs w:val="26"/>
              </w:rPr>
              <w:t>Số biên lai chuyển phát</w:t>
            </w:r>
          </w:p>
        </w:tc>
        <w:tc>
          <w:tcPr>
            <w:tcW w:w="1418" w:type="dxa"/>
          </w:tcPr>
          <w:p w14:paraId="2112C4B0"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6810598B" w14:textId="77777777" w:rsidR="00A10234" w:rsidRPr="009076A4" w:rsidRDefault="00A10234" w:rsidP="005E5229">
            <w:pPr>
              <w:spacing w:line="312" w:lineRule="auto"/>
              <w:ind w:firstLine="0"/>
              <w:rPr>
                <w:rFonts w:cs="Times New Roman"/>
                <w:szCs w:val="26"/>
              </w:rPr>
            </w:pPr>
            <w:r>
              <w:rPr>
                <w:rFonts w:cs="Times New Roman"/>
                <w:szCs w:val="26"/>
              </w:rPr>
              <w:t>35</w:t>
            </w:r>
          </w:p>
        </w:tc>
        <w:tc>
          <w:tcPr>
            <w:tcW w:w="567" w:type="dxa"/>
          </w:tcPr>
          <w:p w14:paraId="56481FE2"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27FBFAA5"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Số biên lai chuyển phát:</w:t>
            </w:r>
          </w:p>
          <w:p w14:paraId="08CB41BE"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biên lai chuyển phát, trả về từ TF-EE</w:t>
            </w:r>
          </w:p>
        </w:tc>
        <w:tc>
          <w:tcPr>
            <w:tcW w:w="1418" w:type="dxa"/>
          </w:tcPr>
          <w:p w14:paraId="78A5D988"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0D972980" w14:textId="77777777" w:rsidR="00A10234" w:rsidRPr="00CD4D06"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216AB07C" w14:textId="77777777" w:rsidTr="005E5229">
        <w:tc>
          <w:tcPr>
            <w:tcW w:w="1791" w:type="dxa"/>
          </w:tcPr>
          <w:p w14:paraId="0D21367F" w14:textId="77777777" w:rsidR="00A10234" w:rsidRDefault="00A10234" w:rsidP="005E5229">
            <w:pPr>
              <w:spacing w:line="312" w:lineRule="auto"/>
              <w:ind w:firstLine="0"/>
              <w:rPr>
                <w:rFonts w:cs="Times New Roman"/>
                <w:color w:val="FF0000"/>
                <w:szCs w:val="26"/>
              </w:rPr>
            </w:pPr>
            <w:r>
              <w:rPr>
                <w:rFonts w:cs="Times New Roman"/>
                <w:color w:val="FF0000"/>
                <w:szCs w:val="26"/>
              </w:rPr>
              <w:t>Trạng thái BCT</w:t>
            </w:r>
          </w:p>
        </w:tc>
        <w:tc>
          <w:tcPr>
            <w:tcW w:w="1418" w:type="dxa"/>
          </w:tcPr>
          <w:p w14:paraId="4E345950"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49532E39" w14:textId="77777777" w:rsidR="00A10234" w:rsidRPr="009076A4" w:rsidRDefault="00A10234" w:rsidP="005E5229">
            <w:pPr>
              <w:spacing w:line="312" w:lineRule="auto"/>
              <w:ind w:firstLine="0"/>
              <w:rPr>
                <w:rFonts w:cs="Times New Roman"/>
                <w:szCs w:val="26"/>
              </w:rPr>
            </w:pPr>
            <w:r>
              <w:rPr>
                <w:rFonts w:cs="Times New Roman"/>
                <w:szCs w:val="26"/>
              </w:rPr>
              <w:t>16</w:t>
            </w:r>
          </w:p>
        </w:tc>
        <w:tc>
          <w:tcPr>
            <w:tcW w:w="567" w:type="dxa"/>
          </w:tcPr>
          <w:p w14:paraId="17212A95"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6E6B62DA"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Trạng thái BCT:</w:t>
            </w:r>
          </w:p>
          <w:p w14:paraId="28BC4566"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trạng thái BCT, trả về từ TF-EE</w:t>
            </w:r>
          </w:p>
        </w:tc>
        <w:tc>
          <w:tcPr>
            <w:tcW w:w="1418" w:type="dxa"/>
          </w:tcPr>
          <w:p w14:paraId="59BF2BCD"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160037D5" w14:textId="77777777" w:rsidR="00A10234" w:rsidRPr="00CD4D06"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6C4639FE" w14:textId="77777777" w:rsidTr="005E5229">
        <w:tc>
          <w:tcPr>
            <w:tcW w:w="1791" w:type="dxa"/>
          </w:tcPr>
          <w:p w14:paraId="1501512D" w14:textId="77777777" w:rsidR="00A10234" w:rsidRDefault="00A10234" w:rsidP="005E5229">
            <w:pPr>
              <w:spacing w:line="312" w:lineRule="auto"/>
              <w:ind w:firstLine="0"/>
              <w:rPr>
                <w:rFonts w:cs="Times New Roman"/>
                <w:color w:val="FF0000"/>
                <w:szCs w:val="26"/>
              </w:rPr>
            </w:pPr>
            <w:r>
              <w:rPr>
                <w:rFonts w:cs="Times New Roman"/>
                <w:color w:val="FF0000"/>
                <w:szCs w:val="26"/>
              </w:rPr>
              <w:t>Sai sót</w:t>
            </w:r>
          </w:p>
        </w:tc>
        <w:tc>
          <w:tcPr>
            <w:tcW w:w="1418" w:type="dxa"/>
          </w:tcPr>
          <w:p w14:paraId="6E93F3CD"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Nvarchar </w:t>
            </w:r>
          </w:p>
        </w:tc>
        <w:tc>
          <w:tcPr>
            <w:tcW w:w="567" w:type="dxa"/>
          </w:tcPr>
          <w:p w14:paraId="3CFCF21D" w14:textId="77777777" w:rsidR="00A10234" w:rsidRPr="009076A4" w:rsidRDefault="00A10234" w:rsidP="005E5229">
            <w:pPr>
              <w:spacing w:line="312" w:lineRule="auto"/>
              <w:ind w:firstLine="0"/>
              <w:rPr>
                <w:rFonts w:cs="Times New Roman"/>
                <w:szCs w:val="26"/>
              </w:rPr>
            </w:pPr>
            <w:r w:rsidRPr="00965713">
              <w:rPr>
                <w:rFonts w:cs="Times New Roman"/>
                <w:sz w:val="22"/>
                <w:szCs w:val="26"/>
              </w:rPr>
              <w:t>50*65</w:t>
            </w:r>
          </w:p>
        </w:tc>
        <w:tc>
          <w:tcPr>
            <w:tcW w:w="567" w:type="dxa"/>
          </w:tcPr>
          <w:p w14:paraId="4EE11914"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2C8BE63D"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Sai sót:</w:t>
            </w:r>
          </w:p>
          <w:p w14:paraId="0E0C8110"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sai sót BCT, trả về từ TF-EE</w:t>
            </w:r>
          </w:p>
        </w:tc>
        <w:tc>
          <w:tcPr>
            <w:tcW w:w="1418" w:type="dxa"/>
            <w:vAlign w:val="center"/>
          </w:tcPr>
          <w:p w14:paraId="10C0008E"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30E214D7" w14:textId="77777777" w:rsidR="00A10234" w:rsidRPr="00A26837" w:rsidRDefault="00A10234" w:rsidP="005E5229">
            <w:pPr>
              <w:spacing w:line="312" w:lineRule="auto"/>
              <w:ind w:firstLine="0"/>
              <w:rPr>
                <w:rFonts w:cs="Times New Roman"/>
                <w:color w:val="FF0000"/>
                <w:szCs w:val="26"/>
                <w:u w:val="single"/>
              </w:rPr>
            </w:pPr>
            <w:r w:rsidRPr="009076A4">
              <w:rPr>
                <w:rFonts w:cs="Times New Roman"/>
                <w:szCs w:val="26"/>
                <w:u w:val="single"/>
              </w:rPr>
              <w:t>Y</w:t>
            </w:r>
          </w:p>
        </w:tc>
      </w:tr>
      <w:tr w:rsidR="00A10234" w:rsidRPr="00615117" w14:paraId="46F9FD91" w14:textId="77777777" w:rsidTr="005E5229">
        <w:tc>
          <w:tcPr>
            <w:tcW w:w="10580" w:type="dxa"/>
            <w:gridSpan w:val="6"/>
            <w:shd w:val="clear" w:color="auto" w:fill="D9D9D9" w:themeFill="background1" w:themeFillShade="D9"/>
          </w:tcPr>
          <w:p w14:paraId="5D2BC6D3" w14:textId="77777777" w:rsidR="00A10234" w:rsidRPr="00294073" w:rsidRDefault="00A10234" w:rsidP="005E5229">
            <w:pPr>
              <w:spacing w:line="312" w:lineRule="auto"/>
              <w:ind w:firstLine="0"/>
              <w:rPr>
                <w:rFonts w:cs="Times New Roman"/>
                <w:szCs w:val="26"/>
                <w:u w:val="single"/>
              </w:rPr>
            </w:pPr>
            <w:r>
              <w:rPr>
                <w:rFonts w:cs="Times New Roman"/>
                <w:color w:val="FF0000"/>
                <w:szCs w:val="26"/>
              </w:rPr>
              <w:t>Tiêu đề: Chiết khấu (chỉ hiển thị trong trường hợp Tỉ lệ chiết khấu &gt; 0%)</w:t>
            </w:r>
          </w:p>
        </w:tc>
        <w:tc>
          <w:tcPr>
            <w:tcW w:w="1418" w:type="dxa"/>
            <w:shd w:val="clear" w:color="auto" w:fill="D9D9D9" w:themeFill="background1" w:themeFillShade="D9"/>
            <w:vAlign w:val="center"/>
          </w:tcPr>
          <w:p w14:paraId="737768BD" w14:textId="77777777" w:rsidR="00A10234" w:rsidRDefault="00A10234" w:rsidP="005E5229">
            <w:pPr>
              <w:spacing w:line="312" w:lineRule="auto"/>
              <w:ind w:firstLine="0"/>
              <w:rPr>
                <w:rFonts w:cs="Times New Roman"/>
                <w:color w:val="FF0000"/>
                <w:szCs w:val="26"/>
              </w:rPr>
            </w:pPr>
          </w:p>
        </w:tc>
      </w:tr>
      <w:tr w:rsidR="00A10234" w:rsidRPr="00615117" w14:paraId="09E6BCE2" w14:textId="77777777" w:rsidTr="005E5229">
        <w:tc>
          <w:tcPr>
            <w:tcW w:w="1791" w:type="dxa"/>
          </w:tcPr>
          <w:p w14:paraId="7F817485" w14:textId="77777777" w:rsidR="00A10234" w:rsidRDefault="00A10234" w:rsidP="005E5229">
            <w:pPr>
              <w:spacing w:line="312" w:lineRule="auto"/>
              <w:ind w:firstLine="0"/>
              <w:rPr>
                <w:rFonts w:cs="Times New Roman"/>
                <w:color w:val="FF0000"/>
                <w:szCs w:val="26"/>
              </w:rPr>
            </w:pPr>
            <w:r>
              <w:rPr>
                <w:rFonts w:cs="Times New Roman"/>
                <w:color w:val="FF0000"/>
                <w:szCs w:val="26"/>
              </w:rPr>
              <w:t>Tỉ lệ chiết khấu</w:t>
            </w:r>
          </w:p>
        </w:tc>
        <w:tc>
          <w:tcPr>
            <w:tcW w:w="1418" w:type="dxa"/>
          </w:tcPr>
          <w:p w14:paraId="24601225" w14:textId="77777777" w:rsidR="00A10234" w:rsidRPr="009076A4" w:rsidRDefault="00A10234" w:rsidP="005E5229">
            <w:pPr>
              <w:spacing w:line="312" w:lineRule="auto"/>
              <w:ind w:firstLine="0"/>
              <w:rPr>
                <w:rFonts w:cs="Times New Roman"/>
                <w:szCs w:val="26"/>
              </w:rPr>
            </w:pPr>
            <w:r>
              <w:rPr>
                <w:rFonts w:cs="Times New Roman"/>
                <w:szCs w:val="26"/>
              </w:rPr>
              <w:t>Double</w:t>
            </w:r>
          </w:p>
        </w:tc>
        <w:tc>
          <w:tcPr>
            <w:tcW w:w="567" w:type="dxa"/>
          </w:tcPr>
          <w:p w14:paraId="14A4EACA" w14:textId="77777777" w:rsidR="00A10234" w:rsidRPr="009076A4" w:rsidRDefault="00A10234" w:rsidP="005E5229">
            <w:pPr>
              <w:spacing w:line="312" w:lineRule="auto"/>
              <w:ind w:firstLine="0"/>
              <w:rPr>
                <w:rFonts w:cs="Times New Roman"/>
                <w:szCs w:val="26"/>
              </w:rPr>
            </w:pPr>
            <w:r>
              <w:rPr>
                <w:rFonts w:cs="Times New Roman"/>
                <w:szCs w:val="26"/>
              </w:rPr>
              <w:t>6</w:t>
            </w:r>
          </w:p>
        </w:tc>
        <w:tc>
          <w:tcPr>
            <w:tcW w:w="567" w:type="dxa"/>
          </w:tcPr>
          <w:p w14:paraId="15CFF697"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vAlign w:val="center"/>
          </w:tcPr>
          <w:p w14:paraId="6633C2F7"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Tỉ lệ chiết khấu</w:t>
            </w:r>
            <w:r w:rsidRPr="009076A4">
              <w:rPr>
                <w:rFonts w:cs="Times New Roman"/>
                <w:szCs w:val="26"/>
                <w:u w:val="single"/>
                <w:lang w:val="vi-VN"/>
              </w:rPr>
              <w:t>:</w:t>
            </w:r>
          </w:p>
          <w:p w14:paraId="6ACB5BD7"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tỉ lệ chiết khấu, trả về từ TF-EE</w:t>
            </w:r>
          </w:p>
        </w:tc>
        <w:tc>
          <w:tcPr>
            <w:tcW w:w="1418" w:type="dxa"/>
            <w:vAlign w:val="center"/>
          </w:tcPr>
          <w:p w14:paraId="168F2658"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p>
        </w:tc>
        <w:tc>
          <w:tcPr>
            <w:tcW w:w="1418" w:type="dxa"/>
            <w:vAlign w:val="center"/>
          </w:tcPr>
          <w:p w14:paraId="0CBEAC5A" w14:textId="77777777" w:rsidR="00A10234" w:rsidRPr="00A26837" w:rsidRDefault="00A10234" w:rsidP="005E5229">
            <w:pPr>
              <w:spacing w:line="312" w:lineRule="auto"/>
              <w:ind w:firstLine="0"/>
              <w:rPr>
                <w:rFonts w:cs="Times New Roman"/>
                <w:color w:val="FF0000"/>
                <w:szCs w:val="26"/>
                <w:u w:val="single"/>
              </w:rPr>
            </w:pPr>
            <w:r w:rsidRPr="00945549">
              <w:rPr>
                <w:rFonts w:cs="Times New Roman"/>
                <w:szCs w:val="26"/>
                <w:u w:val="single"/>
              </w:rPr>
              <w:t>Y</w:t>
            </w:r>
          </w:p>
        </w:tc>
      </w:tr>
      <w:tr w:rsidR="00A10234" w:rsidRPr="00615117" w14:paraId="0955A42E" w14:textId="77777777" w:rsidTr="005E5229">
        <w:tc>
          <w:tcPr>
            <w:tcW w:w="1791" w:type="dxa"/>
          </w:tcPr>
          <w:p w14:paraId="73E8E8D0" w14:textId="77777777" w:rsidR="00A10234" w:rsidRDefault="00A10234" w:rsidP="005E5229">
            <w:pPr>
              <w:spacing w:line="312" w:lineRule="auto"/>
              <w:ind w:firstLine="0"/>
              <w:rPr>
                <w:rFonts w:cs="Times New Roman"/>
                <w:color w:val="FF0000"/>
                <w:szCs w:val="26"/>
              </w:rPr>
            </w:pPr>
            <w:r>
              <w:rPr>
                <w:rFonts w:cs="Times New Roman"/>
                <w:color w:val="FF0000"/>
                <w:szCs w:val="26"/>
              </w:rPr>
              <w:t>Loại tiền CK</w:t>
            </w:r>
          </w:p>
        </w:tc>
        <w:tc>
          <w:tcPr>
            <w:tcW w:w="1418" w:type="dxa"/>
          </w:tcPr>
          <w:p w14:paraId="4938750A" w14:textId="77777777" w:rsidR="00A10234" w:rsidRPr="009076A4" w:rsidRDefault="00A10234" w:rsidP="005E5229">
            <w:pPr>
              <w:spacing w:line="312" w:lineRule="auto"/>
              <w:ind w:firstLine="0"/>
              <w:rPr>
                <w:rFonts w:cs="Times New Roman"/>
                <w:szCs w:val="26"/>
              </w:rPr>
            </w:pPr>
            <w:r w:rsidRPr="009076A4">
              <w:rPr>
                <w:rFonts w:cs="Times New Roman"/>
                <w:szCs w:val="26"/>
              </w:rPr>
              <w:t>Char</w:t>
            </w:r>
          </w:p>
        </w:tc>
        <w:tc>
          <w:tcPr>
            <w:tcW w:w="567" w:type="dxa"/>
          </w:tcPr>
          <w:p w14:paraId="15EED5AE" w14:textId="77777777" w:rsidR="00A10234" w:rsidRPr="009076A4" w:rsidRDefault="00A10234" w:rsidP="005E5229">
            <w:pPr>
              <w:spacing w:line="312" w:lineRule="auto"/>
              <w:ind w:firstLine="0"/>
              <w:rPr>
                <w:rFonts w:cs="Times New Roman"/>
                <w:szCs w:val="26"/>
              </w:rPr>
            </w:pPr>
            <w:r w:rsidRPr="009076A4">
              <w:rPr>
                <w:rFonts w:cs="Times New Roman"/>
                <w:szCs w:val="26"/>
              </w:rPr>
              <w:t>3</w:t>
            </w:r>
          </w:p>
        </w:tc>
        <w:tc>
          <w:tcPr>
            <w:tcW w:w="567" w:type="dxa"/>
          </w:tcPr>
          <w:p w14:paraId="06882DE9"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vAlign w:val="center"/>
          </w:tcPr>
          <w:p w14:paraId="3155F1E0"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Loại tiền chiết khấu:</w:t>
            </w:r>
          </w:p>
          <w:p w14:paraId="492CFAFC"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loại tiền chiết khấu trả về từ TF-EE</w:t>
            </w:r>
          </w:p>
        </w:tc>
        <w:tc>
          <w:tcPr>
            <w:tcW w:w="1418" w:type="dxa"/>
            <w:vAlign w:val="center"/>
          </w:tcPr>
          <w:p w14:paraId="5DA582DE"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319A5903" w14:textId="77777777" w:rsidR="00A10234" w:rsidRPr="0035443B" w:rsidRDefault="00A10234" w:rsidP="005E5229">
            <w:pPr>
              <w:spacing w:line="312" w:lineRule="auto"/>
              <w:ind w:firstLine="0"/>
              <w:rPr>
                <w:rFonts w:cs="Times New Roman"/>
                <w:color w:val="FF0000"/>
                <w:szCs w:val="26"/>
                <w:u w:val="single"/>
              </w:rPr>
            </w:pPr>
            <w:r w:rsidRPr="00945549">
              <w:rPr>
                <w:rFonts w:cs="Times New Roman"/>
                <w:szCs w:val="26"/>
                <w:u w:val="single"/>
              </w:rPr>
              <w:t>Y</w:t>
            </w:r>
          </w:p>
        </w:tc>
      </w:tr>
      <w:tr w:rsidR="00A10234" w:rsidRPr="00615117" w14:paraId="75FF370F" w14:textId="77777777" w:rsidTr="005E5229">
        <w:tc>
          <w:tcPr>
            <w:tcW w:w="1791" w:type="dxa"/>
          </w:tcPr>
          <w:p w14:paraId="2C0A9E23" w14:textId="6849E9F7" w:rsidR="00A10234" w:rsidRDefault="00A10234" w:rsidP="005E5229">
            <w:pPr>
              <w:spacing w:line="312" w:lineRule="auto"/>
              <w:ind w:firstLine="0"/>
              <w:rPr>
                <w:rFonts w:cs="Times New Roman"/>
                <w:color w:val="FF0000"/>
                <w:szCs w:val="26"/>
              </w:rPr>
            </w:pPr>
            <w:r>
              <w:rPr>
                <w:rFonts w:cs="Times New Roman"/>
                <w:color w:val="FF0000"/>
                <w:szCs w:val="26"/>
              </w:rPr>
              <w:t>Số tiền CK tăng thêm</w:t>
            </w:r>
          </w:p>
        </w:tc>
        <w:tc>
          <w:tcPr>
            <w:tcW w:w="1418" w:type="dxa"/>
          </w:tcPr>
          <w:p w14:paraId="2E615CEA" w14:textId="7E9214F8"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68363953" w14:textId="453B73FE"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03420776" w14:textId="322B5263" w:rsidR="00A10234" w:rsidRPr="009076A4" w:rsidRDefault="00A10234" w:rsidP="005E5229">
            <w:pPr>
              <w:spacing w:line="312" w:lineRule="auto"/>
              <w:ind w:firstLine="0"/>
              <w:rPr>
                <w:rFonts w:cs="Times New Roman"/>
                <w:szCs w:val="26"/>
              </w:rPr>
            </w:pPr>
            <w:r>
              <w:rPr>
                <w:rFonts w:cs="Times New Roman"/>
                <w:szCs w:val="26"/>
              </w:rPr>
              <w:t>H</w:t>
            </w:r>
          </w:p>
        </w:tc>
        <w:tc>
          <w:tcPr>
            <w:tcW w:w="4819" w:type="dxa"/>
            <w:vAlign w:val="center"/>
          </w:tcPr>
          <w:p w14:paraId="158A921C" w14:textId="43046845" w:rsidR="00A10234" w:rsidRPr="009076A4" w:rsidRDefault="00A10234" w:rsidP="00023A71">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sidRPr="009076A4">
              <w:rPr>
                <w:rFonts w:cs="Times New Roman"/>
                <w:szCs w:val="26"/>
                <w:u w:val="single"/>
              </w:rPr>
              <w:t>tiền</w:t>
            </w:r>
            <w:r w:rsidRPr="009076A4">
              <w:rPr>
                <w:rFonts w:cs="Times New Roman"/>
                <w:szCs w:val="26"/>
                <w:u w:val="single"/>
                <w:lang w:val="vi-VN"/>
              </w:rPr>
              <w:t xml:space="preserve"> </w:t>
            </w:r>
            <w:r w:rsidRPr="009076A4">
              <w:rPr>
                <w:rFonts w:cs="Times New Roman"/>
                <w:szCs w:val="26"/>
                <w:u w:val="single"/>
              </w:rPr>
              <w:t>chiết khấu</w:t>
            </w:r>
            <w:r>
              <w:rPr>
                <w:rFonts w:cs="Times New Roman"/>
                <w:szCs w:val="26"/>
                <w:u w:val="single"/>
              </w:rPr>
              <w:t xml:space="preserve"> tăng thêm</w:t>
            </w:r>
            <w:r w:rsidRPr="009076A4">
              <w:rPr>
                <w:rFonts w:cs="Times New Roman"/>
                <w:szCs w:val="26"/>
                <w:u w:val="single"/>
                <w:lang w:val="vi-VN"/>
              </w:rPr>
              <w:t>:</w:t>
            </w:r>
          </w:p>
          <w:p w14:paraId="1724F956" w14:textId="0FB4CA45" w:rsidR="00A10234" w:rsidRPr="00DE7F8D" w:rsidRDefault="00A10234" w:rsidP="00DE7F8D">
            <w:pPr>
              <w:pStyle w:val="ListParagraph"/>
              <w:numPr>
                <w:ilvl w:val="0"/>
                <w:numId w:val="6"/>
              </w:numPr>
              <w:spacing w:line="312" w:lineRule="auto"/>
              <w:rPr>
                <w:rFonts w:cs="Times New Roman"/>
                <w:szCs w:val="26"/>
                <w:u w:val="single"/>
              </w:rPr>
            </w:pPr>
            <w:r w:rsidRPr="00DE7F8D">
              <w:rPr>
                <w:rFonts w:cs="Times New Roman"/>
                <w:szCs w:val="26"/>
              </w:rPr>
              <w:t>Thể hiện số tiền chiết khấu</w:t>
            </w:r>
            <w:r>
              <w:rPr>
                <w:rFonts w:cs="Times New Roman"/>
                <w:szCs w:val="26"/>
              </w:rPr>
              <w:t xml:space="preserve"> tăng thêm</w:t>
            </w:r>
            <w:r w:rsidRPr="00DE7F8D">
              <w:rPr>
                <w:rFonts w:cs="Times New Roman"/>
                <w:szCs w:val="26"/>
              </w:rPr>
              <w:t>, trả về từ TF-EE</w:t>
            </w:r>
          </w:p>
        </w:tc>
        <w:tc>
          <w:tcPr>
            <w:tcW w:w="1418" w:type="dxa"/>
            <w:vAlign w:val="center"/>
          </w:tcPr>
          <w:p w14:paraId="007E05F4" w14:textId="19C62EFE"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7DB72479" w14:textId="6305959F" w:rsidR="00A10234" w:rsidRPr="00945549" w:rsidRDefault="00A10234" w:rsidP="005E5229">
            <w:pPr>
              <w:spacing w:line="312" w:lineRule="auto"/>
              <w:ind w:firstLine="0"/>
              <w:rPr>
                <w:rFonts w:cs="Times New Roman"/>
                <w:szCs w:val="26"/>
                <w:u w:val="single"/>
              </w:rPr>
            </w:pPr>
            <w:r w:rsidRPr="00945549">
              <w:rPr>
                <w:rFonts w:cs="Times New Roman"/>
                <w:szCs w:val="26"/>
                <w:u w:val="single"/>
              </w:rPr>
              <w:t>Y</w:t>
            </w:r>
          </w:p>
        </w:tc>
      </w:tr>
      <w:tr w:rsidR="00A10234" w:rsidRPr="00615117" w14:paraId="387CD3B9" w14:textId="77777777" w:rsidTr="005E5229">
        <w:tc>
          <w:tcPr>
            <w:tcW w:w="1791" w:type="dxa"/>
          </w:tcPr>
          <w:p w14:paraId="35883541" w14:textId="77777777" w:rsidR="00A10234" w:rsidRDefault="00A10234" w:rsidP="005E5229">
            <w:pPr>
              <w:spacing w:line="312" w:lineRule="auto"/>
              <w:ind w:firstLine="0"/>
              <w:rPr>
                <w:rFonts w:cs="Times New Roman"/>
                <w:color w:val="FF0000"/>
                <w:szCs w:val="26"/>
              </w:rPr>
            </w:pPr>
            <w:r>
              <w:rPr>
                <w:rFonts w:cs="Times New Roman"/>
                <w:color w:val="FF0000"/>
                <w:szCs w:val="26"/>
              </w:rPr>
              <w:t>Số tiền CK</w:t>
            </w:r>
          </w:p>
        </w:tc>
        <w:tc>
          <w:tcPr>
            <w:tcW w:w="1418" w:type="dxa"/>
          </w:tcPr>
          <w:p w14:paraId="456FCF76"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6D76BB54"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7EFD8112"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vAlign w:val="center"/>
          </w:tcPr>
          <w:p w14:paraId="5E4D7D9B"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sidRPr="009076A4">
              <w:rPr>
                <w:rFonts w:cs="Times New Roman"/>
                <w:szCs w:val="26"/>
                <w:u w:val="single"/>
              </w:rPr>
              <w:t>tiền</w:t>
            </w:r>
            <w:r w:rsidRPr="009076A4">
              <w:rPr>
                <w:rFonts w:cs="Times New Roman"/>
                <w:szCs w:val="26"/>
                <w:u w:val="single"/>
                <w:lang w:val="vi-VN"/>
              </w:rPr>
              <w:t xml:space="preserve"> </w:t>
            </w:r>
            <w:r w:rsidRPr="009076A4">
              <w:rPr>
                <w:rFonts w:cs="Times New Roman"/>
                <w:szCs w:val="26"/>
                <w:u w:val="single"/>
              </w:rPr>
              <w:t>chiết khấu</w:t>
            </w:r>
            <w:r w:rsidRPr="009076A4">
              <w:rPr>
                <w:rFonts w:cs="Times New Roman"/>
                <w:szCs w:val="26"/>
                <w:u w:val="single"/>
                <w:lang w:val="vi-VN"/>
              </w:rPr>
              <w:t>:</w:t>
            </w:r>
          </w:p>
          <w:p w14:paraId="5DD89D11"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tiền chiết khấu, trả về từ TF-EE</w:t>
            </w:r>
          </w:p>
        </w:tc>
        <w:tc>
          <w:tcPr>
            <w:tcW w:w="1418" w:type="dxa"/>
            <w:vAlign w:val="center"/>
          </w:tcPr>
          <w:p w14:paraId="5A0E7562"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77BA1321" w14:textId="77777777" w:rsidR="00A10234" w:rsidRPr="0035443B" w:rsidRDefault="00A10234" w:rsidP="005E5229">
            <w:pPr>
              <w:spacing w:line="312" w:lineRule="auto"/>
              <w:ind w:firstLine="0"/>
              <w:rPr>
                <w:rFonts w:cs="Times New Roman"/>
                <w:color w:val="FF0000"/>
                <w:szCs w:val="26"/>
                <w:u w:val="single"/>
              </w:rPr>
            </w:pPr>
            <w:r w:rsidRPr="00945549">
              <w:rPr>
                <w:rFonts w:cs="Times New Roman"/>
                <w:szCs w:val="26"/>
                <w:u w:val="single"/>
              </w:rPr>
              <w:t>Y</w:t>
            </w:r>
          </w:p>
        </w:tc>
      </w:tr>
      <w:tr w:rsidR="00A10234" w:rsidRPr="00615117" w14:paraId="01430671" w14:textId="77777777" w:rsidTr="005E5229">
        <w:tc>
          <w:tcPr>
            <w:tcW w:w="1791" w:type="dxa"/>
          </w:tcPr>
          <w:p w14:paraId="27D32811" w14:textId="77777777" w:rsidR="00A10234" w:rsidRDefault="00A10234" w:rsidP="005E5229">
            <w:pPr>
              <w:spacing w:line="312" w:lineRule="auto"/>
              <w:ind w:firstLine="0"/>
              <w:rPr>
                <w:rFonts w:cs="Times New Roman"/>
                <w:color w:val="FF0000"/>
                <w:szCs w:val="26"/>
              </w:rPr>
            </w:pPr>
            <w:r>
              <w:rPr>
                <w:rFonts w:cs="Times New Roman"/>
                <w:color w:val="FF0000"/>
                <w:szCs w:val="26"/>
              </w:rPr>
              <w:t xml:space="preserve">Lãi suất trong </w:t>
            </w:r>
            <w:r>
              <w:rPr>
                <w:rFonts w:cs="Times New Roman"/>
                <w:color w:val="FF0000"/>
                <w:szCs w:val="26"/>
              </w:rPr>
              <w:lastRenderedPageBreak/>
              <w:t>hạn</w:t>
            </w:r>
          </w:p>
        </w:tc>
        <w:tc>
          <w:tcPr>
            <w:tcW w:w="1418" w:type="dxa"/>
          </w:tcPr>
          <w:p w14:paraId="6AB4CF11" w14:textId="77777777" w:rsidR="00A10234" w:rsidRPr="009076A4" w:rsidRDefault="00A10234" w:rsidP="005E5229">
            <w:pPr>
              <w:spacing w:line="312" w:lineRule="auto"/>
              <w:ind w:firstLine="0"/>
              <w:rPr>
                <w:rFonts w:cs="Times New Roman"/>
                <w:szCs w:val="26"/>
              </w:rPr>
            </w:pPr>
            <w:r w:rsidRPr="009076A4">
              <w:rPr>
                <w:rFonts w:cs="Times New Roman"/>
                <w:szCs w:val="26"/>
              </w:rPr>
              <w:lastRenderedPageBreak/>
              <w:t>Decimal</w:t>
            </w:r>
          </w:p>
        </w:tc>
        <w:tc>
          <w:tcPr>
            <w:tcW w:w="567" w:type="dxa"/>
          </w:tcPr>
          <w:p w14:paraId="3578B68A" w14:textId="77777777" w:rsidR="00A10234" w:rsidRPr="009076A4" w:rsidRDefault="00A10234" w:rsidP="005E5229">
            <w:pPr>
              <w:spacing w:line="312" w:lineRule="auto"/>
              <w:ind w:firstLine="0"/>
              <w:rPr>
                <w:rFonts w:cs="Times New Roman"/>
                <w:szCs w:val="26"/>
              </w:rPr>
            </w:pPr>
            <w:r w:rsidRPr="009076A4">
              <w:rPr>
                <w:rFonts w:cs="Times New Roman"/>
                <w:szCs w:val="26"/>
              </w:rPr>
              <w:t>18,</w:t>
            </w:r>
            <w:r w:rsidRPr="009076A4">
              <w:rPr>
                <w:rFonts w:cs="Times New Roman"/>
                <w:szCs w:val="26"/>
              </w:rPr>
              <w:lastRenderedPageBreak/>
              <w:t>3</w:t>
            </w:r>
          </w:p>
        </w:tc>
        <w:tc>
          <w:tcPr>
            <w:tcW w:w="567" w:type="dxa"/>
          </w:tcPr>
          <w:p w14:paraId="72FF8D2B" w14:textId="77777777" w:rsidR="00A10234" w:rsidRPr="009076A4" w:rsidRDefault="00A10234" w:rsidP="005E5229">
            <w:pPr>
              <w:spacing w:line="312" w:lineRule="auto"/>
              <w:ind w:firstLine="0"/>
              <w:rPr>
                <w:rFonts w:cs="Times New Roman"/>
                <w:szCs w:val="26"/>
              </w:rPr>
            </w:pPr>
            <w:r w:rsidRPr="009076A4">
              <w:rPr>
                <w:rFonts w:cs="Times New Roman"/>
                <w:szCs w:val="26"/>
              </w:rPr>
              <w:lastRenderedPageBreak/>
              <w:t>P</w:t>
            </w:r>
          </w:p>
        </w:tc>
        <w:tc>
          <w:tcPr>
            <w:tcW w:w="4819" w:type="dxa"/>
            <w:vAlign w:val="center"/>
          </w:tcPr>
          <w:p w14:paraId="50D79DEF"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Lãi suất trong hạn:</w:t>
            </w:r>
          </w:p>
          <w:p w14:paraId="7AD2C8A4"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lastRenderedPageBreak/>
              <w:t>Thể hiện lãi suất trong hạn, trả về từ TF-EE</w:t>
            </w:r>
          </w:p>
        </w:tc>
        <w:tc>
          <w:tcPr>
            <w:tcW w:w="1418" w:type="dxa"/>
            <w:vAlign w:val="center"/>
          </w:tcPr>
          <w:p w14:paraId="03682E39"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lastRenderedPageBreak/>
              <w:t>Y</w:t>
            </w:r>
            <w:r w:rsidRPr="009076A4">
              <w:rPr>
                <w:rFonts w:cs="Times New Roman"/>
                <w:i/>
                <w:sz w:val="20"/>
                <w:szCs w:val="26"/>
              </w:rPr>
              <w:t xml:space="preserve"> </w:t>
            </w:r>
          </w:p>
        </w:tc>
        <w:tc>
          <w:tcPr>
            <w:tcW w:w="1418" w:type="dxa"/>
            <w:vAlign w:val="center"/>
          </w:tcPr>
          <w:p w14:paraId="4EC1F0E3" w14:textId="77777777" w:rsidR="00A10234" w:rsidRPr="0035443B" w:rsidRDefault="00A10234" w:rsidP="005E5229">
            <w:pPr>
              <w:spacing w:line="312" w:lineRule="auto"/>
              <w:ind w:firstLine="0"/>
              <w:rPr>
                <w:rFonts w:cs="Times New Roman"/>
                <w:color w:val="FF0000"/>
                <w:szCs w:val="26"/>
                <w:u w:val="single"/>
              </w:rPr>
            </w:pPr>
            <w:r w:rsidRPr="00945549">
              <w:rPr>
                <w:rFonts w:cs="Times New Roman"/>
                <w:szCs w:val="26"/>
                <w:u w:val="single"/>
              </w:rPr>
              <w:t>Y</w:t>
            </w:r>
          </w:p>
        </w:tc>
      </w:tr>
      <w:tr w:rsidR="00A10234" w:rsidRPr="00615117" w14:paraId="68EDA373" w14:textId="77777777" w:rsidTr="005E5229">
        <w:tc>
          <w:tcPr>
            <w:tcW w:w="1791" w:type="dxa"/>
            <w:shd w:val="clear" w:color="auto" w:fill="auto"/>
          </w:tcPr>
          <w:p w14:paraId="035AC597" w14:textId="77777777" w:rsidR="00A10234" w:rsidRDefault="00A10234" w:rsidP="005E5229">
            <w:pPr>
              <w:spacing w:line="312" w:lineRule="auto"/>
              <w:ind w:firstLine="0"/>
              <w:rPr>
                <w:rFonts w:cs="Times New Roman"/>
                <w:color w:val="FF0000"/>
                <w:szCs w:val="26"/>
              </w:rPr>
            </w:pPr>
            <w:r>
              <w:rPr>
                <w:rFonts w:cs="Times New Roman"/>
                <w:color w:val="FF0000"/>
                <w:szCs w:val="26"/>
              </w:rPr>
              <w:lastRenderedPageBreak/>
              <w:t>Lãi phạt</w:t>
            </w:r>
          </w:p>
        </w:tc>
        <w:tc>
          <w:tcPr>
            <w:tcW w:w="1418" w:type="dxa"/>
            <w:shd w:val="clear" w:color="auto" w:fill="auto"/>
          </w:tcPr>
          <w:p w14:paraId="4C5AEF99"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shd w:val="clear" w:color="auto" w:fill="auto"/>
          </w:tcPr>
          <w:p w14:paraId="57A69954"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shd w:val="clear" w:color="auto" w:fill="auto"/>
          </w:tcPr>
          <w:p w14:paraId="2D5516D0"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shd w:val="clear" w:color="auto" w:fill="auto"/>
            <w:vAlign w:val="center"/>
          </w:tcPr>
          <w:p w14:paraId="34590799"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Lãi phạt</w:t>
            </w:r>
            <w:r w:rsidRPr="009076A4">
              <w:rPr>
                <w:rFonts w:cs="Times New Roman"/>
                <w:szCs w:val="26"/>
                <w:u w:val="single"/>
                <w:lang w:val="vi-VN"/>
              </w:rPr>
              <w:t>:</w:t>
            </w:r>
          </w:p>
          <w:p w14:paraId="568550D9"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lãi phạt, trả về từ TF-EE</w:t>
            </w:r>
          </w:p>
        </w:tc>
        <w:tc>
          <w:tcPr>
            <w:tcW w:w="1418" w:type="dxa"/>
            <w:shd w:val="clear" w:color="auto" w:fill="auto"/>
            <w:vAlign w:val="center"/>
          </w:tcPr>
          <w:p w14:paraId="537B6D9F"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41294FF8" w14:textId="77777777" w:rsidR="00A10234" w:rsidRPr="0035443B" w:rsidRDefault="00A10234" w:rsidP="005E5229">
            <w:pPr>
              <w:spacing w:line="312" w:lineRule="auto"/>
              <w:ind w:firstLine="0"/>
              <w:rPr>
                <w:rFonts w:cs="Times New Roman"/>
                <w:color w:val="FF0000"/>
                <w:szCs w:val="26"/>
                <w:u w:val="single"/>
              </w:rPr>
            </w:pPr>
            <w:r w:rsidRPr="00945549">
              <w:rPr>
                <w:rFonts w:cs="Times New Roman"/>
                <w:szCs w:val="26"/>
                <w:u w:val="single"/>
              </w:rPr>
              <w:t>Y</w:t>
            </w:r>
          </w:p>
        </w:tc>
      </w:tr>
      <w:tr w:rsidR="00A10234" w:rsidRPr="00615117" w14:paraId="56BF5E04" w14:textId="77777777" w:rsidTr="005E5229">
        <w:tc>
          <w:tcPr>
            <w:tcW w:w="1791" w:type="dxa"/>
          </w:tcPr>
          <w:p w14:paraId="7FA4621E" w14:textId="77777777" w:rsidR="00A10234" w:rsidRDefault="00A10234" w:rsidP="005E5229">
            <w:pPr>
              <w:spacing w:line="312" w:lineRule="auto"/>
              <w:ind w:firstLine="0"/>
              <w:rPr>
                <w:rFonts w:cs="Times New Roman"/>
                <w:color w:val="FF0000"/>
                <w:szCs w:val="26"/>
              </w:rPr>
            </w:pPr>
            <w:r>
              <w:rPr>
                <w:rFonts w:cs="Times New Roman"/>
                <w:color w:val="FF0000"/>
                <w:szCs w:val="26"/>
              </w:rPr>
              <w:t>Ngày đến hạn thu nợ CK</w:t>
            </w:r>
          </w:p>
        </w:tc>
        <w:tc>
          <w:tcPr>
            <w:tcW w:w="1418" w:type="dxa"/>
          </w:tcPr>
          <w:p w14:paraId="605515F4"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3B3811A0"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7108F4BF"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vAlign w:val="center"/>
          </w:tcPr>
          <w:p w14:paraId="7FA24A7B"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đến hạn thu nợ CK:</w:t>
            </w:r>
          </w:p>
          <w:p w14:paraId="10103DB5"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đến hạn thu nợ CK, trả về từ TF-EE</w:t>
            </w:r>
          </w:p>
        </w:tc>
        <w:tc>
          <w:tcPr>
            <w:tcW w:w="1418" w:type="dxa"/>
            <w:vAlign w:val="center"/>
          </w:tcPr>
          <w:p w14:paraId="5A1C0751"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0051A1F8" w14:textId="77777777" w:rsidR="00A10234" w:rsidRPr="0035443B" w:rsidRDefault="00A10234" w:rsidP="005E5229">
            <w:pPr>
              <w:spacing w:line="312" w:lineRule="auto"/>
              <w:ind w:firstLine="0"/>
              <w:rPr>
                <w:rFonts w:cs="Times New Roman"/>
                <w:color w:val="FF0000"/>
                <w:szCs w:val="26"/>
                <w:u w:val="single"/>
              </w:rPr>
            </w:pPr>
            <w:r w:rsidRPr="00945549">
              <w:rPr>
                <w:rFonts w:cs="Times New Roman"/>
                <w:szCs w:val="26"/>
                <w:u w:val="single"/>
              </w:rPr>
              <w:t>Y</w:t>
            </w:r>
          </w:p>
        </w:tc>
      </w:tr>
      <w:tr w:rsidR="00A10234" w:rsidRPr="00615117" w14:paraId="1EE060F3" w14:textId="77777777" w:rsidTr="005E5229">
        <w:tc>
          <w:tcPr>
            <w:tcW w:w="10580" w:type="dxa"/>
            <w:gridSpan w:val="6"/>
            <w:shd w:val="clear" w:color="auto" w:fill="D9D9D9" w:themeFill="background1" w:themeFillShade="D9"/>
          </w:tcPr>
          <w:p w14:paraId="06869EC4" w14:textId="77777777" w:rsidR="00A10234" w:rsidRPr="00294073" w:rsidRDefault="00A10234" w:rsidP="005E5229">
            <w:pPr>
              <w:spacing w:line="312" w:lineRule="auto"/>
              <w:ind w:firstLine="0"/>
              <w:rPr>
                <w:rFonts w:cs="Times New Roman"/>
                <w:szCs w:val="26"/>
                <w:u w:val="single"/>
              </w:rPr>
            </w:pPr>
            <w:r>
              <w:rPr>
                <w:rFonts w:cs="Times New Roman"/>
                <w:color w:val="FF0000"/>
                <w:szCs w:val="26"/>
              </w:rPr>
              <w:t>Tiêu đề: Thanh toán (chỉ hiện thị trong trường hợp Số tiền báo có nhận được &gt;0)</w:t>
            </w:r>
          </w:p>
        </w:tc>
        <w:tc>
          <w:tcPr>
            <w:tcW w:w="1418" w:type="dxa"/>
            <w:shd w:val="clear" w:color="auto" w:fill="D9D9D9" w:themeFill="background1" w:themeFillShade="D9"/>
            <w:vAlign w:val="center"/>
          </w:tcPr>
          <w:p w14:paraId="758588DC" w14:textId="77777777" w:rsidR="00A10234" w:rsidRDefault="00A10234" w:rsidP="005E5229">
            <w:pPr>
              <w:spacing w:line="312" w:lineRule="auto"/>
              <w:ind w:firstLine="0"/>
              <w:rPr>
                <w:rFonts w:cs="Times New Roman"/>
                <w:color w:val="FF0000"/>
                <w:szCs w:val="26"/>
              </w:rPr>
            </w:pPr>
          </w:p>
        </w:tc>
      </w:tr>
      <w:tr w:rsidR="00A10234" w:rsidRPr="00615117" w14:paraId="12982968" w14:textId="77777777" w:rsidTr="005E5229">
        <w:tc>
          <w:tcPr>
            <w:tcW w:w="1791" w:type="dxa"/>
          </w:tcPr>
          <w:p w14:paraId="20F41C07" w14:textId="77777777" w:rsidR="00A10234" w:rsidRDefault="00A10234" w:rsidP="005E5229">
            <w:pPr>
              <w:spacing w:line="312" w:lineRule="auto"/>
              <w:ind w:firstLine="0"/>
              <w:rPr>
                <w:rFonts w:cs="Times New Roman"/>
                <w:color w:val="FF0000"/>
                <w:szCs w:val="26"/>
              </w:rPr>
            </w:pPr>
            <w:r>
              <w:rPr>
                <w:rFonts w:cs="Times New Roman"/>
                <w:color w:val="FF0000"/>
                <w:szCs w:val="26"/>
              </w:rPr>
              <w:t>Ngày báo có</w:t>
            </w:r>
          </w:p>
        </w:tc>
        <w:tc>
          <w:tcPr>
            <w:tcW w:w="1418" w:type="dxa"/>
          </w:tcPr>
          <w:p w14:paraId="4FE3F289" w14:textId="77777777" w:rsidR="00A10234" w:rsidRPr="009076A4" w:rsidRDefault="00A10234" w:rsidP="005E5229">
            <w:pPr>
              <w:spacing w:line="312" w:lineRule="auto"/>
              <w:ind w:firstLine="0"/>
              <w:rPr>
                <w:rFonts w:cs="Times New Roman"/>
                <w:szCs w:val="26"/>
              </w:rPr>
            </w:pPr>
            <w:r w:rsidRPr="009076A4">
              <w:rPr>
                <w:rFonts w:cs="Times New Roman"/>
                <w:szCs w:val="26"/>
              </w:rPr>
              <w:t xml:space="preserve">Datetime </w:t>
            </w:r>
          </w:p>
        </w:tc>
        <w:tc>
          <w:tcPr>
            <w:tcW w:w="567" w:type="dxa"/>
          </w:tcPr>
          <w:p w14:paraId="76DC623C" w14:textId="77777777" w:rsidR="00A10234" w:rsidRPr="009076A4" w:rsidRDefault="00A10234" w:rsidP="005E5229">
            <w:pPr>
              <w:spacing w:line="312" w:lineRule="auto"/>
              <w:ind w:firstLine="0"/>
              <w:rPr>
                <w:rFonts w:cs="Times New Roman"/>
                <w:szCs w:val="26"/>
              </w:rPr>
            </w:pPr>
            <w:r w:rsidRPr="009076A4">
              <w:rPr>
                <w:rFonts w:cs="Times New Roman"/>
                <w:szCs w:val="26"/>
              </w:rPr>
              <w:t>10</w:t>
            </w:r>
          </w:p>
        </w:tc>
        <w:tc>
          <w:tcPr>
            <w:tcW w:w="567" w:type="dxa"/>
          </w:tcPr>
          <w:p w14:paraId="7FB18A49"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59130156"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Ngày báo có:</w:t>
            </w:r>
          </w:p>
          <w:p w14:paraId="492732F5"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ngày báo có, trả về từ TF-EE</w:t>
            </w:r>
          </w:p>
        </w:tc>
        <w:tc>
          <w:tcPr>
            <w:tcW w:w="1418" w:type="dxa"/>
            <w:vAlign w:val="center"/>
          </w:tcPr>
          <w:p w14:paraId="7FDABE5C"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05C5DC11" w14:textId="77777777" w:rsidR="00A10234" w:rsidRPr="00FD073B"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333B3908" w14:textId="77777777" w:rsidTr="005E5229">
        <w:tc>
          <w:tcPr>
            <w:tcW w:w="1791" w:type="dxa"/>
          </w:tcPr>
          <w:p w14:paraId="72793B38" w14:textId="77777777" w:rsidR="00A10234" w:rsidRDefault="00A10234" w:rsidP="005E5229">
            <w:pPr>
              <w:spacing w:line="312" w:lineRule="auto"/>
              <w:ind w:firstLine="0"/>
              <w:rPr>
                <w:rFonts w:cs="Times New Roman"/>
                <w:color w:val="FF0000"/>
                <w:szCs w:val="26"/>
              </w:rPr>
            </w:pPr>
            <w:r>
              <w:rPr>
                <w:rFonts w:cs="Times New Roman"/>
                <w:color w:val="FF0000"/>
                <w:szCs w:val="26"/>
              </w:rPr>
              <w:t>Loại tiền báo có nhận được</w:t>
            </w:r>
          </w:p>
        </w:tc>
        <w:tc>
          <w:tcPr>
            <w:tcW w:w="1418" w:type="dxa"/>
          </w:tcPr>
          <w:p w14:paraId="2FE1B547" w14:textId="77777777" w:rsidR="00A10234" w:rsidRPr="009076A4" w:rsidRDefault="00A10234" w:rsidP="005E5229">
            <w:pPr>
              <w:spacing w:line="312" w:lineRule="auto"/>
              <w:ind w:firstLine="0"/>
              <w:rPr>
                <w:rFonts w:cs="Times New Roman"/>
                <w:szCs w:val="26"/>
              </w:rPr>
            </w:pPr>
            <w:r w:rsidRPr="009076A4">
              <w:rPr>
                <w:rFonts w:cs="Times New Roman"/>
                <w:szCs w:val="26"/>
              </w:rPr>
              <w:t>Char</w:t>
            </w:r>
          </w:p>
        </w:tc>
        <w:tc>
          <w:tcPr>
            <w:tcW w:w="567" w:type="dxa"/>
          </w:tcPr>
          <w:p w14:paraId="00F427DC" w14:textId="77777777" w:rsidR="00A10234" w:rsidRPr="009076A4" w:rsidRDefault="00A10234" w:rsidP="005E5229">
            <w:pPr>
              <w:spacing w:line="312" w:lineRule="auto"/>
              <w:ind w:firstLine="0"/>
              <w:rPr>
                <w:rFonts w:cs="Times New Roman"/>
                <w:szCs w:val="26"/>
              </w:rPr>
            </w:pPr>
            <w:r w:rsidRPr="009076A4">
              <w:rPr>
                <w:rFonts w:cs="Times New Roman"/>
                <w:szCs w:val="26"/>
              </w:rPr>
              <w:t>3</w:t>
            </w:r>
          </w:p>
        </w:tc>
        <w:tc>
          <w:tcPr>
            <w:tcW w:w="567" w:type="dxa"/>
          </w:tcPr>
          <w:p w14:paraId="31A9C5D7"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5917954F"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Loại tiền báo có:</w:t>
            </w:r>
          </w:p>
          <w:p w14:paraId="78C7D29F"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loại tiền báo có trả về từ TF-EE</w:t>
            </w:r>
          </w:p>
        </w:tc>
        <w:tc>
          <w:tcPr>
            <w:tcW w:w="1418" w:type="dxa"/>
            <w:vAlign w:val="center"/>
          </w:tcPr>
          <w:p w14:paraId="24E81AE5"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775C83DA" w14:textId="77777777" w:rsidR="00A10234" w:rsidRPr="00FD073B"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3F6580ED" w14:textId="77777777" w:rsidTr="005E5229">
        <w:tc>
          <w:tcPr>
            <w:tcW w:w="1791" w:type="dxa"/>
          </w:tcPr>
          <w:p w14:paraId="0207C50C" w14:textId="77777777" w:rsidR="00A10234" w:rsidRDefault="00A10234" w:rsidP="005E5229">
            <w:pPr>
              <w:spacing w:line="312" w:lineRule="auto"/>
              <w:ind w:firstLine="0"/>
              <w:rPr>
                <w:rFonts w:cs="Times New Roman"/>
                <w:color w:val="FF0000"/>
                <w:szCs w:val="26"/>
              </w:rPr>
            </w:pPr>
            <w:r>
              <w:rPr>
                <w:rFonts w:cs="Times New Roman"/>
                <w:color w:val="FF0000"/>
                <w:szCs w:val="26"/>
              </w:rPr>
              <w:t>Số tiền báo có nhận được</w:t>
            </w:r>
          </w:p>
        </w:tc>
        <w:tc>
          <w:tcPr>
            <w:tcW w:w="1418" w:type="dxa"/>
          </w:tcPr>
          <w:p w14:paraId="7F1F085D" w14:textId="77777777" w:rsidR="00A10234" w:rsidRPr="009076A4" w:rsidRDefault="00A10234" w:rsidP="005E5229">
            <w:pPr>
              <w:spacing w:line="312" w:lineRule="auto"/>
              <w:ind w:firstLine="0"/>
              <w:rPr>
                <w:rFonts w:cs="Times New Roman"/>
                <w:szCs w:val="26"/>
              </w:rPr>
            </w:pPr>
            <w:r w:rsidRPr="009076A4">
              <w:rPr>
                <w:rFonts w:cs="Times New Roman"/>
                <w:szCs w:val="26"/>
              </w:rPr>
              <w:t>Decimal</w:t>
            </w:r>
          </w:p>
        </w:tc>
        <w:tc>
          <w:tcPr>
            <w:tcW w:w="567" w:type="dxa"/>
          </w:tcPr>
          <w:p w14:paraId="6490E207" w14:textId="77777777" w:rsidR="00A10234" w:rsidRPr="009076A4" w:rsidRDefault="00A10234" w:rsidP="005E5229">
            <w:pPr>
              <w:spacing w:line="312" w:lineRule="auto"/>
              <w:ind w:firstLine="0"/>
              <w:rPr>
                <w:rFonts w:cs="Times New Roman"/>
                <w:szCs w:val="26"/>
              </w:rPr>
            </w:pPr>
            <w:r w:rsidRPr="009076A4">
              <w:rPr>
                <w:rFonts w:cs="Times New Roman"/>
                <w:szCs w:val="26"/>
              </w:rPr>
              <w:t>18,3</w:t>
            </w:r>
          </w:p>
        </w:tc>
        <w:tc>
          <w:tcPr>
            <w:tcW w:w="567" w:type="dxa"/>
          </w:tcPr>
          <w:p w14:paraId="253C1C42" w14:textId="77777777" w:rsidR="00A10234" w:rsidRPr="009076A4" w:rsidRDefault="00A10234" w:rsidP="005E5229">
            <w:pPr>
              <w:spacing w:line="312" w:lineRule="auto"/>
              <w:ind w:firstLine="0"/>
              <w:rPr>
                <w:rFonts w:cs="Times New Roman"/>
                <w:szCs w:val="26"/>
              </w:rPr>
            </w:pPr>
            <w:r w:rsidRPr="009076A4">
              <w:rPr>
                <w:rFonts w:cs="Times New Roman"/>
                <w:szCs w:val="26"/>
              </w:rPr>
              <w:t>P</w:t>
            </w:r>
          </w:p>
        </w:tc>
        <w:tc>
          <w:tcPr>
            <w:tcW w:w="4819" w:type="dxa"/>
          </w:tcPr>
          <w:p w14:paraId="0E14D12B" w14:textId="77777777" w:rsidR="00A10234" w:rsidRPr="009076A4" w:rsidRDefault="00A10234" w:rsidP="005E5229">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sidRPr="009076A4">
              <w:rPr>
                <w:rFonts w:cs="Times New Roman"/>
                <w:szCs w:val="26"/>
                <w:u w:val="single"/>
              </w:rPr>
              <w:t>tiền</w:t>
            </w:r>
            <w:r w:rsidRPr="009076A4">
              <w:rPr>
                <w:rFonts w:cs="Times New Roman"/>
                <w:szCs w:val="26"/>
                <w:u w:val="single"/>
                <w:lang w:val="vi-VN"/>
              </w:rPr>
              <w:t xml:space="preserve"> </w:t>
            </w:r>
            <w:r w:rsidRPr="009076A4">
              <w:rPr>
                <w:rFonts w:cs="Times New Roman"/>
                <w:szCs w:val="26"/>
                <w:u w:val="single"/>
              </w:rPr>
              <w:t>báo có nhận được</w:t>
            </w:r>
            <w:r w:rsidRPr="009076A4">
              <w:rPr>
                <w:rFonts w:cs="Times New Roman"/>
                <w:szCs w:val="26"/>
                <w:u w:val="single"/>
                <w:lang w:val="vi-VN"/>
              </w:rPr>
              <w:t>:</w:t>
            </w:r>
          </w:p>
          <w:p w14:paraId="4FA91325" w14:textId="77777777" w:rsidR="00A10234" w:rsidRPr="009076A4" w:rsidRDefault="00A10234" w:rsidP="00724F94">
            <w:pPr>
              <w:pStyle w:val="ListParagraph"/>
              <w:numPr>
                <w:ilvl w:val="0"/>
                <w:numId w:val="6"/>
              </w:numPr>
              <w:spacing w:line="312" w:lineRule="auto"/>
              <w:rPr>
                <w:rFonts w:cs="Times New Roman"/>
                <w:szCs w:val="26"/>
                <w:u w:val="single"/>
              </w:rPr>
            </w:pPr>
            <w:r w:rsidRPr="009076A4">
              <w:rPr>
                <w:rFonts w:cs="Times New Roman"/>
                <w:szCs w:val="26"/>
              </w:rPr>
              <w:t>Thể hiện số tiền báo có nhận được, trả về từ TF-EE</w:t>
            </w:r>
          </w:p>
        </w:tc>
        <w:tc>
          <w:tcPr>
            <w:tcW w:w="1418" w:type="dxa"/>
            <w:vAlign w:val="center"/>
          </w:tcPr>
          <w:p w14:paraId="245058F2" w14:textId="77777777" w:rsidR="00A10234" w:rsidRPr="009076A4" w:rsidRDefault="00A10234" w:rsidP="005E5229">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397101F9" w14:textId="77777777" w:rsidR="00A10234" w:rsidRPr="00FD073B" w:rsidRDefault="00A10234" w:rsidP="005E5229">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A10234" w:rsidRPr="00615117" w14:paraId="3D5813F9" w14:textId="77777777" w:rsidTr="00023A71">
        <w:tc>
          <w:tcPr>
            <w:tcW w:w="1791" w:type="dxa"/>
          </w:tcPr>
          <w:p w14:paraId="50A6C179" w14:textId="5F21C5CA" w:rsidR="00A10234" w:rsidRDefault="00A10234" w:rsidP="002C2B70">
            <w:pPr>
              <w:spacing w:line="312" w:lineRule="auto"/>
              <w:ind w:firstLine="0"/>
              <w:rPr>
                <w:rFonts w:cs="Times New Roman"/>
                <w:color w:val="FF0000"/>
                <w:szCs w:val="26"/>
              </w:rPr>
            </w:pPr>
            <w:r>
              <w:rPr>
                <w:rFonts w:cs="Times New Roman"/>
                <w:color w:val="FF0000"/>
                <w:szCs w:val="26"/>
              </w:rPr>
              <w:t>Số dư gốc được thanh toán</w:t>
            </w:r>
          </w:p>
        </w:tc>
        <w:tc>
          <w:tcPr>
            <w:tcW w:w="1418" w:type="dxa"/>
          </w:tcPr>
          <w:p w14:paraId="28591C3F" w14:textId="77777777" w:rsidR="00A10234" w:rsidRPr="009076A4" w:rsidRDefault="00A10234" w:rsidP="00023A71">
            <w:pPr>
              <w:spacing w:line="312" w:lineRule="auto"/>
              <w:ind w:firstLine="0"/>
              <w:rPr>
                <w:rFonts w:cs="Times New Roman"/>
                <w:szCs w:val="26"/>
              </w:rPr>
            </w:pPr>
            <w:r w:rsidRPr="009076A4">
              <w:rPr>
                <w:rFonts w:cs="Times New Roman"/>
                <w:szCs w:val="26"/>
              </w:rPr>
              <w:t>Decimal</w:t>
            </w:r>
          </w:p>
        </w:tc>
        <w:tc>
          <w:tcPr>
            <w:tcW w:w="567" w:type="dxa"/>
          </w:tcPr>
          <w:p w14:paraId="7D9D55D4" w14:textId="77777777" w:rsidR="00A10234" w:rsidRPr="009076A4" w:rsidRDefault="00A10234" w:rsidP="00023A71">
            <w:pPr>
              <w:spacing w:line="312" w:lineRule="auto"/>
              <w:ind w:firstLine="0"/>
              <w:rPr>
                <w:rFonts w:cs="Times New Roman"/>
                <w:szCs w:val="26"/>
              </w:rPr>
            </w:pPr>
            <w:r w:rsidRPr="009076A4">
              <w:rPr>
                <w:rFonts w:cs="Times New Roman"/>
                <w:szCs w:val="26"/>
              </w:rPr>
              <w:t>18,3</w:t>
            </w:r>
          </w:p>
        </w:tc>
        <w:tc>
          <w:tcPr>
            <w:tcW w:w="567" w:type="dxa"/>
          </w:tcPr>
          <w:p w14:paraId="17F2A805" w14:textId="77777777" w:rsidR="00A10234" w:rsidRPr="009076A4" w:rsidRDefault="00A10234" w:rsidP="00023A71">
            <w:pPr>
              <w:spacing w:line="312" w:lineRule="auto"/>
              <w:ind w:firstLine="0"/>
              <w:rPr>
                <w:rFonts w:cs="Times New Roman"/>
                <w:szCs w:val="26"/>
              </w:rPr>
            </w:pPr>
            <w:r w:rsidRPr="009076A4">
              <w:rPr>
                <w:rFonts w:cs="Times New Roman"/>
                <w:szCs w:val="26"/>
              </w:rPr>
              <w:t>P</w:t>
            </w:r>
          </w:p>
        </w:tc>
        <w:tc>
          <w:tcPr>
            <w:tcW w:w="4819" w:type="dxa"/>
          </w:tcPr>
          <w:p w14:paraId="532480FC" w14:textId="7B232E51" w:rsidR="00A10234" w:rsidRPr="009076A4" w:rsidRDefault="00A10234" w:rsidP="00023A71">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Pr>
                <w:rFonts w:cs="Times New Roman"/>
                <w:szCs w:val="26"/>
                <w:u w:val="single"/>
              </w:rPr>
              <w:t>dư gốc được thanh toán</w:t>
            </w:r>
            <w:r w:rsidRPr="009076A4">
              <w:rPr>
                <w:rFonts w:cs="Times New Roman"/>
                <w:szCs w:val="26"/>
                <w:u w:val="single"/>
                <w:lang w:val="vi-VN"/>
              </w:rPr>
              <w:t>:</w:t>
            </w:r>
          </w:p>
          <w:p w14:paraId="3A753417" w14:textId="65413D70" w:rsidR="00A10234" w:rsidRPr="009076A4" w:rsidRDefault="00A10234" w:rsidP="002C2B70">
            <w:pPr>
              <w:pStyle w:val="ListParagraph"/>
              <w:numPr>
                <w:ilvl w:val="0"/>
                <w:numId w:val="6"/>
              </w:numPr>
              <w:spacing w:line="312" w:lineRule="auto"/>
              <w:rPr>
                <w:rFonts w:cs="Times New Roman"/>
                <w:szCs w:val="26"/>
                <w:u w:val="single"/>
              </w:rPr>
            </w:pPr>
            <w:r w:rsidRPr="009076A4">
              <w:rPr>
                <w:rFonts w:cs="Times New Roman"/>
                <w:szCs w:val="26"/>
              </w:rPr>
              <w:t xml:space="preserve">Thể hiện số </w:t>
            </w:r>
            <w:r>
              <w:rPr>
                <w:rFonts w:cs="Times New Roman"/>
                <w:szCs w:val="26"/>
              </w:rPr>
              <w:t>dư gốc chiết khấu được thanh toán</w:t>
            </w:r>
            <w:r w:rsidRPr="009076A4">
              <w:rPr>
                <w:rFonts w:cs="Times New Roman"/>
                <w:szCs w:val="26"/>
              </w:rPr>
              <w:t>, trả về từ TF-EE</w:t>
            </w:r>
          </w:p>
        </w:tc>
        <w:tc>
          <w:tcPr>
            <w:tcW w:w="1418" w:type="dxa"/>
            <w:vAlign w:val="center"/>
          </w:tcPr>
          <w:p w14:paraId="3D5C2974" w14:textId="77777777" w:rsidR="00A10234" w:rsidRPr="009076A4" w:rsidRDefault="00A10234" w:rsidP="00023A71">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13AF0B7A" w14:textId="77777777" w:rsidR="00A10234" w:rsidRPr="00FD073B" w:rsidRDefault="00A10234" w:rsidP="00023A71">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bl>
    <w:p w14:paraId="336EA367" w14:textId="77777777" w:rsidR="008B1181" w:rsidRPr="00F80D11" w:rsidRDefault="008B1181" w:rsidP="008B1181">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sidRPr="00F80D11">
        <w:rPr>
          <w:rFonts w:ascii="Times New Roman" w:eastAsiaTheme="minorHAnsi" w:hAnsi="Times New Roman" w:cstheme="minorBidi"/>
          <w:bCs w:val="0"/>
          <w:iCs w:val="0"/>
          <w:noProof w:val="0"/>
          <w:snapToGrid/>
          <w:color w:val="auto"/>
          <w:sz w:val="26"/>
          <w:szCs w:val="22"/>
          <w:u w:val="single"/>
        </w:rPr>
        <w:t>Diễn giải các sự kiện giao dịch trả về từ TF-EE:</w:t>
      </w:r>
    </w:p>
    <w:p w14:paraId="367F8487" w14:textId="77777777" w:rsidR="008B1181" w:rsidRPr="00F162B4" w:rsidRDefault="008B1181" w:rsidP="008B1181">
      <w:pPr>
        <w:ind w:firstLine="227"/>
      </w:pPr>
      <w:r>
        <w:t>Các giao dịch từ TF-EE sẽ được trả về hệ thống Visys và lưu thông tin theo từng sự kiện tương ứng như bảng bên dưới:</w:t>
      </w:r>
    </w:p>
    <w:tbl>
      <w:tblPr>
        <w:tblStyle w:val="TableGrid"/>
        <w:tblW w:w="10598" w:type="dxa"/>
        <w:tblLook w:val="04A0" w:firstRow="1" w:lastRow="0" w:firstColumn="1" w:lastColumn="0" w:noHBand="0" w:noVBand="1"/>
      </w:tblPr>
      <w:tblGrid>
        <w:gridCol w:w="3227"/>
        <w:gridCol w:w="4110"/>
        <w:gridCol w:w="3261"/>
      </w:tblGrid>
      <w:tr w:rsidR="008B1181" w14:paraId="3E16869D" w14:textId="77777777" w:rsidTr="005E5229">
        <w:tc>
          <w:tcPr>
            <w:tcW w:w="3227" w:type="dxa"/>
          </w:tcPr>
          <w:p w14:paraId="550C0E47" w14:textId="77777777" w:rsidR="008B1181" w:rsidRDefault="008B1181" w:rsidP="005E5229">
            <w:pPr>
              <w:ind w:firstLine="0"/>
              <w:rPr>
                <w:u w:val="single"/>
              </w:rPr>
            </w:pPr>
            <w:r>
              <w:rPr>
                <w:u w:val="single"/>
              </w:rPr>
              <w:t>Tình huống</w:t>
            </w:r>
          </w:p>
        </w:tc>
        <w:tc>
          <w:tcPr>
            <w:tcW w:w="4110" w:type="dxa"/>
          </w:tcPr>
          <w:p w14:paraId="4A8C8E76" w14:textId="77777777" w:rsidR="008B1181" w:rsidRDefault="008B1181" w:rsidP="005E5229">
            <w:pPr>
              <w:ind w:firstLine="0"/>
              <w:rPr>
                <w:u w:val="single"/>
              </w:rPr>
            </w:pPr>
            <w:r>
              <w:rPr>
                <w:u w:val="single"/>
              </w:rPr>
              <w:t>Giao dịch từ TF-EE</w:t>
            </w:r>
          </w:p>
        </w:tc>
        <w:tc>
          <w:tcPr>
            <w:tcW w:w="3261" w:type="dxa"/>
          </w:tcPr>
          <w:p w14:paraId="0D422873" w14:textId="77777777" w:rsidR="008B1181" w:rsidRDefault="008B1181" w:rsidP="005E5229">
            <w:pPr>
              <w:ind w:firstLine="0"/>
              <w:rPr>
                <w:u w:val="single"/>
              </w:rPr>
            </w:pPr>
            <w:r>
              <w:rPr>
                <w:u w:val="single"/>
              </w:rPr>
              <w:t>Sự kiện giao dịch Visys</w:t>
            </w:r>
          </w:p>
        </w:tc>
      </w:tr>
      <w:tr w:rsidR="008B1181" w:rsidRPr="00E067F3" w14:paraId="62857836" w14:textId="77777777" w:rsidTr="005E5229">
        <w:tc>
          <w:tcPr>
            <w:tcW w:w="3227" w:type="dxa"/>
          </w:tcPr>
          <w:p w14:paraId="01370FC7" w14:textId="77777777" w:rsidR="008B1181" w:rsidRPr="00E067F3" w:rsidRDefault="008B1181" w:rsidP="005E5229">
            <w:pPr>
              <w:ind w:firstLine="0"/>
            </w:pPr>
            <w:r>
              <w:t>Thông báo LC</w:t>
            </w:r>
          </w:p>
        </w:tc>
        <w:tc>
          <w:tcPr>
            <w:tcW w:w="4110" w:type="dxa"/>
          </w:tcPr>
          <w:p w14:paraId="3864F77F" w14:textId="77777777" w:rsidR="008B1181" w:rsidRDefault="008B1181" w:rsidP="005E5229">
            <w:pPr>
              <w:ind w:firstLine="0"/>
            </w:pPr>
            <w:r>
              <w:t>EX</w:t>
            </w:r>
            <w:r w:rsidRPr="00E067F3">
              <w:t xml:space="preserve">LC </w:t>
            </w:r>
            <w:r>
              <w:t>Full Advice - Manual</w:t>
            </w:r>
          </w:p>
          <w:p w14:paraId="14779171" w14:textId="77777777" w:rsidR="008B1181" w:rsidRPr="00E067F3" w:rsidRDefault="008B1181" w:rsidP="005E5229">
            <w:pPr>
              <w:ind w:firstLine="0"/>
            </w:pPr>
            <w:r>
              <w:t>EXLC Full Advice - Auto</w:t>
            </w:r>
          </w:p>
        </w:tc>
        <w:tc>
          <w:tcPr>
            <w:tcW w:w="3261" w:type="dxa"/>
          </w:tcPr>
          <w:p w14:paraId="4A1353DF" w14:textId="77777777" w:rsidR="008B1181" w:rsidRDefault="008B1181" w:rsidP="005E5229">
            <w:pPr>
              <w:ind w:firstLine="0"/>
            </w:pPr>
            <w:r>
              <w:t>Thông báo LC</w:t>
            </w:r>
          </w:p>
        </w:tc>
      </w:tr>
      <w:tr w:rsidR="008B1181" w:rsidRPr="00E067F3" w14:paraId="5B90E1A2" w14:textId="77777777" w:rsidTr="005E5229">
        <w:tc>
          <w:tcPr>
            <w:tcW w:w="3227" w:type="dxa"/>
          </w:tcPr>
          <w:p w14:paraId="3561A688" w14:textId="77777777" w:rsidR="008B1181" w:rsidRPr="00E067F3" w:rsidRDefault="008B1181" w:rsidP="005E5229">
            <w:pPr>
              <w:ind w:firstLine="0"/>
            </w:pPr>
            <w:r>
              <w:t>LC không được thông báo bởi Vietinbank Lào</w:t>
            </w:r>
          </w:p>
        </w:tc>
        <w:tc>
          <w:tcPr>
            <w:tcW w:w="4110" w:type="dxa"/>
          </w:tcPr>
          <w:p w14:paraId="7E3E6CFE" w14:textId="77777777" w:rsidR="008B1181" w:rsidRPr="00E067F3" w:rsidRDefault="008B1181" w:rsidP="005E5229">
            <w:pPr>
              <w:ind w:firstLine="0"/>
            </w:pPr>
            <w:r>
              <w:t>EXLC Advised Not through bank</w:t>
            </w:r>
          </w:p>
        </w:tc>
        <w:tc>
          <w:tcPr>
            <w:tcW w:w="3261" w:type="dxa"/>
          </w:tcPr>
          <w:p w14:paraId="3BE85851" w14:textId="77777777" w:rsidR="008B1181" w:rsidRDefault="008B1181" w:rsidP="005E5229">
            <w:pPr>
              <w:ind w:firstLine="0"/>
            </w:pPr>
            <w:r>
              <w:t>LC ngoài hệ thống</w:t>
            </w:r>
          </w:p>
        </w:tc>
      </w:tr>
      <w:tr w:rsidR="008B1181" w:rsidRPr="00E067F3" w14:paraId="763C7B78" w14:textId="77777777" w:rsidTr="005E5229">
        <w:tc>
          <w:tcPr>
            <w:tcW w:w="3227" w:type="dxa"/>
          </w:tcPr>
          <w:p w14:paraId="602CE542" w14:textId="77777777" w:rsidR="008B1181" w:rsidRPr="00E067F3" w:rsidRDefault="008B1181" w:rsidP="005E5229">
            <w:pPr>
              <w:ind w:firstLine="0"/>
            </w:pPr>
            <w:r>
              <w:t>Thông báo sửa đổi LC</w:t>
            </w:r>
          </w:p>
        </w:tc>
        <w:tc>
          <w:tcPr>
            <w:tcW w:w="4110" w:type="dxa"/>
          </w:tcPr>
          <w:p w14:paraId="3563F3E9" w14:textId="77777777" w:rsidR="008B1181" w:rsidRDefault="008B1181" w:rsidP="005E5229">
            <w:pPr>
              <w:ind w:firstLine="0"/>
            </w:pPr>
            <w:r>
              <w:t>EX</w:t>
            </w:r>
            <w:r w:rsidRPr="00E067F3">
              <w:t xml:space="preserve">LC </w:t>
            </w:r>
            <w:r>
              <w:t>Amendment - Manual</w:t>
            </w:r>
          </w:p>
          <w:p w14:paraId="569110CD" w14:textId="77777777" w:rsidR="008B1181" w:rsidRPr="00E067F3" w:rsidRDefault="008B1181" w:rsidP="005E5229">
            <w:pPr>
              <w:ind w:firstLine="0"/>
            </w:pPr>
            <w:r>
              <w:t>EXLC Amendment - Auto</w:t>
            </w:r>
          </w:p>
        </w:tc>
        <w:tc>
          <w:tcPr>
            <w:tcW w:w="3261" w:type="dxa"/>
          </w:tcPr>
          <w:p w14:paraId="163E7C8A" w14:textId="77777777" w:rsidR="008B1181" w:rsidRDefault="008B1181" w:rsidP="005E5229">
            <w:pPr>
              <w:ind w:firstLine="0"/>
            </w:pPr>
            <w:r>
              <w:t>Thông báo sửa đổi LC</w:t>
            </w:r>
          </w:p>
        </w:tc>
      </w:tr>
      <w:tr w:rsidR="008B1181" w:rsidRPr="00E067F3" w14:paraId="51C59C36" w14:textId="77777777" w:rsidTr="005E5229">
        <w:tc>
          <w:tcPr>
            <w:tcW w:w="3227" w:type="dxa"/>
          </w:tcPr>
          <w:p w14:paraId="0959936C" w14:textId="77777777" w:rsidR="008B1181" w:rsidRPr="00E067F3" w:rsidRDefault="008B1181" w:rsidP="005E5229">
            <w:pPr>
              <w:ind w:firstLine="0"/>
            </w:pPr>
            <w:r>
              <w:lastRenderedPageBreak/>
              <w:t>Chỉnh sửa nội bộ</w:t>
            </w:r>
          </w:p>
        </w:tc>
        <w:tc>
          <w:tcPr>
            <w:tcW w:w="4110" w:type="dxa"/>
          </w:tcPr>
          <w:p w14:paraId="4C794E35" w14:textId="77777777" w:rsidR="008B1181" w:rsidRPr="00E067F3" w:rsidRDefault="008B1181" w:rsidP="005E5229">
            <w:pPr>
              <w:ind w:firstLine="0"/>
            </w:pPr>
            <w:r>
              <w:t>EX</w:t>
            </w:r>
            <w:r w:rsidRPr="00E067F3">
              <w:t xml:space="preserve">LC </w:t>
            </w:r>
            <w:r>
              <w:t>Correction</w:t>
            </w:r>
          </w:p>
        </w:tc>
        <w:tc>
          <w:tcPr>
            <w:tcW w:w="3261" w:type="dxa"/>
          </w:tcPr>
          <w:p w14:paraId="64BA1507" w14:textId="77777777" w:rsidR="008B1181" w:rsidRDefault="008B1181" w:rsidP="005E5229">
            <w:pPr>
              <w:ind w:firstLine="0"/>
            </w:pPr>
            <w:r>
              <w:t>Chỉnh sửa nội bộ</w:t>
            </w:r>
          </w:p>
        </w:tc>
      </w:tr>
      <w:tr w:rsidR="008B1181" w:rsidRPr="00E067F3" w14:paraId="5BFA2449" w14:textId="77777777" w:rsidTr="005E5229">
        <w:tc>
          <w:tcPr>
            <w:tcW w:w="3227" w:type="dxa"/>
          </w:tcPr>
          <w:p w14:paraId="2506A853" w14:textId="77777777" w:rsidR="008B1181" w:rsidRPr="00E067F3" w:rsidRDefault="008B1181" w:rsidP="005E5229">
            <w:pPr>
              <w:ind w:firstLine="0"/>
            </w:pPr>
            <w:r>
              <w:t>Xác nhận LC</w:t>
            </w:r>
          </w:p>
        </w:tc>
        <w:tc>
          <w:tcPr>
            <w:tcW w:w="4110" w:type="dxa"/>
          </w:tcPr>
          <w:p w14:paraId="0B74306D" w14:textId="77777777" w:rsidR="008B1181" w:rsidRPr="00E067F3" w:rsidRDefault="008B1181" w:rsidP="005E5229">
            <w:pPr>
              <w:ind w:firstLine="0"/>
            </w:pPr>
            <w:r>
              <w:t>EXLC Add Confirmation</w:t>
            </w:r>
          </w:p>
        </w:tc>
        <w:tc>
          <w:tcPr>
            <w:tcW w:w="3261" w:type="dxa"/>
          </w:tcPr>
          <w:p w14:paraId="037288E3" w14:textId="77777777" w:rsidR="008B1181" w:rsidRDefault="008B1181" w:rsidP="005E5229">
            <w:pPr>
              <w:ind w:firstLine="0"/>
            </w:pPr>
            <w:r>
              <w:t>Xác nhận LC</w:t>
            </w:r>
          </w:p>
        </w:tc>
      </w:tr>
      <w:tr w:rsidR="008B1181" w:rsidRPr="00E067F3" w14:paraId="697324DA" w14:textId="77777777" w:rsidTr="005E5229">
        <w:tc>
          <w:tcPr>
            <w:tcW w:w="3227" w:type="dxa"/>
          </w:tcPr>
          <w:p w14:paraId="264EEAB9" w14:textId="77777777" w:rsidR="008B1181" w:rsidRPr="00E067F3" w:rsidRDefault="008B1181" w:rsidP="005E5229">
            <w:pPr>
              <w:ind w:firstLine="0"/>
            </w:pPr>
            <w:r>
              <w:t>Xác nhận sửa đổi LC</w:t>
            </w:r>
          </w:p>
        </w:tc>
        <w:tc>
          <w:tcPr>
            <w:tcW w:w="4110" w:type="dxa"/>
          </w:tcPr>
          <w:p w14:paraId="3C8F8BC1" w14:textId="77777777" w:rsidR="008B1181" w:rsidRPr="00E067F3" w:rsidRDefault="008B1181" w:rsidP="005E5229">
            <w:pPr>
              <w:ind w:firstLine="0"/>
            </w:pPr>
            <w:r>
              <w:t>EXLC Add Confirm to Amendment</w:t>
            </w:r>
          </w:p>
        </w:tc>
        <w:tc>
          <w:tcPr>
            <w:tcW w:w="3261" w:type="dxa"/>
          </w:tcPr>
          <w:p w14:paraId="69F14F11" w14:textId="77777777" w:rsidR="008B1181" w:rsidRDefault="008B1181" w:rsidP="005E5229">
            <w:pPr>
              <w:ind w:firstLine="0"/>
            </w:pPr>
            <w:r>
              <w:t>Xác nhận sửa đổi LC</w:t>
            </w:r>
          </w:p>
        </w:tc>
      </w:tr>
      <w:tr w:rsidR="008B1181" w:rsidRPr="00E067F3" w14:paraId="20214EBB" w14:textId="77777777" w:rsidTr="005E5229">
        <w:tc>
          <w:tcPr>
            <w:tcW w:w="3227" w:type="dxa"/>
          </w:tcPr>
          <w:p w14:paraId="0159ABB2" w14:textId="77777777" w:rsidR="008B1181" w:rsidRPr="00E067F3" w:rsidRDefault="008B1181" w:rsidP="005E5229">
            <w:pPr>
              <w:ind w:firstLine="0"/>
            </w:pPr>
            <w:r>
              <w:t>Chuyển nhượng LC</w:t>
            </w:r>
          </w:p>
        </w:tc>
        <w:tc>
          <w:tcPr>
            <w:tcW w:w="4110" w:type="dxa"/>
          </w:tcPr>
          <w:p w14:paraId="681C7FBD" w14:textId="77777777" w:rsidR="008B1181" w:rsidRPr="00E067F3" w:rsidRDefault="008B1181" w:rsidP="005E5229">
            <w:pPr>
              <w:ind w:firstLine="0"/>
            </w:pPr>
            <w:r>
              <w:t>EXLC Transfer LC/Add Assignment</w:t>
            </w:r>
          </w:p>
        </w:tc>
        <w:tc>
          <w:tcPr>
            <w:tcW w:w="3261" w:type="dxa"/>
          </w:tcPr>
          <w:p w14:paraId="285D58B8" w14:textId="77777777" w:rsidR="008B1181" w:rsidRDefault="008B1181" w:rsidP="005E5229">
            <w:pPr>
              <w:ind w:firstLine="0"/>
            </w:pPr>
            <w:r>
              <w:t>Chuyển nhượng LC</w:t>
            </w:r>
          </w:p>
        </w:tc>
      </w:tr>
      <w:tr w:rsidR="008B1181" w:rsidRPr="00E067F3" w14:paraId="0A636B75" w14:textId="77777777" w:rsidTr="005E5229">
        <w:tc>
          <w:tcPr>
            <w:tcW w:w="3227" w:type="dxa"/>
          </w:tcPr>
          <w:p w14:paraId="38D62524" w14:textId="77777777" w:rsidR="008B1181" w:rsidRPr="00336B24" w:rsidRDefault="008B1181" w:rsidP="005E5229">
            <w:pPr>
              <w:ind w:firstLine="0"/>
            </w:pPr>
            <w:r>
              <w:t>Sửa đổi LC chuyển nhượng</w:t>
            </w:r>
          </w:p>
        </w:tc>
        <w:tc>
          <w:tcPr>
            <w:tcW w:w="4110" w:type="dxa"/>
          </w:tcPr>
          <w:p w14:paraId="0A5B9B51" w14:textId="77777777" w:rsidR="008B1181" w:rsidRPr="00E067F3" w:rsidRDefault="008B1181" w:rsidP="005E5229">
            <w:pPr>
              <w:ind w:firstLine="0"/>
            </w:pPr>
            <w:r>
              <w:t>EXLC Transfer/Assignment Amend</w:t>
            </w:r>
          </w:p>
        </w:tc>
        <w:tc>
          <w:tcPr>
            <w:tcW w:w="3261" w:type="dxa"/>
          </w:tcPr>
          <w:p w14:paraId="77621F9B" w14:textId="77777777" w:rsidR="008B1181" w:rsidRDefault="008B1181" w:rsidP="005E5229">
            <w:pPr>
              <w:ind w:firstLine="0"/>
            </w:pPr>
            <w:r>
              <w:t>Sửa đổi LC chuyển nhượng</w:t>
            </w:r>
          </w:p>
        </w:tc>
      </w:tr>
      <w:tr w:rsidR="008B1181" w:rsidRPr="00E067F3" w14:paraId="261B5C20" w14:textId="77777777" w:rsidTr="005E5229">
        <w:tc>
          <w:tcPr>
            <w:tcW w:w="3227" w:type="dxa"/>
          </w:tcPr>
          <w:p w14:paraId="231E1B95" w14:textId="77777777" w:rsidR="008B1181" w:rsidRPr="00336B24" w:rsidRDefault="008B1181" w:rsidP="005E5229">
            <w:pPr>
              <w:ind w:firstLine="0"/>
            </w:pPr>
            <w:r>
              <w:t>Đóng LC chuyển nhượng</w:t>
            </w:r>
          </w:p>
        </w:tc>
        <w:tc>
          <w:tcPr>
            <w:tcW w:w="4110" w:type="dxa"/>
          </w:tcPr>
          <w:p w14:paraId="5514DFD2" w14:textId="77777777" w:rsidR="008B1181" w:rsidRPr="00E067F3" w:rsidRDefault="008B1181" w:rsidP="005E5229">
            <w:pPr>
              <w:ind w:firstLine="0"/>
            </w:pPr>
            <w:r>
              <w:t>EXLC Transfer/Assignment Close</w:t>
            </w:r>
          </w:p>
        </w:tc>
        <w:tc>
          <w:tcPr>
            <w:tcW w:w="3261" w:type="dxa"/>
          </w:tcPr>
          <w:p w14:paraId="1CDB5A13" w14:textId="77777777" w:rsidR="008B1181" w:rsidRDefault="008B1181" w:rsidP="005E5229">
            <w:pPr>
              <w:ind w:firstLine="0"/>
            </w:pPr>
            <w:r>
              <w:t>Đóng LC chuyển nhượng</w:t>
            </w:r>
          </w:p>
        </w:tc>
      </w:tr>
      <w:tr w:rsidR="008B1181" w:rsidRPr="00E067F3" w14:paraId="0EB95763" w14:textId="77777777" w:rsidTr="005E5229">
        <w:tc>
          <w:tcPr>
            <w:tcW w:w="3227" w:type="dxa"/>
          </w:tcPr>
          <w:p w14:paraId="02AA0D92" w14:textId="77777777" w:rsidR="008B1181" w:rsidRPr="00336B24" w:rsidRDefault="008B1181" w:rsidP="005E5229">
            <w:pPr>
              <w:ind w:firstLine="0"/>
            </w:pPr>
            <w:r>
              <w:t>Đóng LC</w:t>
            </w:r>
          </w:p>
        </w:tc>
        <w:tc>
          <w:tcPr>
            <w:tcW w:w="4110" w:type="dxa"/>
          </w:tcPr>
          <w:p w14:paraId="50D75AA0" w14:textId="77777777" w:rsidR="008B1181" w:rsidRPr="00E067F3" w:rsidRDefault="008B1181" w:rsidP="005E5229">
            <w:pPr>
              <w:ind w:firstLine="0"/>
            </w:pPr>
            <w:r>
              <w:t>EX</w:t>
            </w:r>
            <w:r w:rsidRPr="00DE173F">
              <w:t xml:space="preserve">LC </w:t>
            </w:r>
            <w:r>
              <w:t>LC Close File/Write-off</w:t>
            </w:r>
          </w:p>
        </w:tc>
        <w:tc>
          <w:tcPr>
            <w:tcW w:w="3261" w:type="dxa"/>
          </w:tcPr>
          <w:p w14:paraId="70BC9BFE" w14:textId="77777777" w:rsidR="008B1181" w:rsidRDefault="008B1181" w:rsidP="005E5229">
            <w:pPr>
              <w:ind w:firstLine="0"/>
            </w:pPr>
            <w:r>
              <w:t>Đóng LC</w:t>
            </w:r>
          </w:p>
        </w:tc>
      </w:tr>
      <w:tr w:rsidR="008B1181" w:rsidRPr="00E067F3" w14:paraId="580C6234" w14:textId="77777777" w:rsidTr="005E5229">
        <w:tc>
          <w:tcPr>
            <w:tcW w:w="3227" w:type="dxa"/>
          </w:tcPr>
          <w:p w14:paraId="775A2B08" w14:textId="77777777" w:rsidR="008B1181" w:rsidRDefault="008B1181" w:rsidP="005E5229">
            <w:pPr>
              <w:ind w:firstLine="0"/>
            </w:pPr>
            <w:r>
              <w:t>Khởi tạo BCT</w:t>
            </w:r>
          </w:p>
        </w:tc>
        <w:tc>
          <w:tcPr>
            <w:tcW w:w="4110" w:type="dxa"/>
          </w:tcPr>
          <w:p w14:paraId="5931C957" w14:textId="77777777" w:rsidR="008B1181" w:rsidRDefault="008B1181" w:rsidP="005E5229">
            <w:pPr>
              <w:ind w:firstLine="0"/>
            </w:pPr>
            <w:r>
              <w:t>EXNE Create Export LC Collect</w:t>
            </w:r>
          </w:p>
          <w:p w14:paraId="6605FD1F" w14:textId="77777777" w:rsidR="008B1181" w:rsidRDefault="008B1181" w:rsidP="005E5229">
            <w:pPr>
              <w:ind w:firstLine="0"/>
            </w:pPr>
            <w:r>
              <w:t>EXNE Create Export LC Purchase/Discount</w:t>
            </w:r>
          </w:p>
        </w:tc>
        <w:tc>
          <w:tcPr>
            <w:tcW w:w="3261" w:type="dxa"/>
          </w:tcPr>
          <w:p w14:paraId="0ECC8B65" w14:textId="77777777" w:rsidR="008B1181" w:rsidRDefault="008B1181" w:rsidP="005E5229">
            <w:pPr>
              <w:ind w:firstLine="0"/>
            </w:pPr>
            <w:r>
              <w:t>Khởi tạo BCT</w:t>
            </w:r>
          </w:p>
        </w:tc>
      </w:tr>
      <w:tr w:rsidR="008B1181" w:rsidRPr="00E067F3" w14:paraId="6503CEEC" w14:textId="77777777" w:rsidTr="005E5229">
        <w:tc>
          <w:tcPr>
            <w:tcW w:w="3227" w:type="dxa"/>
          </w:tcPr>
          <w:p w14:paraId="6E204DCA" w14:textId="77777777" w:rsidR="008B1181" w:rsidRDefault="008B1181" w:rsidP="005E5229">
            <w:pPr>
              <w:ind w:firstLine="0"/>
            </w:pPr>
            <w:r>
              <w:t>Sửa đổi BCT</w:t>
            </w:r>
          </w:p>
        </w:tc>
        <w:tc>
          <w:tcPr>
            <w:tcW w:w="4110" w:type="dxa"/>
          </w:tcPr>
          <w:p w14:paraId="6855239C" w14:textId="77777777" w:rsidR="008B1181" w:rsidRDefault="008B1181" w:rsidP="005E5229">
            <w:pPr>
              <w:ind w:firstLine="0"/>
            </w:pPr>
            <w:r>
              <w:t>EXNE Amendment Collection</w:t>
            </w:r>
          </w:p>
          <w:p w14:paraId="254400CC" w14:textId="77777777" w:rsidR="008B1181" w:rsidRDefault="008B1181" w:rsidP="005E5229">
            <w:pPr>
              <w:ind w:firstLine="0"/>
            </w:pPr>
            <w:r>
              <w:t>EXNE Amendment</w:t>
            </w:r>
          </w:p>
          <w:p w14:paraId="3CDF65E1" w14:textId="77777777" w:rsidR="008B1181" w:rsidRDefault="008B1181" w:rsidP="005E5229">
            <w:pPr>
              <w:ind w:firstLine="0"/>
            </w:pPr>
            <w:r>
              <w:t>EXNE Adjust Purchase amount or interest</w:t>
            </w:r>
          </w:p>
          <w:p w14:paraId="6154456C" w14:textId="77777777" w:rsidR="008B1181" w:rsidRDefault="008B1181" w:rsidP="005E5229">
            <w:pPr>
              <w:ind w:firstLine="0"/>
            </w:pPr>
            <w:r>
              <w:t>EXNE Extend or Shorten Due Date</w:t>
            </w:r>
          </w:p>
        </w:tc>
        <w:tc>
          <w:tcPr>
            <w:tcW w:w="3261" w:type="dxa"/>
          </w:tcPr>
          <w:p w14:paraId="78F83485" w14:textId="77777777" w:rsidR="008B1181" w:rsidRDefault="008B1181" w:rsidP="005E5229">
            <w:pPr>
              <w:ind w:firstLine="0"/>
            </w:pPr>
            <w:r>
              <w:t>Sửa đổi BCT</w:t>
            </w:r>
          </w:p>
        </w:tc>
      </w:tr>
      <w:tr w:rsidR="008B1181" w:rsidRPr="00E067F3" w14:paraId="7F5CB1DC" w14:textId="77777777" w:rsidTr="005E5229">
        <w:tc>
          <w:tcPr>
            <w:tcW w:w="3227" w:type="dxa"/>
          </w:tcPr>
          <w:p w14:paraId="5E261045" w14:textId="77777777" w:rsidR="008B1181" w:rsidRDefault="008B1181" w:rsidP="005E5229">
            <w:pPr>
              <w:ind w:firstLine="0"/>
            </w:pPr>
            <w:r>
              <w:t>Thanh toán BCT</w:t>
            </w:r>
          </w:p>
        </w:tc>
        <w:tc>
          <w:tcPr>
            <w:tcW w:w="4110" w:type="dxa"/>
          </w:tcPr>
          <w:p w14:paraId="754B0D6A" w14:textId="77777777" w:rsidR="008B1181" w:rsidRDefault="008B1181" w:rsidP="005E5229">
            <w:pPr>
              <w:ind w:firstLine="0"/>
            </w:pPr>
            <w:r>
              <w:t>EXNE Settlement Collection</w:t>
            </w:r>
          </w:p>
          <w:p w14:paraId="5B4EA05B" w14:textId="77777777" w:rsidR="008B1181" w:rsidRDefault="008B1181" w:rsidP="005E5229">
            <w:pPr>
              <w:ind w:firstLine="0"/>
            </w:pPr>
            <w:r>
              <w:t>EXNE Settlement Purchase/Discount</w:t>
            </w:r>
          </w:p>
        </w:tc>
        <w:tc>
          <w:tcPr>
            <w:tcW w:w="3261" w:type="dxa"/>
          </w:tcPr>
          <w:p w14:paraId="726A9ED8" w14:textId="77777777" w:rsidR="008B1181" w:rsidRDefault="008B1181" w:rsidP="005E5229">
            <w:pPr>
              <w:ind w:firstLine="0"/>
            </w:pPr>
            <w:r>
              <w:t>Thanh toán BCT</w:t>
            </w:r>
          </w:p>
        </w:tc>
      </w:tr>
      <w:tr w:rsidR="008B1181" w:rsidRPr="00E067F3" w14:paraId="68455364" w14:textId="77777777" w:rsidTr="005E5229">
        <w:tc>
          <w:tcPr>
            <w:tcW w:w="3227" w:type="dxa"/>
          </w:tcPr>
          <w:p w14:paraId="22204C9F" w14:textId="77777777" w:rsidR="008B1181" w:rsidRDefault="008B1181" w:rsidP="005E5229">
            <w:pPr>
              <w:ind w:firstLine="0"/>
            </w:pPr>
            <w:r>
              <w:t>Đóng BCT</w:t>
            </w:r>
          </w:p>
        </w:tc>
        <w:tc>
          <w:tcPr>
            <w:tcW w:w="4110" w:type="dxa"/>
          </w:tcPr>
          <w:p w14:paraId="4C282170" w14:textId="77777777" w:rsidR="008B1181" w:rsidRDefault="008B1181" w:rsidP="005E5229">
            <w:pPr>
              <w:ind w:firstLine="0"/>
            </w:pPr>
            <w:r>
              <w:t>EXNE Close File</w:t>
            </w:r>
          </w:p>
        </w:tc>
        <w:tc>
          <w:tcPr>
            <w:tcW w:w="3261" w:type="dxa"/>
          </w:tcPr>
          <w:p w14:paraId="3A97AFF0" w14:textId="77777777" w:rsidR="008B1181" w:rsidRDefault="008B1181" w:rsidP="005E5229">
            <w:pPr>
              <w:ind w:firstLine="0"/>
            </w:pPr>
            <w:r>
              <w:t>Đóng BCT</w:t>
            </w:r>
          </w:p>
        </w:tc>
      </w:tr>
    </w:tbl>
    <w:p w14:paraId="469D0EED" w14:textId="77777777" w:rsidR="008B1181" w:rsidRDefault="008B1181" w:rsidP="008B1181">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Pr>
          <w:rFonts w:ascii="Times New Roman" w:eastAsiaTheme="minorHAnsi" w:hAnsi="Times New Roman" w:cstheme="minorBidi"/>
          <w:bCs w:val="0"/>
          <w:iCs w:val="0"/>
          <w:noProof w:val="0"/>
          <w:snapToGrid/>
          <w:color w:val="auto"/>
          <w:sz w:val="26"/>
          <w:szCs w:val="22"/>
          <w:u w:val="single"/>
        </w:rPr>
        <w:t>Mapping</w:t>
      </w:r>
      <w:r w:rsidRPr="00F80D11">
        <w:rPr>
          <w:rFonts w:ascii="Times New Roman" w:eastAsiaTheme="minorHAnsi" w:hAnsi="Times New Roman" w:cstheme="minorBidi"/>
          <w:bCs w:val="0"/>
          <w:iCs w:val="0"/>
          <w:noProof w:val="0"/>
          <w:snapToGrid/>
          <w:color w:val="auto"/>
          <w:sz w:val="26"/>
          <w:szCs w:val="22"/>
          <w:u w:val="single"/>
        </w:rPr>
        <w:t xml:space="preserve"> TF-EE</w:t>
      </w:r>
      <w:r>
        <w:rPr>
          <w:rFonts w:ascii="Times New Roman" w:eastAsiaTheme="minorHAnsi" w:hAnsi="Times New Roman" w:cstheme="minorBidi"/>
          <w:bCs w:val="0"/>
          <w:iCs w:val="0"/>
          <w:noProof w:val="0"/>
          <w:snapToGrid/>
          <w:color w:val="auto"/>
          <w:sz w:val="26"/>
          <w:szCs w:val="22"/>
          <w:u w:val="single"/>
        </w:rPr>
        <w:t xml:space="preserve"> và VISYS</w:t>
      </w:r>
      <w:r w:rsidRPr="00F80D11">
        <w:rPr>
          <w:rFonts w:ascii="Times New Roman" w:eastAsiaTheme="minorHAnsi" w:hAnsi="Times New Roman" w:cstheme="minorBidi"/>
          <w:bCs w:val="0"/>
          <w:iCs w:val="0"/>
          <w:noProof w:val="0"/>
          <w:snapToGrid/>
          <w:color w:val="auto"/>
          <w:sz w:val="26"/>
          <w:szCs w:val="22"/>
          <w:u w:val="single"/>
        </w:rPr>
        <w:t>:</w:t>
      </w:r>
    </w:p>
    <w:p w14:paraId="12526DA5" w14:textId="77777777" w:rsidR="008B1181" w:rsidRPr="001114EB" w:rsidRDefault="00DE7F8D" w:rsidP="008B1181">
      <w:r>
        <w:object w:dxaOrig="1551" w:dyaOrig="1004" w14:anchorId="34DB1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50.5pt" o:ole="">
            <v:imagedata r:id="rId11" o:title=""/>
          </v:shape>
          <o:OLEObject Type="Embed" ProgID="Excel.Sheet.12" ShapeID="_x0000_i1025" DrawAspect="Icon" ObjectID="_1709132666" r:id="rId12"/>
        </w:object>
      </w:r>
    </w:p>
    <w:p w14:paraId="49B34CB3" w14:textId="10A0F9A7" w:rsidR="00A10234" w:rsidRDefault="00A10234" w:rsidP="005B24E0">
      <w:pPr>
        <w:pStyle w:val="Heading7"/>
        <w:numPr>
          <w:ilvl w:val="0"/>
          <w:numId w:val="33"/>
        </w:numPr>
        <w:tabs>
          <w:tab w:val="clear" w:pos="702"/>
          <w:tab w:val="clear" w:pos="1080"/>
        </w:tabs>
        <w:rPr>
          <w:ins w:id="30" w:author="Vu Thi Quynh Anh" w:date="2022-03-18T17:30:00Z"/>
        </w:rPr>
      </w:pPr>
      <w:ins w:id="31" w:author="Vu Thi Quynh Anh" w:date="2022-03-18T17:30:00Z">
        <w:r>
          <w:t>Tab Thông tin Tài sản bảo đảm</w:t>
        </w:r>
      </w:ins>
    </w:p>
    <w:p w14:paraId="7E923A40" w14:textId="77777777" w:rsidR="00A10234" w:rsidRDefault="00A10234" w:rsidP="00A10234">
      <w:pPr>
        <w:jc w:val="both"/>
        <w:rPr>
          <w:ins w:id="32" w:author="Vu Thi Quynh Anh" w:date="2022-03-18T17:30:00Z"/>
          <w:rFonts w:cs="Times New Roman"/>
          <w:szCs w:val="26"/>
        </w:rPr>
      </w:pPr>
      <w:proofErr w:type="gramStart"/>
      <w:ins w:id="33" w:author="Vu Thi Quynh Anh" w:date="2022-03-18T17:30:00Z">
        <w:r>
          <w:t>Giữ nguyên thông tin tab này như hệ thống hiện tại.</w:t>
        </w:r>
        <w:proofErr w:type="gramEnd"/>
      </w:ins>
    </w:p>
    <w:p w14:paraId="4AD1B78A" w14:textId="77777777" w:rsidR="00A10234" w:rsidRDefault="00A10234" w:rsidP="00A10234">
      <w:pPr>
        <w:pStyle w:val="Heading7"/>
        <w:tabs>
          <w:tab w:val="clear" w:pos="702"/>
          <w:tab w:val="clear" w:pos="1080"/>
        </w:tabs>
        <w:rPr>
          <w:ins w:id="34" w:author="Vu Thi Quynh Anh" w:date="2022-03-18T17:30:00Z"/>
        </w:rPr>
      </w:pPr>
      <w:ins w:id="35" w:author="Vu Thi Quynh Anh" w:date="2022-03-18T17:30:00Z">
        <w:r>
          <w:t xml:space="preserve">Tab Thông tin Hạch toán </w:t>
        </w:r>
      </w:ins>
    </w:p>
    <w:tbl>
      <w:tblPr>
        <w:tblStyle w:val="TableGrid"/>
        <w:tblW w:w="11875" w:type="dxa"/>
        <w:tblLayout w:type="fixed"/>
        <w:tblLook w:val="04A0" w:firstRow="1" w:lastRow="0" w:firstColumn="1" w:lastColumn="0" w:noHBand="0" w:noVBand="1"/>
      </w:tblPr>
      <w:tblGrid>
        <w:gridCol w:w="1638"/>
        <w:gridCol w:w="1192"/>
        <w:gridCol w:w="709"/>
        <w:gridCol w:w="992"/>
        <w:gridCol w:w="4667"/>
        <w:gridCol w:w="1260"/>
        <w:gridCol w:w="1417"/>
      </w:tblGrid>
      <w:tr w:rsidR="00A10234" w:rsidRPr="00571988" w14:paraId="0782651D" w14:textId="77777777" w:rsidTr="00A10234">
        <w:trPr>
          <w:ins w:id="36" w:author="Vu Thi Quynh Anh" w:date="2022-03-18T17:30:00Z"/>
        </w:trPr>
        <w:tc>
          <w:tcPr>
            <w:tcW w:w="1638" w:type="dxa"/>
          </w:tcPr>
          <w:p w14:paraId="6A7B0092" w14:textId="77777777" w:rsidR="00A10234" w:rsidRPr="00571988" w:rsidRDefault="00A10234" w:rsidP="00A10234">
            <w:pPr>
              <w:spacing w:line="312" w:lineRule="auto"/>
              <w:ind w:firstLine="0"/>
              <w:jc w:val="center"/>
              <w:rPr>
                <w:ins w:id="37" w:author="Vu Thi Quynh Anh" w:date="2022-03-18T17:30:00Z"/>
                <w:rFonts w:cs="Times New Roman"/>
                <w:b/>
                <w:szCs w:val="26"/>
              </w:rPr>
            </w:pPr>
            <w:ins w:id="38" w:author="Vu Thi Quynh Anh" w:date="2022-03-18T17:30:00Z">
              <w:r w:rsidRPr="00571988">
                <w:rPr>
                  <w:rFonts w:cs="Times New Roman"/>
                  <w:b/>
                  <w:szCs w:val="26"/>
                </w:rPr>
                <w:t>Tên trường</w:t>
              </w:r>
            </w:ins>
          </w:p>
        </w:tc>
        <w:tc>
          <w:tcPr>
            <w:tcW w:w="1192" w:type="dxa"/>
          </w:tcPr>
          <w:p w14:paraId="0BD1E045" w14:textId="77777777" w:rsidR="00A10234" w:rsidRPr="00571988" w:rsidRDefault="00A10234" w:rsidP="00A10234">
            <w:pPr>
              <w:spacing w:line="312" w:lineRule="auto"/>
              <w:ind w:firstLine="0"/>
              <w:jc w:val="center"/>
              <w:rPr>
                <w:ins w:id="39" w:author="Vu Thi Quynh Anh" w:date="2022-03-18T17:30:00Z"/>
                <w:rFonts w:cs="Times New Roman"/>
                <w:b/>
                <w:szCs w:val="26"/>
              </w:rPr>
            </w:pPr>
            <w:ins w:id="40" w:author="Vu Thi Quynh Anh" w:date="2022-03-18T17:30:00Z">
              <w:r w:rsidRPr="00571988">
                <w:rPr>
                  <w:rFonts w:cs="Times New Roman"/>
                  <w:b/>
                  <w:szCs w:val="26"/>
                </w:rPr>
                <w:t>Kiểu ký tự</w:t>
              </w:r>
            </w:ins>
          </w:p>
        </w:tc>
        <w:tc>
          <w:tcPr>
            <w:tcW w:w="709" w:type="dxa"/>
          </w:tcPr>
          <w:p w14:paraId="0D957AE1" w14:textId="77777777" w:rsidR="00A10234" w:rsidRPr="00571988" w:rsidRDefault="00A10234" w:rsidP="00A10234">
            <w:pPr>
              <w:spacing w:line="312" w:lineRule="auto"/>
              <w:ind w:firstLine="0"/>
              <w:jc w:val="center"/>
              <w:rPr>
                <w:ins w:id="41" w:author="Vu Thi Quynh Anh" w:date="2022-03-18T17:30:00Z"/>
                <w:rFonts w:cs="Times New Roman"/>
                <w:b/>
                <w:szCs w:val="26"/>
              </w:rPr>
            </w:pPr>
            <w:ins w:id="42" w:author="Vu Thi Quynh Anh" w:date="2022-03-18T17:30:00Z">
              <w:r w:rsidRPr="00571988">
                <w:rPr>
                  <w:rFonts w:cs="Times New Roman"/>
                  <w:b/>
                  <w:szCs w:val="26"/>
                </w:rPr>
                <w:t>Độ dài</w:t>
              </w:r>
            </w:ins>
          </w:p>
        </w:tc>
        <w:tc>
          <w:tcPr>
            <w:tcW w:w="992" w:type="dxa"/>
          </w:tcPr>
          <w:p w14:paraId="3A97CBFA" w14:textId="77777777" w:rsidR="00A10234" w:rsidRPr="00571988" w:rsidRDefault="00A10234" w:rsidP="00A10234">
            <w:pPr>
              <w:spacing w:line="312" w:lineRule="auto"/>
              <w:ind w:firstLine="0"/>
              <w:jc w:val="center"/>
              <w:rPr>
                <w:ins w:id="43" w:author="Vu Thi Quynh Anh" w:date="2022-03-18T17:30:00Z"/>
                <w:rFonts w:cs="Times New Roman"/>
                <w:b/>
                <w:szCs w:val="26"/>
              </w:rPr>
            </w:pPr>
            <w:ins w:id="44" w:author="Vu Thi Quynh Anh" w:date="2022-03-18T17:30:00Z">
              <w:r w:rsidRPr="00571988">
                <w:rPr>
                  <w:rFonts w:cs="Times New Roman"/>
                  <w:b/>
                  <w:szCs w:val="26"/>
                </w:rPr>
                <w:t>Thuộc tính</w:t>
              </w:r>
            </w:ins>
          </w:p>
        </w:tc>
        <w:tc>
          <w:tcPr>
            <w:tcW w:w="4667" w:type="dxa"/>
          </w:tcPr>
          <w:p w14:paraId="6C78FF2C" w14:textId="77777777" w:rsidR="00A10234" w:rsidRPr="00571988" w:rsidRDefault="00A10234" w:rsidP="00A10234">
            <w:pPr>
              <w:spacing w:line="312" w:lineRule="auto"/>
              <w:ind w:firstLine="0"/>
              <w:jc w:val="center"/>
              <w:rPr>
                <w:ins w:id="45" w:author="Vu Thi Quynh Anh" w:date="2022-03-18T17:30:00Z"/>
                <w:rFonts w:cs="Times New Roman"/>
                <w:b/>
                <w:szCs w:val="26"/>
              </w:rPr>
            </w:pPr>
            <w:ins w:id="46" w:author="Vu Thi Quynh Anh" w:date="2022-03-18T17:30:00Z">
              <w:r w:rsidRPr="00571988">
                <w:rPr>
                  <w:rFonts w:cs="Times New Roman"/>
                  <w:b/>
                  <w:szCs w:val="26"/>
                </w:rPr>
                <w:t>Mô tả</w:t>
              </w:r>
            </w:ins>
          </w:p>
        </w:tc>
        <w:tc>
          <w:tcPr>
            <w:tcW w:w="1260" w:type="dxa"/>
          </w:tcPr>
          <w:p w14:paraId="78E23484" w14:textId="77777777" w:rsidR="00A10234" w:rsidRDefault="00A10234" w:rsidP="00A10234">
            <w:pPr>
              <w:spacing w:line="312" w:lineRule="auto"/>
              <w:ind w:firstLine="0"/>
              <w:jc w:val="center"/>
              <w:rPr>
                <w:ins w:id="47" w:author="Vu Thi Quynh Anh" w:date="2022-03-18T17:30:00Z"/>
                <w:rFonts w:cs="Times New Roman"/>
                <w:b/>
                <w:szCs w:val="26"/>
              </w:rPr>
            </w:pPr>
            <w:ins w:id="48" w:author="Vu Thi Quynh Anh" w:date="2022-03-18T17:30:00Z">
              <w:r w:rsidRPr="00332B9E">
                <w:rPr>
                  <w:rFonts w:cs="Times New Roman"/>
                  <w:b/>
                  <w:szCs w:val="26"/>
                  <w:lang w:val="en-GB"/>
                </w:rPr>
                <w:t>Mapping (Y/N)</w:t>
              </w:r>
            </w:ins>
          </w:p>
        </w:tc>
        <w:tc>
          <w:tcPr>
            <w:tcW w:w="1417" w:type="dxa"/>
          </w:tcPr>
          <w:p w14:paraId="19059DC6" w14:textId="77777777" w:rsidR="00A10234" w:rsidRPr="00571988" w:rsidRDefault="00A10234" w:rsidP="00A10234">
            <w:pPr>
              <w:spacing w:line="312" w:lineRule="auto"/>
              <w:ind w:firstLine="0"/>
              <w:jc w:val="center"/>
              <w:rPr>
                <w:ins w:id="49" w:author="Vu Thi Quynh Anh" w:date="2022-03-18T17:30:00Z"/>
                <w:rFonts w:cs="Times New Roman"/>
                <w:b/>
                <w:szCs w:val="26"/>
              </w:rPr>
            </w:pPr>
            <w:ins w:id="50" w:author="Vu Thi Quynh Anh" w:date="2022-03-18T17:30:00Z">
              <w:r>
                <w:rPr>
                  <w:rFonts w:cs="Times New Roman"/>
                  <w:b/>
                  <w:szCs w:val="26"/>
                </w:rPr>
                <w:t>New Field (Y/N)</w:t>
              </w:r>
            </w:ins>
          </w:p>
        </w:tc>
      </w:tr>
      <w:tr w:rsidR="00A10234" w:rsidRPr="00571988" w14:paraId="02DF7D68" w14:textId="77777777" w:rsidTr="00A10234">
        <w:trPr>
          <w:ins w:id="51" w:author="Vu Thi Quynh Anh" w:date="2022-03-18T17:30:00Z"/>
        </w:trPr>
        <w:tc>
          <w:tcPr>
            <w:tcW w:w="1638" w:type="dxa"/>
            <w:shd w:val="clear" w:color="auto" w:fill="FFFF00"/>
          </w:tcPr>
          <w:p w14:paraId="306DB525" w14:textId="77777777" w:rsidR="00A10234" w:rsidRPr="00BD3695" w:rsidRDefault="00A10234" w:rsidP="00A10234">
            <w:pPr>
              <w:spacing w:line="312" w:lineRule="auto"/>
              <w:ind w:firstLine="0"/>
              <w:jc w:val="both"/>
              <w:rPr>
                <w:ins w:id="52" w:author="Vu Thi Quynh Anh" w:date="2022-03-18T17:30:00Z"/>
                <w:rFonts w:cs="Times New Roman"/>
                <w:b/>
                <w:color w:val="FF0000"/>
                <w:szCs w:val="26"/>
              </w:rPr>
            </w:pPr>
            <w:ins w:id="53" w:author="Vu Thi Quynh Anh" w:date="2022-03-18T17:30:00Z">
              <w:r w:rsidRPr="00BD3695">
                <w:rPr>
                  <w:rFonts w:cs="Times New Roman"/>
                  <w:b/>
                  <w:bCs/>
                  <w:szCs w:val="26"/>
                </w:rPr>
                <w:t xml:space="preserve">Thông tin </w:t>
              </w:r>
              <w:r w:rsidRPr="00BD3695">
                <w:rPr>
                  <w:rFonts w:cs="Times New Roman"/>
                  <w:b/>
                  <w:bCs/>
                  <w:szCs w:val="26"/>
                </w:rPr>
                <w:lastRenderedPageBreak/>
                <w:t>phí</w:t>
              </w:r>
            </w:ins>
          </w:p>
        </w:tc>
        <w:tc>
          <w:tcPr>
            <w:tcW w:w="7560" w:type="dxa"/>
            <w:gridSpan w:val="4"/>
            <w:shd w:val="clear" w:color="auto" w:fill="FFFF00"/>
          </w:tcPr>
          <w:p w14:paraId="7BCB1B56" w14:textId="77777777" w:rsidR="00A10234" w:rsidRPr="00571988" w:rsidRDefault="00A10234" w:rsidP="00A10234">
            <w:pPr>
              <w:spacing w:line="312" w:lineRule="auto"/>
              <w:ind w:firstLine="0"/>
              <w:jc w:val="both"/>
              <w:rPr>
                <w:ins w:id="54" w:author="Vu Thi Quynh Anh" w:date="2022-03-18T17:30:00Z"/>
                <w:rFonts w:cs="Times New Roman"/>
                <w:szCs w:val="26"/>
              </w:rPr>
            </w:pPr>
            <w:ins w:id="55" w:author="Vu Thi Quynh Anh" w:date="2022-03-18T17:30:00Z">
              <w:r w:rsidRPr="00626CED">
                <w:rPr>
                  <w:rFonts w:cs="Times New Roman"/>
                  <w:bCs/>
                  <w:i/>
                  <w:color w:val="FF0000"/>
                  <w:szCs w:val="26"/>
                </w:rPr>
                <w:lastRenderedPageBreak/>
                <w:t>Xem Phụ lục 1.5.1</w:t>
              </w:r>
            </w:ins>
          </w:p>
        </w:tc>
        <w:tc>
          <w:tcPr>
            <w:tcW w:w="1260" w:type="dxa"/>
            <w:shd w:val="clear" w:color="auto" w:fill="FFFF00"/>
          </w:tcPr>
          <w:p w14:paraId="39E4BCB6" w14:textId="77777777" w:rsidR="00A10234" w:rsidRDefault="00A10234" w:rsidP="00A10234">
            <w:pPr>
              <w:spacing w:line="312" w:lineRule="auto"/>
              <w:ind w:firstLine="0"/>
              <w:jc w:val="center"/>
              <w:rPr>
                <w:ins w:id="56" w:author="Vu Thi Quynh Anh" w:date="2022-03-18T17:30:00Z"/>
                <w:rFonts w:cs="Times New Roman"/>
                <w:szCs w:val="26"/>
              </w:rPr>
            </w:pPr>
            <w:ins w:id="57" w:author="Vu Thi Quynh Anh" w:date="2022-03-18T17:30:00Z">
              <w:r>
                <w:rPr>
                  <w:rFonts w:cs="Times New Roman"/>
                  <w:szCs w:val="26"/>
                </w:rPr>
                <w:t>N</w:t>
              </w:r>
            </w:ins>
          </w:p>
        </w:tc>
        <w:tc>
          <w:tcPr>
            <w:tcW w:w="1417" w:type="dxa"/>
            <w:shd w:val="clear" w:color="auto" w:fill="FFFF00"/>
          </w:tcPr>
          <w:p w14:paraId="17285F5F" w14:textId="77777777" w:rsidR="00A10234" w:rsidRDefault="00A10234" w:rsidP="00A10234">
            <w:pPr>
              <w:spacing w:line="312" w:lineRule="auto"/>
              <w:ind w:firstLine="0"/>
              <w:jc w:val="center"/>
              <w:rPr>
                <w:ins w:id="58" w:author="Vu Thi Quynh Anh" w:date="2022-03-18T17:30:00Z"/>
                <w:rFonts w:cs="Times New Roman"/>
                <w:szCs w:val="26"/>
              </w:rPr>
            </w:pPr>
            <w:ins w:id="59" w:author="Vu Thi Quynh Anh" w:date="2022-03-18T17:30:00Z">
              <w:r>
                <w:rPr>
                  <w:rFonts w:cs="Times New Roman"/>
                  <w:szCs w:val="26"/>
                </w:rPr>
                <w:t>Y</w:t>
              </w:r>
            </w:ins>
          </w:p>
        </w:tc>
      </w:tr>
      <w:tr w:rsidR="00A10234" w:rsidRPr="001F55DC" w14:paraId="2BEF1A3B" w14:textId="77777777" w:rsidTr="00A10234">
        <w:trPr>
          <w:ins w:id="60" w:author="Vu Thi Quynh Anh" w:date="2022-03-18T17:30:00Z"/>
        </w:trPr>
        <w:tc>
          <w:tcPr>
            <w:tcW w:w="1638" w:type="dxa"/>
            <w:shd w:val="clear" w:color="auto" w:fill="FFFF00"/>
          </w:tcPr>
          <w:p w14:paraId="4E0321CF" w14:textId="7679925F" w:rsidR="00A10234" w:rsidRPr="001F55DC" w:rsidRDefault="00A10234" w:rsidP="00A10234">
            <w:pPr>
              <w:spacing w:line="312" w:lineRule="auto"/>
              <w:ind w:firstLine="0"/>
              <w:jc w:val="both"/>
              <w:rPr>
                <w:ins w:id="61" w:author="Vu Thi Quynh Anh" w:date="2022-03-18T17:30:00Z"/>
                <w:rFonts w:cs="Times New Roman"/>
                <w:b/>
                <w:szCs w:val="26"/>
              </w:rPr>
            </w:pPr>
            <w:ins w:id="62" w:author="Vu Thi Quynh Anh" w:date="2022-03-18T17:30:00Z">
              <w:r>
                <w:rPr>
                  <w:rFonts w:cs="Times New Roman"/>
                  <w:b/>
                  <w:szCs w:val="26"/>
                </w:rPr>
                <w:lastRenderedPageBreak/>
                <w:t>Thông tin thanh toán</w:t>
              </w:r>
            </w:ins>
          </w:p>
        </w:tc>
        <w:tc>
          <w:tcPr>
            <w:tcW w:w="7560" w:type="dxa"/>
            <w:gridSpan w:val="4"/>
            <w:shd w:val="clear" w:color="auto" w:fill="FFFF00"/>
          </w:tcPr>
          <w:p w14:paraId="6934DCEF" w14:textId="77777777" w:rsidR="00A10234" w:rsidRPr="001F55DC" w:rsidRDefault="00A10234" w:rsidP="00A10234">
            <w:pPr>
              <w:spacing w:line="312" w:lineRule="auto"/>
              <w:ind w:firstLine="0"/>
              <w:jc w:val="both"/>
              <w:rPr>
                <w:ins w:id="63" w:author="Vu Thi Quynh Anh" w:date="2022-03-18T17:30:00Z"/>
                <w:rFonts w:cs="Times New Roman"/>
                <w:b/>
                <w:szCs w:val="26"/>
              </w:rPr>
            </w:pPr>
          </w:p>
        </w:tc>
        <w:tc>
          <w:tcPr>
            <w:tcW w:w="1260" w:type="dxa"/>
            <w:shd w:val="clear" w:color="auto" w:fill="FFFF00"/>
          </w:tcPr>
          <w:p w14:paraId="2C0CBBC1" w14:textId="77777777" w:rsidR="00A10234" w:rsidRPr="001F55DC" w:rsidRDefault="00A10234" w:rsidP="00A10234">
            <w:pPr>
              <w:spacing w:line="312" w:lineRule="auto"/>
              <w:ind w:firstLine="0"/>
              <w:jc w:val="both"/>
              <w:rPr>
                <w:ins w:id="64" w:author="Vu Thi Quynh Anh" w:date="2022-03-18T17:30:00Z"/>
                <w:rFonts w:cs="Times New Roman"/>
                <w:b/>
                <w:szCs w:val="26"/>
              </w:rPr>
            </w:pPr>
          </w:p>
        </w:tc>
        <w:tc>
          <w:tcPr>
            <w:tcW w:w="1417" w:type="dxa"/>
            <w:shd w:val="clear" w:color="auto" w:fill="FFFF00"/>
          </w:tcPr>
          <w:p w14:paraId="7F8BA969" w14:textId="77777777" w:rsidR="00A10234" w:rsidRPr="001F55DC" w:rsidRDefault="00A10234" w:rsidP="00A10234">
            <w:pPr>
              <w:spacing w:line="312" w:lineRule="auto"/>
              <w:ind w:firstLine="0"/>
              <w:jc w:val="both"/>
              <w:rPr>
                <w:ins w:id="65" w:author="Vu Thi Quynh Anh" w:date="2022-03-18T17:30:00Z"/>
                <w:rFonts w:cs="Times New Roman"/>
                <w:b/>
                <w:szCs w:val="26"/>
              </w:rPr>
            </w:pPr>
          </w:p>
        </w:tc>
      </w:tr>
      <w:tr w:rsidR="00A10234" w:rsidRPr="00571988" w14:paraId="63B8427A" w14:textId="77777777" w:rsidTr="00A10234">
        <w:trPr>
          <w:ins w:id="66" w:author="Vu Thi Quynh Anh" w:date="2022-03-18T17:30:00Z"/>
        </w:trPr>
        <w:tc>
          <w:tcPr>
            <w:tcW w:w="1638" w:type="dxa"/>
          </w:tcPr>
          <w:p w14:paraId="0ECE114B" w14:textId="3DF6461E" w:rsidR="00A10234" w:rsidRDefault="00A10234" w:rsidP="00A10234">
            <w:pPr>
              <w:spacing w:line="312" w:lineRule="auto"/>
              <w:ind w:firstLine="0"/>
              <w:jc w:val="both"/>
              <w:rPr>
                <w:ins w:id="67" w:author="Vu Thi Quynh Anh" w:date="2022-03-18T17:30:00Z"/>
                <w:rFonts w:cs="Times New Roman"/>
                <w:b/>
                <w:color w:val="FF0000"/>
                <w:szCs w:val="26"/>
              </w:rPr>
            </w:pPr>
            <w:ins w:id="68" w:author="Vu Thi Quynh Anh" w:date="2022-03-18T17:30:00Z">
              <w:r w:rsidRPr="00630B42">
                <w:rPr>
                  <w:rFonts w:cs="Times New Roman"/>
                  <w:b/>
                  <w:color w:val="FF0000"/>
                  <w:szCs w:val="26"/>
                </w:rPr>
                <w:t xml:space="preserve">Loại tiền </w:t>
              </w:r>
            </w:ins>
            <w:r w:rsidR="00475C48">
              <w:rPr>
                <w:rFonts w:cs="Times New Roman"/>
                <w:b/>
                <w:color w:val="FF0000"/>
                <w:szCs w:val="26"/>
              </w:rPr>
              <w:t>báo có</w:t>
            </w:r>
          </w:p>
          <w:p w14:paraId="127A2525" w14:textId="3FD25CA3" w:rsidR="00A10234" w:rsidRPr="00260411" w:rsidRDefault="00A10234" w:rsidP="00561F4B">
            <w:pPr>
              <w:spacing w:line="312" w:lineRule="auto"/>
              <w:ind w:firstLine="0"/>
              <w:jc w:val="both"/>
              <w:rPr>
                <w:ins w:id="69" w:author="Vu Thi Quynh Anh" w:date="2022-03-18T17:30:00Z"/>
                <w:rFonts w:cs="Times New Roman"/>
                <w:b/>
                <w:color w:val="FF0000"/>
                <w:szCs w:val="26"/>
              </w:rPr>
            </w:pPr>
          </w:p>
        </w:tc>
        <w:tc>
          <w:tcPr>
            <w:tcW w:w="1192" w:type="dxa"/>
          </w:tcPr>
          <w:p w14:paraId="72EFA713" w14:textId="77777777" w:rsidR="00A10234" w:rsidRPr="00571988" w:rsidRDefault="00A10234" w:rsidP="00A10234">
            <w:pPr>
              <w:spacing w:line="312" w:lineRule="auto"/>
              <w:ind w:firstLine="0"/>
              <w:jc w:val="center"/>
              <w:rPr>
                <w:ins w:id="70" w:author="Vu Thi Quynh Anh" w:date="2022-03-18T17:30:00Z"/>
                <w:rFonts w:cs="Times New Roman"/>
                <w:szCs w:val="26"/>
              </w:rPr>
            </w:pPr>
            <w:ins w:id="71" w:author="Vu Thi Quynh Anh" w:date="2022-03-18T17:30:00Z">
              <w:r>
                <w:rPr>
                  <w:rFonts w:cs="Times New Roman"/>
                  <w:szCs w:val="26"/>
                </w:rPr>
                <w:t>nVarchar</w:t>
              </w:r>
            </w:ins>
          </w:p>
        </w:tc>
        <w:tc>
          <w:tcPr>
            <w:tcW w:w="709" w:type="dxa"/>
          </w:tcPr>
          <w:p w14:paraId="6EE96B4D" w14:textId="77777777" w:rsidR="00A10234" w:rsidRPr="00571988" w:rsidRDefault="00A10234" w:rsidP="00A10234">
            <w:pPr>
              <w:spacing w:line="312" w:lineRule="auto"/>
              <w:ind w:firstLine="0"/>
              <w:jc w:val="center"/>
              <w:rPr>
                <w:ins w:id="72" w:author="Vu Thi Quynh Anh" w:date="2022-03-18T17:30:00Z"/>
                <w:rFonts w:cs="Times New Roman"/>
                <w:szCs w:val="26"/>
              </w:rPr>
            </w:pPr>
            <w:ins w:id="73" w:author="Vu Thi Quynh Anh" w:date="2022-03-18T17:30:00Z">
              <w:r w:rsidRPr="00571988">
                <w:rPr>
                  <w:rFonts w:cs="Times New Roman"/>
                  <w:szCs w:val="26"/>
                </w:rPr>
                <w:t>3</w:t>
              </w:r>
            </w:ins>
          </w:p>
        </w:tc>
        <w:tc>
          <w:tcPr>
            <w:tcW w:w="992" w:type="dxa"/>
          </w:tcPr>
          <w:p w14:paraId="0BC65C4A" w14:textId="77777777" w:rsidR="00A10234" w:rsidRPr="00571988" w:rsidRDefault="00A10234" w:rsidP="00A10234">
            <w:pPr>
              <w:spacing w:line="312" w:lineRule="auto"/>
              <w:ind w:firstLine="0"/>
              <w:jc w:val="center"/>
              <w:rPr>
                <w:ins w:id="74" w:author="Vu Thi Quynh Anh" w:date="2022-03-18T17:30:00Z"/>
                <w:rFonts w:cs="Times New Roman"/>
                <w:szCs w:val="26"/>
              </w:rPr>
            </w:pPr>
            <w:ins w:id="75" w:author="Vu Thi Quynh Anh" w:date="2022-03-18T17:30:00Z">
              <w:r w:rsidRPr="00571988">
                <w:rPr>
                  <w:rFonts w:cs="Times New Roman"/>
                  <w:szCs w:val="26"/>
                </w:rPr>
                <w:t>(P)</w:t>
              </w:r>
            </w:ins>
          </w:p>
        </w:tc>
        <w:tc>
          <w:tcPr>
            <w:tcW w:w="4667" w:type="dxa"/>
            <w:vMerge w:val="restart"/>
          </w:tcPr>
          <w:p w14:paraId="53CF4B56" w14:textId="2FEAB30D" w:rsidR="00A10234" w:rsidRDefault="00A10234" w:rsidP="00A10234">
            <w:pPr>
              <w:spacing w:line="312" w:lineRule="auto"/>
              <w:ind w:firstLine="0"/>
              <w:jc w:val="both"/>
              <w:rPr>
                <w:ins w:id="76" w:author="Vu Thi Quynh Anh" w:date="2022-03-18T17:30:00Z"/>
                <w:rFonts w:cs="Times New Roman"/>
                <w:szCs w:val="26"/>
              </w:rPr>
            </w:pPr>
            <w:ins w:id="77" w:author="Vu Thi Quynh Anh" w:date="2022-03-18T17:30:00Z">
              <w:r w:rsidRPr="00571988">
                <w:rPr>
                  <w:rFonts w:cs="Times New Roman"/>
                  <w:szCs w:val="26"/>
                </w:rPr>
                <w:t xml:space="preserve">Loại tiền và Số tiền </w:t>
              </w:r>
            </w:ins>
            <w:r w:rsidR="00475C48">
              <w:rPr>
                <w:rFonts w:cs="Times New Roman"/>
                <w:szCs w:val="26"/>
              </w:rPr>
              <w:t>báo có</w:t>
            </w:r>
          </w:p>
          <w:p w14:paraId="528A14E2" w14:textId="77777777" w:rsidR="00A10234" w:rsidRPr="008C7CCA" w:rsidRDefault="00A10234" w:rsidP="00A10234">
            <w:pPr>
              <w:spacing w:line="312" w:lineRule="auto"/>
              <w:ind w:firstLine="0"/>
              <w:jc w:val="both"/>
              <w:rPr>
                <w:ins w:id="78" w:author="Vu Thi Quynh Anh" w:date="2022-03-18T17:30:00Z"/>
                <w:rFonts w:cs="Times New Roman"/>
                <w:szCs w:val="26"/>
              </w:rPr>
            </w:pPr>
            <w:ins w:id="79" w:author="Vu Thi Quynh Anh" w:date="2022-03-18T17:30:00Z">
              <w:r w:rsidRPr="008E0028">
                <w:rPr>
                  <w:rFonts w:cs="Times New Roman"/>
                  <w:szCs w:val="26"/>
                </w:rPr>
                <w:t>Thông tin này được trả về từ TF-EE</w:t>
              </w:r>
              <w:r>
                <w:rPr>
                  <w:rFonts w:cs="Times New Roman"/>
                  <w:szCs w:val="26"/>
                </w:rPr>
                <w:t>.</w:t>
              </w:r>
            </w:ins>
          </w:p>
          <w:p w14:paraId="164FF87F" w14:textId="77777777" w:rsidR="00A10234" w:rsidRPr="00630B42" w:rsidRDefault="00A10234" w:rsidP="00A10234">
            <w:pPr>
              <w:spacing w:line="312" w:lineRule="auto"/>
              <w:ind w:firstLine="0"/>
              <w:jc w:val="both"/>
              <w:rPr>
                <w:ins w:id="80" w:author="Vu Thi Quynh Anh" w:date="2022-03-18T17:30:00Z"/>
                <w:rFonts w:cs="Times New Roman"/>
                <w:color w:val="FF0000"/>
                <w:szCs w:val="26"/>
              </w:rPr>
            </w:pPr>
            <w:ins w:id="81" w:author="Vu Thi Quynh Anh" w:date="2022-03-18T17:30:00Z">
              <w:r w:rsidRPr="00630B42">
                <w:rPr>
                  <w:rFonts w:cs="Times New Roman"/>
                  <w:color w:val="FF0000"/>
                  <w:szCs w:val="26"/>
                </w:rPr>
                <w:t xml:space="preserve">Trên màn hình, 2 trường này nằm trên 1 hàng và có chung 1 tên hiển thị là: </w:t>
              </w:r>
            </w:ins>
          </w:p>
          <w:p w14:paraId="14FCE42D" w14:textId="62F3CEF3" w:rsidR="00A10234" w:rsidRPr="00571988" w:rsidRDefault="00A10234" w:rsidP="00475C48">
            <w:pPr>
              <w:spacing w:line="312" w:lineRule="auto"/>
              <w:ind w:firstLine="0"/>
              <w:jc w:val="both"/>
              <w:rPr>
                <w:ins w:id="82" w:author="Vu Thi Quynh Anh" w:date="2022-03-18T17:30:00Z"/>
                <w:rFonts w:cs="Times New Roman"/>
                <w:szCs w:val="26"/>
              </w:rPr>
            </w:pPr>
            <w:ins w:id="83" w:author="Vu Thi Quynh Anh" w:date="2022-03-18T17:30:00Z">
              <w:r w:rsidRPr="00630B42">
                <w:rPr>
                  <w:rFonts w:cs="Times New Roman"/>
                  <w:b/>
                  <w:color w:val="FF0000"/>
                  <w:szCs w:val="26"/>
                </w:rPr>
                <w:t xml:space="preserve">Số tiền </w:t>
              </w:r>
            </w:ins>
            <w:r w:rsidR="00475C48">
              <w:rPr>
                <w:rFonts w:cs="Times New Roman"/>
                <w:b/>
                <w:color w:val="FF0000"/>
                <w:szCs w:val="26"/>
              </w:rPr>
              <w:t>báo có nhận được</w:t>
            </w:r>
            <w:ins w:id="84" w:author="Vu Thi Quynh Anh" w:date="2022-03-18T17:30:00Z">
              <w:r w:rsidRPr="00630B42">
                <w:rPr>
                  <w:rFonts w:cs="Times New Roman"/>
                  <w:color w:val="FF0000"/>
                  <w:szCs w:val="26"/>
                </w:rPr>
                <w:t>.</w:t>
              </w:r>
            </w:ins>
          </w:p>
        </w:tc>
        <w:tc>
          <w:tcPr>
            <w:tcW w:w="1260" w:type="dxa"/>
          </w:tcPr>
          <w:p w14:paraId="44CA4320" w14:textId="77777777" w:rsidR="00A10234" w:rsidRDefault="00A10234" w:rsidP="00A10234">
            <w:pPr>
              <w:spacing w:line="312" w:lineRule="auto"/>
              <w:ind w:firstLine="0"/>
              <w:jc w:val="center"/>
              <w:rPr>
                <w:ins w:id="85" w:author="Vu Thi Quynh Anh" w:date="2022-03-18T17:30:00Z"/>
                <w:rFonts w:cs="Times New Roman"/>
                <w:szCs w:val="26"/>
              </w:rPr>
            </w:pPr>
            <w:ins w:id="86" w:author="Vu Thi Quynh Anh" w:date="2022-03-18T17:30:00Z">
              <w:r>
                <w:rPr>
                  <w:rFonts w:cs="Times New Roman"/>
                  <w:szCs w:val="26"/>
                </w:rPr>
                <w:t>Y</w:t>
              </w:r>
            </w:ins>
          </w:p>
        </w:tc>
        <w:tc>
          <w:tcPr>
            <w:tcW w:w="1417" w:type="dxa"/>
          </w:tcPr>
          <w:p w14:paraId="1E7E05FB" w14:textId="77777777" w:rsidR="00A10234" w:rsidRDefault="00A10234" w:rsidP="00A10234">
            <w:pPr>
              <w:spacing w:line="312" w:lineRule="auto"/>
              <w:ind w:firstLine="0"/>
              <w:jc w:val="center"/>
              <w:rPr>
                <w:ins w:id="87" w:author="Vu Thi Quynh Anh" w:date="2022-03-18T17:30:00Z"/>
                <w:rFonts w:cs="Times New Roman"/>
                <w:szCs w:val="26"/>
              </w:rPr>
            </w:pPr>
            <w:ins w:id="88" w:author="Vu Thi Quynh Anh" w:date="2022-03-18T17:30:00Z">
              <w:r>
                <w:rPr>
                  <w:rFonts w:cs="Times New Roman"/>
                  <w:szCs w:val="26"/>
                </w:rPr>
                <w:t>N</w:t>
              </w:r>
            </w:ins>
          </w:p>
        </w:tc>
      </w:tr>
      <w:tr w:rsidR="00A10234" w:rsidRPr="00571988" w14:paraId="65B6CBCB" w14:textId="77777777" w:rsidTr="00A10234">
        <w:trPr>
          <w:ins w:id="89" w:author="Vu Thi Quynh Anh" w:date="2022-03-18T17:30:00Z"/>
        </w:trPr>
        <w:tc>
          <w:tcPr>
            <w:tcW w:w="1638" w:type="dxa"/>
          </w:tcPr>
          <w:p w14:paraId="28D0EBAD" w14:textId="328EB4FE" w:rsidR="00A10234" w:rsidRPr="00260411" w:rsidRDefault="00A10234" w:rsidP="00475C48">
            <w:pPr>
              <w:spacing w:line="312" w:lineRule="auto"/>
              <w:ind w:firstLine="0"/>
              <w:jc w:val="both"/>
              <w:rPr>
                <w:ins w:id="90" w:author="Vu Thi Quynh Anh" w:date="2022-03-18T17:30:00Z"/>
                <w:rFonts w:cs="Times New Roman"/>
                <w:b/>
                <w:color w:val="FF0000"/>
                <w:szCs w:val="26"/>
              </w:rPr>
            </w:pPr>
            <w:ins w:id="91" w:author="Vu Thi Quynh Anh" w:date="2022-03-18T17:30:00Z">
              <w:r w:rsidRPr="00630B42">
                <w:rPr>
                  <w:rFonts w:cs="Times New Roman"/>
                  <w:b/>
                  <w:color w:val="FF0000"/>
                  <w:szCs w:val="26"/>
                </w:rPr>
                <w:t xml:space="preserve">Số tiền </w:t>
              </w:r>
            </w:ins>
            <w:r w:rsidR="00475C48">
              <w:rPr>
                <w:rFonts w:cs="Times New Roman"/>
                <w:b/>
                <w:color w:val="FF0000"/>
                <w:szCs w:val="26"/>
              </w:rPr>
              <w:t>báo có</w:t>
            </w:r>
          </w:p>
        </w:tc>
        <w:tc>
          <w:tcPr>
            <w:tcW w:w="1192" w:type="dxa"/>
          </w:tcPr>
          <w:p w14:paraId="71EE24B6" w14:textId="77777777" w:rsidR="00A10234" w:rsidRPr="00571988" w:rsidRDefault="00A10234" w:rsidP="00A10234">
            <w:pPr>
              <w:spacing w:line="312" w:lineRule="auto"/>
              <w:ind w:firstLine="0"/>
              <w:jc w:val="center"/>
              <w:rPr>
                <w:ins w:id="92" w:author="Vu Thi Quynh Anh" w:date="2022-03-18T17:30:00Z"/>
                <w:rFonts w:cs="Times New Roman"/>
                <w:szCs w:val="26"/>
              </w:rPr>
            </w:pPr>
            <w:ins w:id="93" w:author="Vu Thi Quynh Anh" w:date="2022-03-18T17:30:00Z">
              <w:r w:rsidRPr="00571988">
                <w:rPr>
                  <w:rFonts w:cs="Times New Roman"/>
                  <w:szCs w:val="26"/>
                </w:rPr>
                <w:t>Decimal</w:t>
              </w:r>
            </w:ins>
          </w:p>
        </w:tc>
        <w:tc>
          <w:tcPr>
            <w:tcW w:w="709" w:type="dxa"/>
          </w:tcPr>
          <w:p w14:paraId="5803444A" w14:textId="77777777" w:rsidR="00A10234" w:rsidRPr="00571988" w:rsidRDefault="00A10234" w:rsidP="00A10234">
            <w:pPr>
              <w:spacing w:line="312" w:lineRule="auto"/>
              <w:ind w:firstLine="0"/>
              <w:jc w:val="center"/>
              <w:rPr>
                <w:ins w:id="94" w:author="Vu Thi Quynh Anh" w:date="2022-03-18T17:30:00Z"/>
                <w:rFonts w:cs="Times New Roman"/>
                <w:szCs w:val="26"/>
              </w:rPr>
            </w:pPr>
            <w:ins w:id="95" w:author="Vu Thi Quynh Anh" w:date="2022-03-18T17:30:00Z">
              <w:r w:rsidRPr="00571988">
                <w:rPr>
                  <w:rFonts w:cs="Times New Roman"/>
                  <w:szCs w:val="26"/>
                </w:rPr>
                <w:t>18,3</w:t>
              </w:r>
            </w:ins>
          </w:p>
        </w:tc>
        <w:tc>
          <w:tcPr>
            <w:tcW w:w="992" w:type="dxa"/>
          </w:tcPr>
          <w:p w14:paraId="105FB390" w14:textId="77777777" w:rsidR="00A10234" w:rsidRPr="00571988" w:rsidRDefault="00A10234" w:rsidP="00A10234">
            <w:pPr>
              <w:spacing w:line="312" w:lineRule="auto"/>
              <w:ind w:firstLine="0"/>
              <w:jc w:val="center"/>
              <w:rPr>
                <w:ins w:id="96" w:author="Vu Thi Quynh Anh" w:date="2022-03-18T17:30:00Z"/>
                <w:rFonts w:cs="Times New Roman"/>
                <w:szCs w:val="26"/>
              </w:rPr>
            </w:pPr>
            <w:ins w:id="97" w:author="Vu Thi Quynh Anh" w:date="2022-03-18T17:30:00Z">
              <w:r w:rsidRPr="00571988">
                <w:rPr>
                  <w:rFonts w:cs="Times New Roman"/>
                  <w:szCs w:val="26"/>
                </w:rPr>
                <w:t>(P)</w:t>
              </w:r>
            </w:ins>
          </w:p>
        </w:tc>
        <w:tc>
          <w:tcPr>
            <w:tcW w:w="4667" w:type="dxa"/>
            <w:vMerge/>
          </w:tcPr>
          <w:p w14:paraId="42784546" w14:textId="77777777" w:rsidR="00A10234" w:rsidRPr="00571988" w:rsidRDefault="00A10234" w:rsidP="00A10234">
            <w:pPr>
              <w:spacing w:line="312" w:lineRule="auto"/>
              <w:ind w:firstLine="0"/>
              <w:jc w:val="both"/>
              <w:rPr>
                <w:ins w:id="98" w:author="Vu Thi Quynh Anh" w:date="2022-03-18T17:30:00Z"/>
                <w:rFonts w:cs="Times New Roman"/>
                <w:szCs w:val="26"/>
              </w:rPr>
            </w:pPr>
          </w:p>
        </w:tc>
        <w:tc>
          <w:tcPr>
            <w:tcW w:w="1260" w:type="dxa"/>
          </w:tcPr>
          <w:p w14:paraId="1B065D7B" w14:textId="77777777" w:rsidR="00A10234" w:rsidRDefault="00A10234" w:rsidP="00A10234">
            <w:pPr>
              <w:spacing w:line="312" w:lineRule="auto"/>
              <w:ind w:firstLine="0"/>
              <w:jc w:val="center"/>
              <w:rPr>
                <w:ins w:id="99" w:author="Vu Thi Quynh Anh" w:date="2022-03-18T17:30:00Z"/>
                <w:rFonts w:cs="Times New Roman"/>
                <w:szCs w:val="26"/>
              </w:rPr>
            </w:pPr>
            <w:ins w:id="100" w:author="Vu Thi Quynh Anh" w:date="2022-03-18T17:30:00Z">
              <w:r>
                <w:rPr>
                  <w:rFonts w:cs="Times New Roman"/>
                  <w:szCs w:val="26"/>
                </w:rPr>
                <w:t>Y</w:t>
              </w:r>
            </w:ins>
          </w:p>
        </w:tc>
        <w:tc>
          <w:tcPr>
            <w:tcW w:w="1417" w:type="dxa"/>
          </w:tcPr>
          <w:p w14:paraId="5E3D035C" w14:textId="77777777" w:rsidR="00A10234" w:rsidRDefault="00A10234" w:rsidP="00A10234">
            <w:pPr>
              <w:spacing w:line="312" w:lineRule="auto"/>
              <w:ind w:firstLine="0"/>
              <w:jc w:val="center"/>
              <w:rPr>
                <w:ins w:id="101" w:author="Vu Thi Quynh Anh" w:date="2022-03-18T17:30:00Z"/>
                <w:rFonts w:cs="Times New Roman"/>
                <w:szCs w:val="26"/>
              </w:rPr>
            </w:pPr>
            <w:ins w:id="102" w:author="Vu Thi Quynh Anh" w:date="2022-03-18T17:30:00Z">
              <w:r>
                <w:rPr>
                  <w:rFonts w:cs="Times New Roman"/>
                  <w:szCs w:val="26"/>
                </w:rPr>
                <w:t>N</w:t>
              </w:r>
            </w:ins>
          </w:p>
        </w:tc>
      </w:tr>
      <w:tr w:rsidR="00A10234" w:rsidRPr="00571988" w14:paraId="4CB23E86" w14:textId="77777777" w:rsidTr="00A10234">
        <w:trPr>
          <w:ins w:id="103" w:author="Vu Thi Quynh Anh" w:date="2022-03-18T17:30:00Z"/>
        </w:trPr>
        <w:tc>
          <w:tcPr>
            <w:tcW w:w="1638" w:type="dxa"/>
          </w:tcPr>
          <w:p w14:paraId="5F031FFC" w14:textId="2C8B6F22" w:rsidR="00A10234" w:rsidRPr="00126716" w:rsidRDefault="00A10234" w:rsidP="00561F4B">
            <w:pPr>
              <w:spacing w:line="312" w:lineRule="auto"/>
              <w:ind w:firstLine="0"/>
              <w:jc w:val="both"/>
              <w:rPr>
                <w:ins w:id="104" w:author="Vu Thi Quynh Anh" w:date="2022-03-18T17:30:00Z"/>
                <w:rFonts w:cs="Times New Roman"/>
                <w:b/>
                <w:szCs w:val="26"/>
              </w:rPr>
            </w:pPr>
            <w:ins w:id="105" w:author="Vu Thi Quynh Anh" w:date="2022-03-18T17:30:00Z">
              <w:r w:rsidRPr="00126716">
                <w:rPr>
                  <w:rFonts w:cs="Times New Roman"/>
                  <w:b/>
                  <w:szCs w:val="26"/>
                </w:rPr>
                <w:t>Tài khoản ghi nợ</w:t>
              </w:r>
            </w:ins>
          </w:p>
        </w:tc>
        <w:tc>
          <w:tcPr>
            <w:tcW w:w="1192" w:type="dxa"/>
          </w:tcPr>
          <w:p w14:paraId="15EEF73E" w14:textId="77777777" w:rsidR="00A10234" w:rsidRPr="00126716" w:rsidRDefault="00A10234" w:rsidP="00A10234">
            <w:pPr>
              <w:spacing w:line="312" w:lineRule="auto"/>
              <w:ind w:firstLine="0"/>
              <w:jc w:val="center"/>
              <w:rPr>
                <w:ins w:id="106" w:author="Vu Thi Quynh Anh" w:date="2022-03-18T17:30:00Z"/>
                <w:rFonts w:cs="Times New Roman"/>
                <w:szCs w:val="26"/>
              </w:rPr>
            </w:pPr>
            <w:ins w:id="107" w:author="Vu Thi Quynh Anh" w:date="2022-03-18T17:30:00Z">
              <w:r w:rsidRPr="00126716">
                <w:rPr>
                  <w:rFonts w:cs="Times New Roman"/>
                  <w:szCs w:val="26"/>
                </w:rPr>
                <w:t>Char</w:t>
              </w:r>
            </w:ins>
          </w:p>
        </w:tc>
        <w:tc>
          <w:tcPr>
            <w:tcW w:w="709" w:type="dxa"/>
          </w:tcPr>
          <w:p w14:paraId="0B8FC032" w14:textId="77777777" w:rsidR="00A10234" w:rsidRPr="00571988" w:rsidRDefault="00A10234" w:rsidP="00A10234">
            <w:pPr>
              <w:spacing w:line="312" w:lineRule="auto"/>
              <w:ind w:firstLine="0"/>
              <w:jc w:val="center"/>
              <w:rPr>
                <w:ins w:id="108" w:author="Vu Thi Quynh Anh" w:date="2022-03-18T17:30:00Z"/>
                <w:rFonts w:cs="Times New Roman"/>
                <w:szCs w:val="26"/>
              </w:rPr>
            </w:pPr>
          </w:p>
        </w:tc>
        <w:tc>
          <w:tcPr>
            <w:tcW w:w="992" w:type="dxa"/>
          </w:tcPr>
          <w:p w14:paraId="24CCFA42" w14:textId="77777777" w:rsidR="00A10234" w:rsidRDefault="00A10234" w:rsidP="00A10234">
            <w:pPr>
              <w:spacing w:line="312" w:lineRule="auto"/>
              <w:ind w:firstLine="0"/>
              <w:jc w:val="center"/>
              <w:rPr>
                <w:ins w:id="109" w:author="Vu Thi Quynh Anh" w:date="2022-03-18T17:30:00Z"/>
                <w:rFonts w:cs="Times New Roman"/>
                <w:szCs w:val="26"/>
              </w:rPr>
            </w:pPr>
            <w:ins w:id="110" w:author="Vu Thi Quynh Anh" w:date="2022-03-18T17:30:00Z">
              <w:r>
                <w:rPr>
                  <w:rFonts w:cs="Times New Roman"/>
                  <w:szCs w:val="26"/>
                </w:rPr>
                <w:t>(O)</w:t>
              </w:r>
            </w:ins>
          </w:p>
        </w:tc>
        <w:tc>
          <w:tcPr>
            <w:tcW w:w="4667" w:type="dxa"/>
          </w:tcPr>
          <w:p w14:paraId="66A98360" w14:textId="77777777" w:rsidR="00A10234" w:rsidRPr="00126716" w:rsidRDefault="00A10234" w:rsidP="00A10234">
            <w:pPr>
              <w:spacing w:line="312" w:lineRule="auto"/>
              <w:ind w:firstLine="0"/>
              <w:rPr>
                <w:ins w:id="111" w:author="Vu Thi Quynh Anh" w:date="2022-03-18T17:30:00Z"/>
                <w:rFonts w:cs="Times New Roman"/>
                <w:szCs w:val="26"/>
              </w:rPr>
            </w:pPr>
            <w:ins w:id="112" w:author="Vu Thi Quynh Anh" w:date="2022-03-18T17:30:00Z">
              <w:r w:rsidRPr="00126716">
                <w:rPr>
                  <w:rFonts w:cs="Times New Roman"/>
                  <w:szCs w:val="26"/>
                </w:rPr>
                <w:t>Tài khoản ghi nợ</w:t>
              </w:r>
              <w:r>
                <w:rPr>
                  <w:rFonts w:cs="Times New Roman"/>
                  <w:szCs w:val="26"/>
                </w:rPr>
                <w:t xml:space="preserve"> khác</w:t>
              </w:r>
              <w:r w:rsidRPr="00126716">
                <w:rPr>
                  <w:rFonts w:cs="Times New Roman"/>
                  <w:szCs w:val="26"/>
                </w:rPr>
                <w:t>:</w:t>
              </w:r>
            </w:ins>
          </w:p>
          <w:p w14:paraId="4B66FF28" w14:textId="77777777" w:rsidR="00561F4B" w:rsidRDefault="00A10234" w:rsidP="00561F4B">
            <w:pPr>
              <w:spacing w:line="312" w:lineRule="auto"/>
              <w:ind w:firstLine="0"/>
              <w:jc w:val="both"/>
              <w:rPr>
                <w:rFonts w:cs="Times New Roman"/>
                <w:szCs w:val="26"/>
              </w:rPr>
            </w:pPr>
            <w:ins w:id="113" w:author="Vu Thi Quynh Anh" w:date="2022-03-18T17:30:00Z">
              <w:r w:rsidRPr="00126716">
                <w:rPr>
                  <w:rFonts w:cs="Times New Roman"/>
                  <w:szCs w:val="26"/>
                </w:rPr>
                <w:t xml:space="preserve">Thể hiện tài khoản ghi nợ </w:t>
              </w:r>
              <w:r>
                <w:rPr>
                  <w:rFonts w:cs="Times New Roman"/>
                  <w:szCs w:val="26"/>
                </w:rPr>
                <w:t>để thanh toán</w:t>
              </w:r>
            </w:ins>
          </w:p>
          <w:p w14:paraId="006A1B20" w14:textId="2BB23AE2" w:rsidR="00A10234" w:rsidRPr="00126716" w:rsidRDefault="00A10234" w:rsidP="00561F4B">
            <w:pPr>
              <w:spacing w:line="312" w:lineRule="auto"/>
              <w:ind w:firstLine="0"/>
              <w:jc w:val="both"/>
              <w:rPr>
                <w:ins w:id="114" w:author="Vu Thi Quynh Anh" w:date="2022-03-18T17:30:00Z"/>
                <w:rFonts w:cs="Times New Roman"/>
                <w:szCs w:val="26"/>
              </w:rPr>
            </w:pPr>
            <w:ins w:id="115" w:author="Vu Thi Quynh Anh" w:date="2022-03-18T17:30:00Z">
              <w:r>
                <w:rPr>
                  <w:rFonts w:cs="Times New Roman"/>
                  <w:szCs w:val="26"/>
                </w:rPr>
                <w:t>Người dùng nhập thủ công</w:t>
              </w:r>
            </w:ins>
          </w:p>
        </w:tc>
        <w:tc>
          <w:tcPr>
            <w:tcW w:w="1260" w:type="dxa"/>
          </w:tcPr>
          <w:p w14:paraId="019F5107" w14:textId="77777777" w:rsidR="00A10234" w:rsidRDefault="00A10234" w:rsidP="00A10234">
            <w:pPr>
              <w:spacing w:line="312" w:lineRule="auto"/>
              <w:ind w:firstLine="0"/>
              <w:jc w:val="center"/>
              <w:rPr>
                <w:ins w:id="116" w:author="Vu Thi Quynh Anh" w:date="2022-03-18T17:30:00Z"/>
                <w:rFonts w:cs="Times New Roman"/>
                <w:szCs w:val="26"/>
              </w:rPr>
            </w:pPr>
            <w:ins w:id="117" w:author="Vu Thi Quynh Anh" w:date="2022-03-18T17:30:00Z">
              <w:r>
                <w:rPr>
                  <w:rFonts w:cs="Times New Roman"/>
                  <w:szCs w:val="26"/>
                </w:rPr>
                <w:t>N</w:t>
              </w:r>
            </w:ins>
          </w:p>
        </w:tc>
        <w:tc>
          <w:tcPr>
            <w:tcW w:w="1417" w:type="dxa"/>
          </w:tcPr>
          <w:p w14:paraId="57F42813" w14:textId="77777777" w:rsidR="00A10234" w:rsidRDefault="00A10234" w:rsidP="00A10234">
            <w:pPr>
              <w:spacing w:line="312" w:lineRule="auto"/>
              <w:ind w:firstLine="0"/>
              <w:jc w:val="center"/>
              <w:rPr>
                <w:ins w:id="118" w:author="Vu Thi Quynh Anh" w:date="2022-03-18T17:30:00Z"/>
                <w:rFonts w:cs="Times New Roman"/>
                <w:szCs w:val="26"/>
              </w:rPr>
            </w:pPr>
            <w:ins w:id="119" w:author="Vu Thi Quynh Anh" w:date="2022-03-18T17:30:00Z">
              <w:r>
                <w:rPr>
                  <w:rFonts w:cs="Times New Roman"/>
                  <w:szCs w:val="26"/>
                </w:rPr>
                <w:t>Y</w:t>
              </w:r>
            </w:ins>
          </w:p>
        </w:tc>
      </w:tr>
      <w:tr w:rsidR="00A10234" w:rsidRPr="00571988" w14:paraId="0DCAA116" w14:textId="77777777" w:rsidTr="00A10234">
        <w:trPr>
          <w:ins w:id="120" w:author="Vu Thi Quynh Anh" w:date="2022-03-18T17:30:00Z"/>
        </w:trPr>
        <w:tc>
          <w:tcPr>
            <w:tcW w:w="1638" w:type="dxa"/>
          </w:tcPr>
          <w:p w14:paraId="6D156F32" w14:textId="77777777" w:rsidR="00A10234" w:rsidRPr="00126716" w:rsidRDefault="00A10234" w:rsidP="00A10234">
            <w:pPr>
              <w:spacing w:line="312" w:lineRule="auto"/>
              <w:ind w:firstLine="0"/>
              <w:jc w:val="both"/>
              <w:rPr>
                <w:ins w:id="121" w:author="Vu Thi Quynh Anh" w:date="2022-03-18T17:30:00Z"/>
                <w:rFonts w:cs="Times New Roman"/>
                <w:b/>
                <w:szCs w:val="26"/>
              </w:rPr>
            </w:pPr>
            <w:ins w:id="122" w:author="Vu Thi Quynh Anh" w:date="2022-03-18T17:30:00Z">
              <w:r w:rsidRPr="00126716">
                <w:rPr>
                  <w:rFonts w:cs="Times New Roman"/>
                  <w:b/>
                  <w:szCs w:val="26"/>
                </w:rPr>
                <w:t>Tài khoản ghi có</w:t>
              </w:r>
            </w:ins>
          </w:p>
        </w:tc>
        <w:tc>
          <w:tcPr>
            <w:tcW w:w="1192" w:type="dxa"/>
          </w:tcPr>
          <w:p w14:paraId="6A57CD2B" w14:textId="77777777" w:rsidR="00A10234" w:rsidRPr="00126716" w:rsidRDefault="00A10234" w:rsidP="00A10234">
            <w:pPr>
              <w:spacing w:line="312" w:lineRule="auto"/>
              <w:ind w:firstLine="0"/>
              <w:jc w:val="center"/>
              <w:rPr>
                <w:ins w:id="123" w:author="Vu Thi Quynh Anh" w:date="2022-03-18T17:30:00Z"/>
                <w:rFonts w:cs="Times New Roman"/>
                <w:szCs w:val="26"/>
              </w:rPr>
            </w:pPr>
            <w:ins w:id="124" w:author="Vu Thi Quynh Anh" w:date="2022-03-18T17:30:00Z">
              <w:r w:rsidRPr="00126716">
                <w:rPr>
                  <w:rFonts w:cs="Times New Roman"/>
                  <w:szCs w:val="26"/>
                </w:rPr>
                <w:t>Char</w:t>
              </w:r>
            </w:ins>
          </w:p>
        </w:tc>
        <w:tc>
          <w:tcPr>
            <w:tcW w:w="709" w:type="dxa"/>
          </w:tcPr>
          <w:p w14:paraId="4566DC23" w14:textId="77777777" w:rsidR="00A10234" w:rsidRPr="00571988" w:rsidRDefault="00A10234" w:rsidP="00A10234">
            <w:pPr>
              <w:spacing w:line="312" w:lineRule="auto"/>
              <w:ind w:firstLine="0"/>
              <w:jc w:val="center"/>
              <w:rPr>
                <w:ins w:id="125" w:author="Vu Thi Quynh Anh" w:date="2022-03-18T17:30:00Z"/>
                <w:rFonts w:cs="Times New Roman"/>
                <w:szCs w:val="26"/>
              </w:rPr>
            </w:pPr>
          </w:p>
        </w:tc>
        <w:tc>
          <w:tcPr>
            <w:tcW w:w="992" w:type="dxa"/>
          </w:tcPr>
          <w:p w14:paraId="16180BAD" w14:textId="77777777" w:rsidR="00A10234" w:rsidRDefault="00A10234" w:rsidP="00A10234">
            <w:pPr>
              <w:spacing w:line="312" w:lineRule="auto"/>
              <w:ind w:firstLine="0"/>
              <w:jc w:val="center"/>
              <w:rPr>
                <w:ins w:id="126" w:author="Vu Thi Quynh Anh" w:date="2022-03-18T17:30:00Z"/>
                <w:rFonts w:cs="Times New Roman"/>
                <w:szCs w:val="26"/>
              </w:rPr>
            </w:pPr>
            <w:ins w:id="127" w:author="Vu Thi Quynh Anh" w:date="2022-03-18T17:30:00Z">
              <w:r>
                <w:rPr>
                  <w:rFonts w:cs="Times New Roman"/>
                  <w:szCs w:val="26"/>
                </w:rPr>
                <w:t>(O)</w:t>
              </w:r>
            </w:ins>
          </w:p>
        </w:tc>
        <w:tc>
          <w:tcPr>
            <w:tcW w:w="4667" w:type="dxa"/>
          </w:tcPr>
          <w:p w14:paraId="3384A0F9" w14:textId="77777777" w:rsidR="00A10234" w:rsidRPr="00126716" w:rsidRDefault="00A10234" w:rsidP="00A10234">
            <w:pPr>
              <w:spacing w:line="312" w:lineRule="auto"/>
              <w:ind w:firstLine="0"/>
              <w:rPr>
                <w:ins w:id="128" w:author="Vu Thi Quynh Anh" w:date="2022-03-18T17:30:00Z"/>
                <w:rFonts w:cs="Times New Roman"/>
                <w:szCs w:val="26"/>
              </w:rPr>
            </w:pPr>
            <w:ins w:id="129" w:author="Vu Thi Quynh Anh" w:date="2022-03-18T17:30:00Z">
              <w:r w:rsidRPr="00126716">
                <w:rPr>
                  <w:rFonts w:cs="Times New Roman"/>
                  <w:szCs w:val="26"/>
                </w:rPr>
                <w:t>Tài khoản ghi có:</w:t>
              </w:r>
            </w:ins>
          </w:p>
          <w:p w14:paraId="022041FC" w14:textId="77777777" w:rsidR="00A10234" w:rsidRDefault="00A10234" w:rsidP="00A10234">
            <w:pPr>
              <w:spacing w:line="312" w:lineRule="auto"/>
              <w:ind w:firstLine="0"/>
              <w:jc w:val="both"/>
              <w:rPr>
                <w:ins w:id="130" w:author="Vu Thi Quynh Anh" w:date="2022-03-18T17:30:00Z"/>
                <w:rFonts w:cs="Times New Roman"/>
                <w:szCs w:val="26"/>
              </w:rPr>
            </w:pPr>
            <w:ins w:id="131" w:author="Vu Thi Quynh Anh" w:date="2022-03-18T17:30:00Z">
              <w:r w:rsidRPr="00126716">
                <w:rPr>
                  <w:rFonts w:cs="Times New Roman"/>
                  <w:szCs w:val="26"/>
                </w:rPr>
                <w:t xml:space="preserve">Thể hiện tài khoản ghi có </w:t>
              </w:r>
              <w:r>
                <w:rPr>
                  <w:rFonts w:cs="Times New Roman"/>
                  <w:szCs w:val="26"/>
                </w:rPr>
                <w:t>để thanh toán</w:t>
              </w:r>
            </w:ins>
          </w:p>
          <w:p w14:paraId="2A9005A3" w14:textId="77777777" w:rsidR="00A10234" w:rsidRPr="00126716" w:rsidRDefault="00A10234" w:rsidP="00A10234">
            <w:pPr>
              <w:spacing w:line="312" w:lineRule="auto"/>
              <w:ind w:firstLine="0"/>
              <w:rPr>
                <w:ins w:id="132" w:author="Vu Thi Quynh Anh" w:date="2022-03-18T17:30:00Z"/>
                <w:rFonts w:cs="Times New Roman"/>
                <w:szCs w:val="26"/>
              </w:rPr>
            </w:pPr>
            <w:ins w:id="133" w:author="Vu Thi Quynh Anh" w:date="2022-03-18T17:30:00Z">
              <w:r>
                <w:rPr>
                  <w:rFonts w:cs="Times New Roman"/>
                  <w:szCs w:val="26"/>
                </w:rPr>
                <w:t>Người dùng nhập thủ công</w:t>
              </w:r>
            </w:ins>
          </w:p>
        </w:tc>
        <w:tc>
          <w:tcPr>
            <w:tcW w:w="1260" w:type="dxa"/>
          </w:tcPr>
          <w:p w14:paraId="723514AF" w14:textId="77777777" w:rsidR="00A10234" w:rsidRDefault="00A10234" w:rsidP="00A10234">
            <w:pPr>
              <w:spacing w:line="312" w:lineRule="auto"/>
              <w:ind w:firstLine="0"/>
              <w:jc w:val="center"/>
              <w:rPr>
                <w:ins w:id="134" w:author="Vu Thi Quynh Anh" w:date="2022-03-18T17:30:00Z"/>
                <w:rFonts w:cs="Times New Roman"/>
                <w:szCs w:val="26"/>
              </w:rPr>
            </w:pPr>
            <w:ins w:id="135" w:author="Vu Thi Quynh Anh" w:date="2022-03-18T17:30:00Z">
              <w:r>
                <w:rPr>
                  <w:rFonts w:cs="Times New Roman"/>
                  <w:szCs w:val="26"/>
                </w:rPr>
                <w:t>N</w:t>
              </w:r>
            </w:ins>
          </w:p>
        </w:tc>
        <w:tc>
          <w:tcPr>
            <w:tcW w:w="1417" w:type="dxa"/>
          </w:tcPr>
          <w:p w14:paraId="79675F94" w14:textId="77777777" w:rsidR="00A10234" w:rsidRDefault="00A10234" w:rsidP="00A10234">
            <w:pPr>
              <w:spacing w:line="312" w:lineRule="auto"/>
              <w:ind w:firstLine="0"/>
              <w:jc w:val="center"/>
              <w:rPr>
                <w:ins w:id="136" w:author="Vu Thi Quynh Anh" w:date="2022-03-18T17:30:00Z"/>
                <w:rFonts w:cs="Times New Roman"/>
                <w:szCs w:val="26"/>
              </w:rPr>
            </w:pPr>
            <w:ins w:id="137" w:author="Vu Thi Quynh Anh" w:date="2022-03-18T17:30:00Z">
              <w:r>
                <w:rPr>
                  <w:rFonts w:cs="Times New Roman"/>
                  <w:szCs w:val="26"/>
                </w:rPr>
                <w:t>Y</w:t>
              </w:r>
            </w:ins>
          </w:p>
        </w:tc>
      </w:tr>
    </w:tbl>
    <w:p w14:paraId="4DB8E844" w14:textId="77777777" w:rsidR="00A10234" w:rsidRPr="00A10234" w:rsidRDefault="00A10234" w:rsidP="00561F4B">
      <w:pPr>
        <w:ind w:firstLine="0"/>
      </w:pPr>
    </w:p>
    <w:p w14:paraId="449385A3" w14:textId="77777777" w:rsidR="008B1181" w:rsidRDefault="008B1181" w:rsidP="008B1181">
      <w:pPr>
        <w:pStyle w:val="Heading6"/>
        <w:numPr>
          <w:ilvl w:val="0"/>
          <w:numId w:val="0"/>
        </w:numPr>
        <w:ind w:left="1701" w:hanging="1304"/>
      </w:pPr>
      <w:r>
        <w:t>Chứng từ</w:t>
      </w:r>
    </w:p>
    <w:p w14:paraId="6A7AA5EA" w14:textId="77777777" w:rsidR="008B1181" w:rsidRDefault="008B1181" w:rsidP="008B1181">
      <w:pPr>
        <w:ind w:left="397" w:firstLine="0"/>
        <w:jc w:val="both"/>
      </w:pPr>
      <w:bookmarkStart w:id="138" w:name="_MON_1706703419"/>
      <w:bookmarkEnd w:id="138"/>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7E3BEAD4" w14:textId="77777777" w:rsidR="008B1181" w:rsidRDefault="008B1181" w:rsidP="008B1181">
      <w:pPr>
        <w:ind w:left="397" w:firstLine="0"/>
        <w:jc w:val="both"/>
      </w:pPr>
      <w:r>
        <w:rPr>
          <w:b/>
          <w:i/>
        </w:rPr>
        <w:t>Mẫu chứng từ:</w:t>
      </w:r>
    </w:p>
    <w:p w14:paraId="5BACCBA3" w14:textId="77777777" w:rsidR="008B1181" w:rsidRDefault="008B1181" w:rsidP="008B1181">
      <w:pPr>
        <w:ind w:left="397" w:firstLine="0"/>
        <w:jc w:val="both"/>
      </w:pPr>
      <w:r>
        <w:object w:dxaOrig="1551" w:dyaOrig="1004" w14:anchorId="53AA9B58">
          <v:shape id="_x0000_i1026" type="#_x0000_t75" style="width:77.6pt;height:50.5pt" o:ole="">
            <v:imagedata r:id="rId13" o:title=""/>
          </v:shape>
          <o:OLEObject Type="Embed" ProgID="Word.Document.8" ShapeID="_x0000_i1026" DrawAspect="Icon" ObjectID="_1709132667" r:id="rId14">
            <o:FieldCodes>\s</o:FieldCodes>
          </o:OLEObject>
        </w:object>
      </w:r>
    </w:p>
    <w:p w14:paraId="0F0D198A" w14:textId="77777777" w:rsidR="008B1181" w:rsidRPr="008801D7" w:rsidRDefault="008B1181" w:rsidP="008B1181">
      <w:pPr>
        <w:pStyle w:val="Heading4"/>
      </w:pPr>
      <w:r>
        <w:t>Chức năng Chỉnh sửa</w:t>
      </w:r>
      <w:r w:rsidRPr="008801D7">
        <w:t xml:space="preserve"> </w:t>
      </w:r>
      <w:r>
        <w:t>hồ sơ</w:t>
      </w:r>
    </w:p>
    <w:p w14:paraId="04997723" w14:textId="77777777" w:rsidR="008B1181" w:rsidRPr="00A66295" w:rsidRDefault="008B1181" w:rsidP="008B118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LC xuất khẩu đã xử lý, và cho phép sửa đổi, bổ sung các thông tin cuối cùng của giao dịch (Mỗi số thông báo LC là một giao dịch đơn nhất). </w:t>
      </w:r>
      <w:r>
        <w:rPr>
          <w:rFonts w:cs="Times New Roman"/>
          <w:color w:val="FF0000"/>
          <w:szCs w:val="26"/>
        </w:rPr>
        <w:pgNum/>
      </w:r>
      <w:r>
        <w:rPr>
          <w:rFonts w:cs="Times New Roman"/>
          <w:color w:val="FF0000"/>
          <w:szCs w:val="26"/>
        </w:rPr>
        <w:t>auk hi</w:t>
      </w:r>
      <w:r w:rsidRPr="001D7B38">
        <w:rPr>
          <w:rFonts w:cs="Times New Roman"/>
          <w:color w:val="FF0000"/>
          <w:szCs w:val="26"/>
        </w:rPr>
        <w:t xml:space="preserve"> phê duyệt giao dịch, hệ thống cập nhật trạng thái giao dịch “Điều chỉnh thủ công”. </w:t>
      </w:r>
    </w:p>
    <w:p w14:paraId="0E7C2F71" w14:textId="77777777" w:rsidR="008B1181" w:rsidRDefault="008B1181" w:rsidP="008B1181">
      <w:pPr>
        <w:pStyle w:val="Heading6"/>
        <w:numPr>
          <w:ilvl w:val="0"/>
          <w:numId w:val="0"/>
        </w:numPr>
        <w:ind w:left="1701" w:hanging="1275"/>
      </w:pPr>
      <w:r w:rsidRPr="00980729">
        <w:lastRenderedPageBreak/>
        <w:t xml:space="preserve">Tìm kiếm </w:t>
      </w:r>
      <w:r>
        <w:t>hồ sơ</w:t>
      </w:r>
    </w:p>
    <w:p w14:paraId="4D34BE98" w14:textId="77777777" w:rsidR="008B1181" w:rsidRDefault="008B1181" w:rsidP="008B1181">
      <w:pPr>
        <w:spacing w:before="120" w:after="120" w:line="312" w:lineRule="auto"/>
        <w:jc w:val="both"/>
      </w:pPr>
      <w:r>
        <w:t>Điều kiện lọc: Tất cả các giao dịch đã qua bước xử lý và lưu thông tin Người tạo, Người phê duyệt</w:t>
      </w:r>
    </w:p>
    <w:p w14:paraId="7B809E10" w14:textId="77777777" w:rsidR="008B1181" w:rsidRDefault="008B1181" w:rsidP="008B1181">
      <w:pPr>
        <w:spacing w:before="120" w:after="120" w:line="312" w:lineRule="auto"/>
        <w:jc w:val="both"/>
      </w:pPr>
      <w:r>
        <w:t>Hệ thống cho phép người dùng tìm kiếm theo một hoặc các tiêu chí: Số thông báo LC, Số tham chiếu EE, LC số, CIF khách hàng, Tên khách hàng…</w:t>
      </w:r>
    </w:p>
    <w:p w14:paraId="103CCBA5" w14:textId="77777777" w:rsidR="008B1181" w:rsidRDefault="008B1181" w:rsidP="008B118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8B1181" w:rsidRPr="00B23242" w14:paraId="4A1B9A72" w14:textId="77777777" w:rsidTr="005E5229">
        <w:tc>
          <w:tcPr>
            <w:tcW w:w="3510" w:type="dxa"/>
          </w:tcPr>
          <w:p w14:paraId="075D27ED" w14:textId="77777777" w:rsidR="008B1181" w:rsidRPr="00B23242" w:rsidRDefault="008B1181" w:rsidP="005E5229">
            <w:pPr>
              <w:spacing w:before="120" w:after="120" w:line="312" w:lineRule="auto"/>
              <w:ind w:firstLine="0"/>
              <w:jc w:val="both"/>
              <w:rPr>
                <w:b/>
              </w:rPr>
            </w:pPr>
            <w:r w:rsidRPr="00B23242">
              <w:rPr>
                <w:b/>
              </w:rPr>
              <w:t>Tiêu chí</w:t>
            </w:r>
          </w:p>
        </w:tc>
        <w:tc>
          <w:tcPr>
            <w:tcW w:w="6237" w:type="dxa"/>
          </w:tcPr>
          <w:p w14:paraId="1BD15E4E" w14:textId="77777777" w:rsidR="008B1181" w:rsidRPr="00B23242" w:rsidRDefault="008B1181" w:rsidP="005E5229">
            <w:pPr>
              <w:spacing w:before="120" w:after="120" w:line="312" w:lineRule="auto"/>
              <w:ind w:firstLine="0"/>
              <w:jc w:val="both"/>
              <w:rPr>
                <w:b/>
              </w:rPr>
            </w:pPr>
            <w:r w:rsidRPr="00B23242">
              <w:rPr>
                <w:b/>
              </w:rPr>
              <w:t>Mô tả</w:t>
            </w:r>
          </w:p>
        </w:tc>
      </w:tr>
      <w:tr w:rsidR="008B1181" w14:paraId="761D4FDE" w14:textId="77777777" w:rsidTr="005E5229">
        <w:tc>
          <w:tcPr>
            <w:tcW w:w="3510" w:type="dxa"/>
          </w:tcPr>
          <w:p w14:paraId="2000E587" w14:textId="77777777" w:rsidR="008B1181" w:rsidRDefault="008B1181" w:rsidP="005E5229">
            <w:pPr>
              <w:spacing w:before="120" w:after="120" w:line="312" w:lineRule="auto"/>
              <w:ind w:firstLine="0"/>
              <w:jc w:val="both"/>
            </w:pPr>
            <w:r>
              <w:t>Trạng thái</w:t>
            </w:r>
          </w:p>
        </w:tc>
        <w:tc>
          <w:tcPr>
            <w:tcW w:w="6237" w:type="dxa"/>
          </w:tcPr>
          <w:p w14:paraId="5D7224E9" w14:textId="77777777" w:rsidR="008B1181" w:rsidRPr="00B23242" w:rsidRDefault="008B1181" w:rsidP="00724F94">
            <w:pPr>
              <w:pStyle w:val="ListParagraph"/>
              <w:numPr>
                <w:ilvl w:val="0"/>
                <w:numId w:val="8"/>
              </w:numPr>
              <w:spacing w:before="120" w:after="120" w:line="312" w:lineRule="auto"/>
              <w:jc w:val="both"/>
            </w:pPr>
            <w:r>
              <w:t xml:space="preserve">Các lựa chọn: Đã xử lý, Lưu, Từ chối phê duyệt </w:t>
            </w:r>
            <w:r w:rsidRPr="00B23242">
              <w:rPr>
                <w:i/>
              </w:rPr>
              <w:t xml:space="preserve">(đối với màn hình </w:t>
            </w:r>
            <w:r>
              <w:rPr>
                <w:i/>
              </w:rPr>
              <w:t>TTV</w:t>
            </w:r>
            <w:r w:rsidRPr="00B23242">
              <w:rPr>
                <w:i/>
              </w:rPr>
              <w:t>)</w:t>
            </w:r>
          </w:p>
          <w:p w14:paraId="7EFEF9AC" w14:textId="77777777" w:rsidR="008B1181" w:rsidRDefault="008B1181" w:rsidP="00724F94">
            <w:pPr>
              <w:pStyle w:val="ListParagraph"/>
              <w:numPr>
                <w:ilvl w:val="0"/>
                <w:numId w:val="8"/>
              </w:numPr>
              <w:spacing w:before="120" w:after="120" w:line="312" w:lineRule="auto"/>
              <w:jc w:val="both"/>
            </w:pPr>
            <w:r>
              <w:t xml:space="preserve">Các lựa chọn: Chờ phê duyệt </w:t>
            </w:r>
          </w:p>
          <w:p w14:paraId="16BD456E" w14:textId="77777777" w:rsidR="008B1181" w:rsidRDefault="008B1181" w:rsidP="005E5229">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8B1181" w14:paraId="02CF8790" w14:textId="77777777" w:rsidTr="005E5229">
        <w:tc>
          <w:tcPr>
            <w:tcW w:w="3510" w:type="dxa"/>
          </w:tcPr>
          <w:p w14:paraId="5D8DFFB7" w14:textId="77777777" w:rsidR="008B1181" w:rsidRDefault="008B1181" w:rsidP="005E5229">
            <w:pPr>
              <w:spacing w:before="120" w:after="120" w:line="312" w:lineRule="auto"/>
              <w:ind w:firstLine="0"/>
              <w:jc w:val="both"/>
            </w:pPr>
            <w:r>
              <w:t>Số thông báo LC</w:t>
            </w:r>
          </w:p>
        </w:tc>
        <w:tc>
          <w:tcPr>
            <w:tcW w:w="6237" w:type="dxa"/>
          </w:tcPr>
          <w:p w14:paraId="2B980A4A" w14:textId="77777777" w:rsidR="008B1181" w:rsidRDefault="008B1181" w:rsidP="005E5229">
            <w:pPr>
              <w:spacing w:before="120" w:after="120" w:line="312" w:lineRule="auto"/>
              <w:ind w:firstLine="0"/>
              <w:jc w:val="both"/>
            </w:pPr>
          </w:p>
        </w:tc>
      </w:tr>
      <w:tr w:rsidR="008B1181" w14:paraId="3DEC0A14" w14:textId="77777777" w:rsidTr="005E5229">
        <w:tc>
          <w:tcPr>
            <w:tcW w:w="3510" w:type="dxa"/>
          </w:tcPr>
          <w:p w14:paraId="6E904825" w14:textId="77777777" w:rsidR="008B1181" w:rsidRDefault="008B1181" w:rsidP="005E5229">
            <w:pPr>
              <w:spacing w:before="120" w:after="120" w:line="312" w:lineRule="auto"/>
              <w:ind w:firstLine="0"/>
              <w:jc w:val="both"/>
            </w:pPr>
            <w:r>
              <w:t>Số tham chiếu EE</w:t>
            </w:r>
          </w:p>
        </w:tc>
        <w:tc>
          <w:tcPr>
            <w:tcW w:w="6237" w:type="dxa"/>
          </w:tcPr>
          <w:p w14:paraId="302CB36C" w14:textId="77777777" w:rsidR="008B1181" w:rsidRDefault="008B1181" w:rsidP="005E5229">
            <w:pPr>
              <w:spacing w:before="120" w:after="120" w:line="312" w:lineRule="auto"/>
              <w:ind w:firstLine="0"/>
              <w:jc w:val="both"/>
            </w:pPr>
          </w:p>
        </w:tc>
      </w:tr>
      <w:tr w:rsidR="008B1181" w14:paraId="142853C1" w14:textId="77777777" w:rsidTr="005E5229">
        <w:tc>
          <w:tcPr>
            <w:tcW w:w="3510" w:type="dxa"/>
          </w:tcPr>
          <w:p w14:paraId="234B84EC" w14:textId="77777777" w:rsidR="008B1181" w:rsidRDefault="008B1181" w:rsidP="005E5229">
            <w:pPr>
              <w:spacing w:before="120" w:after="120" w:line="312" w:lineRule="auto"/>
              <w:ind w:firstLine="0"/>
              <w:jc w:val="both"/>
            </w:pPr>
            <w:r>
              <w:t>LC số</w:t>
            </w:r>
          </w:p>
        </w:tc>
        <w:tc>
          <w:tcPr>
            <w:tcW w:w="6237" w:type="dxa"/>
          </w:tcPr>
          <w:p w14:paraId="23371B8A" w14:textId="77777777" w:rsidR="008B1181" w:rsidRDefault="008B1181" w:rsidP="005E5229">
            <w:pPr>
              <w:spacing w:before="120" w:after="120" w:line="312" w:lineRule="auto"/>
              <w:ind w:firstLine="0"/>
              <w:jc w:val="both"/>
            </w:pPr>
          </w:p>
        </w:tc>
      </w:tr>
      <w:tr w:rsidR="008B1181" w14:paraId="0C52FDBF" w14:textId="77777777" w:rsidTr="005E5229">
        <w:tc>
          <w:tcPr>
            <w:tcW w:w="3510" w:type="dxa"/>
          </w:tcPr>
          <w:p w14:paraId="6A21C5B0" w14:textId="77777777" w:rsidR="008B1181" w:rsidRDefault="008B1181" w:rsidP="005E5229">
            <w:pPr>
              <w:spacing w:before="120" w:after="120" w:line="312" w:lineRule="auto"/>
              <w:ind w:firstLine="0"/>
              <w:jc w:val="both"/>
            </w:pPr>
            <w:r>
              <w:t>CIF khách hàng</w:t>
            </w:r>
          </w:p>
        </w:tc>
        <w:tc>
          <w:tcPr>
            <w:tcW w:w="6237" w:type="dxa"/>
          </w:tcPr>
          <w:p w14:paraId="2CA9E215" w14:textId="77777777" w:rsidR="008B1181" w:rsidRDefault="008B1181" w:rsidP="005E5229">
            <w:pPr>
              <w:spacing w:before="120" w:after="120" w:line="312" w:lineRule="auto"/>
              <w:ind w:firstLine="0"/>
              <w:jc w:val="both"/>
            </w:pPr>
          </w:p>
        </w:tc>
      </w:tr>
      <w:tr w:rsidR="008B1181" w14:paraId="594E8FEB" w14:textId="77777777" w:rsidTr="005E5229">
        <w:tc>
          <w:tcPr>
            <w:tcW w:w="3510" w:type="dxa"/>
          </w:tcPr>
          <w:p w14:paraId="66DD521D" w14:textId="77777777" w:rsidR="008B1181" w:rsidRDefault="008B1181" w:rsidP="005E5229">
            <w:pPr>
              <w:spacing w:before="120" w:after="120" w:line="312" w:lineRule="auto"/>
              <w:ind w:firstLine="0"/>
              <w:jc w:val="both"/>
            </w:pPr>
            <w:r>
              <w:t>Tên khách hàng</w:t>
            </w:r>
          </w:p>
        </w:tc>
        <w:tc>
          <w:tcPr>
            <w:tcW w:w="6237" w:type="dxa"/>
          </w:tcPr>
          <w:p w14:paraId="53A4188C" w14:textId="77777777" w:rsidR="008B1181" w:rsidRDefault="008B1181" w:rsidP="005E5229">
            <w:pPr>
              <w:spacing w:before="120" w:after="120" w:line="312" w:lineRule="auto"/>
              <w:ind w:firstLine="0"/>
              <w:jc w:val="both"/>
            </w:pPr>
          </w:p>
        </w:tc>
      </w:tr>
      <w:tr w:rsidR="008B1181" w14:paraId="5BFC4BD0" w14:textId="77777777" w:rsidTr="005E5229">
        <w:tc>
          <w:tcPr>
            <w:tcW w:w="3510" w:type="dxa"/>
          </w:tcPr>
          <w:p w14:paraId="35F41B24" w14:textId="77777777" w:rsidR="008B1181" w:rsidRDefault="008B1181" w:rsidP="005E5229">
            <w:pPr>
              <w:spacing w:before="120" w:after="120" w:line="312" w:lineRule="auto"/>
              <w:ind w:firstLine="0"/>
              <w:jc w:val="both"/>
            </w:pPr>
            <w:r>
              <w:t>Sự kiện</w:t>
            </w:r>
          </w:p>
        </w:tc>
        <w:tc>
          <w:tcPr>
            <w:tcW w:w="6237" w:type="dxa"/>
          </w:tcPr>
          <w:p w14:paraId="70C1F5B6" w14:textId="77777777" w:rsidR="008B1181" w:rsidRDefault="008B1181" w:rsidP="00724F94">
            <w:pPr>
              <w:pStyle w:val="ListParagraph"/>
              <w:numPr>
                <w:ilvl w:val="0"/>
                <w:numId w:val="8"/>
              </w:numPr>
              <w:spacing w:before="120" w:after="120" w:line="312" w:lineRule="auto"/>
              <w:jc w:val="both"/>
            </w:pPr>
            <w:r>
              <w:t>Các lựa chọn: Tham chiếu Bảng diễn giải sự kiện bên dưới</w:t>
            </w:r>
          </w:p>
        </w:tc>
      </w:tr>
    </w:tbl>
    <w:p w14:paraId="78F55EC6" w14:textId="77777777" w:rsidR="008B1181" w:rsidRDefault="008B1181" w:rsidP="008B1181">
      <w:pPr>
        <w:spacing w:before="120" w:after="120" w:line="312" w:lineRule="auto"/>
        <w:jc w:val="both"/>
      </w:pPr>
      <w:r>
        <w:t>Màn hình kết quả tìm kiếm: sắp xếp theo thứ tự Số thông báo LC</w:t>
      </w:r>
    </w:p>
    <w:tbl>
      <w:tblPr>
        <w:tblStyle w:val="TableGrid"/>
        <w:tblW w:w="13002" w:type="dxa"/>
        <w:tblLook w:val="04A0" w:firstRow="1" w:lastRow="0" w:firstColumn="1" w:lastColumn="0" w:noHBand="0" w:noVBand="1"/>
      </w:tblPr>
      <w:tblGrid>
        <w:gridCol w:w="780"/>
        <w:gridCol w:w="1720"/>
        <w:gridCol w:w="669"/>
        <w:gridCol w:w="1634"/>
        <w:gridCol w:w="1206"/>
        <w:gridCol w:w="1915"/>
        <w:gridCol w:w="693"/>
        <w:gridCol w:w="1206"/>
        <w:gridCol w:w="725"/>
        <w:gridCol w:w="680"/>
        <w:gridCol w:w="887"/>
        <w:gridCol w:w="887"/>
      </w:tblGrid>
      <w:tr w:rsidR="008B1181" w:rsidRPr="00615117" w14:paraId="070A7792" w14:textId="77777777" w:rsidTr="005E5229">
        <w:trPr>
          <w:trHeight w:val="300"/>
        </w:trPr>
        <w:tc>
          <w:tcPr>
            <w:tcW w:w="780" w:type="dxa"/>
            <w:noWrap/>
            <w:hideMark/>
          </w:tcPr>
          <w:p w14:paraId="7841C790" w14:textId="77777777" w:rsidR="008B1181" w:rsidRPr="00615117" w:rsidRDefault="008B1181" w:rsidP="005E5229">
            <w:pPr>
              <w:spacing w:line="240" w:lineRule="auto"/>
              <w:ind w:firstLine="0"/>
              <w:jc w:val="center"/>
              <w:rPr>
                <w:rFonts w:cs="Times New Roman"/>
              </w:rPr>
            </w:pPr>
            <w:r w:rsidRPr="00615117">
              <w:rPr>
                <w:rFonts w:cs="Times New Roman"/>
              </w:rPr>
              <w:t>Ngày GD</w:t>
            </w:r>
          </w:p>
        </w:tc>
        <w:tc>
          <w:tcPr>
            <w:tcW w:w="669" w:type="dxa"/>
          </w:tcPr>
          <w:p w14:paraId="0E91E669" w14:textId="77777777" w:rsidR="008B1181" w:rsidRPr="00615117" w:rsidRDefault="008B1181" w:rsidP="005E5229">
            <w:pPr>
              <w:spacing w:line="240" w:lineRule="auto"/>
              <w:ind w:firstLine="0"/>
              <w:jc w:val="center"/>
              <w:rPr>
                <w:rFonts w:cs="Times New Roman"/>
              </w:rPr>
            </w:pPr>
            <w:r>
              <w:rPr>
                <w:rFonts w:cs="Times New Roman"/>
              </w:rPr>
              <w:t>Số thông báo LC</w:t>
            </w:r>
          </w:p>
        </w:tc>
        <w:tc>
          <w:tcPr>
            <w:tcW w:w="669" w:type="dxa"/>
            <w:noWrap/>
            <w:hideMark/>
          </w:tcPr>
          <w:p w14:paraId="0E4110CE" w14:textId="77777777" w:rsidR="008B1181" w:rsidRPr="00615117" w:rsidRDefault="008B1181" w:rsidP="005E5229">
            <w:pPr>
              <w:spacing w:line="240" w:lineRule="auto"/>
              <w:ind w:firstLine="0"/>
              <w:jc w:val="center"/>
              <w:rPr>
                <w:rFonts w:cs="Times New Roman"/>
              </w:rPr>
            </w:pPr>
            <w:r w:rsidRPr="00615117">
              <w:rPr>
                <w:rFonts w:cs="Times New Roman"/>
              </w:rPr>
              <w:t>LC</w:t>
            </w:r>
            <w:r>
              <w:rPr>
                <w:rFonts w:cs="Times New Roman"/>
              </w:rPr>
              <w:t xml:space="preserve"> số</w:t>
            </w:r>
          </w:p>
        </w:tc>
        <w:tc>
          <w:tcPr>
            <w:tcW w:w="1634" w:type="dxa"/>
          </w:tcPr>
          <w:p w14:paraId="712E6D53"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1D24F5BA"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2DF39BB1"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75A894D6" w14:textId="77777777" w:rsidR="008B1181" w:rsidRPr="00615117" w:rsidRDefault="008B1181" w:rsidP="005E5229">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5F62D724" w14:textId="77777777" w:rsidR="008B1181" w:rsidRPr="00615117" w:rsidRDefault="008B1181" w:rsidP="005E5229">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6DE47497"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885" w:type="dxa"/>
          </w:tcPr>
          <w:p w14:paraId="7059B000" w14:textId="77777777" w:rsidR="008B1181" w:rsidRDefault="008B1181" w:rsidP="005E5229">
            <w:pPr>
              <w:spacing w:line="240" w:lineRule="auto"/>
              <w:ind w:firstLine="0"/>
              <w:jc w:val="center"/>
              <w:rPr>
                <w:rFonts w:cs="Times New Roman"/>
              </w:rPr>
            </w:pPr>
            <w:r>
              <w:rPr>
                <w:rFonts w:cs="Times New Roman"/>
              </w:rPr>
              <w:t>STT sự kiện</w:t>
            </w:r>
          </w:p>
        </w:tc>
        <w:tc>
          <w:tcPr>
            <w:tcW w:w="1310" w:type="dxa"/>
          </w:tcPr>
          <w:p w14:paraId="3BC1E69D" w14:textId="77777777" w:rsidR="008B1181" w:rsidRDefault="008B1181" w:rsidP="005E5229">
            <w:pPr>
              <w:spacing w:line="240" w:lineRule="auto"/>
              <w:ind w:firstLine="0"/>
              <w:jc w:val="center"/>
              <w:rPr>
                <w:rFonts w:cs="Times New Roman"/>
              </w:rPr>
            </w:pPr>
            <w:r>
              <w:rPr>
                <w:rFonts w:cs="Times New Roman"/>
              </w:rPr>
              <w:t>Người tạo</w:t>
            </w:r>
          </w:p>
        </w:tc>
        <w:tc>
          <w:tcPr>
            <w:tcW w:w="1310" w:type="dxa"/>
          </w:tcPr>
          <w:p w14:paraId="18B8DD32" w14:textId="77777777" w:rsidR="008B1181" w:rsidRDefault="008B1181" w:rsidP="005E5229">
            <w:pPr>
              <w:spacing w:line="240" w:lineRule="auto"/>
              <w:ind w:firstLine="0"/>
              <w:jc w:val="center"/>
              <w:rPr>
                <w:rFonts w:cs="Times New Roman"/>
              </w:rPr>
            </w:pPr>
            <w:r>
              <w:rPr>
                <w:rFonts w:cs="Times New Roman"/>
              </w:rPr>
              <w:t>Người phê duyệt</w:t>
            </w:r>
          </w:p>
        </w:tc>
      </w:tr>
      <w:tr w:rsidR="008B1181" w:rsidRPr="00615117" w14:paraId="4C91614E" w14:textId="77777777" w:rsidTr="005E5229">
        <w:trPr>
          <w:trHeight w:val="300"/>
        </w:trPr>
        <w:tc>
          <w:tcPr>
            <w:tcW w:w="780" w:type="dxa"/>
            <w:noWrap/>
            <w:hideMark/>
          </w:tcPr>
          <w:p w14:paraId="3799DC8E"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669" w:type="dxa"/>
          </w:tcPr>
          <w:p w14:paraId="24AEF620"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669" w:type="dxa"/>
            <w:noWrap/>
            <w:hideMark/>
          </w:tcPr>
          <w:p w14:paraId="6724E87D"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ABC</w:t>
            </w:r>
          </w:p>
        </w:tc>
        <w:tc>
          <w:tcPr>
            <w:tcW w:w="1634" w:type="dxa"/>
          </w:tcPr>
          <w:p w14:paraId="0DF7EC7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7B3737AA" w14:textId="77777777" w:rsidR="008B1181" w:rsidRPr="006B5910" w:rsidRDefault="008B1181" w:rsidP="005E5229">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105F7BEF"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3A222703"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4B3F77DB"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5CE5D743"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885" w:type="dxa"/>
          </w:tcPr>
          <w:p w14:paraId="788002D9"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1310" w:type="dxa"/>
          </w:tcPr>
          <w:p w14:paraId="61FA330B"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1310" w:type="dxa"/>
          </w:tcPr>
          <w:p w14:paraId="568522B5"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8B1181" w:rsidRPr="00615117" w14:paraId="52393E47" w14:textId="77777777" w:rsidTr="005E5229">
        <w:trPr>
          <w:trHeight w:val="300"/>
        </w:trPr>
        <w:tc>
          <w:tcPr>
            <w:tcW w:w="780" w:type="dxa"/>
            <w:noWrap/>
          </w:tcPr>
          <w:p w14:paraId="004EC83A"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669" w:type="dxa"/>
          </w:tcPr>
          <w:p w14:paraId="69641935"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0992EA2200002</w:t>
            </w:r>
          </w:p>
        </w:tc>
        <w:tc>
          <w:tcPr>
            <w:tcW w:w="669" w:type="dxa"/>
            <w:noWrap/>
          </w:tcPr>
          <w:p w14:paraId="4027F2A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DEF</w:t>
            </w:r>
          </w:p>
        </w:tc>
        <w:tc>
          <w:tcPr>
            <w:tcW w:w="1634" w:type="dxa"/>
          </w:tcPr>
          <w:p w14:paraId="5795B8B4"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25DBB3C6" w14:textId="77777777" w:rsidR="008B1181" w:rsidRPr="006B5910" w:rsidRDefault="008B1181" w:rsidP="005E5229">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788C795C"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4018B4BC"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0EDA62F2"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6B129EC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446303DA"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310" w:type="dxa"/>
          </w:tcPr>
          <w:p w14:paraId="259792E5"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1310" w:type="dxa"/>
          </w:tcPr>
          <w:p w14:paraId="42EB26B8"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79171709" w14:textId="77777777" w:rsidR="008B1181" w:rsidRDefault="008B1181" w:rsidP="008B1181">
      <w:pPr>
        <w:pStyle w:val="Heading6"/>
        <w:numPr>
          <w:ilvl w:val="0"/>
          <w:numId w:val="0"/>
        </w:numPr>
        <w:ind w:left="1701" w:hanging="1304"/>
      </w:pPr>
      <w:r>
        <w:lastRenderedPageBreak/>
        <w:t>Màn hình giao dịch</w:t>
      </w:r>
    </w:p>
    <w:p w14:paraId="05DBAE08" w14:textId="77777777" w:rsidR="008B1181" w:rsidRDefault="008B1181" w:rsidP="008B1181">
      <w:pPr>
        <w:spacing w:before="120" w:after="120" w:line="312" w:lineRule="auto"/>
        <w:jc w:val="both"/>
      </w:pPr>
      <w:r>
        <w:t>TTV tiếp tục nhập bổ sung các trường thông tin liên quan đến giao dịch sau khi đã nhận được kết quả xử lý từ TT TTTM.</w:t>
      </w:r>
    </w:p>
    <w:p w14:paraId="57B022D3" w14:textId="77777777" w:rsidR="008B1181" w:rsidRDefault="008B1181" w:rsidP="008B118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8B1181" w:rsidRPr="00B23242" w14:paraId="39CF4271" w14:textId="77777777" w:rsidTr="005E5229">
        <w:tc>
          <w:tcPr>
            <w:tcW w:w="2943" w:type="dxa"/>
          </w:tcPr>
          <w:p w14:paraId="1B34E227" w14:textId="77777777" w:rsidR="008B1181" w:rsidRPr="00B23242" w:rsidRDefault="008B1181" w:rsidP="005E5229">
            <w:pPr>
              <w:spacing w:before="120" w:after="120" w:line="312" w:lineRule="auto"/>
              <w:ind w:firstLine="0"/>
              <w:jc w:val="both"/>
              <w:rPr>
                <w:b/>
              </w:rPr>
            </w:pPr>
            <w:r>
              <w:rPr>
                <w:b/>
              </w:rPr>
              <w:t>Nút</w:t>
            </w:r>
          </w:p>
        </w:tc>
        <w:tc>
          <w:tcPr>
            <w:tcW w:w="3402" w:type="dxa"/>
          </w:tcPr>
          <w:p w14:paraId="56D4C26A" w14:textId="77777777" w:rsidR="008B1181" w:rsidRPr="00B23242" w:rsidRDefault="008B1181" w:rsidP="005E5229">
            <w:pPr>
              <w:spacing w:before="120" w:after="120" w:line="312" w:lineRule="auto"/>
              <w:ind w:firstLine="0"/>
              <w:jc w:val="both"/>
              <w:rPr>
                <w:b/>
              </w:rPr>
            </w:pPr>
            <w:r>
              <w:rPr>
                <w:b/>
              </w:rPr>
              <w:t>Màn hình TTV</w:t>
            </w:r>
          </w:p>
        </w:tc>
        <w:tc>
          <w:tcPr>
            <w:tcW w:w="3402" w:type="dxa"/>
          </w:tcPr>
          <w:p w14:paraId="3B334AF4" w14:textId="77777777" w:rsidR="008B1181" w:rsidRPr="00B23242" w:rsidRDefault="008B1181" w:rsidP="005E5229">
            <w:pPr>
              <w:spacing w:before="120" w:after="120" w:line="312" w:lineRule="auto"/>
              <w:ind w:firstLine="0"/>
              <w:jc w:val="both"/>
              <w:rPr>
                <w:b/>
              </w:rPr>
            </w:pPr>
            <w:r>
              <w:rPr>
                <w:b/>
              </w:rPr>
              <w:t>Màn hình KSV</w:t>
            </w:r>
          </w:p>
        </w:tc>
      </w:tr>
      <w:tr w:rsidR="008B1181" w14:paraId="170680AD" w14:textId="77777777" w:rsidTr="005E5229">
        <w:tc>
          <w:tcPr>
            <w:tcW w:w="2943" w:type="dxa"/>
          </w:tcPr>
          <w:p w14:paraId="5F34ADAF" w14:textId="77777777" w:rsidR="008B1181" w:rsidRDefault="008B1181" w:rsidP="005E5229">
            <w:pPr>
              <w:spacing w:before="120" w:after="120" w:line="312" w:lineRule="auto"/>
              <w:ind w:firstLine="0"/>
              <w:jc w:val="both"/>
            </w:pPr>
            <w:r>
              <w:t>Nhập mới</w:t>
            </w:r>
          </w:p>
        </w:tc>
        <w:tc>
          <w:tcPr>
            <w:tcW w:w="3402" w:type="dxa"/>
          </w:tcPr>
          <w:p w14:paraId="02F7FB1A"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c>
          <w:tcPr>
            <w:tcW w:w="3402" w:type="dxa"/>
          </w:tcPr>
          <w:p w14:paraId="7E68D6D4"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r>
      <w:tr w:rsidR="008B1181" w14:paraId="619E4ADC" w14:textId="77777777" w:rsidTr="005E5229">
        <w:tc>
          <w:tcPr>
            <w:tcW w:w="2943" w:type="dxa"/>
          </w:tcPr>
          <w:p w14:paraId="6F83286A" w14:textId="77777777" w:rsidR="008B1181" w:rsidRDefault="008B1181" w:rsidP="005E5229">
            <w:pPr>
              <w:spacing w:before="120" w:after="120" w:line="312" w:lineRule="auto"/>
              <w:ind w:firstLine="0"/>
              <w:jc w:val="both"/>
            </w:pPr>
            <w:r>
              <w:t>Chỉnh sửa</w:t>
            </w:r>
          </w:p>
        </w:tc>
        <w:tc>
          <w:tcPr>
            <w:tcW w:w="3402" w:type="dxa"/>
          </w:tcPr>
          <w:p w14:paraId="15B253DC" w14:textId="77777777" w:rsidR="008B1181" w:rsidRDefault="008B1181" w:rsidP="005E5229">
            <w:pPr>
              <w:spacing w:before="120" w:after="120" w:line="312" w:lineRule="auto"/>
              <w:ind w:firstLine="0"/>
              <w:jc w:val="both"/>
            </w:pPr>
            <w:r>
              <w:t>Cho phép lựa chọn để mở các trường cho phép nhập liệu trên màn hình, trong trường hợp trạng thái hồ sơ: Đã xử lý, Lưu, Từ chối phê duyệt</w:t>
            </w:r>
          </w:p>
        </w:tc>
        <w:tc>
          <w:tcPr>
            <w:tcW w:w="3402" w:type="dxa"/>
          </w:tcPr>
          <w:p w14:paraId="7547E161" w14:textId="77777777" w:rsidR="008B1181" w:rsidRDefault="008B1181" w:rsidP="005E5229">
            <w:pPr>
              <w:spacing w:before="120" w:after="120" w:line="312" w:lineRule="auto"/>
              <w:ind w:firstLine="0"/>
              <w:jc w:val="both"/>
            </w:pPr>
            <w:r>
              <w:t>Không cho phép lựa chọn</w:t>
            </w:r>
          </w:p>
        </w:tc>
      </w:tr>
      <w:tr w:rsidR="008B1181" w14:paraId="2D2D8B22" w14:textId="77777777" w:rsidTr="005E5229">
        <w:tc>
          <w:tcPr>
            <w:tcW w:w="2943" w:type="dxa"/>
          </w:tcPr>
          <w:p w14:paraId="10AAC73F" w14:textId="77777777" w:rsidR="008B1181" w:rsidRDefault="008B1181" w:rsidP="005E5229">
            <w:pPr>
              <w:spacing w:before="120" w:after="120" w:line="312" w:lineRule="auto"/>
              <w:ind w:firstLine="0"/>
              <w:jc w:val="both"/>
            </w:pPr>
            <w:r>
              <w:t>Lưu</w:t>
            </w:r>
          </w:p>
        </w:tc>
        <w:tc>
          <w:tcPr>
            <w:tcW w:w="3402" w:type="dxa"/>
          </w:tcPr>
          <w:p w14:paraId="02AA6FE4" w14:textId="77777777" w:rsidR="008B1181" w:rsidRDefault="008B1181" w:rsidP="005E5229">
            <w:pPr>
              <w:spacing w:before="120" w:after="120" w:line="312" w:lineRule="auto"/>
              <w:ind w:firstLine="0"/>
              <w:jc w:val="both"/>
            </w:pPr>
            <w:r>
              <w:t>Cho phép lựa chọn để mở các trường cho phép nhập liệu trên màn hình</w:t>
            </w:r>
          </w:p>
        </w:tc>
        <w:tc>
          <w:tcPr>
            <w:tcW w:w="3402" w:type="dxa"/>
          </w:tcPr>
          <w:p w14:paraId="5F93338D" w14:textId="77777777" w:rsidR="008B1181" w:rsidRDefault="008B1181" w:rsidP="005E5229">
            <w:pPr>
              <w:spacing w:before="120" w:after="120" w:line="312" w:lineRule="auto"/>
              <w:ind w:firstLine="0"/>
              <w:jc w:val="both"/>
            </w:pPr>
            <w:r>
              <w:t>Không cho phép lựa chọn</w:t>
            </w:r>
          </w:p>
        </w:tc>
      </w:tr>
      <w:tr w:rsidR="008B1181" w14:paraId="3259E7A9" w14:textId="77777777" w:rsidTr="005E5229">
        <w:tc>
          <w:tcPr>
            <w:tcW w:w="2943" w:type="dxa"/>
          </w:tcPr>
          <w:p w14:paraId="473F58D7" w14:textId="77777777" w:rsidR="008B1181" w:rsidRDefault="008B1181" w:rsidP="005E5229">
            <w:pPr>
              <w:spacing w:before="120" w:after="120" w:line="312" w:lineRule="auto"/>
              <w:ind w:firstLine="0"/>
              <w:jc w:val="both"/>
            </w:pPr>
            <w:r>
              <w:t>Xóa</w:t>
            </w:r>
          </w:p>
        </w:tc>
        <w:tc>
          <w:tcPr>
            <w:tcW w:w="3402" w:type="dxa"/>
          </w:tcPr>
          <w:p w14:paraId="64400080" w14:textId="77777777" w:rsidR="008B1181" w:rsidRPr="000277D6" w:rsidRDefault="008B1181" w:rsidP="005E5229">
            <w:pPr>
              <w:spacing w:before="120" w:after="120" w:line="312" w:lineRule="auto"/>
              <w:ind w:firstLine="0"/>
              <w:jc w:val="both"/>
              <w:rPr>
                <w:highlight w:val="lightGray"/>
              </w:rPr>
            </w:pPr>
            <w:r>
              <w:t>Cho phép lựa chọn để xóa giao dịch dở dang</w:t>
            </w:r>
          </w:p>
        </w:tc>
        <w:tc>
          <w:tcPr>
            <w:tcW w:w="3402" w:type="dxa"/>
          </w:tcPr>
          <w:p w14:paraId="06602AE3" w14:textId="77777777" w:rsidR="008B1181" w:rsidRPr="000277D6" w:rsidRDefault="008B1181" w:rsidP="005E5229">
            <w:pPr>
              <w:spacing w:before="120" w:after="120" w:line="312" w:lineRule="auto"/>
              <w:ind w:firstLine="0"/>
              <w:jc w:val="both"/>
              <w:rPr>
                <w:highlight w:val="lightGray"/>
              </w:rPr>
            </w:pPr>
            <w:r>
              <w:t>Không cho phép lựa chọn</w:t>
            </w:r>
          </w:p>
        </w:tc>
      </w:tr>
      <w:tr w:rsidR="008B1181" w14:paraId="6CAC0D6A" w14:textId="77777777" w:rsidTr="005E5229">
        <w:tc>
          <w:tcPr>
            <w:tcW w:w="2943" w:type="dxa"/>
          </w:tcPr>
          <w:p w14:paraId="3E1903C7" w14:textId="77777777" w:rsidR="008B1181" w:rsidRDefault="008B1181" w:rsidP="005E5229">
            <w:pPr>
              <w:spacing w:before="120" w:after="120" w:line="312" w:lineRule="auto"/>
              <w:ind w:firstLine="0"/>
              <w:jc w:val="both"/>
            </w:pPr>
            <w:r>
              <w:t>Hủy</w:t>
            </w:r>
          </w:p>
        </w:tc>
        <w:tc>
          <w:tcPr>
            <w:tcW w:w="3402" w:type="dxa"/>
          </w:tcPr>
          <w:p w14:paraId="60B2CAC6"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4619F3D5"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r>
      <w:tr w:rsidR="008B1181" w14:paraId="64A933C1" w14:textId="77777777" w:rsidTr="005E5229">
        <w:tc>
          <w:tcPr>
            <w:tcW w:w="2943" w:type="dxa"/>
          </w:tcPr>
          <w:p w14:paraId="1F8B8FF3" w14:textId="77777777" w:rsidR="008B1181" w:rsidRDefault="008B1181" w:rsidP="005E5229">
            <w:pPr>
              <w:spacing w:before="120" w:after="120" w:line="312" w:lineRule="auto"/>
              <w:ind w:firstLine="0"/>
              <w:jc w:val="both"/>
            </w:pPr>
            <w:r>
              <w:t>Chuyển phê duyệt</w:t>
            </w:r>
          </w:p>
          <w:p w14:paraId="481E1B3E" w14:textId="77777777" w:rsidR="008B1181" w:rsidRDefault="008B1181" w:rsidP="005E5229">
            <w:pPr>
              <w:spacing w:before="120" w:after="120" w:line="312" w:lineRule="auto"/>
              <w:ind w:firstLine="0"/>
            </w:pPr>
            <w:r>
              <w:t>(tên cũ Chuyển kiểm soát)</w:t>
            </w:r>
          </w:p>
        </w:tc>
        <w:tc>
          <w:tcPr>
            <w:tcW w:w="3402" w:type="dxa"/>
          </w:tcPr>
          <w:p w14:paraId="4607FBAE" w14:textId="77777777" w:rsidR="008B1181" w:rsidRDefault="008B1181" w:rsidP="005E5229">
            <w:pPr>
              <w:spacing w:before="120" w:after="120" w:line="312" w:lineRule="auto"/>
              <w:ind w:firstLine="0"/>
              <w:jc w:val="both"/>
            </w:pPr>
            <w:r>
              <w:t>Cho phép lựa chọn để chuyển KSV phê duyệt</w:t>
            </w:r>
          </w:p>
        </w:tc>
        <w:tc>
          <w:tcPr>
            <w:tcW w:w="3402" w:type="dxa"/>
          </w:tcPr>
          <w:p w14:paraId="3B4F1A1A" w14:textId="77777777" w:rsidR="008B1181" w:rsidRDefault="008B1181" w:rsidP="005E5229">
            <w:pPr>
              <w:spacing w:before="120" w:after="120" w:line="312" w:lineRule="auto"/>
              <w:ind w:firstLine="0"/>
              <w:jc w:val="both"/>
            </w:pPr>
            <w:r>
              <w:t>Không cho phép lựa chọn</w:t>
            </w:r>
          </w:p>
        </w:tc>
      </w:tr>
      <w:tr w:rsidR="008B1181" w14:paraId="2BFCD180" w14:textId="77777777" w:rsidTr="005E5229">
        <w:tc>
          <w:tcPr>
            <w:tcW w:w="2943" w:type="dxa"/>
          </w:tcPr>
          <w:p w14:paraId="4A336AEC" w14:textId="77777777" w:rsidR="008B1181" w:rsidRDefault="008B1181" w:rsidP="005E5229">
            <w:pPr>
              <w:spacing w:before="120" w:after="120" w:line="312" w:lineRule="auto"/>
              <w:ind w:firstLine="0"/>
              <w:jc w:val="both"/>
            </w:pPr>
            <w:r>
              <w:t>Phê duyệt</w:t>
            </w:r>
          </w:p>
          <w:p w14:paraId="3199CA95" w14:textId="77777777" w:rsidR="008B1181" w:rsidRDefault="008B1181" w:rsidP="005E5229">
            <w:pPr>
              <w:spacing w:before="120" w:after="120" w:line="312" w:lineRule="auto"/>
              <w:ind w:firstLine="0"/>
              <w:jc w:val="both"/>
            </w:pPr>
            <w:r>
              <w:t>(tên cũ Chấp nhận)</w:t>
            </w:r>
          </w:p>
        </w:tc>
        <w:tc>
          <w:tcPr>
            <w:tcW w:w="3402" w:type="dxa"/>
          </w:tcPr>
          <w:p w14:paraId="73FD90B7" w14:textId="77777777" w:rsidR="008B1181" w:rsidRDefault="008B1181" w:rsidP="005E5229">
            <w:pPr>
              <w:spacing w:before="120" w:after="120" w:line="312" w:lineRule="auto"/>
              <w:ind w:firstLine="0"/>
              <w:jc w:val="both"/>
            </w:pPr>
            <w:r>
              <w:t>Không cho phép lựa chọn</w:t>
            </w:r>
          </w:p>
        </w:tc>
        <w:tc>
          <w:tcPr>
            <w:tcW w:w="3402" w:type="dxa"/>
          </w:tcPr>
          <w:p w14:paraId="61A5AD78" w14:textId="77777777" w:rsidR="008B1181" w:rsidRDefault="008B1181" w:rsidP="005E5229">
            <w:pPr>
              <w:spacing w:before="120" w:after="120" w:line="312" w:lineRule="auto"/>
              <w:ind w:firstLine="0"/>
              <w:jc w:val="both"/>
            </w:pPr>
            <w:r>
              <w:t>Cho phép lựa chọn để phê duyệt giao dịch</w:t>
            </w:r>
          </w:p>
        </w:tc>
      </w:tr>
      <w:tr w:rsidR="008B1181" w14:paraId="3FC745FB" w14:textId="77777777" w:rsidTr="005E5229">
        <w:tc>
          <w:tcPr>
            <w:tcW w:w="2943" w:type="dxa"/>
          </w:tcPr>
          <w:p w14:paraId="1CFDED79" w14:textId="77777777" w:rsidR="008B1181" w:rsidRDefault="008B1181" w:rsidP="005E5229">
            <w:pPr>
              <w:spacing w:before="120" w:after="120" w:line="312" w:lineRule="auto"/>
              <w:ind w:firstLine="0"/>
              <w:jc w:val="both"/>
            </w:pPr>
            <w:r>
              <w:t>Từ chối</w:t>
            </w:r>
          </w:p>
          <w:p w14:paraId="548C09DB" w14:textId="77777777" w:rsidR="008B1181" w:rsidRDefault="008B1181" w:rsidP="005E5229">
            <w:pPr>
              <w:spacing w:before="120" w:after="120" w:line="312" w:lineRule="auto"/>
              <w:ind w:firstLine="0"/>
              <w:jc w:val="both"/>
            </w:pPr>
            <w:r>
              <w:t>(tên cũ Chuyển trả)</w:t>
            </w:r>
          </w:p>
        </w:tc>
        <w:tc>
          <w:tcPr>
            <w:tcW w:w="3402" w:type="dxa"/>
          </w:tcPr>
          <w:p w14:paraId="1B62FAAA" w14:textId="77777777" w:rsidR="008B1181" w:rsidRDefault="008B1181" w:rsidP="005E5229">
            <w:pPr>
              <w:spacing w:before="120" w:after="120" w:line="312" w:lineRule="auto"/>
              <w:ind w:firstLine="0"/>
              <w:jc w:val="both"/>
            </w:pPr>
            <w:r>
              <w:t>Không cho phép lựa chọn</w:t>
            </w:r>
          </w:p>
        </w:tc>
        <w:tc>
          <w:tcPr>
            <w:tcW w:w="3402" w:type="dxa"/>
          </w:tcPr>
          <w:p w14:paraId="3F371902" w14:textId="77777777" w:rsidR="008B1181" w:rsidRDefault="008B1181" w:rsidP="005E5229">
            <w:pPr>
              <w:spacing w:before="120" w:after="120" w:line="312" w:lineRule="auto"/>
              <w:ind w:firstLine="0"/>
              <w:jc w:val="both"/>
            </w:pPr>
            <w:r>
              <w:t>Cho phép lựa chọn để từ chối phê duyệt giao dịch</w:t>
            </w:r>
          </w:p>
        </w:tc>
      </w:tr>
      <w:tr w:rsidR="008B1181" w14:paraId="46E8375E" w14:textId="77777777" w:rsidTr="005E5229">
        <w:tc>
          <w:tcPr>
            <w:tcW w:w="2943" w:type="dxa"/>
          </w:tcPr>
          <w:p w14:paraId="5AD4895F" w14:textId="77777777" w:rsidR="008B1181" w:rsidRDefault="008B1181" w:rsidP="005E5229">
            <w:pPr>
              <w:spacing w:before="120" w:after="120" w:line="312" w:lineRule="auto"/>
              <w:ind w:firstLine="0"/>
              <w:jc w:val="both"/>
            </w:pPr>
            <w:r>
              <w:lastRenderedPageBreak/>
              <w:t>In GĐN hạch toán</w:t>
            </w:r>
          </w:p>
        </w:tc>
        <w:tc>
          <w:tcPr>
            <w:tcW w:w="3402" w:type="dxa"/>
          </w:tcPr>
          <w:p w14:paraId="26A6DD87" w14:textId="77777777" w:rsidR="008B1181" w:rsidRDefault="008B1181" w:rsidP="005E5229">
            <w:pPr>
              <w:spacing w:before="120" w:after="120" w:line="312" w:lineRule="auto"/>
              <w:ind w:firstLine="0"/>
              <w:jc w:val="both"/>
            </w:pPr>
            <w:r>
              <w:t>Cho phép lựa chọn để in chứng từ giao dịch</w:t>
            </w:r>
          </w:p>
        </w:tc>
        <w:tc>
          <w:tcPr>
            <w:tcW w:w="3402" w:type="dxa"/>
          </w:tcPr>
          <w:p w14:paraId="6A8D399D" w14:textId="77777777" w:rsidR="008B1181" w:rsidRDefault="008B1181" w:rsidP="005E5229">
            <w:pPr>
              <w:spacing w:before="120" w:after="120" w:line="312" w:lineRule="auto"/>
              <w:ind w:firstLine="0"/>
              <w:jc w:val="both"/>
            </w:pPr>
            <w:r>
              <w:t>Cho phép lựa chọn để in chứng từ giao dịch</w:t>
            </w:r>
          </w:p>
        </w:tc>
      </w:tr>
    </w:tbl>
    <w:p w14:paraId="55A0EA3D" w14:textId="77777777" w:rsidR="008B1181" w:rsidRDefault="008B1181" w:rsidP="008B1181">
      <w:pPr>
        <w:spacing w:before="120" w:after="120" w:line="312" w:lineRule="auto"/>
        <w:jc w:val="both"/>
      </w:pPr>
      <w:r>
        <w:t>Màn hình chức năng Chỉnh sửa hồ sơ tương tự như Màn hình chức năng Xử lý hồ sơ mới (bao gồm Tab Thông tin LC chỉ riêng phần “đối với các sự kiện nói chung” và Tab Thông tin Phí) và chỉ hiển thị thông tin cuối cùng của giao dịch (Master)</w:t>
      </w:r>
    </w:p>
    <w:p w14:paraId="1946FEE1" w14:textId="77777777" w:rsidR="008B1181" w:rsidRDefault="008B1181" w:rsidP="008B1181">
      <w:pPr>
        <w:pStyle w:val="Heading6"/>
        <w:numPr>
          <w:ilvl w:val="0"/>
          <w:numId w:val="0"/>
        </w:numPr>
        <w:ind w:left="1701" w:hanging="1304"/>
      </w:pPr>
      <w:r>
        <w:t>Chứng từ</w:t>
      </w:r>
    </w:p>
    <w:p w14:paraId="53ACB39C" w14:textId="77777777" w:rsidR="008B1181" w:rsidRDefault="008B1181" w:rsidP="008B118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23735884" w14:textId="77777777" w:rsidR="008B1181" w:rsidRDefault="008B1181" w:rsidP="008B1181">
      <w:pPr>
        <w:ind w:left="397" w:firstLine="0"/>
        <w:jc w:val="both"/>
      </w:pPr>
      <w:r>
        <w:rPr>
          <w:b/>
          <w:i/>
        </w:rPr>
        <w:t>Mẫu chứng từ:</w:t>
      </w:r>
    </w:p>
    <w:p w14:paraId="1B178890" w14:textId="77777777" w:rsidR="008B1181" w:rsidRDefault="008B1181" w:rsidP="008B1181">
      <w:pPr>
        <w:spacing w:before="120" w:after="120" w:line="312" w:lineRule="auto"/>
        <w:jc w:val="both"/>
      </w:pPr>
      <w:r>
        <w:object w:dxaOrig="1551" w:dyaOrig="1004" w14:anchorId="53165656">
          <v:shape id="_x0000_i1027" type="#_x0000_t75" style="width:77.6pt;height:50.5pt" o:ole="">
            <v:imagedata r:id="rId13" o:title=""/>
          </v:shape>
          <o:OLEObject Type="Embed" ProgID="Word.Document.8" ShapeID="_x0000_i1027" DrawAspect="Icon" ObjectID="_1709132668" r:id="rId15">
            <o:FieldCodes>\s</o:FieldCodes>
          </o:OLEObject>
        </w:object>
      </w:r>
      <w:r>
        <w:t xml:space="preserve">                                                                                                                                                                                                                                                                                                                                                                                                                                                                                                                </w:t>
      </w:r>
    </w:p>
    <w:p w14:paraId="70DEB029" w14:textId="77777777" w:rsidR="008B1181" w:rsidRPr="00D6790A" w:rsidRDefault="008B1181" w:rsidP="008B1181">
      <w:pPr>
        <w:pStyle w:val="Heading4"/>
      </w:pPr>
      <w:r>
        <w:t>Chức năng Vấn tin hồ sơ</w:t>
      </w:r>
    </w:p>
    <w:p w14:paraId="2A190969" w14:textId="77777777" w:rsidR="008B1181" w:rsidRPr="00A66295" w:rsidRDefault="008B1181" w:rsidP="008B118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LC xuất khẩu, cho phép xem được thông tin cuối cùng của giao dịch và xem được lịch sử sự kiện giao dịch.</w:t>
      </w:r>
    </w:p>
    <w:p w14:paraId="1D8AC602" w14:textId="77777777" w:rsidR="008B1181" w:rsidRDefault="008B1181" w:rsidP="008B1181">
      <w:pPr>
        <w:pStyle w:val="Heading6"/>
        <w:numPr>
          <w:ilvl w:val="0"/>
          <w:numId w:val="0"/>
        </w:numPr>
        <w:ind w:left="1701" w:hanging="1304"/>
      </w:pPr>
      <w:r w:rsidRPr="00980729">
        <w:t xml:space="preserve">Tìm kiếm </w:t>
      </w:r>
      <w:r>
        <w:t>hồ sơ</w:t>
      </w:r>
    </w:p>
    <w:p w14:paraId="6FDAEB6D" w14:textId="77777777" w:rsidR="008B1181" w:rsidRDefault="008B1181" w:rsidP="008B1181">
      <w:pPr>
        <w:spacing w:before="120" w:after="120" w:line="312" w:lineRule="auto"/>
        <w:ind w:firstLine="397"/>
        <w:jc w:val="both"/>
      </w:pPr>
      <w:r>
        <w:rPr>
          <w:noProof/>
        </w:rPr>
        <w:drawing>
          <wp:inline distT="0" distB="0" distL="0" distR="0" wp14:anchorId="1B677AF7" wp14:editId="6BE51BF0">
            <wp:extent cx="5847907" cy="133858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3C86B759" w14:textId="77777777" w:rsidR="008B1181" w:rsidRDefault="008B1181" w:rsidP="008B1181">
      <w:pPr>
        <w:spacing w:before="120" w:after="120" w:line="312" w:lineRule="auto"/>
        <w:jc w:val="both"/>
      </w:pPr>
      <w:r>
        <w:t>Điều kiện lọc: Tất cả các giao dịch ở tất cả trạng thái</w:t>
      </w:r>
    </w:p>
    <w:p w14:paraId="1734A9D3" w14:textId="77777777" w:rsidR="008B1181" w:rsidRDefault="008B1181" w:rsidP="008B1181">
      <w:pPr>
        <w:spacing w:before="120" w:after="120" w:line="312" w:lineRule="auto"/>
        <w:jc w:val="both"/>
      </w:pPr>
      <w:r>
        <w:t>Hệ thống cho phép người dùng tìm kiếm theo một hoặc các tiêu chí: Số thông báo LC, Số tham chiếu EE, LC số, CIF khách hàng, Tên khách hàng…</w:t>
      </w:r>
    </w:p>
    <w:p w14:paraId="5A63CAFC" w14:textId="77777777" w:rsidR="008B1181" w:rsidRDefault="008B1181" w:rsidP="008B118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8B1181" w:rsidRPr="00B23242" w14:paraId="67639CFA" w14:textId="77777777" w:rsidTr="005E5229">
        <w:tc>
          <w:tcPr>
            <w:tcW w:w="3510" w:type="dxa"/>
          </w:tcPr>
          <w:p w14:paraId="416EFC64" w14:textId="77777777" w:rsidR="008B1181" w:rsidRPr="00B23242" w:rsidRDefault="008B1181" w:rsidP="005E5229">
            <w:pPr>
              <w:spacing w:before="120" w:after="120" w:line="312" w:lineRule="auto"/>
              <w:ind w:firstLine="0"/>
              <w:jc w:val="both"/>
              <w:rPr>
                <w:b/>
              </w:rPr>
            </w:pPr>
            <w:r w:rsidRPr="00B23242">
              <w:rPr>
                <w:b/>
              </w:rPr>
              <w:t>Tiêu chí</w:t>
            </w:r>
          </w:p>
        </w:tc>
        <w:tc>
          <w:tcPr>
            <w:tcW w:w="6237" w:type="dxa"/>
          </w:tcPr>
          <w:p w14:paraId="59D54FCF" w14:textId="77777777" w:rsidR="008B1181" w:rsidRPr="00B23242" w:rsidRDefault="008B1181" w:rsidP="005E5229">
            <w:pPr>
              <w:spacing w:before="120" w:after="120" w:line="312" w:lineRule="auto"/>
              <w:ind w:firstLine="0"/>
              <w:jc w:val="both"/>
              <w:rPr>
                <w:b/>
              </w:rPr>
            </w:pPr>
            <w:r w:rsidRPr="00B23242">
              <w:rPr>
                <w:b/>
              </w:rPr>
              <w:t>Mô tả</w:t>
            </w:r>
          </w:p>
        </w:tc>
      </w:tr>
      <w:tr w:rsidR="008B1181" w14:paraId="5CFAA379" w14:textId="77777777" w:rsidTr="005E5229">
        <w:tc>
          <w:tcPr>
            <w:tcW w:w="3510" w:type="dxa"/>
          </w:tcPr>
          <w:p w14:paraId="738A086C" w14:textId="77777777" w:rsidR="008B1181" w:rsidRDefault="008B1181" w:rsidP="005E5229">
            <w:pPr>
              <w:spacing w:before="120" w:after="120" w:line="312" w:lineRule="auto"/>
              <w:ind w:firstLine="0"/>
              <w:jc w:val="both"/>
            </w:pPr>
            <w:r>
              <w:lastRenderedPageBreak/>
              <w:t>Trạng thái</w:t>
            </w:r>
          </w:p>
        </w:tc>
        <w:tc>
          <w:tcPr>
            <w:tcW w:w="6237" w:type="dxa"/>
          </w:tcPr>
          <w:p w14:paraId="1171FCC4" w14:textId="77777777" w:rsidR="008B1181" w:rsidRDefault="008B1181" w:rsidP="00724F94">
            <w:pPr>
              <w:pStyle w:val="ListParagraph"/>
              <w:numPr>
                <w:ilvl w:val="0"/>
                <w:numId w:val="8"/>
              </w:numPr>
              <w:spacing w:before="120" w:after="120" w:line="312" w:lineRule="auto"/>
              <w:jc w:val="both"/>
            </w:pPr>
            <w:r>
              <w:t xml:space="preserve">Các lựa chọn: Chưa xử lý, Đã xử lý, Lưu, Từ chối phê duyệt, Chờ phê duyệt </w:t>
            </w:r>
          </w:p>
        </w:tc>
      </w:tr>
      <w:tr w:rsidR="008B1181" w14:paraId="378851FA" w14:textId="77777777" w:rsidTr="005E5229">
        <w:tc>
          <w:tcPr>
            <w:tcW w:w="3510" w:type="dxa"/>
          </w:tcPr>
          <w:p w14:paraId="165E429C" w14:textId="77777777" w:rsidR="008B1181" w:rsidRDefault="008B1181" w:rsidP="005E5229">
            <w:pPr>
              <w:spacing w:before="120" w:after="120" w:line="312" w:lineRule="auto"/>
              <w:ind w:firstLine="0"/>
              <w:jc w:val="both"/>
            </w:pPr>
            <w:r>
              <w:t>Số thông báo LC</w:t>
            </w:r>
          </w:p>
        </w:tc>
        <w:tc>
          <w:tcPr>
            <w:tcW w:w="6237" w:type="dxa"/>
          </w:tcPr>
          <w:p w14:paraId="392E127F" w14:textId="77777777" w:rsidR="008B1181" w:rsidRDefault="008B1181" w:rsidP="005E5229">
            <w:pPr>
              <w:spacing w:before="120" w:after="120" w:line="312" w:lineRule="auto"/>
              <w:ind w:firstLine="0"/>
              <w:jc w:val="both"/>
            </w:pPr>
          </w:p>
        </w:tc>
      </w:tr>
      <w:tr w:rsidR="008B1181" w14:paraId="3ECFF120" w14:textId="77777777" w:rsidTr="005E5229">
        <w:tc>
          <w:tcPr>
            <w:tcW w:w="3510" w:type="dxa"/>
          </w:tcPr>
          <w:p w14:paraId="03BDB45F" w14:textId="77777777" w:rsidR="008B1181" w:rsidRDefault="008B1181" w:rsidP="005E5229">
            <w:pPr>
              <w:spacing w:before="120" w:after="120" w:line="312" w:lineRule="auto"/>
              <w:ind w:firstLine="0"/>
              <w:jc w:val="both"/>
            </w:pPr>
            <w:r>
              <w:t>Số tham chiếu EE</w:t>
            </w:r>
          </w:p>
        </w:tc>
        <w:tc>
          <w:tcPr>
            <w:tcW w:w="6237" w:type="dxa"/>
          </w:tcPr>
          <w:p w14:paraId="1FBD5E1B" w14:textId="77777777" w:rsidR="008B1181" w:rsidRDefault="008B1181" w:rsidP="005E5229">
            <w:pPr>
              <w:spacing w:before="120" w:after="120" w:line="312" w:lineRule="auto"/>
              <w:ind w:firstLine="0"/>
              <w:jc w:val="both"/>
            </w:pPr>
          </w:p>
        </w:tc>
      </w:tr>
      <w:tr w:rsidR="008B1181" w14:paraId="6BA23E10" w14:textId="77777777" w:rsidTr="005E5229">
        <w:tc>
          <w:tcPr>
            <w:tcW w:w="3510" w:type="dxa"/>
          </w:tcPr>
          <w:p w14:paraId="4A621EC2" w14:textId="77777777" w:rsidR="008B1181" w:rsidRDefault="008B1181" w:rsidP="005E5229">
            <w:pPr>
              <w:spacing w:before="120" w:after="120" w:line="312" w:lineRule="auto"/>
              <w:ind w:firstLine="0"/>
              <w:jc w:val="both"/>
            </w:pPr>
            <w:r>
              <w:t>LC số</w:t>
            </w:r>
          </w:p>
        </w:tc>
        <w:tc>
          <w:tcPr>
            <w:tcW w:w="6237" w:type="dxa"/>
          </w:tcPr>
          <w:p w14:paraId="3142D2EB" w14:textId="77777777" w:rsidR="008B1181" w:rsidRDefault="008B1181" w:rsidP="005E5229">
            <w:pPr>
              <w:spacing w:before="120" w:after="120" w:line="312" w:lineRule="auto"/>
              <w:ind w:firstLine="0"/>
              <w:jc w:val="both"/>
            </w:pPr>
          </w:p>
        </w:tc>
      </w:tr>
      <w:tr w:rsidR="008B1181" w14:paraId="7A2A34A5" w14:textId="77777777" w:rsidTr="005E5229">
        <w:tc>
          <w:tcPr>
            <w:tcW w:w="3510" w:type="dxa"/>
          </w:tcPr>
          <w:p w14:paraId="4A33CA99" w14:textId="77777777" w:rsidR="008B1181" w:rsidRDefault="008B1181" w:rsidP="005E5229">
            <w:pPr>
              <w:spacing w:before="120" w:after="120" w:line="312" w:lineRule="auto"/>
              <w:ind w:firstLine="0"/>
              <w:jc w:val="both"/>
            </w:pPr>
            <w:r>
              <w:t>CIF khách hàng</w:t>
            </w:r>
          </w:p>
        </w:tc>
        <w:tc>
          <w:tcPr>
            <w:tcW w:w="6237" w:type="dxa"/>
          </w:tcPr>
          <w:p w14:paraId="3FF020E1" w14:textId="77777777" w:rsidR="008B1181" w:rsidRDefault="008B1181" w:rsidP="005E5229">
            <w:pPr>
              <w:spacing w:before="120" w:after="120" w:line="312" w:lineRule="auto"/>
              <w:ind w:firstLine="0"/>
              <w:jc w:val="both"/>
            </w:pPr>
          </w:p>
        </w:tc>
      </w:tr>
      <w:tr w:rsidR="008B1181" w14:paraId="03F38BAE" w14:textId="77777777" w:rsidTr="005E5229">
        <w:tc>
          <w:tcPr>
            <w:tcW w:w="3510" w:type="dxa"/>
          </w:tcPr>
          <w:p w14:paraId="4032A723" w14:textId="77777777" w:rsidR="008B1181" w:rsidRDefault="008B1181" w:rsidP="005E5229">
            <w:pPr>
              <w:spacing w:before="120" w:after="120" w:line="312" w:lineRule="auto"/>
              <w:ind w:firstLine="0"/>
              <w:jc w:val="both"/>
            </w:pPr>
            <w:r>
              <w:t>Tên khách hàng</w:t>
            </w:r>
          </w:p>
        </w:tc>
        <w:tc>
          <w:tcPr>
            <w:tcW w:w="6237" w:type="dxa"/>
          </w:tcPr>
          <w:p w14:paraId="7242B3AB" w14:textId="77777777" w:rsidR="008B1181" w:rsidRDefault="008B1181" w:rsidP="005E5229">
            <w:pPr>
              <w:spacing w:before="120" w:after="120" w:line="312" w:lineRule="auto"/>
              <w:ind w:firstLine="0"/>
              <w:jc w:val="both"/>
            </w:pPr>
          </w:p>
        </w:tc>
      </w:tr>
      <w:tr w:rsidR="008B1181" w14:paraId="2D9E912F" w14:textId="77777777" w:rsidTr="005E5229">
        <w:tc>
          <w:tcPr>
            <w:tcW w:w="3510" w:type="dxa"/>
          </w:tcPr>
          <w:p w14:paraId="31423CB2" w14:textId="77777777" w:rsidR="008B1181" w:rsidRDefault="008B1181" w:rsidP="005E5229">
            <w:pPr>
              <w:spacing w:before="120" w:after="120" w:line="312" w:lineRule="auto"/>
              <w:ind w:firstLine="0"/>
              <w:jc w:val="both"/>
            </w:pPr>
            <w:r>
              <w:t>Sự kiện</w:t>
            </w:r>
          </w:p>
        </w:tc>
        <w:tc>
          <w:tcPr>
            <w:tcW w:w="6237" w:type="dxa"/>
          </w:tcPr>
          <w:p w14:paraId="551F5221" w14:textId="77777777" w:rsidR="008B1181" w:rsidRDefault="008B1181" w:rsidP="00724F94">
            <w:pPr>
              <w:pStyle w:val="ListParagraph"/>
              <w:numPr>
                <w:ilvl w:val="0"/>
                <w:numId w:val="8"/>
              </w:numPr>
              <w:spacing w:before="120" w:after="120" w:line="312" w:lineRule="auto"/>
              <w:jc w:val="both"/>
            </w:pPr>
            <w:r>
              <w:t>Các lựa chọn: Tham chiếu Bảng diễn giải sự kiện bên dưới</w:t>
            </w:r>
          </w:p>
        </w:tc>
      </w:tr>
      <w:tr w:rsidR="008B1181" w14:paraId="40945C2B" w14:textId="77777777" w:rsidTr="005E5229">
        <w:tc>
          <w:tcPr>
            <w:tcW w:w="3510" w:type="dxa"/>
          </w:tcPr>
          <w:p w14:paraId="37347FB5" w14:textId="77777777" w:rsidR="008B1181" w:rsidRDefault="008B1181" w:rsidP="005E5229">
            <w:pPr>
              <w:spacing w:before="120" w:after="120" w:line="312" w:lineRule="auto"/>
              <w:ind w:firstLine="0"/>
              <w:jc w:val="both"/>
            </w:pPr>
            <w:r>
              <w:t>Tình trạng hoạt động</w:t>
            </w:r>
          </w:p>
        </w:tc>
        <w:tc>
          <w:tcPr>
            <w:tcW w:w="6237" w:type="dxa"/>
          </w:tcPr>
          <w:p w14:paraId="74140F1A" w14:textId="77777777" w:rsidR="008B1181" w:rsidRDefault="008B1181" w:rsidP="00724F94">
            <w:pPr>
              <w:pStyle w:val="ListParagraph"/>
              <w:numPr>
                <w:ilvl w:val="0"/>
                <w:numId w:val="8"/>
              </w:numPr>
              <w:spacing w:before="120" w:after="120" w:line="312" w:lineRule="auto"/>
              <w:jc w:val="both"/>
            </w:pPr>
            <w:r>
              <w:t>Các lựa chọn: Đang hoạt động, Đóng</w:t>
            </w:r>
          </w:p>
        </w:tc>
      </w:tr>
    </w:tbl>
    <w:p w14:paraId="16A0C40D" w14:textId="77777777" w:rsidR="008B1181" w:rsidRDefault="008B1181" w:rsidP="008B1181">
      <w:pPr>
        <w:spacing w:before="120" w:after="120" w:line="312" w:lineRule="auto"/>
        <w:jc w:val="both"/>
      </w:pPr>
      <w:r>
        <w:t>Màn hình kết quả tìm kiếm: sắp xếp theo thứ tự Số thông báo LC</w:t>
      </w:r>
    </w:p>
    <w:tbl>
      <w:tblPr>
        <w:tblStyle w:val="TableGrid"/>
        <w:tblW w:w="13002" w:type="dxa"/>
        <w:tblLook w:val="04A0" w:firstRow="1" w:lastRow="0" w:firstColumn="1" w:lastColumn="0" w:noHBand="0" w:noVBand="1"/>
      </w:tblPr>
      <w:tblGrid>
        <w:gridCol w:w="780"/>
        <w:gridCol w:w="1720"/>
        <w:gridCol w:w="669"/>
        <w:gridCol w:w="1634"/>
        <w:gridCol w:w="1206"/>
        <w:gridCol w:w="1915"/>
        <w:gridCol w:w="693"/>
        <w:gridCol w:w="1206"/>
        <w:gridCol w:w="725"/>
        <w:gridCol w:w="680"/>
        <w:gridCol w:w="887"/>
        <w:gridCol w:w="887"/>
      </w:tblGrid>
      <w:tr w:rsidR="008B1181" w:rsidRPr="00615117" w14:paraId="50BFF9DE" w14:textId="77777777" w:rsidTr="005E5229">
        <w:trPr>
          <w:trHeight w:val="300"/>
        </w:trPr>
        <w:tc>
          <w:tcPr>
            <w:tcW w:w="780" w:type="dxa"/>
            <w:noWrap/>
            <w:hideMark/>
          </w:tcPr>
          <w:p w14:paraId="308DE5D0" w14:textId="77777777" w:rsidR="008B1181" w:rsidRPr="00615117" w:rsidRDefault="008B1181" w:rsidP="005E5229">
            <w:pPr>
              <w:spacing w:line="240" w:lineRule="auto"/>
              <w:ind w:firstLine="0"/>
              <w:jc w:val="center"/>
              <w:rPr>
                <w:rFonts w:cs="Times New Roman"/>
              </w:rPr>
            </w:pPr>
            <w:r w:rsidRPr="00615117">
              <w:rPr>
                <w:rFonts w:cs="Times New Roman"/>
              </w:rPr>
              <w:t>Ngày GD</w:t>
            </w:r>
          </w:p>
        </w:tc>
        <w:tc>
          <w:tcPr>
            <w:tcW w:w="669" w:type="dxa"/>
          </w:tcPr>
          <w:p w14:paraId="4EB63427" w14:textId="77777777" w:rsidR="008B1181" w:rsidRPr="00615117" w:rsidRDefault="008B1181" w:rsidP="005E5229">
            <w:pPr>
              <w:spacing w:line="240" w:lineRule="auto"/>
              <w:ind w:firstLine="0"/>
              <w:jc w:val="center"/>
              <w:rPr>
                <w:rFonts w:cs="Times New Roman"/>
              </w:rPr>
            </w:pPr>
            <w:r>
              <w:rPr>
                <w:rFonts w:cs="Times New Roman"/>
              </w:rPr>
              <w:t>Số thông báo LC</w:t>
            </w:r>
          </w:p>
        </w:tc>
        <w:tc>
          <w:tcPr>
            <w:tcW w:w="669" w:type="dxa"/>
            <w:noWrap/>
            <w:hideMark/>
          </w:tcPr>
          <w:p w14:paraId="3EFBA2F8" w14:textId="77777777" w:rsidR="008B1181" w:rsidRPr="00615117" w:rsidRDefault="008B1181" w:rsidP="005E5229">
            <w:pPr>
              <w:spacing w:line="240" w:lineRule="auto"/>
              <w:ind w:firstLine="0"/>
              <w:jc w:val="center"/>
              <w:rPr>
                <w:rFonts w:cs="Times New Roman"/>
              </w:rPr>
            </w:pPr>
            <w:r w:rsidRPr="00615117">
              <w:rPr>
                <w:rFonts w:cs="Times New Roman"/>
              </w:rPr>
              <w:t>LC</w:t>
            </w:r>
            <w:r>
              <w:rPr>
                <w:rFonts w:cs="Times New Roman"/>
              </w:rPr>
              <w:t xml:space="preserve"> số</w:t>
            </w:r>
          </w:p>
        </w:tc>
        <w:tc>
          <w:tcPr>
            <w:tcW w:w="1634" w:type="dxa"/>
          </w:tcPr>
          <w:p w14:paraId="56A7E606"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02305D88"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1480ECB9"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31061F2C" w14:textId="77777777" w:rsidR="008B1181" w:rsidRPr="00615117" w:rsidRDefault="008B1181" w:rsidP="005E5229">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52E69AAC" w14:textId="77777777" w:rsidR="008B1181" w:rsidRPr="00615117" w:rsidRDefault="008B1181" w:rsidP="005E5229">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73C8A175"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885" w:type="dxa"/>
          </w:tcPr>
          <w:p w14:paraId="72E6F1B3" w14:textId="77777777" w:rsidR="008B1181" w:rsidRDefault="008B1181" w:rsidP="005E5229">
            <w:pPr>
              <w:spacing w:line="240" w:lineRule="auto"/>
              <w:ind w:firstLine="0"/>
              <w:jc w:val="center"/>
              <w:rPr>
                <w:rFonts w:cs="Times New Roman"/>
              </w:rPr>
            </w:pPr>
            <w:r>
              <w:rPr>
                <w:rFonts w:cs="Times New Roman"/>
              </w:rPr>
              <w:t>STT sự kiện</w:t>
            </w:r>
          </w:p>
        </w:tc>
        <w:tc>
          <w:tcPr>
            <w:tcW w:w="1310" w:type="dxa"/>
          </w:tcPr>
          <w:p w14:paraId="20D344F5" w14:textId="77777777" w:rsidR="008B1181" w:rsidRDefault="008B1181" w:rsidP="005E5229">
            <w:pPr>
              <w:spacing w:line="240" w:lineRule="auto"/>
              <w:ind w:firstLine="0"/>
              <w:jc w:val="center"/>
              <w:rPr>
                <w:rFonts w:cs="Times New Roman"/>
              </w:rPr>
            </w:pPr>
            <w:r>
              <w:rPr>
                <w:rFonts w:cs="Times New Roman"/>
              </w:rPr>
              <w:t>Người tạo</w:t>
            </w:r>
          </w:p>
        </w:tc>
        <w:tc>
          <w:tcPr>
            <w:tcW w:w="1310" w:type="dxa"/>
          </w:tcPr>
          <w:p w14:paraId="64093841" w14:textId="77777777" w:rsidR="008B1181" w:rsidRDefault="008B1181" w:rsidP="005E5229">
            <w:pPr>
              <w:spacing w:line="240" w:lineRule="auto"/>
              <w:ind w:firstLine="0"/>
              <w:jc w:val="center"/>
              <w:rPr>
                <w:rFonts w:cs="Times New Roman"/>
              </w:rPr>
            </w:pPr>
            <w:r>
              <w:rPr>
                <w:rFonts w:cs="Times New Roman"/>
              </w:rPr>
              <w:t>Người phê duyệt</w:t>
            </w:r>
          </w:p>
        </w:tc>
      </w:tr>
      <w:tr w:rsidR="008B1181" w:rsidRPr="00615117" w14:paraId="1F6334AF" w14:textId="77777777" w:rsidTr="005E5229">
        <w:trPr>
          <w:trHeight w:val="300"/>
        </w:trPr>
        <w:tc>
          <w:tcPr>
            <w:tcW w:w="780" w:type="dxa"/>
            <w:noWrap/>
            <w:hideMark/>
          </w:tcPr>
          <w:p w14:paraId="6FE194D5"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669" w:type="dxa"/>
          </w:tcPr>
          <w:p w14:paraId="3C17B1C1"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669" w:type="dxa"/>
            <w:noWrap/>
            <w:hideMark/>
          </w:tcPr>
          <w:p w14:paraId="740B150C"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ABC</w:t>
            </w:r>
          </w:p>
        </w:tc>
        <w:tc>
          <w:tcPr>
            <w:tcW w:w="1634" w:type="dxa"/>
          </w:tcPr>
          <w:p w14:paraId="683368B0"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1744278B" w14:textId="77777777" w:rsidR="008B1181" w:rsidRPr="006B5910" w:rsidRDefault="008B1181" w:rsidP="005E5229">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2CADBFC9"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20A35604"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3527A2AF"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4C98D523"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885" w:type="dxa"/>
          </w:tcPr>
          <w:p w14:paraId="1E357715"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1310" w:type="dxa"/>
          </w:tcPr>
          <w:p w14:paraId="04263288"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1310" w:type="dxa"/>
          </w:tcPr>
          <w:p w14:paraId="486D2CF9"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8B1181" w:rsidRPr="00615117" w14:paraId="279C0B98" w14:textId="77777777" w:rsidTr="005E5229">
        <w:trPr>
          <w:trHeight w:val="300"/>
        </w:trPr>
        <w:tc>
          <w:tcPr>
            <w:tcW w:w="780" w:type="dxa"/>
            <w:noWrap/>
          </w:tcPr>
          <w:p w14:paraId="3BE8EA74"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669" w:type="dxa"/>
          </w:tcPr>
          <w:p w14:paraId="7177258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669" w:type="dxa"/>
            <w:noWrap/>
          </w:tcPr>
          <w:p w14:paraId="02E88205"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DEF</w:t>
            </w:r>
          </w:p>
        </w:tc>
        <w:tc>
          <w:tcPr>
            <w:tcW w:w="1634" w:type="dxa"/>
          </w:tcPr>
          <w:p w14:paraId="2CD0AD98"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5CA06767" w14:textId="77777777" w:rsidR="008B1181" w:rsidRPr="006B5910" w:rsidRDefault="008B1181" w:rsidP="005E5229">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10ABBA54"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2717EF2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5C3F4FD6"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03E6B151"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442D2B78"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310" w:type="dxa"/>
          </w:tcPr>
          <w:p w14:paraId="13E97988"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1310" w:type="dxa"/>
          </w:tcPr>
          <w:p w14:paraId="7EE80F33"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287587A2" w14:textId="77777777" w:rsidR="008B1181" w:rsidRDefault="008B1181" w:rsidP="008B1181">
      <w:pPr>
        <w:pStyle w:val="Heading6"/>
        <w:numPr>
          <w:ilvl w:val="0"/>
          <w:numId w:val="0"/>
        </w:numPr>
        <w:ind w:left="1701" w:hanging="1275"/>
      </w:pPr>
      <w:r>
        <w:t>Màn hình giao dịch</w:t>
      </w:r>
    </w:p>
    <w:p w14:paraId="3FE11B48" w14:textId="77777777" w:rsidR="008B1181" w:rsidRDefault="008B1181" w:rsidP="008B1181">
      <w:r>
        <w:t xml:space="preserve">Tương tự như màn hình chức năng Chỉnh sửa hồ sơ, không cho phép lựa chọn Nút chức năng nào và có thêm </w:t>
      </w:r>
      <w:r>
        <w:rPr>
          <w:b/>
        </w:rPr>
        <w:t>N</w:t>
      </w:r>
      <w:r w:rsidRPr="004E13E6">
        <w:rPr>
          <w:b/>
        </w:rPr>
        <w:t>út Vấn tin lịch sử</w:t>
      </w:r>
      <w:r>
        <w:t xml:space="preserve"> để truy vấn.</w:t>
      </w:r>
    </w:p>
    <w:tbl>
      <w:tblPr>
        <w:tblStyle w:val="TableGrid"/>
        <w:tblW w:w="13889" w:type="dxa"/>
        <w:tblLook w:val="04A0" w:firstRow="1" w:lastRow="0" w:firstColumn="1" w:lastColumn="0" w:noHBand="0" w:noVBand="1"/>
      </w:tblPr>
      <w:tblGrid>
        <w:gridCol w:w="780"/>
        <w:gridCol w:w="1720"/>
        <w:gridCol w:w="669"/>
        <w:gridCol w:w="1634"/>
        <w:gridCol w:w="1206"/>
        <w:gridCol w:w="1915"/>
        <w:gridCol w:w="693"/>
        <w:gridCol w:w="1206"/>
        <w:gridCol w:w="725"/>
        <w:gridCol w:w="680"/>
        <w:gridCol w:w="887"/>
        <w:gridCol w:w="887"/>
        <w:gridCol w:w="887"/>
      </w:tblGrid>
      <w:tr w:rsidR="008B1181" w:rsidRPr="00615117" w14:paraId="5C5D9844" w14:textId="77777777" w:rsidTr="005E5229">
        <w:trPr>
          <w:trHeight w:val="300"/>
        </w:trPr>
        <w:tc>
          <w:tcPr>
            <w:tcW w:w="780" w:type="dxa"/>
            <w:noWrap/>
            <w:hideMark/>
          </w:tcPr>
          <w:p w14:paraId="39E0734C" w14:textId="77777777" w:rsidR="008B1181" w:rsidRPr="00615117" w:rsidRDefault="008B1181" w:rsidP="005E5229">
            <w:pPr>
              <w:spacing w:line="240" w:lineRule="auto"/>
              <w:ind w:firstLine="0"/>
              <w:jc w:val="center"/>
              <w:rPr>
                <w:rFonts w:cs="Times New Roman"/>
              </w:rPr>
            </w:pPr>
            <w:r w:rsidRPr="00615117">
              <w:rPr>
                <w:rFonts w:cs="Times New Roman"/>
              </w:rPr>
              <w:t>Ngày GD</w:t>
            </w:r>
          </w:p>
        </w:tc>
        <w:tc>
          <w:tcPr>
            <w:tcW w:w="1720" w:type="dxa"/>
          </w:tcPr>
          <w:p w14:paraId="72B3F1CA" w14:textId="77777777" w:rsidR="008B1181" w:rsidRPr="00615117" w:rsidRDefault="008B1181" w:rsidP="005E5229">
            <w:pPr>
              <w:spacing w:line="240" w:lineRule="auto"/>
              <w:ind w:firstLine="0"/>
              <w:jc w:val="center"/>
              <w:rPr>
                <w:rFonts w:cs="Times New Roman"/>
              </w:rPr>
            </w:pPr>
            <w:r>
              <w:rPr>
                <w:rFonts w:cs="Times New Roman"/>
              </w:rPr>
              <w:t>Số thông báo LC</w:t>
            </w:r>
          </w:p>
        </w:tc>
        <w:tc>
          <w:tcPr>
            <w:tcW w:w="669" w:type="dxa"/>
            <w:noWrap/>
            <w:hideMark/>
          </w:tcPr>
          <w:p w14:paraId="7C4FC1A6" w14:textId="77777777" w:rsidR="008B1181" w:rsidRPr="00615117" w:rsidRDefault="008B1181" w:rsidP="005E5229">
            <w:pPr>
              <w:spacing w:line="240" w:lineRule="auto"/>
              <w:ind w:firstLine="0"/>
              <w:jc w:val="center"/>
              <w:rPr>
                <w:rFonts w:cs="Times New Roman"/>
              </w:rPr>
            </w:pPr>
            <w:r w:rsidRPr="00615117">
              <w:rPr>
                <w:rFonts w:cs="Times New Roman"/>
              </w:rPr>
              <w:t>LC</w:t>
            </w:r>
            <w:r>
              <w:rPr>
                <w:rFonts w:cs="Times New Roman"/>
              </w:rPr>
              <w:t xml:space="preserve"> số</w:t>
            </w:r>
          </w:p>
        </w:tc>
        <w:tc>
          <w:tcPr>
            <w:tcW w:w="1634" w:type="dxa"/>
          </w:tcPr>
          <w:p w14:paraId="1AC4F378"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10BD074E"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3ECE0477"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008E2DDD" w14:textId="77777777" w:rsidR="008B1181" w:rsidRPr="00615117" w:rsidRDefault="008B1181" w:rsidP="005E5229">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69822896" w14:textId="77777777" w:rsidR="008B1181" w:rsidRPr="00615117" w:rsidRDefault="008B1181" w:rsidP="005E5229">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415BF043"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680" w:type="dxa"/>
          </w:tcPr>
          <w:p w14:paraId="7F1D239C" w14:textId="77777777" w:rsidR="008B1181" w:rsidRDefault="008B1181" w:rsidP="005E5229">
            <w:pPr>
              <w:spacing w:line="240" w:lineRule="auto"/>
              <w:ind w:firstLine="0"/>
              <w:jc w:val="center"/>
              <w:rPr>
                <w:rFonts w:cs="Times New Roman"/>
              </w:rPr>
            </w:pPr>
            <w:r>
              <w:rPr>
                <w:rFonts w:cs="Times New Roman"/>
              </w:rPr>
              <w:t>STT sự kiện</w:t>
            </w:r>
          </w:p>
        </w:tc>
        <w:tc>
          <w:tcPr>
            <w:tcW w:w="887" w:type="dxa"/>
          </w:tcPr>
          <w:p w14:paraId="1BEC1FBF" w14:textId="77777777" w:rsidR="008B1181" w:rsidRDefault="008B1181" w:rsidP="005E5229">
            <w:pPr>
              <w:spacing w:line="240" w:lineRule="auto"/>
              <w:ind w:firstLine="0"/>
              <w:jc w:val="center"/>
              <w:rPr>
                <w:rFonts w:cs="Times New Roman"/>
              </w:rPr>
            </w:pPr>
            <w:r>
              <w:rPr>
                <w:rFonts w:cs="Times New Roman"/>
              </w:rPr>
              <w:t>STC BCT</w:t>
            </w:r>
          </w:p>
        </w:tc>
        <w:tc>
          <w:tcPr>
            <w:tcW w:w="887" w:type="dxa"/>
          </w:tcPr>
          <w:p w14:paraId="4C8A9078" w14:textId="77777777" w:rsidR="008B1181" w:rsidRDefault="008B1181" w:rsidP="005E5229">
            <w:pPr>
              <w:spacing w:line="240" w:lineRule="auto"/>
              <w:ind w:firstLine="0"/>
              <w:jc w:val="center"/>
              <w:rPr>
                <w:rFonts w:cs="Times New Roman"/>
              </w:rPr>
            </w:pPr>
            <w:r>
              <w:rPr>
                <w:rFonts w:cs="Times New Roman"/>
              </w:rPr>
              <w:t>Người tạo</w:t>
            </w:r>
          </w:p>
        </w:tc>
        <w:tc>
          <w:tcPr>
            <w:tcW w:w="887" w:type="dxa"/>
          </w:tcPr>
          <w:p w14:paraId="7AD51A44" w14:textId="77777777" w:rsidR="008B1181" w:rsidRDefault="008B1181" w:rsidP="005E5229">
            <w:pPr>
              <w:spacing w:line="240" w:lineRule="auto"/>
              <w:ind w:firstLine="0"/>
              <w:jc w:val="center"/>
              <w:rPr>
                <w:rFonts w:cs="Times New Roman"/>
              </w:rPr>
            </w:pPr>
            <w:r>
              <w:rPr>
                <w:rFonts w:cs="Times New Roman"/>
              </w:rPr>
              <w:t>Người phê duyệt</w:t>
            </w:r>
          </w:p>
        </w:tc>
      </w:tr>
      <w:tr w:rsidR="008B1181" w:rsidRPr="00615117" w14:paraId="6950E788" w14:textId="77777777" w:rsidTr="005E5229">
        <w:trPr>
          <w:trHeight w:val="300"/>
        </w:trPr>
        <w:tc>
          <w:tcPr>
            <w:tcW w:w="780" w:type="dxa"/>
            <w:noWrap/>
            <w:hideMark/>
          </w:tcPr>
          <w:p w14:paraId="0DA74265"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64AAE06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669" w:type="dxa"/>
            <w:noWrap/>
            <w:hideMark/>
          </w:tcPr>
          <w:p w14:paraId="0A70973C"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ABC</w:t>
            </w:r>
          </w:p>
        </w:tc>
        <w:tc>
          <w:tcPr>
            <w:tcW w:w="1634" w:type="dxa"/>
          </w:tcPr>
          <w:p w14:paraId="1C667FE9"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2345E071" w14:textId="77777777" w:rsidR="008B1181" w:rsidRPr="006B5910" w:rsidRDefault="008B1181" w:rsidP="005E5229">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4AC01DE0"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4746F783"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08922DF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6AFA1A3F"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80" w:type="dxa"/>
          </w:tcPr>
          <w:p w14:paraId="17CDC199"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4B88D4D6" w14:textId="77777777" w:rsidR="008B1181" w:rsidRDefault="008B1181" w:rsidP="005E5229">
            <w:pPr>
              <w:spacing w:line="240" w:lineRule="auto"/>
              <w:ind w:firstLine="0"/>
              <w:jc w:val="center"/>
              <w:rPr>
                <w:rFonts w:eastAsia="Times New Roman" w:cs="Times New Roman"/>
                <w:i/>
                <w:color w:val="0070C0"/>
                <w:sz w:val="22"/>
              </w:rPr>
            </w:pPr>
          </w:p>
        </w:tc>
        <w:tc>
          <w:tcPr>
            <w:tcW w:w="887" w:type="dxa"/>
          </w:tcPr>
          <w:p w14:paraId="5B59EFCE"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2451986A"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8B1181" w:rsidRPr="00615117" w14:paraId="202676B3" w14:textId="77777777" w:rsidTr="005E5229">
        <w:trPr>
          <w:trHeight w:val="300"/>
        </w:trPr>
        <w:tc>
          <w:tcPr>
            <w:tcW w:w="780" w:type="dxa"/>
            <w:noWrap/>
          </w:tcPr>
          <w:p w14:paraId="5FCF421E"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w:t>
            </w:r>
            <w:r>
              <w:rPr>
                <w:rFonts w:eastAsia="Times New Roman" w:cs="Times New Roman"/>
                <w:color w:val="000000"/>
                <w:sz w:val="22"/>
              </w:rPr>
              <w:lastRenderedPageBreak/>
              <w:t>2021</w:t>
            </w:r>
          </w:p>
        </w:tc>
        <w:tc>
          <w:tcPr>
            <w:tcW w:w="1720" w:type="dxa"/>
          </w:tcPr>
          <w:p w14:paraId="2D286073"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0992EA2200001</w:t>
            </w:r>
          </w:p>
        </w:tc>
        <w:tc>
          <w:tcPr>
            <w:tcW w:w="669" w:type="dxa"/>
            <w:noWrap/>
          </w:tcPr>
          <w:p w14:paraId="0108F6AB"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DEF</w:t>
            </w:r>
          </w:p>
        </w:tc>
        <w:tc>
          <w:tcPr>
            <w:tcW w:w="1634" w:type="dxa"/>
          </w:tcPr>
          <w:p w14:paraId="4FEBBE42"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21EED667" w14:textId="77777777" w:rsidR="008B1181" w:rsidRPr="006B5910" w:rsidRDefault="008B1181" w:rsidP="005E5229">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62A3E5FD"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 xml:space="preserve">VONGPHET BRIDGE - ROAD </w:t>
            </w:r>
            <w:r w:rsidRPr="006B5910">
              <w:rPr>
                <w:rFonts w:eastAsia="Times New Roman" w:cs="Times New Roman"/>
                <w:color w:val="000000"/>
                <w:sz w:val="22"/>
              </w:rPr>
              <w:lastRenderedPageBreak/>
              <w:t>CONSTRUCTION</w:t>
            </w:r>
          </w:p>
        </w:tc>
        <w:tc>
          <w:tcPr>
            <w:tcW w:w="693" w:type="dxa"/>
            <w:noWrap/>
          </w:tcPr>
          <w:p w14:paraId="44BAFA12"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VND</w:t>
            </w:r>
          </w:p>
        </w:tc>
        <w:tc>
          <w:tcPr>
            <w:tcW w:w="1206" w:type="dxa"/>
            <w:noWrap/>
          </w:tcPr>
          <w:p w14:paraId="5418523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4417D5DC"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 xml:space="preserve">Sửa đổi </w:t>
            </w:r>
            <w:r>
              <w:rPr>
                <w:rFonts w:eastAsia="Times New Roman" w:cs="Times New Roman"/>
                <w:color w:val="000000"/>
                <w:sz w:val="22"/>
              </w:rPr>
              <w:lastRenderedPageBreak/>
              <w:t>LC</w:t>
            </w:r>
          </w:p>
        </w:tc>
        <w:tc>
          <w:tcPr>
            <w:tcW w:w="680" w:type="dxa"/>
          </w:tcPr>
          <w:p w14:paraId="617441BF"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lastRenderedPageBreak/>
              <w:t>3</w:t>
            </w:r>
          </w:p>
        </w:tc>
        <w:tc>
          <w:tcPr>
            <w:tcW w:w="887" w:type="dxa"/>
          </w:tcPr>
          <w:p w14:paraId="440B1AA6" w14:textId="77777777" w:rsidR="008B1181" w:rsidRDefault="008B1181" w:rsidP="005E5229">
            <w:pPr>
              <w:spacing w:line="240" w:lineRule="auto"/>
              <w:ind w:firstLine="0"/>
              <w:jc w:val="center"/>
              <w:rPr>
                <w:rFonts w:eastAsia="Times New Roman" w:cs="Times New Roman"/>
                <w:i/>
                <w:color w:val="0070C0"/>
                <w:sz w:val="22"/>
              </w:rPr>
            </w:pPr>
          </w:p>
        </w:tc>
        <w:tc>
          <w:tcPr>
            <w:tcW w:w="887" w:type="dxa"/>
          </w:tcPr>
          <w:p w14:paraId="790A191C"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137239F7"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7EA46CD1" w14:textId="77777777" w:rsidR="008B1181" w:rsidRPr="00922B0B" w:rsidRDefault="008B1181" w:rsidP="008B1181"/>
    <w:p w14:paraId="04EF8C2F" w14:textId="77777777" w:rsidR="008B1181" w:rsidRDefault="008B1181" w:rsidP="008B1181">
      <w:pPr>
        <w:pStyle w:val="Heading3"/>
        <w:ind w:left="851" w:hanging="1106"/>
      </w:pPr>
      <w:r>
        <w:t>Nhờ thu Xuất khẩu</w:t>
      </w:r>
    </w:p>
    <w:p w14:paraId="74E19D18" w14:textId="77777777" w:rsidR="008B1181" w:rsidRDefault="008B1181" w:rsidP="008B1181">
      <w:pPr>
        <w:ind w:firstLine="227"/>
        <w:rPr>
          <w:u w:val="single"/>
        </w:rPr>
      </w:pPr>
      <w:r>
        <w:tab/>
      </w:r>
      <w:r>
        <w:rPr>
          <w:u w:val="single"/>
        </w:rPr>
        <w:t>Menu sản phẩm:</w:t>
      </w:r>
    </w:p>
    <w:tbl>
      <w:tblPr>
        <w:tblStyle w:val="TableGrid"/>
        <w:tblW w:w="9797" w:type="dxa"/>
        <w:tblLook w:val="04A0" w:firstRow="1" w:lastRow="0" w:firstColumn="1" w:lastColumn="0" w:noHBand="0" w:noVBand="1"/>
      </w:tblPr>
      <w:tblGrid>
        <w:gridCol w:w="1954"/>
        <w:gridCol w:w="2885"/>
        <w:gridCol w:w="4958"/>
      </w:tblGrid>
      <w:tr w:rsidR="008B1181" w14:paraId="032ED15C" w14:textId="77777777" w:rsidTr="005E5229">
        <w:trPr>
          <w:trHeight w:val="1471"/>
        </w:trPr>
        <w:tc>
          <w:tcPr>
            <w:tcW w:w="1954" w:type="dxa"/>
            <w:vMerge w:val="restart"/>
          </w:tcPr>
          <w:p w14:paraId="0E54A080" w14:textId="77777777" w:rsidR="008B1181" w:rsidRDefault="008B1181" w:rsidP="005E5229">
            <w:pPr>
              <w:ind w:firstLine="0"/>
              <w:rPr>
                <w:u w:val="single"/>
              </w:rPr>
            </w:pPr>
            <w:r>
              <w:rPr>
                <w:u w:val="single"/>
              </w:rPr>
              <w:t>Nhờ thu xuất khẩu &gt;</w:t>
            </w:r>
          </w:p>
        </w:tc>
        <w:tc>
          <w:tcPr>
            <w:tcW w:w="2885" w:type="dxa"/>
          </w:tcPr>
          <w:p w14:paraId="5F9E0EDD" w14:textId="77777777" w:rsidR="008B1181" w:rsidRDefault="008B1181" w:rsidP="005E5229">
            <w:pPr>
              <w:ind w:firstLine="0"/>
              <w:jc w:val="both"/>
              <w:rPr>
                <w:u w:val="single"/>
              </w:rPr>
            </w:pPr>
            <w:r>
              <w:rPr>
                <w:u w:val="single"/>
              </w:rPr>
              <w:t>Xử lý hồ sơ mới</w:t>
            </w:r>
          </w:p>
        </w:tc>
        <w:tc>
          <w:tcPr>
            <w:tcW w:w="4958" w:type="dxa"/>
          </w:tcPr>
          <w:p w14:paraId="4DAD0F3F" w14:textId="77777777" w:rsidR="008B1181" w:rsidRPr="00045AB5" w:rsidRDefault="008B1181" w:rsidP="005E5229">
            <w:pPr>
              <w:ind w:firstLine="0"/>
              <w:jc w:val="both"/>
            </w:pPr>
            <w:r w:rsidRPr="00045AB5">
              <w:t xml:space="preserve">Cho phép người dùng </w:t>
            </w:r>
            <w:r w:rsidRPr="00045AB5">
              <w:rPr>
                <w:b/>
                <w:i/>
              </w:rPr>
              <w:t>vấ</w:t>
            </w:r>
            <w:r>
              <w:rPr>
                <w:b/>
                <w:i/>
              </w:rPr>
              <w:t xml:space="preserve">n tin, </w:t>
            </w:r>
            <w:r w:rsidRPr="00045AB5">
              <w:rPr>
                <w:b/>
                <w:i/>
              </w:rPr>
              <w:t xml:space="preserve">xử lý và phê duyệt </w:t>
            </w:r>
            <w:r w:rsidRPr="00045AB5">
              <w:t>giao dị</w:t>
            </w:r>
            <w:r>
              <w:t>ch Nhờ thu xuất</w:t>
            </w:r>
            <w:r w:rsidRPr="00045AB5">
              <w:t xml:space="preserve"> khẩu mới, bao gồm </w:t>
            </w:r>
            <w:r>
              <w:t xml:space="preserve">Gửi </w:t>
            </w:r>
            <w:r w:rsidRPr="00045AB5">
              <w:t>…</w:t>
            </w:r>
          </w:p>
        </w:tc>
      </w:tr>
      <w:tr w:rsidR="008B1181" w14:paraId="5821EC86" w14:textId="77777777" w:rsidTr="005E5229">
        <w:tc>
          <w:tcPr>
            <w:tcW w:w="1954" w:type="dxa"/>
            <w:vMerge/>
          </w:tcPr>
          <w:p w14:paraId="3622785C" w14:textId="77777777" w:rsidR="008B1181" w:rsidRDefault="008B1181" w:rsidP="005E5229">
            <w:pPr>
              <w:ind w:firstLine="0"/>
              <w:rPr>
                <w:u w:val="single"/>
              </w:rPr>
            </w:pPr>
          </w:p>
        </w:tc>
        <w:tc>
          <w:tcPr>
            <w:tcW w:w="2885" w:type="dxa"/>
          </w:tcPr>
          <w:p w14:paraId="63703544" w14:textId="77777777" w:rsidR="008B1181" w:rsidRDefault="008B1181" w:rsidP="005E5229">
            <w:pPr>
              <w:ind w:firstLine="0"/>
              <w:jc w:val="both"/>
              <w:rPr>
                <w:u w:val="single"/>
              </w:rPr>
            </w:pPr>
            <w:r>
              <w:rPr>
                <w:u w:val="single"/>
              </w:rPr>
              <w:t>Chỉnh sửa hồ sơ</w:t>
            </w:r>
          </w:p>
        </w:tc>
        <w:tc>
          <w:tcPr>
            <w:tcW w:w="4958" w:type="dxa"/>
          </w:tcPr>
          <w:p w14:paraId="62B86C5C" w14:textId="77777777" w:rsidR="008B1181" w:rsidRPr="00045AB5" w:rsidRDefault="008B1181" w:rsidP="005E5229">
            <w:pPr>
              <w:tabs>
                <w:tab w:val="left" w:pos="4394"/>
              </w:tabs>
              <w:ind w:firstLine="0"/>
              <w:jc w:val="both"/>
            </w:pPr>
            <w:r w:rsidRPr="00045AB5">
              <w:t xml:space="preserve">Cho phép người dùng vấn tin và sửa đổi các </w:t>
            </w:r>
            <w:r w:rsidRPr="00045AB5">
              <w:rPr>
                <w:b/>
                <w:i/>
              </w:rPr>
              <w:t>thông tin cuối cùng của giao dịch</w:t>
            </w:r>
            <w:r w:rsidRPr="00045AB5">
              <w:t xml:space="preserve"> đã xử lý trước đó</w:t>
            </w:r>
          </w:p>
        </w:tc>
      </w:tr>
      <w:tr w:rsidR="008B1181" w14:paraId="1BE471B6" w14:textId="77777777" w:rsidTr="005E5229">
        <w:trPr>
          <w:trHeight w:val="80"/>
        </w:trPr>
        <w:tc>
          <w:tcPr>
            <w:tcW w:w="1954" w:type="dxa"/>
            <w:vMerge/>
          </w:tcPr>
          <w:p w14:paraId="287BA81F" w14:textId="77777777" w:rsidR="008B1181" w:rsidRDefault="008B1181" w:rsidP="005E5229">
            <w:pPr>
              <w:ind w:firstLine="0"/>
              <w:rPr>
                <w:u w:val="single"/>
              </w:rPr>
            </w:pPr>
          </w:p>
        </w:tc>
        <w:tc>
          <w:tcPr>
            <w:tcW w:w="2885" w:type="dxa"/>
          </w:tcPr>
          <w:p w14:paraId="2AED8621" w14:textId="77777777" w:rsidR="008B1181" w:rsidRDefault="008B1181" w:rsidP="005E5229">
            <w:pPr>
              <w:ind w:firstLine="0"/>
              <w:jc w:val="both"/>
              <w:rPr>
                <w:u w:val="single"/>
              </w:rPr>
            </w:pPr>
            <w:r>
              <w:rPr>
                <w:u w:val="single"/>
              </w:rPr>
              <w:t>Vấn tin hồ sơ</w:t>
            </w:r>
          </w:p>
        </w:tc>
        <w:tc>
          <w:tcPr>
            <w:tcW w:w="4958" w:type="dxa"/>
          </w:tcPr>
          <w:p w14:paraId="753F63CC" w14:textId="77777777" w:rsidR="008B1181" w:rsidRPr="00045AB5" w:rsidRDefault="008B1181" w:rsidP="005E5229">
            <w:pPr>
              <w:ind w:firstLine="0"/>
              <w:jc w:val="both"/>
            </w:pPr>
            <w:r w:rsidRPr="00045AB5">
              <w:t xml:space="preserve">Cho phép người dùng vấn tin </w:t>
            </w:r>
            <w:r w:rsidRPr="00045AB5">
              <w:rPr>
                <w:b/>
                <w:i/>
              </w:rPr>
              <w:t xml:space="preserve">thông tin và trạng thái cuối cùng </w:t>
            </w:r>
            <w:r w:rsidRPr="00045AB5">
              <w:t xml:space="preserve">của giao dịch </w:t>
            </w:r>
            <w:r>
              <w:t>Nhờ thu</w:t>
            </w:r>
            <w:r w:rsidRPr="00045AB5">
              <w:t xml:space="preserve"> </w:t>
            </w:r>
            <w:r>
              <w:t>xuất</w:t>
            </w:r>
            <w:r w:rsidRPr="00045AB5">
              <w:t xml:space="preserve"> khẩu cũng như </w:t>
            </w:r>
            <w:r w:rsidRPr="00045AB5">
              <w:rPr>
                <w:b/>
                <w:i/>
              </w:rPr>
              <w:t>lịch sử từng sự kiện</w:t>
            </w:r>
            <w:r w:rsidRPr="00045AB5">
              <w:t>.</w:t>
            </w:r>
          </w:p>
        </w:tc>
      </w:tr>
      <w:tr w:rsidR="008B1181" w14:paraId="033E97C8" w14:textId="77777777" w:rsidTr="005E5229">
        <w:tc>
          <w:tcPr>
            <w:tcW w:w="1954" w:type="dxa"/>
            <w:vMerge/>
          </w:tcPr>
          <w:p w14:paraId="25EB1C79" w14:textId="77777777" w:rsidR="008B1181" w:rsidRDefault="008B1181" w:rsidP="005E5229">
            <w:pPr>
              <w:ind w:firstLine="0"/>
              <w:rPr>
                <w:u w:val="single"/>
              </w:rPr>
            </w:pPr>
          </w:p>
        </w:tc>
        <w:tc>
          <w:tcPr>
            <w:tcW w:w="2885" w:type="dxa"/>
          </w:tcPr>
          <w:p w14:paraId="47B02121" w14:textId="77777777" w:rsidR="008B1181" w:rsidRDefault="008B1181" w:rsidP="005E5229">
            <w:pPr>
              <w:ind w:firstLine="0"/>
              <w:jc w:val="both"/>
              <w:rPr>
                <w:u w:val="single"/>
              </w:rPr>
            </w:pPr>
            <w:r>
              <w:rPr>
                <w:u w:val="single"/>
              </w:rPr>
              <w:t>Mở khóa hồ sơ</w:t>
            </w:r>
          </w:p>
        </w:tc>
        <w:tc>
          <w:tcPr>
            <w:tcW w:w="4958" w:type="dxa"/>
          </w:tcPr>
          <w:p w14:paraId="4AF3BA4A" w14:textId="77777777" w:rsidR="008B1181" w:rsidRPr="00045AB5" w:rsidRDefault="008B1181" w:rsidP="005E5229">
            <w:pPr>
              <w:ind w:firstLine="0"/>
              <w:jc w:val="both"/>
            </w:pPr>
            <w:r w:rsidRPr="00045AB5">
              <w:t>Cho phép người dùng mở khóa giao dịch</w:t>
            </w:r>
          </w:p>
        </w:tc>
      </w:tr>
    </w:tbl>
    <w:p w14:paraId="1351808B" w14:textId="77777777" w:rsidR="008B1181" w:rsidRDefault="008B1181" w:rsidP="008B1181">
      <w:pPr>
        <w:spacing w:after="0"/>
        <w:ind w:firstLine="227"/>
        <w:rPr>
          <w:u w:val="single"/>
        </w:rPr>
      </w:pPr>
    </w:p>
    <w:p w14:paraId="38BD0068" w14:textId="77777777" w:rsidR="008B1181" w:rsidRPr="008801D7" w:rsidRDefault="008B1181" w:rsidP="008B1181">
      <w:pPr>
        <w:pStyle w:val="Heading4"/>
      </w:pPr>
      <w:r>
        <w:t>Chức năng Xử lý hồ sơ mới</w:t>
      </w:r>
    </w:p>
    <w:p w14:paraId="45C57132" w14:textId="77777777" w:rsidR="008B1181" w:rsidRPr="00A66295" w:rsidRDefault="008B1181" w:rsidP="008B118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và KSV tìm kiếm và lựa chọn </w:t>
      </w:r>
      <w:r w:rsidRPr="00C320C8">
        <w:rPr>
          <w:rFonts w:cs="Times New Roman"/>
          <w:szCs w:val="26"/>
        </w:rPr>
        <w:t>hồ</w:t>
      </w:r>
      <w:r>
        <w:rPr>
          <w:rFonts w:cs="Times New Roman"/>
          <w:szCs w:val="26"/>
        </w:rPr>
        <w:t xml:space="preserve"> sơ giao dịch LC xuất khẩu mới theo từng sự kiện để xử lý, dựa trên kết quả trả về từ hệ thống EE.</w:t>
      </w:r>
    </w:p>
    <w:p w14:paraId="429455B8" w14:textId="77777777" w:rsidR="008B1181" w:rsidRDefault="008B1181" w:rsidP="008B1181">
      <w:pPr>
        <w:pStyle w:val="Heading6"/>
        <w:numPr>
          <w:ilvl w:val="0"/>
          <w:numId w:val="0"/>
        </w:numPr>
        <w:ind w:left="1701" w:hanging="1304"/>
      </w:pPr>
      <w:r w:rsidRPr="00980729">
        <w:t xml:space="preserve">Tìm kiếm </w:t>
      </w:r>
      <w:r>
        <w:t>hồ sơ</w:t>
      </w:r>
    </w:p>
    <w:p w14:paraId="4FA9436B" w14:textId="77777777" w:rsidR="008B1181" w:rsidRDefault="008B1181" w:rsidP="008B1181">
      <w:pPr>
        <w:spacing w:before="120" w:after="120" w:line="312" w:lineRule="auto"/>
        <w:ind w:firstLine="397"/>
        <w:jc w:val="both"/>
      </w:pPr>
      <w:r>
        <w:rPr>
          <w:noProof/>
        </w:rPr>
        <w:drawing>
          <wp:inline distT="0" distB="0" distL="0" distR="0" wp14:anchorId="4F6DA798" wp14:editId="3CC35127">
            <wp:extent cx="5847907" cy="133858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2B8C35F7" w14:textId="77777777" w:rsidR="008B1181" w:rsidRDefault="008B1181" w:rsidP="008B1181">
      <w:pPr>
        <w:spacing w:before="120" w:after="120" w:line="312" w:lineRule="auto"/>
        <w:jc w:val="both"/>
      </w:pPr>
      <w:r>
        <w:t xml:space="preserve">Hệ thống cho phép người dùng tìm kiếm theo một hoặc các tiêu chí: Số tham chiếu BCT, Số tham chiếu EE, CIF khách hàng, Tên khách hàng… </w:t>
      </w:r>
    </w:p>
    <w:p w14:paraId="3CFF1341" w14:textId="77777777" w:rsidR="008B1181" w:rsidRDefault="008B1181" w:rsidP="008B118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8B1181" w:rsidRPr="00B23242" w14:paraId="6F5D95D5" w14:textId="77777777" w:rsidTr="005E5229">
        <w:tc>
          <w:tcPr>
            <w:tcW w:w="3510" w:type="dxa"/>
          </w:tcPr>
          <w:p w14:paraId="20928C3E" w14:textId="77777777" w:rsidR="008B1181" w:rsidRPr="00B23242" w:rsidRDefault="008B1181" w:rsidP="005E5229">
            <w:pPr>
              <w:spacing w:before="120" w:after="120" w:line="312" w:lineRule="auto"/>
              <w:ind w:firstLine="0"/>
              <w:jc w:val="both"/>
              <w:rPr>
                <w:b/>
              </w:rPr>
            </w:pPr>
            <w:r w:rsidRPr="00B23242">
              <w:rPr>
                <w:b/>
              </w:rPr>
              <w:lastRenderedPageBreak/>
              <w:t>Tiêu chí</w:t>
            </w:r>
          </w:p>
        </w:tc>
        <w:tc>
          <w:tcPr>
            <w:tcW w:w="6237" w:type="dxa"/>
          </w:tcPr>
          <w:p w14:paraId="311AE205" w14:textId="77777777" w:rsidR="008B1181" w:rsidRPr="00B23242" w:rsidRDefault="008B1181" w:rsidP="005E5229">
            <w:pPr>
              <w:spacing w:before="120" w:after="120" w:line="312" w:lineRule="auto"/>
              <w:ind w:firstLine="0"/>
              <w:jc w:val="both"/>
              <w:rPr>
                <w:b/>
              </w:rPr>
            </w:pPr>
            <w:r w:rsidRPr="00B23242">
              <w:rPr>
                <w:b/>
              </w:rPr>
              <w:t>Mô tả</w:t>
            </w:r>
          </w:p>
        </w:tc>
      </w:tr>
      <w:tr w:rsidR="008B1181" w14:paraId="6A850CA9" w14:textId="77777777" w:rsidTr="005E5229">
        <w:tc>
          <w:tcPr>
            <w:tcW w:w="3510" w:type="dxa"/>
          </w:tcPr>
          <w:p w14:paraId="7449F92C" w14:textId="77777777" w:rsidR="008B1181" w:rsidRDefault="008B1181" w:rsidP="005E5229">
            <w:pPr>
              <w:spacing w:before="120" w:after="120" w:line="312" w:lineRule="auto"/>
              <w:ind w:firstLine="0"/>
              <w:jc w:val="both"/>
            </w:pPr>
            <w:r>
              <w:t>Trạng thái</w:t>
            </w:r>
          </w:p>
        </w:tc>
        <w:tc>
          <w:tcPr>
            <w:tcW w:w="6237" w:type="dxa"/>
          </w:tcPr>
          <w:p w14:paraId="54E9034C" w14:textId="77777777" w:rsidR="008B1181" w:rsidRPr="00B23242" w:rsidRDefault="008B1181" w:rsidP="00724F94">
            <w:pPr>
              <w:pStyle w:val="ListParagraph"/>
              <w:numPr>
                <w:ilvl w:val="0"/>
                <w:numId w:val="8"/>
              </w:numPr>
              <w:spacing w:before="120" w:after="120" w:line="312" w:lineRule="auto"/>
              <w:jc w:val="both"/>
            </w:pPr>
            <w:r>
              <w:t xml:space="preserve">Các lựa chọn: Chưa xử lý, Lưu, Từ chối phê duyệt </w:t>
            </w:r>
            <w:r w:rsidRPr="00B23242">
              <w:rPr>
                <w:i/>
              </w:rPr>
              <w:t xml:space="preserve">(đối với màn hình </w:t>
            </w:r>
            <w:r>
              <w:rPr>
                <w:i/>
              </w:rPr>
              <w:t>TTV</w:t>
            </w:r>
            <w:r w:rsidRPr="00B23242">
              <w:rPr>
                <w:i/>
              </w:rPr>
              <w:t>)</w:t>
            </w:r>
          </w:p>
          <w:p w14:paraId="0A304D42" w14:textId="77777777" w:rsidR="008B1181" w:rsidRDefault="008B1181" w:rsidP="00724F94">
            <w:pPr>
              <w:pStyle w:val="ListParagraph"/>
              <w:numPr>
                <w:ilvl w:val="0"/>
                <w:numId w:val="8"/>
              </w:numPr>
              <w:spacing w:before="120" w:after="120" w:line="312" w:lineRule="auto"/>
              <w:jc w:val="both"/>
            </w:pPr>
            <w:r>
              <w:t xml:space="preserve">Các lựa chọn: Chờ phê duyệt </w:t>
            </w:r>
          </w:p>
          <w:p w14:paraId="7A109DDC" w14:textId="77777777" w:rsidR="008B1181" w:rsidRDefault="008B1181" w:rsidP="005E5229">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8B1181" w14:paraId="2B35EA58" w14:textId="77777777" w:rsidTr="005E5229">
        <w:tc>
          <w:tcPr>
            <w:tcW w:w="3510" w:type="dxa"/>
          </w:tcPr>
          <w:p w14:paraId="0D43A676" w14:textId="77777777" w:rsidR="008B1181" w:rsidRDefault="008B1181" w:rsidP="005E5229">
            <w:pPr>
              <w:spacing w:before="120" w:after="120" w:line="312" w:lineRule="auto"/>
              <w:ind w:firstLine="0"/>
              <w:jc w:val="both"/>
            </w:pPr>
            <w:r>
              <w:t>Số tham chiếu BCT</w:t>
            </w:r>
          </w:p>
        </w:tc>
        <w:tc>
          <w:tcPr>
            <w:tcW w:w="6237" w:type="dxa"/>
          </w:tcPr>
          <w:p w14:paraId="7755A207" w14:textId="77777777" w:rsidR="008B1181" w:rsidRDefault="008B1181" w:rsidP="005E5229">
            <w:pPr>
              <w:spacing w:before="120" w:after="120" w:line="312" w:lineRule="auto"/>
              <w:ind w:firstLine="0"/>
              <w:jc w:val="both"/>
            </w:pPr>
          </w:p>
        </w:tc>
      </w:tr>
      <w:tr w:rsidR="008B1181" w14:paraId="7A8268F3" w14:textId="77777777" w:rsidTr="005E5229">
        <w:tc>
          <w:tcPr>
            <w:tcW w:w="3510" w:type="dxa"/>
          </w:tcPr>
          <w:p w14:paraId="4E6BF8ED" w14:textId="77777777" w:rsidR="008B1181" w:rsidRDefault="008B1181" w:rsidP="005E5229">
            <w:pPr>
              <w:spacing w:before="120" w:after="120" w:line="312" w:lineRule="auto"/>
              <w:ind w:firstLine="0"/>
              <w:jc w:val="both"/>
            </w:pPr>
            <w:r>
              <w:t>Số tham chiếu EE</w:t>
            </w:r>
          </w:p>
        </w:tc>
        <w:tc>
          <w:tcPr>
            <w:tcW w:w="6237" w:type="dxa"/>
          </w:tcPr>
          <w:p w14:paraId="1F397677" w14:textId="77777777" w:rsidR="008B1181" w:rsidRDefault="008B1181" w:rsidP="005E5229">
            <w:pPr>
              <w:spacing w:before="120" w:after="120" w:line="312" w:lineRule="auto"/>
              <w:ind w:firstLine="0"/>
              <w:jc w:val="both"/>
            </w:pPr>
          </w:p>
        </w:tc>
      </w:tr>
      <w:tr w:rsidR="008B1181" w14:paraId="21170B4C" w14:textId="77777777" w:rsidTr="005E5229">
        <w:tc>
          <w:tcPr>
            <w:tcW w:w="3510" w:type="dxa"/>
          </w:tcPr>
          <w:p w14:paraId="78013B8B" w14:textId="77777777" w:rsidR="008B1181" w:rsidRDefault="008B1181" w:rsidP="005E5229">
            <w:pPr>
              <w:spacing w:before="120" w:after="120" w:line="312" w:lineRule="auto"/>
              <w:ind w:firstLine="0"/>
              <w:jc w:val="both"/>
            </w:pPr>
            <w:r>
              <w:t>CIF khách hàng</w:t>
            </w:r>
          </w:p>
        </w:tc>
        <w:tc>
          <w:tcPr>
            <w:tcW w:w="6237" w:type="dxa"/>
          </w:tcPr>
          <w:p w14:paraId="62563AB5" w14:textId="77777777" w:rsidR="008B1181" w:rsidRDefault="008B1181" w:rsidP="005E5229">
            <w:pPr>
              <w:spacing w:before="120" w:after="120" w:line="312" w:lineRule="auto"/>
              <w:ind w:firstLine="0"/>
              <w:jc w:val="both"/>
            </w:pPr>
          </w:p>
        </w:tc>
      </w:tr>
      <w:tr w:rsidR="008B1181" w14:paraId="1DC5F4C3" w14:textId="77777777" w:rsidTr="005E5229">
        <w:tc>
          <w:tcPr>
            <w:tcW w:w="3510" w:type="dxa"/>
          </w:tcPr>
          <w:p w14:paraId="0C191869" w14:textId="77777777" w:rsidR="008B1181" w:rsidRDefault="008B1181" w:rsidP="005E5229">
            <w:pPr>
              <w:spacing w:before="120" w:after="120" w:line="312" w:lineRule="auto"/>
              <w:ind w:firstLine="0"/>
              <w:jc w:val="both"/>
            </w:pPr>
            <w:r>
              <w:t>Tên khách hàng</w:t>
            </w:r>
          </w:p>
        </w:tc>
        <w:tc>
          <w:tcPr>
            <w:tcW w:w="6237" w:type="dxa"/>
          </w:tcPr>
          <w:p w14:paraId="39CA37A8" w14:textId="77777777" w:rsidR="008B1181" w:rsidRDefault="008B1181" w:rsidP="005E5229">
            <w:pPr>
              <w:spacing w:before="120" w:after="120" w:line="312" w:lineRule="auto"/>
              <w:ind w:firstLine="0"/>
              <w:jc w:val="both"/>
            </w:pPr>
          </w:p>
        </w:tc>
      </w:tr>
      <w:tr w:rsidR="008B1181" w14:paraId="5A23A978" w14:textId="77777777" w:rsidTr="005E5229">
        <w:tc>
          <w:tcPr>
            <w:tcW w:w="3510" w:type="dxa"/>
          </w:tcPr>
          <w:p w14:paraId="4E4B9051" w14:textId="77777777" w:rsidR="008B1181" w:rsidRDefault="008B1181" w:rsidP="005E5229">
            <w:pPr>
              <w:spacing w:before="120" w:after="120" w:line="312" w:lineRule="auto"/>
              <w:ind w:firstLine="0"/>
              <w:jc w:val="both"/>
            </w:pPr>
            <w:r>
              <w:t>Sự kiện</w:t>
            </w:r>
          </w:p>
        </w:tc>
        <w:tc>
          <w:tcPr>
            <w:tcW w:w="6237" w:type="dxa"/>
          </w:tcPr>
          <w:p w14:paraId="43EC4519" w14:textId="77777777" w:rsidR="008B1181" w:rsidRDefault="008B1181" w:rsidP="00724F94">
            <w:pPr>
              <w:pStyle w:val="ListParagraph"/>
              <w:numPr>
                <w:ilvl w:val="0"/>
                <w:numId w:val="8"/>
              </w:numPr>
              <w:spacing w:before="120" w:after="120" w:line="312" w:lineRule="auto"/>
              <w:jc w:val="both"/>
            </w:pPr>
            <w:r>
              <w:t>Các lựa chọn: Tham chiếu Bảng diễn giải sự kiện bên dưới</w:t>
            </w:r>
          </w:p>
        </w:tc>
      </w:tr>
    </w:tbl>
    <w:p w14:paraId="2529552F" w14:textId="77777777" w:rsidR="008B1181" w:rsidRDefault="008B1181" w:rsidP="008B1181">
      <w:pPr>
        <w:spacing w:before="120" w:after="120" w:line="312" w:lineRule="auto"/>
        <w:jc w:val="both"/>
      </w:pPr>
      <w:r>
        <w:t>Màn hình kết quả tìm kiếm: sắp xếp theo thứ tự Số tham chiếu BCT + Số sự kiện</w:t>
      </w:r>
    </w:p>
    <w:tbl>
      <w:tblPr>
        <w:tblStyle w:val="TableGrid"/>
        <w:tblW w:w="11431" w:type="dxa"/>
        <w:tblLook w:val="04A0" w:firstRow="1" w:lastRow="0" w:firstColumn="1" w:lastColumn="0" w:noHBand="0" w:noVBand="1"/>
      </w:tblPr>
      <w:tblGrid>
        <w:gridCol w:w="780"/>
        <w:gridCol w:w="1708"/>
        <w:gridCol w:w="1634"/>
        <w:gridCol w:w="1206"/>
        <w:gridCol w:w="1915"/>
        <w:gridCol w:w="693"/>
        <w:gridCol w:w="1206"/>
        <w:gridCol w:w="725"/>
        <w:gridCol w:w="679"/>
        <w:gridCol w:w="885"/>
      </w:tblGrid>
      <w:tr w:rsidR="008B1181" w:rsidRPr="00615117" w14:paraId="0158E596" w14:textId="77777777" w:rsidTr="005E5229">
        <w:trPr>
          <w:trHeight w:val="300"/>
        </w:trPr>
        <w:tc>
          <w:tcPr>
            <w:tcW w:w="780" w:type="dxa"/>
            <w:noWrap/>
            <w:hideMark/>
          </w:tcPr>
          <w:p w14:paraId="3DB5B7D4" w14:textId="77777777" w:rsidR="008B1181" w:rsidRPr="00615117" w:rsidRDefault="008B1181" w:rsidP="005E5229">
            <w:pPr>
              <w:spacing w:line="240" w:lineRule="auto"/>
              <w:ind w:firstLine="0"/>
              <w:jc w:val="center"/>
              <w:rPr>
                <w:rFonts w:cs="Times New Roman"/>
              </w:rPr>
            </w:pPr>
            <w:r w:rsidRPr="00615117">
              <w:rPr>
                <w:rFonts w:cs="Times New Roman"/>
              </w:rPr>
              <w:t>Ngày GD</w:t>
            </w:r>
          </w:p>
        </w:tc>
        <w:tc>
          <w:tcPr>
            <w:tcW w:w="1708" w:type="dxa"/>
            <w:noWrap/>
            <w:hideMark/>
          </w:tcPr>
          <w:p w14:paraId="7F5A0BFD" w14:textId="77777777" w:rsidR="008B1181" w:rsidRPr="00615117" w:rsidRDefault="008B1181" w:rsidP="005E5229">
            <w:pPr>
              <w:spacing w:line="240" w:lineRule="auto"/>
              <w:ind w:firstLine="0"/>
              <w:jc w:val="center"/>
              <w:rPr>
                <w:rFonts w:cs="Times New Roman"/>
              </w:rPr>
            </w:pPr>
            <w:r w:rsidRPr="00615117">
              <w:rPr>
                <w:rFonts w:cs="Times New Roman"/>
              </w:rPr>
              <w:t xml:space="preserve">Số </w:t>
            </w:r>
            <w:r>
              <w:rPr>
                <w:rFonts w:cs="Times New Roman"/>
              </w:rPr>
              <w:t>tham chiếu BCT</w:t>
            </w:r>
          </w:p>
        </w:tc>
        <w:tc>
          <w:tcPr>
            <w:tcW w:w="1634" w:type="dxa"/>
          </w:tcPr>
          <w:p w14:paraId="3C8AF028"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392C0320"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6880BF3C"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2E354E1E" w14:textId="77777777" w:rsidR="008B1181" w:rsidRPr="00615117" w:rsidRDefault="008B1181" w:rsidP="005E5229">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4E02AF43" w14:textId="77777777" w:rsidR="008B1181" w:rsidRPr="00615117" w:rsidRDefault="008B1181" w:rsidP="005E5229">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580A796D"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679" w:type="dxa"/>
          </w:tcPr>
          <w:p w14:paraId="24E12D81" w14:textId="77777777" w:rsidR="008B1181" w:rsidRDefault="008B1181" w:rsidP="005E5229">
            <w:pPr>
              <w:spacing w:line="240" w:lineRule="auto"/>
              <w:ind w:firstLine="0"/>
              <w:jc w:val="center"/>
              <w:rPr>
                <w:rFonts w:cs="Times New Roman"/>
              </w:rPr>
            </w:pPr>
            <w:r>
              <w:rPr>
                <w:rFonts w:cs="Times New Roman"/>
              </w:rPr>
              <w:t>STT sự kiện</w:t>
            </w:r>
          </w:p>
        </w:tc>
        <w:tc>
          <w:tcPr>
            <w:tcW w:w="885" w:type="dxa"/>
          </w:tcPr>
          <w:p w14:paraId="6D9B7EB5" w14:textId="77777777" w:rsidR="008B1181" w:rsidRDefault="008B1181" w:rsidP="005E5229">
            <w:pPr>
              <w:spacing w:line="240" w:lineRule="auto"/>
              <w:ind w:firstLine="0"/>
              <w:jc w:val="center"/>
              <w:rPr>
                <w:rFonts w:cs="Times New Roman"/>
              </w:rPr>
            </w:pPr>
            <w:r>
              <w:rPr>
                <w:rFonts w:cs="Times New Roman"/>
              </w:rPr>
              <w:t>Người tạo</w:t>
            </w:r>
          </w:p>
        </w:tc>
      </w:tr>
      <w:tr w:rsidR="008B1181" w:rsidRPr="00615117" w14:paraId="5298F8A0" w14:textId="77777777" w:rsidTr="005E5229">
        <w:trPr>
          <w:trHeight w:val="300"/>
        </w:trPr>
        <w:tc>
          <w:tcPr>
            <w:tcW w:w="780" w:type="dxa"/>
            <w:noWrap/>
            <w:hideMark/>
          </w:tcPr>
          <w:p w14:paraId="4A6C5A79"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08" w:type="dxa"/>
            <w:noWrap/>
            <w:hideMark/>
          </w:tcPr>
          <w:p w14:paraId="39D7A987"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c>
          <w:tcPr>
            <w:tcW w:w="1634" w:type="dxa"/>
          </w:tcPr>
          <w:p w14:paraId="218F6F9E"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16B9D67E" w14:textId="77777777" w:rsidR="008B1181" w:rsidRPr="006B5910" w:rsidRDefault="008B1181" w:rsidP="005E5229">
            <w:pPr>
              <w:spacing w:line="240" w:lineRule="auto"/>
              <w:ind w:firstLine="0"/>
              <w:jc w:val="center"/>
              <w:rPr>
                <w:rFonts w:eastAsia="Times New Roman" w:cs="Times New Roman"/>
                <w:i/>
                <w:color w:val="000000"/>
                <w:sz w:val="22"/>
              </w:rPr>
            </w:pPr>
            <w:r w:rsidRPr="006B5910">
              <w:rPr>
                <w:rFonts w:eastAsia="Times New Roman" w:cs="Times New Roman"/>
                <w:i/>
                <w:color w:val="0070C0"/>
                <w:sz w:val="22"/>
              </w:rPr>
              <w:t>blank</w:t>
            </w:r>
          </w:p>
        </w:tc>
        <w:tc>
          <w:tcPr>
            <w:tcW w:w="1915" w:type="dxa"/>
            <w:noWrap/>
            <w:hideMark/>
          </w:tcPr>
          <w:p w14:paraId="72666E4C"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5EA2413C"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11AD7CBB"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4796D4EB"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79" w:type="dxa"/>
          </w:tcPr>
          <w:p w14:paraId="0073240D"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5" w:type="dxa"/>
          </w:tcPr>
          <w:p w14:paraId="5C3AB0AE"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r w:rsidR="008B1181" w:rsidRPr="00615117" w14:paraId="4FCB46D4" w14:textId="77777777" w:rsidTr="005E5229">
        <w:trPr>
          <w:trHeight w:val="300"/>
        </w:trPr>
        <w:tc>
          <w:tcPr>
            <w:tcW w:w="780" w:type="dxa"/>
            <w:noWrap/>
          </w:tcPr>
          <w:p w14:paraId="5186E944"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08" w:type="dxa"/>
            <w:noWrap/>
          </w:tcPr>
          <w:p w14:paraId="3FAFB90F"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0992EC2200001</w:t>
            </w:r>
          </w:p>
        </w:tc>
        <w:tc>
          <w:tcPr>
            <w:tcW w:w="1634" w:type="dxa"/>
          </w:tcPr>
          <w:p w14:paraId="535B48BE"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7002881F" w14:textId="77777777" w:rsidR="008B1181" w:rsidRPr="006B5910" w:rsidRDefault="008B1181" w:rsidP="005E5229">
            <w:pPr>
              <w:spacing w:line="240" w:lineRule="auto"/>
              <w:ind w:firstLine="0"/>
              <w:jc w:val="center"/>
              <w:rPr>
                <w:rFonts w:eastAsia="Times New Roman" w:cs="Times New Roman"/>
                <w:color w:val="0070C0"/>
                <w:sz w:val="22"/>
              </w:rPr>
            </w:pPr>
            <w:r w:rsidRPr="006B5910">
              <w:rPr>
                <w:rFonts w:eastAsia="Times New Roman" w:cs="Times New Roman"/>
                <w:sz w:val="22"/>
              </w:rPr>
              <w:t>300049520</w:t>
            </w:r>
          </w:p>
        </w:tc>
        <w:tc>
          <w:tcPr>
            <w:tcW w:w="1915" w:type="dxa"/>
            <w:noWrap/>
          </w:tcPr>
          <w:p w14:paraId="2C2D0B11"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570E641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5E239DA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1764DA54"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79" w:type="dxa"/>
          </w:tcPr>
          <w:p w14:paraId="13189240"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5" w:type="dxa"/>
          </w:tcPr>
          <w:p w14:paraId="30AF4A89"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bl>
    <w:p w14:paraId="446923C8" w14:textId="77777777" w:rsidR="008B1181" w:rsidRDefault="008B1181" w:rsidP="008B1181">
      <w:pPr>
        <w:pStyle w:val="Heading6"/>
        <w:numPr>
          <w:ilvl w:val="0"/>
          <w:numId w:val="0"/>
        </w:numPr>
        <w:ind w:left="1701" w:hanging="1304"/>
      </w:pPr>
      <w:r>
        <w:t>Màn hình giao dịch</w:t>
      </w:r>
    </w:p>
    <w:p w14:paraId="108E97A9" w14:textId="77777777" w:rsidR="008B1181" w:rsidRDefault="008B1181" w:rsidP="008B1181">
      <w:pPr>
        <w:spacing w:before="120" w:after="120" w:line="312" w:lineRule="auto"/>
        <w:jc w:val="both"/>
      </w:pPr>
      <w:r>
        <w:t>TTV tiếp tục nhập bổ sung các trường thông tin liên quan đến giao dịch sau khi đã nhận được kết quả xử lý từ TT TTTM.</w:t>
      </w:r>
    </w:p>
    <w:p w14:paraId="495CE65E" w14:textId="77777777" w:rsidR="008B1181" w:rsidRDefault="008B1181" w:rsidP="008B118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8B1181" w:rsidRPr="00B23242" w14:paraId="051BE8E6" w14:textId="77777777" w:rsidTr="005E5229">
        <w:tc>
          <w:tcPr>
            <w:tcW w:w="2943" w:type="dxa"/>
          </w:tcPr>
          <w:p w14:paraId="0BFE71ED" w14:textId="77777777" w:rsidR="008B1181" w:rsidRPr="00B23242" w:rsidRDefault="008B1181" w:rsidP="005E5229">
            <w:pPr>
              <w:spacing w:before="120" w:after="120" w:line="312" w:lineRule="auto"/>
              <w:ind w:firstLine="0"/>
              <w:jc w:val="both"/>
              <w:rPr>
                <w:b/>
              </w:rPr>
            </w:pPr>
            <w:r>
              <w:rPr>
                <w:b/>
              </w:rPr>
              <w:t>Nút</w:t>
            </w:r>
          </w:p>
        </w:tc>
        <w:tc>
          <w:tcPr>
            <w:tcW w:w="3402" w:type="dxa"/>
          </w:tcPr>
          <w:p w14:paraId="3B655967" w14:textId="77777777" w:rsidR="008B1181" w:rsidRPr="00B23242" w:rsidRDefault="008B1181" w:rsidP="005E5229">
            <w:pPr>
              <w:spacing w:before="120" w:after="120" w:line="312" w:lineRule="auto"/>
              <w:ind w:firstLine="0"/>
              <w:jc w:val="both"/>
              <w:rPr>
                <w:b/>
              </w:rPr>
            </w:pPr>
            <w:r>
              <w:rPr>
                <w:b/>
              </w:rPr>
              <w:t>Màn hình TTV</w:t>
            </w:r>
          </w:p>
        </w:tc>
        <w:tc>
          <w:tcPr>
            <w:tcW w:w="3402" w:type="dxa"/>
          </w:tcPr>
          <w:p w14:paraId="3A23A91F" w14:textId="77777777" w:rsidR="008B1181" w:rsidRPr="00B23242" w:rsidRDefault="008B1181" w:rsidP="005E5229">
            <w:pPr>
              <w:spacing w:before="120" w:after="120" w:line="312" w:lineRule="auto"/>
              <w:ind w:firstLine="0"/>
              <w:jc w:val="both"/>
              <w:rPr>
                <w:b/>
              </w:rPr>
            </w:pPr>
            <w:r>
              <w:rPr>
                <w:b/>
              </w:rPr>
              <w:t>Màn hình KSV</w:t>
            </w:r>
          </w:p>
        </w:tc>
      </w:tr>
      <w:tr w:rsidR="008B1181" w14:paraId="2D55D58B" w14:textId="77777777" w:rsidTr="005E5229">
        <w:tc>
          <w:tcPr>
            <w:tcW w:w="2943" w:type="dxa"/>
          </w:tcPr>
          <w:p w14:paraId="1AC282D8" w14:textId="77777777" w:rsidR="008B1181" w:rsidRDefault="008B1181" w:rsidP="005E5229">
            <w:pPr>
              <w:spacing w:before="120" w:after="120" w:line="312" w:lineRule="auto"/>
              <w:ind w:firstLine="0"/>
              <w:jc w:val="both"/>
            </w:pPr>
            <w:r>
              <w:t>Nhập mới</w:t>
            </w:r>
          </w:p>
        </w:tc>
        <w:tc>
          <w:tcPr>
            <w:tcW w:w="3402" w:type="dxa"/>
          </w:tcPr>
          <w:p w14:paraId="3322504B"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c>
          <w:tcPr>
            <w:tcW w:w="3402" w:type="dxa"/>
          </w:tcPr>
          <w:p w14:paraId="466F0D16"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r>
      <w:tr w:rsidR="008B1181" w14:paraId="374E9BD6" w14:textId="77777777" w:rsidTr="005E5229">
        <w:tc>
          <w:tcPr>
            <w:tcW w:w="2943" w:type="dxa"/>
          </w:tcPr>
          <w:p w14:paraId="50EDF316" w14:textId="77777777" w:rsidR="008B1181" w:rsidRDefault="008B1181" w:rsidP="005E5229">
            <w:pPr>
              <w:spacing w:before="120" w:after="120" w:line="312" w:lineRule="auto"/>
              <w:ind w:firstLine="0"/>
              <w:jc w:val="both"/>
            </w:pPr>
            <w:r>
              <w:lastRenderedPageBreak/>
              <w:t>Chỉnh sửa</w:t>
            </w:r>
          </w:p>
        </w:tc>
        <w:tc>
          <w:tcPr>
            <w:tcW w:w="3402" w:type="dxa"/>
          </w:tcPr>
          <w:p w14:paraId="539378AB" w14:textId="77777777" w:rsidR="008B1181" w:rsidRDefault="008B1181" w:rsidP="005E5229">
            <w:pPr>
              <w:spacing w:before="120" w:after="120" w:line="312" w:lineRule="auto"/>
              <w:ind w:firstLine="0"/>
              <w:jc w:val="both"/>
            </w:pPr>
            <w:r>
              <w:t>Cho phép lựa chọn để mở các trường cho phép nhập liệu trên màn hình, trong trường hợp trạng thái hồ sơ: Chờ xử lý, Lưu, Từ chối phê duyệt</w:t>
            </w:r>
          </w:p>
        </w:tc>
        <w:tc>
          <w:tcPr>
            <w:tcW w:w="3402" w:type="dxa"/>
          </w:tcPr>
          <w:p w14:paraId="5B89249E" w14:textId="77777777" w:rsidR="008B1181" w:rsidRDefault="008B1181" w:rsidP="005E5229">
            <w:pPr>
              <w:spacing w:before="120" w:after="120" w:line="312" w:lineRule="auto"/>
              <w:ind w:firstLine="0"/>
              <w:jc w:val="both"/>
            </w:pPr>
            <w:r>
              <w:t>Không cho phép lựa chọn</w:t>
            </w:r>
          </w:p>
        </w:tc>
      </w:tr>
      <w:tr w:rsidR="008B1181" w14:paraId="5B1D5173" w14:textId="77777777" w:rsidTr="005E5229">
        <w:tc>
          <w:tcPr>
            <w:tcW w:w="2943" w:type="dxa"/>
          </w:tcPr>
          <w:p w14:paraId="5DBD43CC" w14:textId="77777777" w:rsidR="008B1181" w:rsidRDefault="008B1181" w:rsidP="005E5229">
            <w:pPr>
              <w:spacing w:before="120" w:after="120" w:line="312" w:lineRule="auto"/>
              <w:ind w:firstLine="0"/>
              <w:jc w:val="both"/>
            </w:pPr>
            <w:r>
              <w:t>Lưu</w:t>
            </w:r>
          </w:p>
        </w:tc>
        <w:tc>
          <w:tcPr>
            <w:tcW w:w="3402" w:type="dxa"/>
          </w:tcPr>
          <w:p w14:paraId="40DEC7E5" w14:textId="77777777" w:rsidR="008B1181" w:rsidRDefault="008B1181" w:rsidP="005E5229">
            <w:pPr>
              <w:spacing w:before="120" w:after="120" w:line="312" w:lineRule="auto"/>
              <w:ind w:firstLine="0"/>
              <w:jc w:val="both"/>
            </w:pPr>
            <w:r>
              <w:t>Cho phép lựa chọn để mở các trường cho phép nhập liệu trên màn hình</w:t>
            </w:r>
          </w:p>
        </w:tc>
        <w:tc>
          <w:tcPr>
            <w:tcW w:w="3402" w:type="dxa"/>
          </w:tcPr>
          <w:p w14:paraId="3DA76D6A" w14:textId="77777777" w:rsidR="008B1181" w:rsidRDefault="008B1181" w:rsidP="005E5229">
            <w:pPr>
              <w:spacing w:before="120" w:after="120" w:line="312" w:lineRule="auto"/>
              <w:ind w:firstLine="0"/>
              <w:jc w:val="both"/>
            </w:pPr>
            <w:r>
              <w:t>Không cho phép lựa chọn</w:t>
            </w:r>
          </w:p>
        </w:tc>
      </w:tr>
      <w:tr w:rsidR="008B1181" w14:paraId="27920C2C" w14:textId="77777777" w:rsidTr="005E5229">
        <w:tc>
          <w:tcPr>
            <w:tcW w:w="2943" w:type="dxa"/>
          </w:tcPr>
          <w:p w14:paraId="0ECA8FBB" w14:textId="77777777" w:rsidR="008B1181" w:rsidRDefault="008B1181" w:rsidP="005E5229">
            <w:pPr>
              <w:spacing w:before="120" w:after="120" w:line="312" w:lineRule="auto"/>
              <w:ind w:firstLine="0"/>
              <w:jc w:val="both"/>
            </w:pPr>
            <w:r>
              <w:t>Xóa</w:t>
            </w:r>
          </w:p>
        </w:tc>
        <w:tc>
          <w:tcPr>
            <w:tcW w:w="3402" w:type="dxa"/>
          </w:tcPr>
          <w:p w14:paraId="0BF8C271" w14:textId="77777777" w:rsidR="008B1181" w:rsidRPr="000277D6" w:rsidRDefault="008B1181" w:rsidP="005E5229">
            <w:pPr>
              <w:spacing w:before="120" w:after="120" w:line="312" w:lineRule="auto"/>
              <w:ind w:firstLine="0"/>
              <w:jc w:val="both"/>
              <w:rPr>
                <w:highlight w:val="lightGray"/>
              </w:rPr>
            </w:pPr>
            <w:r>
              <w:t>Không cho phép lựa chọn</w:t>
            </w:r>
          </w:p>
        </w:tc>
        <w:tc>
          <w:tcPr>
            <w:tcW w:w="3402" w:type="dxa"/>
          </w:tcPr>
          <w:p w14:paraId="614823CB" w14:textId="77777777" w:rsidR="008B1181" w:rsidRPr="000277D6" w:rsidRDefault="008B1181" w:rsidP="005E5229">
            <w:pPr>
              <w:spacing w:before="120" w:after="120" w:line="312" w:lineRule="auto"/>
              <w:ind w:firstLine="0"/>
              <w:jc w:val="both"/>
              <w:rPr>
                <w:highlight w:val="lightGray"/>
              </w:rPr>
            </w:pPr>
            <w:r>
              <w:t>Không cho phép lựa chọn</w:t>
            </w:r>
          </w:p>
        </w:tc>
      </w:tr>
      <w:tr w:rsidR="008B1181" w14:paraId="7B92DBE8" w14:textId="77777777" w:rsidTr="005E5229">
        <w:tc>
          <w:tcPr>
            <w:tcW w:w="2943" w:type="dxa"/>
          </w:tcPr>
          <w:p w14:paraId="28E9BD44" w14:textId="77777777" w:rsidR="008B1181" w:rsidRDefault="008B1181" w:rsidP="005E5229">
            <w:pPr>
              <w:spacing w:before="120" w:after="120" w:line="312" w:lineRule="auto"/>
              <w:ind w:firstLine="0"/>
              <w:jc w:val="both"/>
            </w:pPr>
            <w:r>
              <w:t>Hủy</w:t>
            </w:r>
          </w:p>
        </w:tc>
        <w:tc>
          <w:tcPr>
            <w:tcW w:w="3402" w:type="dxa"/>
          </w:tcPr>
          <w:p w14:paraId="2A0EA5E8"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0EFF84B5"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r>
      <w:tr w:rsidR="008B1181" w14:paraId="08807D4A" w14:textId="77777777" w:rsidTr="005E5229">
        <w:tc>
          <w:tcPr>
            <w:tcW w:w="2943" w:type="dxa"/>
          </w:tcPr>
          <w:p w14:paraId="4C0B5069" w14:textId="77777777" w:rsidR="008B1181" w:rsidRDefault="008B1181" w:rsidP="005E5229">
            <w:pPr>
              <w:spacing w:before="120" w:after="120" w:line="312" w:lineRule="auto"/>
              <w:ind w:firstLine="0"/>
              <w:jc w:val="both"/>
            </w:pPr>
            <w:r>
              <w:t>Chuyển phê duyệt</w:t>
            </w:r>
          </w:p>
          <w:p w14:paraId="6918B32B" w14:textId="77777777" w:rsidR="008B1181" w:rsidRDefault="008B1181" w:rsidP="005E5229">
            <w:pPr>
              <w:spacing w:before="120" w:after="120" w:line="312" w:lineRule="auto"/>
              <w:ind w:firstLine="0"/>
            </w:pPr>
            <w:r>
              <w:t>(tên cũ Chuyển kiểm soát)</w:t>
            </w:r>
          </w:p>
        </w:tc>
        <w:tc>
          <w:tcPr>
            <w:tcW w:w="3402" w:type="dxa"/>
          </w:tcPr>
          <w:p w14:paraId="739E6F74" w14:textId="77777777" w:rsidR="008B1181" w:rsidRDefault="008B1181" w:rsidP="005E5229">
            <w:pPr>
              <w:spacing w:before="120" w:after="120" w:line="312" w:lineRule="auto"/>
              <w:ind w:firstLine="0"/>
              <w:jc w:val="both"/>
            </w:pPr>
            <w:r>
              <w:t>Cho phép lựa chọn để chuyển KSV phê duyệt</w:t>
            </w:r>
          </w:p>
        </w:tc>
        <w:tc>
          <w:tcPr>
            <w:tcW w:w="3402" w:type="dxa"/>
          </w:tcPr>
          <w:p w14:paraId="2026B87E" w14:textId="77777777" w:rsidR="008B1181" w:rsidRDefault="008B1181" w:rsidP="005E5229">
            <w:pPr>
              <w:spacing w:before="120" w:after="120" w:line="312" w:lineRule="auto"/>
              <w:ind w:firstLine="0"/>
              <w:jc w:val="both"/>
            </w:pPr>
            <w:r>
              <w:t>Không cho phép lựa chọn</w:t>
            </w:r>
          </w:p>
        </w:tc>
      </w:tr>
      <w:tr w:rsidR="008B1181" w14:paraId="1378073C" w14:textId="77777777" w:rsidTr="005E5229">
        <w:tc>
          <w:tcPr>
            <w:tcW w:w="2943" w:type="dxa"/>
          </w:tcPr>
          <w:p w14:paraId="4453263F" w14:textId="77777777" w:rsidR="008B1181" w:rsidRDefault="008B1181" w:rsidP="005E5229">
            <w:pPr>
              <w:spacing w:before="120" w:after="120" w:line="312" w:lineRule="auto"/>
              <w:ind w:firstLine="0"/>
              <w:jc w:val="both"/>
            </w:pPr>
            <w:r>
              <w:t>Phê duyệt</w:t>
            </w:r>
          </w:p>
          <w:p w14:paraId="44EF18BA" w14:textId="77777777" w:rsidR="008B1181" w:rsidRDefault="008B1181" w:rsidP="005E5229">
            <w:pPr>
              <w:spacing w:before="120" w:after="120" w:line="312" w:lineRule="auto"/>
              <w:ind w:firstLine="0"/>
              <w:jc w:val="both"/>
            </w:pPr>
            <w:r>
              <w:t>(tên cũ Chấp nhận)</w:t>
            </w:r>
          </w:p>
        </w:tc>
        <w:tc>
          <w:tcPr>
            <w:tcW w:w="3402" w:type="dxa"/>
          </w:tcPr>
          <w:p w14:paraId="2394693F" w14:textId="77777777" w:rsidR="008B1181" w:rsidRDefault="008B1181" w:rsidP="005E5229">
            <w:pPr>
              <w:spacing w:before="120" w:after="120" w:line="312" w:lineRule="auto"/>
              <w:ind w:firstLine="0"/>
              <w:jc w:val="both"/>
            </w:pPr>
            <w:r>
              <w:t>Không cho phép lựa chọn</w:t>
            </w:r>
          </w:p>
        </w:tc>
        <w:tc>
          <w:tcPr>
            <w:tcW w:w="3402" w:type="dxa"/>
          </w:tcPr>
          <w:p w14:paraId="0F9648EB" w14:textId="77777777" w:rsidR="008B1181" w:rsidRDefault="008B1181" w:rsidP="005E5229">
            <w:pPr>
              <w:spacing w:before="120" w:after="120" w:line="312" w:lineRule="auto"/>
              <w:ind w:firstLine="0"/>
              <w:jc w:val="both"/>
            </w:pPr>
            <w:r>
              <w:t>Cho phép lựa chọn để phê duyệt giao dịch</w:t>
            </w:r>
          </w:p>
        </w:tc>
      </w:tr>
      <w:tr w:rsidR="008B1181" w14:paraId="007D1530" w14:textId="77777777" w:rsidTr="005E5229">
        <w:tc>
          <w:tcPr>
            <w:tcW w:w="2943" w:type="dxa"/>
          </w:tcPr>
          <w:p w14:paraId="7EBA548C" w14:textId="77777777" w:rsidR="008B1181" w:rsidRDefault="008B1181" w:rsidP="005E5229">
            <w:pPr>
              <w:spacing w:before="120" w:after="120" w:line="312" w:lineRule="auto"/>
              <w:ind w:firstLine="0"/>
              <w:jc w:val="both"/>
            </w:pPr>
            <w:r>
              <w:t>Từ chối</w:t>
            </w:r>
          </w:p>
          <w:p w14:paraId="4D4A7133" w14:textId="77777777" w:rsidR="008B1181" w:rsidRDefault="008B1181" w:rsidP="005E5229">
            <w:pPr>
              <w:spacing w:before="120" w:after="120" w:line="312" w:lineRule="auto"/>
              <w:ind w:firstLine="0"/>
              <w:jc w:val="both"/>
            </w:pPr>
            <w:r>
              <w:t>(tên cũ Chuyển trả)</w:t>
            </w:r>
          </w:p>
        </w:tc>
        <w:tc>
          <w:tcPr>
            <w:tcW w:w="3402" w:type="dxa"/>
          </w:tcPr>
          <w:p w14:paraId="3BE5928F" w14:textId="77777777" w:rsidR="008B1181" w:rsidRDefault="008B1181" w:rsidP="005E5229">
            <w:pPr>
              <w:spacing w:before="120" w:after="120" w:line="312" w:lineRule="auto"/>
              <w:ind w:firstLine="0"/>
              <w:jc w:val="both"/>
            </w:pPr>
            <w:r>
              <w:t>Không cho phép lựa chọn</w:t>
            </w:r>
          </w:p>
        </w:tc>
        <w:tc>
          <w:tcPr>
            <w:tcW w:w="3402" w:type="dxa"/>
          </w:tcPr>
          <w:p w14:paraId="71345A67" w14:textId="77777777" w:rsidR="008B1181" w:rsidRDefault="008B1181" w:rsidP="005E5229">
            <w:pPr>
              <w:spacing w:before="120" w:after="120" w:line="312" w:lineRule="auto"/>
              <w:ind w:firstLine="0"/>
              <w:jc w:val="both"/>
            </w:pPr>
            <w:r>
              <w:t>Cho phép lựa chọn để từ chối phê duyệt giao dịch</w:t>
            </w:r>
          </w:p>
        </w:tc>
      </w:tr>
      <w:tr w:rsidR="008B1181" w14:paraId="031C2FAC" w14:textId="77777777" w:rsidTr="005E5229">
        <w:tc>
          <w:tcPr>
            <w:tcW w:w="2943" w:type="dxa"/>
          </w:tcPr>
          <w:p w14:paraId="59A277FA" w14:textId="77777777" w:rsidR="008B1181" w:rsidRDefault="008B1181" w:rsidP="005E5229">
            <w:pPr>
              <w:spacing w:before="120" w:after="120" w:line="312" w:lineRule="auto"/>
              <w:ind w:firstLine="0"/>
              <w:jc w:val="both"/>
            </w:pPr>
            <w:r>
              <w:t>In GĐN hạch toán</w:t>
            </w:r>
          </w:p>
        </w:tc>
        <w:tc>
          <w:tcPr>
            <w:tcW w:w="3402" w:type="dxa"/>
          </w:tcPr>
          <w:p w14:paraId="48E18BBC" w14:textId="77777777" w:rsidR="008B1181" w:rsidRDefault="008B1181" w:rsidP="005E5229">
            <w:pPr>
              <w:spacing w:before="120" w:after="120" w:line="312" w:lineRule="auto"/>
              <w:ind w:firstLine="0"/>
              <w:jc w:val="both"/>
            </w:pPr>
            <w:r>
              <w:t>Cho phép lựa chọn để in chứng từ giao dịch</w:t>
            </w:r>
          </w:p>
        </w:tc>
        <w:tc>
          <w:tcPr>
            <w:tcW w:w="3402" w:type="dxa"/>
          </w:tcPr>
          <w:p w14:paraId="0FBA8F68" w14:textId="77777777" w:rsidR="008B1181" w:rsidRDefault="008B1181" w:rsidP="005E5229">
            <w:pPr>
              <w:spacing w:before="120" w:after="120" w:line="312" w:lineRule="auto"/>
              <w:ind w:firstLine="0"/>
              <w:jc w:val="both"/>
            </w:pPr>
            <w:r>
              <w:t>Cho phép lựa chọn để in chứng từ giao dịch</w:t>
            </w:r>
          </w:p>
        </w:tc>
      </w:tr>
    </w:tbl>
    <w:p w14:paraId="6B5D975F" w14:textId="77777777" w:rsidR="008B1181" w:rsidRDefault="008B1181" w:rsidP="008B1181"/>
    <w:p w14:paraId="00851912" w14:textId="77777777" w:rsidR="008B1181" w:rsidRDefault="008B1181" w:rsidP="008B1181">
      <w:r>
        <w:rPr>
          <w:noProof/>
        </w:rPr>
        <w:lastRenderedPageBreak/>
        <w:drawing>
          <wp:inline distT="0" distB="0" distL="0" distR="0" wp14:anchorId="2C0D2454" wp14:editId="0F377838">
            <wp:extent cx="5943600" cy="431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12285"/>
                    </a:xfrm>
                    <a:prstGeom prst="rect">
                      <a:avLst/>
                    </a:prstGeom>
                  </pic:spPr>
                </pic:pic>
              </a:graphicData>
            </a:graphic>
          </wp:inline>
        </w:drawing>
      </w:r>
    </w:p>
    <w:p w14:paraId="0D1F6DD5" w14:textId="77777777" w:rsidR="008B1181" w:rsidRDefault="008B1181" w:rsidP="00724F94">
      <w:pPr>
        <w:pStyle w:val="Heading7"/>
        <w:numPr>
          <w:ilvl w:val="0"/>
          <w:numId w:val="9"/>
        </w:numPr>
      </w:pPr>
      <w:r>
        <w:t>Tab Thông tin Bộ chứng từ</w:t>
      </w:r>
    </w:p>
    <w:tbl>
      <w:tblPr>
        <w:tblStyle w:val="TableGrid"/>
        <w:tblW w:w="11998" w:type="dxa"/>
        <w:tblInd w:w="18" w:type="dxa"/>
        <w:tblLayout w:type="fixed"/>
        <w:tblLook w:val="04A0" w:firstRow="1" w:lastRow="0" w:firstColumn="1" w:lastColumn="0" w:noHBand="0" w:noVBand="1"/>
      </w:tblPr>
      <w:tblGrid>
        <w:gridCol w:w="1791"/>
        <w:gridCol w:w="1418"/>
        <w:gridCol w:w="567"/>
        <w:gridCol w:w="567"/>
        <w:gridCol w:w="4819"/>
        <w:gridCol w:w="1418"/>
        <w:gridCol w:w="1418"/>
      </w:tblGrid>
      <w:tr w:rsidR="008B1181" w:rsidRPr="00615117" w14:paraId="777F722F" w14:textId="77777777" w:rsidTr="005E5229">
        <w:tc>
          <w:tcPr>
            <w:tcW w:w="1791" w:type="dxa"/>
          </w:tcPr>
          <w:p w14:paraId="09C530E4" w14:textId="77777777" w:rsidR="008B1181" w:rsidRPr="00615117" w:rsidRDefault="008B1181" w:rsidP="005E5229">
            <w:pPr>
              <w:spacing w:line="312" w:lineRule="auto"/>
              <w:ind w:firstLine="72"/>
              <w:rPr>
                <w:rFonts w:cs="Times New Roman"/>
                <w:b/>
                <w:szCs w:val="26"/>
              </w:rPr>
            </w:pPr>
            <w:r w:rsidRPr="00615117">
              <w:rPr>
                <w:rFonts w:cs="Times New Roman"/>
                <w:b/>
                <w:szCs w:val="26"/>
              </w:rPr>
              <w:t>Tên trường</w:t>
            </w:r>
          </w:p>
        </w:tc>
        <w:tc>
          <w:tcPr>
            <w:tcW w:w="1418" w:type="dxa"/>
          </w:tcPr>
          <w:p w14:paraId="6CF155C2" w14:textId="77777777" w:rsidR="008B1181" w:rsidRPr="00615117" w:rsidRDefault="008B1181" w:rsidP="005E5229">
            <w:pPr>
              <w:spacing w:line="312" w:lineRule="auto"/>
              <w:ind w:firstLine="0"/>
              <w:rPr>
                <w:rFonts w:cs="Times New Roman"/>
                <w:b/>
                <w:szCs w:val="26"/>
              </w:rPr>
            </w:pPr>
            <w:r w:rsidRPr="00615117">
              <w:rPr>
                <w:rFonts w:cs="Times New Roman"/>
                <w:b/>
                <w:szCs w:val="26"/>
              </w:rPr>
              <w:t>Định dạng</w:t>
            </w:r>
          </w:p>
        </w:tc>
        <w:tc>
          <w:tcPr>
            <w:tcW w:w="567" w:type="dxa"/>
          </w:tcPr>
          <w:p w14:paraId="0173DB25" w14:textId="77777777" w:rsidR="008B1181" w:rsidRPr="00615117" w:rsidRDefault="008B1181" w:rsidP="005E5229">
            <w:pPr>
              <w:spacing w:line="312" w:lineRule="auto"/>
              <w:ind w:firstLine="0"/>
              <w:rPr>
                <w:rFonts w:cs="Times New Roman"/>
                <w:b/>
                <w:szCs w:val="26"/>
              </w:rPr>
            </w:pPr>
            <w:r w:rsidRPr="00615117">
              <w:rPr>
                <w:rFonts w:cs="Times New Roman"/>
                <w:b/>
                <w:szCs w:val="26"/>
              </w:rPr>
              <w:t>Độ dài</w:t>
            </w:r>
          </w:p>
        </w:tc>
        <w:tc>
          <w:tcPr>
            <w:tcW w:w="5386" w:type="dxa"/>
            <w:gridSpan w:val="2"/>
            <w:shd w:val="clear" w:color="auto" w:fill="auto"/>
          </w:tcPr>
          <w:p w14:paraId="54AAC646" w14:textId="77777777" w:rsidR="008B1181" w:rsidRDefault="008B1181" w:rsidP="005E5229">
            <w:pPr>
              <w:spacing w:line="312" w:lineRule="auto"/>
              <w:ind w:firstLine="0"/>
              <w:rPr>
                <w:rFonts w:cs="Times New Roman"/>
                <w:b/>
                <w:szCs w:val="26"/>
              </w:rPr>
            </w:pPr>
            <w:r w:rsidRPr="00615117">
              <w:rPr>
                <w:rFonts w:cs="Times New Roman"/>
                <w:b/>
                <w:szCs w:val="26"/>
              </w:rPr>
              <w:t>Mô tả</w:t>
            </w:r>
          </w:p>
          <w:p w14:paraId="36854F3C" w14:textId="77777777" w:rsidR="008B1181" w:rsidRPr="0092625B" w:rsidRDefault="008B1181" w:rsidP="005E5229">
            <w:pPr>
              <w:spacing w:line="312" w:lineRule="auto"/>
              <w:ind w:firstLine="0"/>
              <w:rPr>
                <w:rFonts w:cs="Times New Roman"/>
                <w:i/>
                <w:szCs w:val="26"/>
              </w:rPr>
            </w:pPr>
            <w:r w:rsidRPr="0092625B">
              <w:rPr>
                <w:rFonts w:cs="Times New Roman"/>
                <w:i/>
                <w:szCs w:val="26"/>
              </w:rPr>
              <w:t>(M-Mandatory, O-Optional, P-Protect)</w:t>
            </w:r>
          </w:p>
        </w:tc>
        <w:tc>
          <w:tcPr>
            <w:tcW w:w="1418" w:type="dxa"/>
            <w:shd w:val="clear" w:color="auto" w:fill="auto"/>
          </w:tcPr>
          <w:p w14:paraId="333D9401" w14:textId="77777777" w:rsidR="008B1181" w:rsidRPr="00615117" w:rsidRDefault="008B1181" w:rsidP="005E5229">
            <w:pPr>
              <w:spacing w:line="312" w:lineRule="auto"/>
              <w:ind w:firstLine="0"/>
              <w:jc w:val="center"/>
              <w:rPr>
                <w:rFonts w:cs="Times New Roman"/>
                <w:b/>
                <w:szCs w:val="26"/>
              </w:rPr>
            </w:pPr>
            <w:r>
              <w:rPr>
                <w:rFonts w:cs="Times New Roman"/>
                <w:b/>
                <w:szCs w:val="26"/>
              </w:rPr>
              <w:t>Mapping (Y/N)</w:t>
            </w:r>
          </w:p>
        </w:tc>
        <w:tc>
          <w:tcPr>
            <w:tcW w:w="1418" w:type="dxa"/>
          </w:tcPr>
          <w:p w14:paraId="5C63B0B8" w14:textId="77777777" w:rsidR="008B1181" w:rsidRDefault="008B1181" w:rsidP="005E5229">
            <w:pPr>
              <w:spacing w:line="312" w:lineRule="auto"/>
              <w:ind w:firstLine="0"/>
              <w:jc w:val="center"/>
              <w:rPr>
                <w:rFonts w:cs="Times New Roman"/>
                <w:b/>
                <w:szCs w:val="26"/>
              </w:rPr>
            </w:pPr>
            <w:r>
              <w:rPr>
                <w:rFonts w:cs="Times New Roman"/>
                <w:b/>
                <w:szCs w:val="26"/>
              </w:rPr>
              <w:t>New field (Y/N)</w:t>
            </w:r>
          </w:p>
        </w:tc>
      </w:tr>
      <w:tr w:rsidR="008B1181" w:rsidRPr="00615117" w14:paraId="76E08D28" w14:textId="77777777" w:rsidTr="005E5229">
        <w:tc>
          <w:tcPr>
            <w:tcW w:w="10580" w:type="dxa"/>
            <w:gridSpan w:val="6"/>
          </w:tcPr>
          <w:p w14:paraId="6F4C7221" w14:textId="77777777" w:rsidR="008B1181" w:rsidRPr="00731CB1" w:rsidRDefault="008B1181" w:rsidP="005E5229">
            <w:pPr>
              <w:spacing w:line="312" w:lineRule="auto"/>
              <w:ind w:firstLine="0"/>
              <w:rPr>
                <w:rFonts w:cs="Times New Roman"/>
                <w:szCs w:val="26"/>
                <w:u w:val="single"/>
              </w:rPr>
            </w:pPr>
            <w:r w:rsidRPr="00731CB1">
              <w:rPr>
                <w:rFonts w:cs="Times New Roman"/>
                <w:szCs w:val="26"/>
                <w:u w:val="single"/>
              </w:rPr>
              <w:t xml:space="preserve">Đối với các </w:t>
            </w:r>
            <w:r>
              <w:rPr>
                <w:rFonts w:cs="Times New Roman"/>
                <w:szCs w:val="26"/>
                <w:u w:val="single"/>
              </w:rPr>
              <w:t>sự kiện nói chung:</w:t>
            </w:r>
          </w:p>
        </w:tc>
        <w:tc>
          <w:tcPr>
            <w:tcW w:w="1418" w:type="dxa"/>
          </w:tcPr>
          <w:p w14:paraId="62C33BF8" w14:textId="77777777" w:rsidR="008B1181" w:rsidRPr="00731CB1" w:rsidRDefault="008B1181" w:rsidP="005E5229">
            <w:pPr>
              <w:spacing w:line="312" w:lineRule="auto"/>
              <w:ind w:firstLine="0"/>
              <w:rPr>
                <w:rFonts w:cs="Times New Roman"/>
                <w:szCs w:val="26"/>
                <w:u w:val="single"/>
              </w:rPr>
            </w:pPr>
          </w:p>
        </w:tc>
      </w:tr>
      <w:tr w:rsidR="008B1181" w:rsidRPr="00615117" w14:paraId="40D360B8" w14:textId="77777777" w:rsidTr="005E5229">
        <w:tc>
          <w:tcPr>
            <w:tcW w:w="1791" w:type="dxa"/>
          </w:tcPr>
          <w:p w14:paraId="1F941F3C" w14:textId="77777777" w:rsidR="008B1181" w:rsidRDefault="008B1181" w:rsidP="005E5229">
            <w:pPr>
              <w:spacing w:line="312" w:lineRule="auto"/>
              <w:ind w:firstLine="0"/>
              <w:rPr>
                <w:rFonts w:cs="Times New Roman"/>
                <w:color w:val="FF0000"/>
                <w:szCs w:val="26"/>
              </w:rPr>
            </w:pPr>
            <w:r w:rsidRPr="00965713">
              <w:rPr>
                <w:rFonts w:cs="Times New Roman"/>
                <w:color w:val="FF0000"/>
                <w:szCs w:val="26"/>
              </w:rPr>
              <w:t xml:space="preserve">Số tham chiếu BCT </w:t>
            </w:r>
          </w:p>
          <w:p w14:paraId="107F0343" w14:textId="77777777" w:rsidR="008B1181" w:rsidRPr="009D293E" w:rsidRDefault="008B1181" w:rsidP="005E5229">
            <w:pPr>
              <w:spacing w:line="312" w:lineRule="auto"/>
              <w:ind w:firstLine="0"/>
              <w:rPr>
                <w:rFonts w:cs="Times New Roman"/>
                <w:i/>
                <w:szCs w:val="26"/>
              </w:rPr>
            </w:pPr>
            <w:r w:rsidRPr="009D293E">
              <w:rPr>
                <w:rFonts w:cs="Times New Roman"/>
                <w:i/>
                <w:szCs w:val="26"/>
              </w:rPr>
              <w:t>(Tên cũ: Sô OBC Nhờ thu *)</w:t>
            </w:r>
          </w:p>
        </w:tc>
        <w:tc>
          <w:tcPr>
            <w:tcW w:w="1418" w:type="dxa"/>
          </w:tcPr>
          <w:p w14:paraId="73ACD93C" w14:textId="77777777" w:rsidR="008B1181" w:rsidRPr="00615117" w:rsidRDefault="008B1181" w:rsidP="005E5229">
            <w:pPr>
              <w:spacing w:line="312" w:lineRule="auto"/>
              <w:ind w:firstLine="0"/>
              <w:rPr>
                <w:rFonts w:cs="Times New Roman"/>
                <w:szCs w:val="26"/>
              </w:rPr>
            </w:pPr>
            <w:r w:rsidRPr="00615117">
              <w:rPr>
                <w:rFonts w:cs="Times New Roman"/>
                <w:szCs w:val="26"/>
              </w:rPr>
              <w:t>Nvarchar</w:t>
            </w:r>
          </w:p>
        </w:tc>
        <w:tc>
          <w:tcPr>
            <w:tcW w:w="567" w:type="dxa"/>
          </w:tcPr>
          <w:p w14:paraId="4916BFF8" w14:textId="77777777" w:rsidR="008B1181" w:rsidRPr="00615117" w:rsidRDefault="008B1181" w:rsidP="005E5229">
            <w:pPr>
              <w:spacing w:line="312" w:lineRule="auto"/>
              <w:ind w:firstLine="0"/>
              <w:rPr>
                <w:rFonts w:cs="Times New Roman"/>
                <w:szCs w:val="26"/>
              </w:rPr>
            </w:pPr>
            <w:r>
              <w:rPr>
                <w:rFonts w:cs="Times New Roman"/>
                <w:szCs w:val="26"/>
              </w:rPr>
              <w:t>16</w:t>
            </w:r>
          </w:p>
        </w:tc>
        <w:tc>
          <w:tcPr>
            <w:tcW w:w="567" w:type="dxa"/>
          </w:tcPr>
          <w:p w14:paraId="08CF5999"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15AD0785"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w:t>
            </w:r>
            <w:r>
              <w:rPr>
                <w:rFonts w:cs="Times New Roman"/>
                <w:szCs w:val="26"/>
                <w:u w:val="single"/>
              </w:rPr>
              <w:t xml:space="preserve"> tham chiếu BCT</w:t>
            </w:r>
            <w:r w:rsidRPr="00615117">
              <w:rPr>
                <w:rFonts w:cs="Times New Roman"/>
                <w:szCs w:val="26"/>
                <w:u w:val="single"/>
              </w:rPr>
              <w:t>:</w:t>
            </w:r>
          </w:p>
          <w:p w14:paraId="2A0630FD"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số tham chiếu giao dịch BCT Nhờ thu Xuất khẩu của NHCT Lào</w:t>
            </w:r>
          </w:p>
          <w:p w14:paraId="4A92322D"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Hệ thống tự sinh số tham chiếu theo quy tắc: 0992ECxxyyyyy</w:t>
            </w:r>
          </w:p>
          <w:p w14:paraId="659BC123" w14:textId="77777777" w:rsidR="008B1181" w:rsidRDefault="008B1181" w:rsidP="005E5229">
            <w:pPr>
              <w:pStyle w:val="ListParagraph"/>
              <w:spacing w:line="312" w:lineRule="auto"/>
              <w:ind w:firstLine="0"/>
              <w:rPr>
                <w:rFonts w:cs="Times New Roman"/>
                <w:szCs w:val="26"/>
              </w:rPr>
            </w:pPr>
            <w:r>
              <w:rPr>
                <w:rFonts w:cs="Times New Roman"/>
                <w:szCs w:val="26"/>
              </w:rPr>
              <w:t>xx: Năm giao dịch (hai chữ số cuối)</w:t>
            </w:r>
          </w:p>
          <w:p w14:paraId="234D3EEC" w14:textId="77777777" w:rsidR="008B1181" w:rsidRPr="00C12FE2" w:rsidRDefault="008B1181" w:rsidP="005E5229">
            <w:pPr>
              <w:pStyle w:val="ListParagraph"/>
              <w:spacing w:line="312" w:lineRule="auto"/>
              <w:ind w:firstLine="0"/>
              <w:rPr>
                <w:rFonts w:cs="Times New Roman"/>
                <w:szCs w:val="26"/>
              </w:rPr>
            </w:pPr>
            <w:r>
              <w:rPr>
                <w:rFonts w:cs="Times New Roman"/>
                <w:szCs w:val="26"/>
              </w:rPr>
              <w:t>yyyyy: Số thứ tự do hệ thống tự sinh</w:t>
            </w:r>
          </w:p>
        </w:tc>
        <w:tc>
          <w:tcPr>
            <w:tcW w:w="1418" w:type="dxa"/>
            <w:vAlign w:val="center"/>
          </w:tcPr>
          <w:p w14:paraId="6573AA17"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N</w:t>
            </w:r>
          </w:p>
        </w:tc>
        <w:tc>
          <w:tcPr>
            <w:tcW w:w="1418" w:type="dxa"/>
            <w:vAlign w:val="center"/>
          </w:tcPr>
          <w:p w14:paraId="215123B3"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1C3D337B" w14:textId="77777777" w:rsidTr="005E5229">
        <w:tc>
          <w:tcPr>
            <w:tcW w:w="1791" w:type="dxa"/>
          </w:tcPr>
          <w:p w14:paraId="083252C1" w14:textId="77777777" w:rsidR="008B1181" w:rsidRPr="00615117" w:rsidRDefault="008B1181" w:rsidP="005E5229">
            <w:pPr>
              <w:spacing w:line="312" w:lineRule="auto"/>
              <w:ind w:firstLine="0"/>
              <w:rPr>
                <w:rFonts w:cs="Times New Roman"/>
                <w:szCs w:val="26"/>
              </w:rPr>
            </w:pPr>
            <w:r w:rsidRPr="009D293E">
              <w:rPr>
                <w:rFonts w:cs="Times New Roman"/>
                <w:color w:val="FF0000"/>
                <w:szCs w:val="26"/>
              </w:rPr>
              <w:t>Số tham chiếu EE</w:t>
            </w:r>
          </w:p>
        </w:tc>
        <w:tc>
          <w:tcPr>
            <w:tcW w:w="1418" w:type="dxa"/>
          </w:tcPr>
          <w:p w14:paraId="0D9D7CC6" w14:textId="77777777" w:rsidR="008B1181" w:rsidRPr="00615117" w:rsidRDefault="008B1181" w:rsidP="005E5229">
            <w:pPr>
              <w:spacing w:line="312" w:lineRule="auto"/>
              <w:ind w:firstLine="0"/>
              <w:rPr>
                <w:rFonts w:cs="Times New Roman"/>
                <w:szCs w:val="26"/>
              </w:rPr>
            </w:pPr>
            <w:r w:rsidRPr="00615117">
              <w:rPr>
                <w:rFonts w:cs="Times New Roman"/>
                <w:szCs w:val="26"/>
              </w:rPr>
              <w:t>Nvarchar</w:t>
            </w:r>
          </w:p>
        </w:tc>
        <w:tc>
          <w:tcPr>
            <w:tcW w:w="567" w:type="dxa"/>
          </w:tcPr>
          <w:p w14:paraId="6DC8766B" w14:textId="77777777" w:rsidR="008B1181" w:rsidRPr="00615117" w:rsidRDefault="008B1181" w:rsidP="005E5229">
            <w:pPr>
              <w:spacing w:line="312" w:lineRule="auto"/>
              <w:ind w:firstLine="0"/>
              <w:rPr>
                <w:rFonts w:cs="Times New Roman"/>
                <w:szCs w:val="26"/>
              </w:rPr>
            </w:pPr>
            <w:r>
              <w:rPr>
                <w:rFonts w:cs="Times New Roman"/>
                <w:szCs w:val="26"/>
              </w:rPr>
              <w:t>16</w:t>
            </w:r>
          </w:p>
        </w:tc>
        <w:tc>
          <w:tcPr>
            <w:tcW w:w="567" w:type="dxa"/>
          </w:tcPr>
          <w:p w14:paraId="3E73D371" w14:textId="77777777" w:rsidR="008B1181" w:rsidRDefault="008B1181" w:rsidP="005E5229">
            <w:pPr>
              <w:spacing w:line="312" w:lineRule="auto"/>
              <w:ind w:firstLine="0"/>
              <w:rPr>
                <w:rFonts w:cs="Times New Roman"/>
                <w:szCs w:val="26"/>
              </w:rPr>
            </w:pPr>
            <w:r>
              <w:rPr>
                <w:rFonts w:cs="Times New Roman"/>
                <w:szCs w:val="26"/>
              </w:rPr>
              <w:t>P</w:t>
            </w:r>
          </w:p>
        </w:tc>
        <w:tc>
          <w:tcPr>
            <w:tcW w:w="4819" w:type="dxa"/>
          </w:tcPr>
          <w:p w14:paraId="7C837787"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w:t>
            </w:r>
            <w:r>
              <w:rPr>
                <w:rFonts w:cs="Times New Roman"/>
                <w:szCs w:val="26"/>
                <w:u w:val="single"/>
              </w:rPr>
              <w:t xml:space="preserve"> tham chiếu EE</w:t>
            </w:r>
            <w:r w:rsidRPr="00615117">
              <w:rPr>
                <w:rFonts w:cs="Times New Roman"/>
                <w:szCs w:val="26"/>
                <w:u w:val="single"/>
              </w:rPr>
              <w:t>:</w:t>
            </w:r>
          </w:p>
          <w:p w14:paraId="5A8D824F" w14:textId="77777777" w:rsidR="008B1181" w:rsidRPr="00294073" w:rsidRDefault="008B1181" w:rsidP="00724F94">
            <w:pPr>
              <w:pStyle w:val="ListParagraph"/>
              <w:numPr>
                <w:ilvl w:val="0"/>
                <w:numId w:val="6"/>
              </w:numPr>
              <w:spacing w:line="312" w:lineRule="auto"/>
              <w:rPr>
                <w:rFonts w:cs="Times New Roman"/>
                <w:szCs w:val="26"/>
                <w:u w:val="single"/>
              </w:rPr>
            </w:pPr>
            <w:r w:rsidRPr="00294073">
              <w:rPr>
                <w:rFonts w:cs="Times New Roman"/>
                <w:szCs w:val="26"/>
              </w:rPr>
              <w:t xml:space="preserve">Thể hiện số </w:t>
            </w:r>
            <w:r>
              <w:rPr>
                <w:rFonts w:cs="Times New Roman"/>
                <w:szCs w:val="26"/>
              </w:rPr>
              <w:t xml:space="preserve">tham chiếu </w:t>
            </w:r>
            <w:r w:rsidRPr="00294073">
              <w:rPr>
                <w:rFonts w:cs="Times New Roman"/>
                <w:szCs w:val="26"/>
              </w:rPr>
              <w:t>trả về từ TF-</w:t>
            </w:r>
            <w:r w:rsidRPr="00294073">
              <w:rPr>
                <w:rFonts w:cs="Times New Roman"/>
                <w:szCs w:val="26"/>
              </w:rPr>
              <w:lastRenderedPageBreak/>
              <w:t>EE</w:t>
            </w:r>
          </w:p>
        </w:tc>
        <w:tc>
          <w:tcPr>
            <w:tcW w:w="1418" w:type="dxa"/>
            <w:vAlign w:val="center"/>
          </w:tcPr>
          <w:p w14:paraId="01CCEBBE"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lastRenderedPageBreak/>
              <w:t>Y</w:t>
            </w:r>
          </w:p>
        </w:tc>
        <w:tc>
          <w:tcPr>
            <w:tcW w:w="1418" w:type="dxa"/>
            <w:vAlign w:val="center"/>
          </w:tcPr>
          <w:p w14:paraId="2D7C7FBD"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2461B608" w14:textId="77777777" w:rsidTr="005E5229">
        <w:tc>
          <w:tcPr>
            <w:tcW w:w="1791" w:type="dxa"/>
          </w:tcPr>
          <w:p w14:paraId="72ECBA8A" w14:textId="77777777" w:rsidR="008B1181" w:rsidRPr="00615117" w:rsidRDefault="008B1181" w:rsidP="005E5229">
            <w:pPr>
              <w:spacing w:line="312" w:lineRule="auto"/>
              <w:ind w:firstLine="0"/>
              <w:rPr>
                <w:rFonts w:cs="Times New Roman"/>
                <w:szCs w:val="26"/>
              </w:rPr>
            </w:pPr>
            <w:r w:rsidRPr="00615117">
              <w:rPr>
                <w:rFonts w:cs="Times New Roman"/>
                <w:szCs w:val="26"/>
              </w:rPr>
              <w:lastRenderedPageBreak/>
              <w:t xml:space="preserve">Số CIF </w:t>
            </w:r>
          </w:p>
        </w:tc>
        <w:tc>
          <w:tcPr>
            <w:tcW w:w="1418" w:type="dxa"/>
          </w:tcPr>
          <w:p w14:paraId="7EBD3D8F" w14:textId="77777777" w:rsidR="008B1181" w:rsidRPr="00615117" w:rsidRDefault="008B1181" w:rsidP="005E5229">
            <w:pPr>
              <w:spacing w:line="312" w:lineRule="auto"/>
              <w:ind w:firstLine="0"/>
              <w:rPr>
                <w:rFonts w:cs="Times New Roman"/>
                <w:szCs w:val="26"/>
              </w:rPr>
            </w:pPr>
            <w:r w:rsidRPr="00615117">
              <w:rPr>
                <w:rFonts w:cs="Times New Roman"/>
                <w:szCs w:val="26"/>
              </w:rPr>
              <w:t>Int</w:t>
            </w:r>
          </w:p>
        </w:tc>
        <w:tc>
          <w:tcPr>
            <w:tcW w:w="567" w:type="dxa"/>
          </w:tcPr>
          <w:p w14:paraId="3CEF99D9" w14:textId="77777777" w:rsidR="008B1181" w:rsidRPr="00615117" w:rsidRDefault="008B1181" w:rsidP="005E5229">
            <w:pPr>
              <w:spacing w:line="312" w:lineRule="auto"/>
              <w:ind w:firstLine="0"/>
              <w:rPr>
                <w:rFonts w:cs="Times New Roman"/>
                <w:szCs w:val="26"/>
              </w:rPr>
            </w:pPr>
            <w:r w:rsidRPr="00187672">
              <w:rPr>
                <w:rFonts w:cs="Times New Roman"/>
                <w:color w:val="7030A0"/>
                <w:sz w:val="24"/>
                <w:szCs w:val="26"/>
              </w:rPr>
              <w:t>NA</w:t>
            </w:r>
          </w:p>
        </w:tc>
        <w:tc>
          <w:tcPr>
            <w:tcW w:w="567" w:type="dxa"/>
          </w:tcPr>
          <w:p w14:paraId="4EEE0042"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1B8CC96F"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 CIF:</w:t>
            </w:r>
          </w:p>
          <w:p w14:paraId="0318588E"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s</w:t>
            </w:r>
            <w:r w:rsidRPr="0092625B">
              <w:rPr>
                <w:rFonts w:cs="Times New Roman"/>
                <w:szCs w:val="26"/>
              </w:rPr>
              <w:t>ố CIF củ</w:t>
            </w:r>
            <w:r>
              <w:rPr>
                <w:rFonts w:cs="Times New Roman"/>
                <w:szCs w:val="26"/>
              </w:rPr>
              <w:t>a khách hàng</w:t>
            </w:r>
          </w:p>
          <w:p w14:paraId="580A0006" w14:textId="77777777" w:rsidR="008B1181" w:rsidRDefault="008B1181" w:rsidP="00724F94">
            <w:pPr>
              <w:pStyle w:val="ListParagraph"/>
              <w:numPr>
                <w:ilvl w:val="0"/>
                <w:numId w:val="6"/>
              </w:numPr>
              <w:spacing w:line="312" w:lineRule="auto"/>
              <w:rPr>
                <w:rFonts w:cs="Times New Roman"/>
                <w:szCs w:val="26"/>
              </w:rPr>
            </w:pPr>
            <w:r w:rsidRPr="0092625B">
              <w:rPr>
                <w:rFonts w:cs="Times New Roman"/>
                <w:szCs w:val="26"/>
              </w:rPr>
              <w:t xml:space="preserve">Hệ thống cho phép nhập số CIF </w:t>
            </w:r>
            <w:r>
              <w:rPr>
                <w:rFonts w:cs="Times New Roman"/>
                <w:szCs w:val="26"/>
              </w:rPr>
              <w:t>hoặc</w:t>
            </w:r>
            <w:r w:rsidRPr="0092625B">
              <w:rPr>
                <w:rFonts w:cs="Times New Roman"/>
                <w:szCs w:val="26"/>
              </w:rPr>
              <w:t xml:space="preserve"> tìm kiếm số CIF, nếu nhập đúng số CIF, hệ thống sẽ lấy các thông tin về tên và địa chỉ của khách hàng </w:t>
            </w:r>
            <w:r>
              <w:rPr>
                <w:rFonts w:cs="Times New Roman"/>
                <w:szCs w:val="26"/>
              </w:rPr>
              <w:t>trên màn hình</w:t>
            </w:r>
          </w:p>
          <w:p w14:paraId="12AFC81E" w14:textId="77777777" w:rsidR="008B1181" w:rsidRPr="0092625B" w:rsidRDefault="008B1181" w:rsidP="00724F94">
            <w:pPr>
              <w:pStyle w:val="ListParagraph"/>
              <w:numPr>
                <w:ilvl w:val="0"/>
                <w:numId w:val="6"/>
              </w:numPr>
              <w:spacing w:line="312" w:lineRule="auto"/>
              <w:rPr>
                <w:rFonts w:cs="Times New Roman"/>
                <w:szCs w:val="26"/>
              </w:rPr>
            </w:pPr>
            <w:r>
              <w:rPr>
                <w:rFonts w:cs="Times New Roman"/>
                <w:szCs w:val="26"/>
              </w:rPr>
              <w:t>N</w:t>
            </w:r>
            <w:r w:rsidRPr="0092625B">
              <w:rPr>
                <w:rFonts w:cs="Times New Roman"/>
                <w:szCs w:val="26"/>
              </w:rPr>
              <w:t>ếu nhập sai hệ thống cảnh báo lỗi "Số CIF không tồn tại"</w:t>
            </w:r>
          </w:p>
        </w:tc>
        <w:tc>
          <w:tcPr>
            <w:tcW w:w="1418" w:type="dxa"/>
            <w:vAlign w:val="center"/>
          </w:tcPr>
          <w:p w14:paraId="7C9CDA85" w14:textId="77777777" w:rsidR="008B1181" w:rsidRPr="00294073"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2878264A"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0F75C7C4" w14:textId="77777777" w:rsidTr="005E5229">
        <w:tc>
          <w:tcPr>
            <w:tcW w:w="1791" w:type="dxa"/>
          </w:tcPr>
          <w:p w14:paraId="53911FE1" w14:textId="77777777" w:rsidR="008B1181" w:rsidRPr="00615117" w:rsidRDefault="008B1181" w:rsidP="005E5229">
            <w:pPr>
              <w:spacing w:line="312" w:lineRule="auto"/>
              <w:ind w:firstLine="0"/>
              <w:rPr>
                <w:rFonts w:cs="Times New Roman"/>
                <w:szCs w:val="26"/>
              </w:rPr>
            </w:pPr>
            <w:r>
              <w:rPr>
                <w:rFonts w:cs="Times New Roman"/>
                <w:szCs w:val="26"/>
              </w:rPr>
              <w:t>T</w:t>
            </w:r>
            <w:r w:rsidRPr="00615117">
              <w:rPr>
                <w:rFonts w:cs="Times New Roman"/>
                <w:szCs w:val="26"/>
              </w:rPr>
              <w:t xml:space="preserve">ên </w:t>
            </w:r>
            <w:r>
              <w:rPr>
                <w:rFonts w:cs="Times New Roman"/>
                <w:szCs w:val="26"/>
              </w:rPr>
              <w:t>khách hàng</w:t>
            </w:r>
          </w:p>
        </w:tc>
        <w:tc>
          <w:tcPr>
            <w:tcW w:w="1418" w:type="dxa"/>
          </w:tcPr>
          <w:p w14:paraId="0180E5D1" w14:textId="77777777" w:rsidR="008B1181" w:rsidRPr="00615117" w:rsidRDefault="008B1181" w:rsidP="005E5229">
            <w:pPr>
              <w:spacing w:line="312" w:lineRule="auto"/>
              <w:ind w:firstLine="0"/>
              <w:rPr>
                <w:rFonts w:cs="Times New Roman"/>
                <w:szCs w:val="26"/>
              </w:rPr>
            </w:pPr>
            <w:r w:rsidRPr="00615117">
              <w:rPr>
                <w:rFonts w:cs="Times New Roman"/>
                <w:szCs w:val="26"/>
              </w:rPr>
              <w:t xml:space="preserve">Nvarchar </w:t>
            </w:r>
          </w:p>
        </w:tc>
        <w:tc>
          <w:tcPr>
            <w:tcW w:w="567" w:type="dxa"/>
          </w:tcPr>
          <w:p w14:paraId="48FD25B1" w14:textId="77777777" w:rsidR="008B1181" w:rsidRPr="00615117" w:rsidRDefault="008B1181" w:rsidP="005E5229">
            <w:pPr>
              <w:spacing w:line="312" w:lineRule="auto"/>
              <w:ind w:firstLine="0"/>
              <w:rPr>
                <w:rFonts w:cs="Times New Roman"/>
                <w:szCs w:val="26"/>
              </w:rPr>
            </w:pPr>
            <w:r w:rsidRPr="00187672">
              <w:rPr>
                <w:rFonts w:cs="Times New Roman"/>
                <w:color w:val="7030A0"/>
                <w:sz w:val="24"/>
                <w:szCs w:val="26"/>
              </w:rPr>
              <w:t>NA</w:t>
            </w:r>
          </w:p>
        </w:tc>
        <w:tc>
          <w:tcPr>
            <w:tcW w:w="567" w:type="dxa"/>
          </w:tcPr>
          <w:p w14:paraId="329BDBEF"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20511C98"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 xml:space="preserve">Tên </w:t>
            </w:r>
            <w:r>
              <w:rPr>
                <w:rFonts w:cs="Times New Roman"/>
                <w:szCs w:val="26"/>
                <w:u w:val="single"/>
              </w:rPr>
              <w:t>khách hàng</w:t>
            </w:r>
            <w:r w:rsidRPr="00615117">
              <w:rPr>
                <w:rFonts w:cs="Times New Roman"/>
                <w:szCs w:val="26"/>
                <w:u w:val="single"/>
              </w:rPr>
              <w:t>:</w:t>
            </w:r>
          </w:p>
          <w:p w14:paraId="62C2B29B"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tên khách hàng</w:t>
            </w:r>
          </w:p>
          <w:p w14:paraId="624AD7C5" w14:textId="77777777" w:rsidR="008B1181" w:rsidRPr="0092625B" w:rsidRDefault="008B1181" w:rsidP="00724F94">
            <w:pPr>
              <w:pStyle w:val="ListParagraph"/>
              <w:numPr>
                <w:ilvl w:val="0"/>
                <w:numId w:val="6"/>
              </w:numPr>
              <w:spacing w:line="312" w:lineRule="auto"/>
              <w:rPr>
                <w:rFonts w:cs="Times New Roman"/>
                <w:szCs w:val="26"/>
              </w:rPr>
            </w:pPr>
            <w:r>
              <w:rPr>
                <w:rFonts w:cs="Times New Roman"/>
                <w:szCs w:val="26"/>
              </w:rPr>
              <w:t>H</w:t>
            </w:r>
            <w:r w:rsidRPr="0092625B">
              <w:rPr>
                <w:rFonts w:cs="Times New Roman"/>
                <w:szCs w:val="26"/>
              </w:rPr>
              <w:t>ệ thống tự động lấy thông tin theo số CIF và cho phép chỉnh sửa</w:t>
            </w:r>
          </w:p>
        </w:tc>
        <w:tc>
          <w:tcPr>
            <w:tcW w:w="1418" w:type="dxa"/>
            <w:vAlign w:val="center"/>
          </w:tcPr>
          <w:p w14:paraId="6C449D3F"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1F515D52"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5D0A3A80" w14:textId="77777777" w:rsidTr="005E5229">
        <w:tc>
          <w:tcPr>
            <w:tcW w:w="1791" w:type="dxa"/>
          </w:tcPr>
          <w:p w14:paraId="347D6DCA" w14:textId="77777777" w:rsidR="008B1181" w:rsidRPr="00615117" w:rsidRDefault="008B1181" w:rsidP="005E5229">
            <w:pPr>
              <w:spacing w:line="312" w:lineRule="auto"/>
              <w:ind w:firstLine="0"/>
              <w:rPr>
                <w:rFonts w:cs="Times New Roman"/>
                <w:szCs w:val="26"/>
              </w:rPr>
            </w:pPr>
            <w:r w:rsidRPr="00615117">
              <w:rPr>
                <w:rFonts w:cs="Times New Roman"/>
                <w:szCs w:val="26"/>
              </w:rPr>
              <w:t>Địa chỉ</w:t>
            </w:r>
            <w:r>
              <w:rPr>
                <w:rFonts w:cs="Times New Roman"/>
                <w:szCs w:val="26"/>
              </w:rPr>
              <w:t xml:space="preserve"> khách hàng</w:t>
            </w:r>
          </w:p>
        </w:tc>
        <w:tc>
          <w:tcPr>
            <w:tcW w:w="1418" w:type="dxa"/>
          </w:tcPr>
          <w:p w14:paraId="4AE9B214" w14:textId="77777777" w:rsidR="008B1181" w:rsidRPr="00615117" w:rsidRDefault="008B1181" w:rsidP="005E5229">
            <w:pPr>
              <w:spacing w:line="312" w:lineRule="auto"/>
              <w:ind w:firstLine="0"/>
              <w:rPr>
                <w:rFonts w:cs="Times New Roman"/>
                <w:szCs w:val="26"/>
              </w:rPr>
            </w:pPr>
            <w:r w:rsidRPr="00615117">
              <w:rPr>
                <w:rFonts w:cs="Times New Roman"/>
                <w:szCs w:val="26"/>
              </w:rPr>
              <w:t>Nvarchar</w:t>
            </w:r>
          </w:p>
        </w:tc>
        <w:tc>
          <w:tcPr>
            <w:tcW w:w="567" w:type="dxa"/>
          </w:tcPr>
          <w:p w14:paraId="02617EFD" w14:textId="77777777" w:rsidR="008B1181" w:rsidRPr="00615117" w:rsidRDefault="008B1181" w:rsidP="005E5229">
            <w:pPr>
              <w:spacing w:line="312" w:lineRule="auto"/>
              <w:ind w:firstLine="0"/>
              <w:rPr>
                <w:rFonts w:cs="Times New Roman"/>
                <w:szCs w:val="26"/>
              </w:rPr>
            </w:pPr>
            <w:r w:rsidRPr="00187672">
              <w:rPr>
                <w:rFonts w:cs="Times New Roman"/>
                <w:color w:val="7030A0"/>
                <w:sz w:val="24"/>
                <w:szCs w:val="26"/>
              </w:rPr>
              <w:t>NA</w:t>
            </w:r>
          </w:p>
        </w:tc>
        <w:tc>
          <w:tcPr>
            <w:tcW w:w="567" w:type="dxa"/>
          </w:tcPr>
          <w:p w14:paraId="71515B97"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5933AC16"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 xml:space="preserve">Địa chỉ </w:t>
            </w:r>
            <w:r>
              <w:rPr>
                <w:rFonts w:cs="Times New Roman"/>
                <w:szCs w:val="26"/>
                <w:u w:val="single"/>
              </w:rPr>
              <w:t>khách hàng</w:t>
            </w:r>
            <w:r w:rsidRPr="00615117">
              <w:rPr>
                <w:rFonts w:cs="Times New Roman"/>
                <w:szCs w:val="26"/>
                <w:u w:val="single"/>
              </w:rPr>
              <w:t>:</w:t>
            </w:r>
          </w:p>
          <w:p w14:paraId="2E5DBF0E"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Thể hiện địa chỉ khách hàng</w:t>
            </w:r>
          </w:p>
          <w:p w14:paraId="5D77479D"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Hệ thống tự động lấy thông tin theo số CIF và cho phép chỉnh sửa</w:t>
            </w:r>
          </w:p>
        </w:tc>
        <w:tc>
          <w:tcPr>
            <w:tcW w:w="1418" w:type="dxa"/>
            <w:vAlign w:val="center"/>
          </w:tcPr>
          <w:p w14:paraId="44032F79"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4940FBD7"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111578DA" w14:textId="77777777" w:rsidTr="005E5229">
        <w:tc>
          <w:tcPr>
            <w:tcW w:w="1791" w:type="dxa"/>
          </w:tcPr>
          <w:p w14:paraId="6C7320B5" w14:textId="77777777" w:rsidR="008B1181" w:rsidRPr="00615117" w:rsidRDefault="008B1181" w:rsidP="005E5229">
            <w:pPr>
              <w:spacing w:line="312" w:lineRule="auto"/>
              <w:ind w:firstLine="0"/>
              <w:rPr>
                <w:rFonts w:cs="Times New Roman"/>
                <w:szCs w:val="26"/>
                <w:lang w:val="vi-VN"/>
              </w:rPr>
            </w:pPr>
            <w:r w:rsidRPr="00615117">
              <w:rPr>
                <w:rFonts w:cs="Times New Roman"/>
                <w:szCs w:val="26"/>
              </w:rPr>
              <w:t>Loại tiền</w:t>
            </w:r>
          </w:p>
        </w:tc>
        <w:tc>
          <w:tcPr>
            <w:tcW w:w="1418" w:type="dxa"/>
          </w:tcPr>
          <w:p w14:paraId="17BAA24A" w14:textId="77777777" w:rsidR="008B1181" w:rsidRPr="00615117" w:rsidRDefault="008B1181" w:rsidP="005E5229">
            <w:pPr>
              <w:spacing w:line="312" w:lineRule="auto"/>
              <w:ind w:firstLine="0"/>
              <w:rPr>
                <w:rFonts w:cs="Times New Roman"/>
                <w:szCs w:val="26"/>
              </w:rPr>
            </w:pPr>
            <w:r w:rsidRPr="00615117">
              <w:rPr>
                <w:rFonts w:cs="Times New Roman"/>
                <w:szCs w:val="26"/>
              </w:rPr>
              <w:t>Char</w:t>
            </w:r>
          </w:p>
        </w:tc>
        <w:tc>
          <w:tcPr>
            <w:tcW w:w="567" w:type="dxa"/>
          </w:tcPr>
          <w:p w14:paraId="6DF09EF6" w14:textId="77777777" w:rsidR="008B1181" w:rsidRPr="00615117" w:rsidRDefault="008B1181" w:rsidP="005E5229">
            <w:pPr>
              <w:spacing w:line="312" w:lineRule="auto"/>
              <w:ind w:firstLine="0"/>
              <w:rPr>
                <w:rFonts w:cs="Times New Roman"/>
                <w:szCs w:val="26"/>
              </w:rPr>
            </w:pPr>
            <w:r w:rsidRPr="00615117">
              <w:rPr>
                <w:rFonts w:cs="Times New Roman"/>
                <w:szCs w:val="26"/>
              </w:rPr>
              <w:t>3</w:t>
            </w:r>
          </w:p>
        </w:tc>
        <w:tc>
          <w:tcPr>
            <w:tcW w:w="567" w:type="dxa"/>
          </w:tcPr>
          <w:p w14:paraId="430F3868"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39F3BD22"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Loại tiền:</w:t>
            </w:r>
          </w:p>
          <w:p w14:paraId="56AB828A"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 xml:space="preserve">loại tiền BCT </w:t>
            </w:r>
            <w:r w:rsidRPr="00427E49">
              <w:rPr>
                <w:rFonts w:cs="Times New Roman"/>
                <w:szCs w:val="26"/>
              </w:rPr>
              <w:t>trả về từ TF-EE</w:t>
            </w:r>
          </w:p>
        </w:tc>
        <w:tc>
          <w:tcPr>
            <w:tcW w:w="1418" w:type="dxa"/>
            <w:vAlign w:val="center"/>
          </w:tcPr>
          <w:p w14:paraId="0CBBC306"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1A357D52"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344C38FF" w14:textId="77777777" w:rsidTr="005E5229">
        <w:tc>
          <w:tcPr>
            <w:tcW w:w="1791" w:type="dxa"/>
          </w:tcPr>
          <w:p w14:paraId="7FC9F04C" w14:textId="77777777" w:rsidR="008B1181" w:rsidRPr="009D293E" w:rsidRDefault="008B1181" w:rsidP="005E5229">
            <w:pPr>
              <w:spacing w:line="312" w:lineRule="auto"/>
              <w:ind w:firstLine="0"/>
              <w:rPr>
                <w:rFonts w:cs="Times New Roman"/>
                <w:color w:val="FF0000"/>
                <w:szCs w:val="26"/>
              </w:rPr>
            </w:pPr>
            <w:r w:rsidRPr="009D293E">
              <w:rPr>
                <w:rFonts w:cs="Times New Roman"/>
                <w:color w:val="FF0000"/>
                <w:szCs w:val="26"/>
              </w:rPr>
              <w:t>Số tiền BCT</w:t>
            </w:r>
          </w:p>
          <w:p w14:paraId="0114A127" w14:textId="77777777" w:rsidR="008B1181" w:rsidRPr="00615117" w:rsidRDefault="008B1181" w:rsidP="005E5229">
            <w:pPr>
              <w:spacing w:line="312" w:lineRule="auto"/>
              <w:ind w:firstLine="0"/>
              <w:rPr>
                <w:rFonts w:cs="Times New Roman"/>
                <w:szCs w:val="26"/>
              </w:rPr>
            </w:pPr>
            <w:r w:rsidRPr="009D293E">
              <w:rPr>
                <w:rFonts w:cs="Times New Roman"/>
                <w:i/>
                <w:szCs w:val="26"/>
              </w:rPr>
              <w:t xml:space="preserve">(Tên cũ: </w:t>
            </w:r>
            <w:r>
              <w:rPr>
                <w:rFonts w:cs="Times New Roman"/>
                <w:i/>
                <w:szCs w:val="26"/>
              </w:rPr>
              <w:t>Số tiền HP)</w:t>
            </w:r>
          </w:p>
        </w:tc>
        <w:tc>
          <w:tcPr>
            <w:tcW w:w="1418" w:type="dxa"/>
          </w:tcPr>
          <w:p w14:paraId="0F770D4B"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6545AB98" w14:textId="77777777" w:rsidR="008B1181" w:rsidRPr="00615117" w:rsidRDefault="008B1181" w:rsidP="005E5229">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3CD4D826"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4C74F794"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 tiề</w:t>
            </w:r>
            <w:r>
              <w:rPr>
                <w:rFonts w:cs="Times New Roman"/>
                <w:szCs w:val="26"/>
                <w:u w:val="single"/>
              </w:rPr>
              <w:t>n BCT</w:t>
            </w:r>
            <w:r w:rsidRPr="00615117">
              <w:rPr>
                <w:rFonts w:cs="Times New Roman"/>
                <w:szCs w:val="26"/>
                <w:u w:val="single"/>
              </w:rPr>
              <w:t>:</w:t>
            </w:r>
          </w:p>
          <w:p w14:paraId="3E4AD76F"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 xml:space="preserve">số </w:t>
            </w:r>
            <w:r w:rsidRPr="00427E49">
              <w:rPr>
                <w:rFonts w:cs="Times New Roman"/>
                <w:szCs w:val="26"/>
              </w:rPr>
              <w:t>tiền</w:t>
            </w:r>
            <w:r>
              <w:rPr>
                <w:rFonts w:cs="Times New Roman"/>
                <w:szCs w:val="26"/>
              </w:rPr>
              <w:t xml:space="preserve"> BCT</w:t>
            </w:r>
            <w:r w:rsidRPr="00427E49">
              <w:rPr>
                <w:rFonts w:cs="Times New Roman"/>
                <w:szCs w:val="26"/>
              </w:rPr>
              <w:t xml:space="preserve"> trả về từ TF-EE</w:t>
            </w:r>
          </w:p>
        </w:tc>
        <w:tc>
          <w:tcPr>
            <w:tcW w:w="1418" w:type="dxa"/>
            <w:vAlign w:val="center"/>
          </w:tcPr>
          <w:p w14:paraId="5837A207"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694FC52D"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2ECB1BD2" w14:textId="77777777" w:rsidTr="005E5229">
        <w:tc>
          <w:tcPr>
            <w:tcW w:w="1791" w:type="dxa"/>
          </w:tcPr>
          <w:p w14:paraId="6B336CD2" w14:textId="77777777" w:rsidR="008B1181" w:rsidRPr="009D293E" w:rsidRDefault="008B1181" w:rsidP="005E5229">
            <w:pPr>
              <w:spacing w:line="312" w:lineRule="auto"/>
              <w:ind w:firstLine="0"/>
              <w:rPr>
                <w:rFonts w:cs="Times New Roman"/>
                <w:color w:val="FF0000"/>
                <w:szCs w:val="26"/>
              </w:rPr>
            </w:pPr>
            <w:r w:rsidRPr="009D293E">
              <w:rPr>
                <w:rFonts w:cs="Times New Roman"/>
                <w:color w:val="FF0000"/>
                <w:szCs w:val="26"/>
              </w:rPr>
              <w:t>Số dư BCT</w:t>
            </w:r>
          </w:p>
          <w:p w14:paraId="2EE29A7E" w14:textId="77777777" w:rsidR="008B1181" w:rsidRPr="00615117" w:rsidRDefault="008B1181" w:rsidP="005E5229">
            <w:pPr>
              <w:spacing w:line="312" w:lineRule="auto"/>
              <w:ind w:firstLine="0"/>
              <w:rPr>
                <w:rFonts w:cs="Times New Roman"/>
                <w:szCs w:val="26"/>
              </w:rPr>
            </w:pPr>
            <w:r w:rsidRPr="009D293E">
              <w:rPr>
                <w:rFonts w:cs="Times New Roman"/>
                <w:i/>
                <w:szCs w:val="26"/>
              </w:rPr>
              <w:t xml:space="preserve">(Tên cũ: </w:t>
            </w:r>
            <w:r>
              <w:rPr>
                <w:rFonts w:cs="Times New Roman"/>
                <w:i/>
                <w:szCs w:val="26"/>
              </w:rPr>
              <w:t>Số dư HP</w:t>
            </w:r>
            <w:r w:rsidRPr="009D293E">
              <w:rPr>
                <w:rFonts w:cs="Times New Roman"/>
                <w:i/>
                <w:szCs w:val="26"/>
              </w:rPr>
              <w:t>)</w:t>
            </w:r>
          </w:p>
        </w:tc>
        <w:tc>
          <w:tcPr>
            <w:tcW w:w="1418" w:type="dxa"/>
          </w:tcPr>
          <w:p w14:paraId="464DA452"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2BA5C1BF" w14:textId="77777777" w:rsidR="008B1181" w:rsidRPr="00615117" w:rsidRDefault="008B1181" w:rsidP="005E5229">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11067BB4" w14:textId="77777777" w:rsidR="008B1181" w:rsidRPr="00615117" w:rsidRDefault="008B1181" w:rsidP="005E5229">
            <w:pPr>
              <w:spacing w:line="312" w:lineRule="auto"/>
              <w:ind w:firstLine="0"/>
              <w:rPr>
                <w:rFonts w:cs="Times New Roman"/>
                <w:szCs w:val="26"/>
              </w:rPr>
            </w:pPr>
            <w:r>
              <w:rPr>
                <w:rFonts w:cs="Times New Roman"/>
                <w:szCs w:val="26"/>
              </w:rPr>
              <w:t>P</w:t>
            </w:r>
          </w:p>
        </w:tc>
        <w:tc>
          <w:tcPr>
            <w:tcW w:w="4819" w:type="dxa"/>
          </w:tcPr>
          <w:p w14:paraId="40C46E86" w14:textId="77777777" w:rsidR="008B1181" w:rsidRPr="00615117" w:rsidRDefault="008B1181" w:rsidP="005E5229">
            <w:pPr>
              <w:spacing w:after="200" w:line="312" w:lineRule="auto"/>
              <w:ind w:firstLine="0"/>
              <w:rPr>
                <w:rFonts w:cs="Times New Roman"/>
                <w:szCs w:val="26"/>
                <w:u w:val="single"/>
              </w:rPr>
            </w:pPr>
            <w:r w:rsidRPr="00615117">
              <w:rPr>
                <w:rFonts w:cs="Times New Roman"/>
                <w:szCs w:val="26"/>
                <w:u w:val="single"/>
              </w:rPr>
              <w:t>Số</w:t>
            </w:r>
            <w:r>
              <w:rPr>
                <w:rFonts w:cs="Times New Roman"/>
                <w:szCs w:val="26"/>
                <w:u w:val="single"/>
              </w:rPr>
              <w:t xml:space="preserve"> dư BCT</w:t>
            </w:r>
            <w:r w:rsidRPr="00615117">
              <w:rPr>
                <w:rFonts w:cs="Times New Roman"/>
                <w:szCs w:val="26"/>
                <w:u w:val="single"/>
              </w:rPr>
              <w:t>:</w:t>
            </w:r>
          </w:p>
          <w:p w14:paraId="4AD0E51E" w14:textId="77777777" w:rsidR="008B1181" w:rsidRPr="00427E49" w:rsidRDefault="008B1181"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số dư</w:t>
            </w:r>
            <w:r w:rsidRPr="00427E49">
              <w:rPr>
                <w:rFonts w:cs="Times New Roman"/>
                <w:szCs w:val="26"/>
              </w:rPr>
              <w:t xml:space="preserve"> </w:t>
            </w:r>
            <w:r>
              <w:rPr>
                <w:rFonts w:cs="Times New Roman"/>
                <w:szCs w:val="26"/>
              </w:rPr>
              <w:t>BCT</w:t>
            </w:r>
            <w:r w:rsidRPr="00427E49">
              <w:rPr>
                <w:rFonts w:cs="Times New Roman"/>
                <w:szCs w:val="26"/>
              </w:rPr>
              <w:t xml:space="preserve"> trả về từ </w:t>
            </w:r>
            <w:r>
              <w:rPr>
                <w:rFonts w:cs="Times New Roman"/>
                <w:szCs w:val="26"/>
              </w:rPr>
              <w:t>TF-</w:t>
            </w:r>
            <w:r w:rsidRPr="00427E49">
              <w:rPr>
                <w:rFonts w:cs="Times New Roman"/>
                <w:szCs w:val="26"/>
              </w:rPr>
              <w:t>EE</w:t>
            </w:r>
          </w:p>
        </w:tc>
        <w:tc>
          <w:tcPr>
            <w:tcW w:w="1418" w:type="dxa"/>
            <w:vAlign w:val="center"/>
          </w:tcPr>
          <w:p w14:paraId="4AF292F4" w14:textId="77777777" w:rsidR="008B1181" w:rsidRPr="0092625B" w:rsidRDefault="008B1181" w:rsidP="005E5229">
            <w:pPr>
              <w:spacing w:line="312" w:lineRule="auto"/>
              <w:ind w:firstLine="0"/>
              <w:rPr>
                <w:rFonts w:cs="Times New Roman"/>
                <w:i/>
                <w:color w:val="0070C0"/>
                <w:szCs w:val="26"/>
              </w:rPr>
            </w:pPr>
            <w:r w:rsidRPr="00294073">
              <w:rPr>
                <w:rFonts w:cs="Times New Roman"/>
                <w:szCs w:val="26"/>
                <w:u w:val="single"/>
              </w:rPr>
              <w:t>Y</w:t>
            </w:r>
          </w:p>
        </w:tc>
        <w:tc>
          <w:tcPr>
            <w:tcW w:w="1418" w:type="dxa"/>
            <w:vAlign w:val="center"/>
          </w:tcPr>
          <w:p w14:paraId="56FC796D"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77FA9111" w14:textId="77777777" w:rsidTr="005E5229">
        <w:tc>
          <w:tcPr>
            <w:tcW w:w="1791" w:type="dxa"/>
          </w:tcPr>
          <w:p w14:paraId="40F71D3B" w14:textId="77777777" w:rsidR="008B1181" w:rsidRPr="009D293E" w:rsidRDefault="008B1181" w:rsidP="005E5229">
            <w:pPr>
              <w:spacing w:line="312" w:lineRule="auto"/>
              <w:ind w:firstLine="0"/>
              <w:rPr>
                <w:rFonts w:cs="Times New Roman"/>
                <w:color w:val="FF0000"/>
                <w:szCs w:val="26"/>
              </w:rPr>
            </w:pPr>
            <w:r w:rsidRPr="009D293E">
              <w:rPr>
                <w:rFonts w:cs="Times New Roman"/>
                <w:color w:val="FF0000"/>
                <w:szCs w:val="26"/>
              </w:rPr>
              <w:t>Tỉ giá quy đổi LAK</w:t>
            </w:r>
          </w:p>
          <w:p w14:paraId="63294762" w14:textId="77777777" w:rsidR="008B1181" w:rsidRPr="009D293E" w:rsidRDefault="008B1181" w:rsidP="005E5229">
            <w:pPr>
              <w:spacing w:line="312" w:lineRule="auto"/>
              <w:ind w:firstLine="0"/>
              <w:rPr>
                <w:rFonts w:cs="Times New Roman"/>
                <w:i/>
                <w:szCs w:val="26"/>
              </w:rPr>
            </w:pPr>
            <w:r w:rsidRPr="009D293E">
              <w:rPr>
                <w:rFonts w:cs="Times New Roman"/>
                <w:i/>
                <w:szCs w:val="26"/>
              </w:rPr>
              <w:t>(Tên cũ: Tỷ giá)</w:t>
            </w:r>
          </w:p>
        </w:tc>
        <w:tc>
          <w:tcPr>
            <w:tcW w:w="1418" w:type="dxa"/>
          </w:tcPr>
          <w:p w14:paraId="41A46A78"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5B955EB3" w14:textId="77777777" w:rsidR="008B1181" w:rsidRPr="00615117" w:rsidRDefault="008B1181" w:rsidP="005E5229">
            <w:pPr>
              <w:spacing w:line="312" w:lineRule="auto"/>
              <w:ind w:firstLine="0"/>
              <w:rPr>
                <w:rFonts w:cs="Times New Roman"/>
                <w:szCs w:val="26"/>
              </w:rPr>
            </w:pPr>
            <w:r w:rsidRPr="00615117">
              <w:rPr>
                <w:rFonts w:cs="Times New Roman"/>
                <w:szCs w:val="26"/>
              </w:rPr>
              <w:t>18,3</w:t>
            </w:r>
          </w:p>
        </w:tc>
        <w:tc>
          <w:tcPr>
            <w:tcW w:w="567" w:type="dxa"/>
          </w:tcPr>
          <w:p w14:paraId="0C5EE274" w14:textId="77777777" w:rsidR="008B1181" w:rsidRPr="00615117" w:rsidRDefault="008B1181" w:rsidP="005E5229">
            <w:pPr>
              <w:spacing w:line="312" w:lineRule="auto"/>
              <w:ind w:firstLine="0"/>
              <w:rPr>
                <w:rFonts w:cs="Times New Roman"/>
                <w:szCs w:val="26"/>
              </w:rPr>
            </w:pPr>
            <w:r w:rsidRPr="001D7B38">
              <w:rPr>
                <w:rFonts w:cs="Times New Roman"/>
                <w:color w:val="FF0000"/>
                <w:szCs w:val="26"/>
              </w:rPr>
              <w:t>M</w:t>
            </w:r>
          </w:p>
        </w:tc>
        <w:tc>
          <w:tcPr>
            <w:tcW w:w="4819" w:type="dxa"/>
          </w:tcPr>
          <w:p w14:paraId="2F22456C"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T</w:t>
            </w:r>
            <w:r>
              <w:rPr>
                <w:rFonts w:cs="Times New Roman"/>
                <w:szCs w:val="26"/>
                <w:u w:val="single"/>
              </w:rPr>
              <w:t>ỉ</w:t>
            </w:r>
            <w:r w:rsidRPr="00615117">
              <w:rPr>
                <w:rFonts w:cs="Times New Roman"/>
                <w:szCs w:val="26"/>
                <w:u w:val="single"/>
              </w:rPr>
              <w:t xml:space="preserve"> giá quy đổi:</w:t>
            </w:r>
          </w:p>
          <w:p w14:paraId="50CE0C70" w14:textId="77777777" w:rsidR="008B1181" w:rsidRPr="00427E49" w:rsidRDefault="008B1181" w:rsidP="00724F94">
            <w:pPr>
              <w:pStyle w:val="ListParagraph"/>
              <w:numPr>
                <w:ilvl w:val="0"/>
                <w:numId w:val="6"/>
              </w:numPr>
              <w:spacing w:line="312" w:lineRule="auto"/>
              <w:rPr>
                <w:rFonts w:cs="Times New Roman"/>
                <w:szCs w:val="26"/>
              </w:rPr>
            </w:pPr>
            <w:r>
              <w:rPr>
                <w:rFonts w:cs="Times New Roman"/>
                <w:szCs w:val="26"/>
              </w:rPr>
              <w:t>Thể hiện tỉ</w:t>
            </w:r>
            <w:r w:rsidRPr="00427E49">
              <w:rPr>
                <w:rFonts w:cs="Times New Roman"/>
                <w:szCs w:val="26"/>
              </w:rPr>
              <w:t xml:space="preserve"> giá quy đổi cho đồng tiền </w:t>
            </w:r>
            <w:r>
              <w:rPr>
                <w:rFonts w:cs="Times New Roman"/>
                <w:szCs w:val="26"/>
              </w:rPr>
              <w:t>LC</w:t>
            </w:r>
            <w:r w:rsidRPr="00427E49">
              <w:rPr>
                <w:rFonts w:cs="Times New Roman"/>
                <w:szCs w:val="26"/>
              </w:rPr>
              <w:t xml:space="preserve"> ra đồng nội tệ, hệ thống tự động lấy mặc định t</w:t>
            </w:r>
            <w:r>
              <w:rPr>
                <w:rFonts w:cs="Times New Roman"/>
                <w:szCs w:val="26"/>
              </w:rPr>
              <w:t>ỉ</w:t>
            </w:r>
            <w:r w:rsidRPr="00427E49">
              <w:rPr>
                <w:rFonts w:cs="Times New Roman"/>
                <w:szCs w:val="26"/>
              </w:rPr>
              <w:t xml:space="preserve"> giá Midrate từ hệ thống Core</w:t>
            </w:r>
            <w:r>
              <w:rPr>
                <w:rFonts w:cs="Times New Roman"/>
                <w:szCs w:val="26"/>
              </w:rPr>
              <w:t xml:space="preserve"> Lanexang</w:t>
            </w:r>
            <w:r w:rsidRPr="00427E49">
              <w:rPr>
                <w:rFonts w:cs="Times New Roman"/>
                <w:szCs w:val="26"/>
              </w:rPr>
              <w:t xml:space="preserve">, </w:t>
            </w:r>
            <w:r>
              <w:rPr>
                <w:rFonts w:cs="Times New Roman"/>
                <w:szCs w:val="26"/>
              </w:rPr>
              <w:t>và cho phép</w:t>
            </w:r>
            <w:r w:rsidRPr="00427E49">
              <w:rPr>
                <w:rFonts w:cs="Times New Roman"/>
                <w:szCs w:val="26"/>
              </w:rPr>
              <w:t xml:space="preserve"> chỉnh sửa</w:t>
            </w:r>
          </w:p>
        </w:tc>
        <w:tc>
          <w:tcPr>
            <w:tcW w:w="1418" w:type="dxa"/>
            <w:vAlign w:val="center"/>
          </w:tcPr>
          <w:p w14:paraId="0BBFF41D"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5E04C4B1"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40584182" w14:textId="77777777" w:rsidTr="005E5229">
        <w:tc>
          <w:tcPr>
            <w:tcW w:w="1791" w:type="dxa"/>
          </w:tcPr>
          <w:p w14:paraId="629C200D" w14:textId="77777777" w:rsidR="008B1181" w:rsidRPr="009D293E" w:rsidRDefault="008B1181" w:rsidP="005E5229">
            <w:pPr>
              <w:spacing w:line="312" w:lineRule="auto"/>
              <w:ind w:firstLine="0"/>
              <w:rPr>
                <w:rFonts w:cs="Times New Roman"/>
                <w:color w:val="FF0000"/>
                <w:szCs w:val="26"/>
              </w:rPr>
            </w:pPr>
            <w:r>
              <w:rPr>
                <w:rFonts w:cs="Times New Roman"/>
                <w:color w:val="FF0000"/>
                <w:szCs w:val="26"/>
              </w:rPr>
              <w:lastRenderedPageBreak/>
              <w:t>Số tiền HP quy đổi</w:t>
            </w:r>
          </w:p>
        </w:tc>
        <w:tc>
          <w:tcPr>
            <w:tcW w:w="1418" w:type="dxa"/>
          </w:tcPr>
          <w:p w14:paraId="1A867BB3" w14:textId="77777777" w:rsidR="008B1181" w:rsidRPr="00615117" w:rsidRDefault="008B1181" w:rsidP="005E5229">
            <w:pPr>
              <w:spacing w:line="312" w:lineRule="auto"/>
              <w:ind w:firstLine="0"/>
              <w:rPr>
                <w:rFonts w:cs="Times New Roman"/>
                <w:szCs w:val="26"/>
              </w:rPr>
            </w:pPr>
          </w:p>
        </w:tc>
        <w:tc>
          <w:tcPr>
            <w:tcW w:w="567" w:type="dxa"/>
          </w:tcPr>
          <w:p w14:paraId="344447DD" w14:textId="77777777" w:rsidR="008B1181" w:rsidRPr="00615117" w:rsidRDefault="008B1181" w:rsidP="005E5229">
            <w:pPr>
              <w:spacing w:line="312" w:lineRule="auto"/>
              <w:ind w:firstLine="0"/>
              <w:rPr>
                <w:rFonts w:cs="Times New Roman"/>
                <w:szCs w:val="26"/>
              </w:rPr>
            </w:pPr>
          </w:p>
        </w:tc>
        <w:tc>
          <w:tcPr>
            <w:tcW w:w="567" w:type="dxa"/>
          </w:tcPr>
          <w:p w14:paraId="3A85A7DA" w14:textId="77777777" w:rsidR="008B1181" w:rsidRPr="001D7B38" w:rsidRDefault="008B1181" w:rsidP="005E5229">
            <w:pPr>
              <w:spacing w:line="312" w:lineRule="auto"/>
              <w:ind w:firstLine="0"/>
              <w:rPr>
                <w:rFonts w:cs="Times New Roman"/>
                <w:color w:val="FF0000"/>
                <w:szCs w:val="26"/>
              </w:rPr>
            </w:pPr>
          </w:p>
        </w:tc>
        <w:tc>
          <w:tcPr>
            <w:tcW w:w="4819" w:type="dxa"/>
          </w:tcPr>
          <w:p w14:paraId="3485235F" w14:textId="77777777" w:rsidR="008B1181" w:rsidRPr="00615117" w:rsidRDefault="008B1181" w:rsidP="005E5229">
            <w:pPr>
              <w:spacing w:line="312" w:lineRule="auto"/>
              <w:ind w:firstLine="0"/>
              <w:rPr>
                <w:rFonts w:cs="Times New Roman"/>
                <w:szCs w:val="26"/>
                <w:u w:val="single"/>
              </w:rPr>
            </w:pPr>
            <w:r w:rsidRPr="009D293E">
              <w:rPr>
                <w:rFonts w:cs="Times New Roman"/>
                <w:color w:val="FF0000"/>
                <w:szCs w:val="26"/>
                <w:u w:val="single"/>
              </w:rPr>
              <w:t>Bỏ trường này</w:t>
            </w:r>
          </w:p>
        </w:tc>
        <w:tc>
          <w:tcPr>
            <w:tcW w:w="1418" w:type="dxa"/>
            <w:vAlign w:val="center"/>
          </w:tcPr>
          <w:p w14:paraId="72AAD0CB" w14:textId="77777777" w:rsidR="008B1181" w:rsidRDefault="008B1181" w:rsidP="005E5229">
            <w:pPr>
              <w:spacing w:line="312" w:lineRule="auto"/>
              <w:ind w:firstLine="0"/>
              <w:rPr>
                <w:rFonts w:cs="Times New Roman"/>
                <w:szCs w:val="26"/>
                <w:u w:val="single"/>
              </w:rPr>
            </w:pPr>
          </w:p>
        </w:tc>
        <w:tc>
          <w:tcPr>
            <w:tcW w:w="1418" w:type="dxa"/>
            <w:vAlign w:val="center"/>
          </w:tcPr>
          <w:p w14:paraId="1E19016C" w14:textId="77777777" w:rsidR="008B1181" w:rsidRDefault="008B1181" w:rsidP="005E5229">
            <w:pPr>
              <w:spacing w:line="312" w:lineRule="auto"/>
              <w:ind w:firstLine="0"/>
              <w:rPr>
                <w:rFonts w:cs="Times New Roman"/>
                <w:szCs w:val="26"/>
                <w:u w:val="single"/>
              </w:rPr>
            </w:pPr>
          </w:p>
        </w:tc>
      </w:tr>
      <w:tr w:rsidR="008B1181" w:rsidRPr="00615117" w14:paraId="5A4CCA45" w14:textId="77777777" w:rsidTr="005E5229">
        <w:tc>
          <w:tcPr>
            <w:tcW w:w="1791" w:type="dxa"/>
          </w:tcPr>
          <w:p w14:paraId="14D5F7B0" w14:textId="77777777" w:rsidR="008B1181" w:rsidRPr="009D293E" w:rsidRDefault="008B1181" w:rsidP="005E5229">
            <w:pPr>
              <w:spacing w:line="312" w:lineRule="auto"/>
              <w:ind w:firstLine="0"/>
              <w:rPr>
                <w:rFonts w:cs="Times New Roman"/>
                <w:color w:val="FF0000"/>
                <w:szCs w:val="26"/>
              </w:rPr>
            </w:pPr>
            <w:r w:rsidRPr="009D293E">
              <w:rPr>
                <w:rFonts w:cs="Times New Roman"/>
                <w:color w:val="FF0000"/>
                <w:szCs w:val="26"/>
              </w:rPr>
              <w:t>Số dư BCT quy đổi</w:t>
            </w:r>
          </w:p>
          <w:p w14:paraId="6F8BDE25" w14:textId="77777777" w:rsidR="008B1181" w:rsidRPr="00615117" w:rsidRDefault="008B1181" w:rsidP="005E5229">
            <w:pPr>
              <w:spacing w:line="312" w:lineRule="auto"/>
              <w:ind w:firstLine="0"/>
              <w:rPr>
                <w:rFonts w:cs="Times New Roman"/>
                <w:szCs w:val="26"/>
              </w:rPr>
            </w:pPr>
            <w:r w:rsidRPr="009D293E">
              <w:rPr>
                <w:rFonts w:cs="Times New Roman"/>
                <w:i/>
                <w:szCs w:val="26"/>
              </w:rPr>
              <w:t xml:space="preserve">(Tên cũ: </w:t>
            </w:r>
            <w:r>
              <w:rPr>
                <w:rFonts w:cs="Times New Roman"/>
                <w:i/>
                <w:szCs w:val="26"/>
              </w:rPr>
              <w:t>Số dư HP quy đổi</w:t>
            </w:r>
            <w:r w:rsidRPr="009D293E">
              <w:rPr>
                <w:rFonts w:cs="Times New Roman"/>
                <w:i/>
                <w:szCs w:val="26"/>
              </w:rPr>
              <w:t>)</w:t>
            </w:r>
          </w:p>
        </w:tc>
        <w:tc>
          <w:tcPr>
            <w:tcW w:w="1418" w:type="dxa"/>
          </w:tcPr>
          <w:p w14:paraId="63D62F05" w14:textId="77777777" w:rsidR="008B1181" w:rsidRPr="00615117" w:rsidRDefault="008B1181" w:rsidP="005E5229">
            <w:pPr>
              <w:spacing w:line="312" w:lineRule="auto"/>
              <w:ind w:firstLine="0"/>
              <w:rPr>
                <w:rFonts w:cs="Times New Roman"/>
                <w:szCs w:val="26"/>
              </w:rPr>
            </w:pPr>
            <w:r w:rsidRPr="00615117">
              <w:rPr>
                <w:rFonts w:cs="Times New Roman"/>
                <w:szCs w:val="26"/>
              </w:rPr>
              <w:t>Decimal</w:t>
            </w:r>
          </w:p>
        </w:tc>
        <w:tc>
          <w:tcPr>
            <w:tcW w:w="567" w:type="dxa"/>
          </w:tcPr>
          <w:p w14:paraId="2AD6BD24" w14:textId="77777777" w:rsidR="008B1181" w:rsidRPr="00615117" w:rsidRDefault="008B1181" w:rsidP="005E5229">
            <w:pPr>
              <w:spacing w:line="312" w:lineRule="auto"/>
              <w:ind w:firstLine="0"/>
              <w:rPr>
                <w:rFonts w:cs="Times New Roman"/>
                <w:szCs w:val="26"/>
              </w:rPr>
            </w:pPr>
            <w:r w:rsidRPr="00615117">
              <w:rPr>
                <w:rFonts w:cs="Times New Roman"/>
                <w:szCs w:val="26"/>
              </w:rPr>
              <w:t>18,3</w:t>
            </w:r>
          </w:p>
        </w:tc>
        <w:tc>
          <w:tcPr>
            <w:tcW w:w="567" w:type="dxa"/>
          </w:tcPr>
          <w:p w14:paraId="0B22DE41" w14:textId="77777777" w:rsidR="008B1181" w:rsidRPr="00615117" w:rsidRDefault="008B1181" w:rsidP="005E5229">
            <w:pPr>
              <w:spacing w:line="312" w:lineRule="auto"/>
              <w:ind w:firstLine="0"/>
              <w:rPr>
                <w:rFonts w:cs="Times New Roman"/>
                <w:szCs w:val="26"/>
              </w:rPr>
            </w:pPr>
            <w:r w:rsidRPr="00615117">
              <w:rPr>
                <w:rFonts w:cs="Times New Roman"/>
                <w:szCs w:val="26"/>
              </w:rPr>
              <w:t>P</w:t>
            </w:r>
          </w:p>
        </w:tc>
        <w:tc>
          <w:tcPr>
            <w:tcW w:w="4819" w:type="dxa"/>
          </w:tcPr>
          <w:p w14:paraId="53B524BA" w14:textId="77777777" w:rsidR="008B1181" w:rsidRPr="00615117" w:rsidRDefault="008B1181" w:rsidP="005E5229">
            <w:pPr>
              <w:spacing w:line="312" w:lineRule="auto"/>
              <w:ind w:firstLine="0"/>
              <w:rPr>
                <w:rFonts w:cs="Times New Roman"/>
                <w:szCs w:val="26"/>
                <w:u w:val="single"/>
              </w:rPr>
            </w:pPr>
            <w:r w:rsidRPr="00615117">
              <w:rPr>
                <w:rFonts w:cs="Times New Roman"/>
                <w:szCs w:val="26"/>
                <w:u w:val="single"/>
              </w:rPr>
              <w:t>Số dư</w:t>
            </w:r>
            <w:r>
              <w:rPr>
                <w:rFonts w:cs="Times New Roman"/>
                <w:szCs w:val="26"/>
                <w:u w:val="single"/>
              </w:rPr>
              <w:t xml:space="preserve"> BCT</w:t>
            </w:r>
            <w:r w:rsidRPr="00615117">
              <w:rPr>
                <w:rFonts w:cs="Times New Roman"/>
                <w:szCs w:val="26"/>
                <w:u w:val="single"/>
              </w:rPr>
              <w:t xml:space="preserve"> quy đổi:</w:t>
            </w:r>
          </w:p>
          <w:p w14:paraId="674EC77D" w14:textId="77777777" w:rsidR="008B1181" w:rsidRDefault="008B1181" w:rsidP="00724F94">
            <w:pPr>
              <w:pStyle w:val="ListParagraph"/>
              <w:numPr>
                <w:ilvl w:val="0"/>
                <w:numId w:val="6"/>
              </w:numPr>
              <w:spacing w:line="312" w:lineRule="auto"/>
              <w:rPr>
                <w:rFonts w:cs="Times New Roman"/>
                <w:szCs w:val="26"/>
              </w:rPr>
            </w:pPr>
            <w:r>
              <w:rPr>
                <w:rFonts w:cs="Times New Roman"/>
                <w:szCs w:val="26"/>
              </w:rPr>
              <w:t>H</w:t>
            </w:r>
            <w:r w:rsidRPr="00F36C4A">
              <w:rPr>
                <w:rFonts w:cs="Times New Roman"/>
                <w:szCs w:val="26"/>
              </w:rPr>
              <w:t>ệ thống tự động tính toán</w:t>
            </w:r>
          </w:p>
          <w:p w14:paraId="5447F108" w14:textId="77777777" w:rsidR="008B1181" w:rsidRPr="00F36C4A" w:rsidRDefault="008B1181" w:rsidP="005E5229">
            <w:pPr>
              <w:pStyle w:val="ListParagraph"/>
              <w:spacing w:line="312" w:lineRule="auto"/>
              <w:ind w:firstLine="0"/>
              <w:rPr>
                <w:rFonts w:cs="Times New Roman"/>
                <w:szCs w:val="26"/>
              </w:rPr>
            </w:pPr>
            <w:r w:rsidRPr="00F36C4A">
              <w:rPr>
                <w:rFonts w:cs="Times New Roman"/>
                <w:szCs w:val="26"/>
              </w:rPr>
              <w:t xml:space="preserve">Số dư </w:t>
            </w:r>
            <w:r>
              <w:rPr>
                <w:rFonts w:cs="Times New Roman"/>
                <w:szCs w:val="26"/>
              </w:rPr>
              <w:t>BCT</w:t>
            </w:r>
            <w:r w:rsidRPr="00F36C4A">
              <w:rPr>
                <w:rFonts w:cs="Times New Roman"/>
                <w:szCs w:val="26"/>
              </w:rPr>
              <w:t xml:space="preserve"> quy đổ</w:t>
            </w:r>
            <w:r>
              <w:rPr>
                <w:rFonts w:cs="Times New Roman"/>
                <w:szCs w:val="26"/>
              </w:rPr>
              <w:t xml:space="preserve">i </w:t>
            </w:r>
            <w:r w:rsidRPr="00F36C4A">
              <w:rPr>
                <w:rFonts w:cs="Times New Roman"/>
                <w:szCs w:val="26"/>
              </w:rPr>
              <w:t>= Số</w:t>
            </w:r>
            <w:r>
              <w:rPr>
                <w:rFonts w:cs="Times New Roman"/>
                <w:szCs w:val="26"/>
              </w:rPr>
              <w:t xml:space="preserve"> dư BCT nguyên tệ x Tỉ giá</w:t>
            </w:r>
          </w:p>
        </w:tc>
        <w:tc>
          <w:tcPr>
            <w:tcW w:w="1418" w:type="dxa"/>
            <w:vAlign w:val="center"/>
          </w:tcPr>
          <w:p w14:paraId="66F6ABF3"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202F86A2"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08FAF76B" w14:textId="77777777" w:rsidTr="005E5229">
        <w:tc>
          <w:tcPr>
            <w:tcW w:w="1791" w:type="dxa"/>
          </w:tcPr>
          <w:p w14:paraId="4EF8959A" w14:textId="77777777" w:rsidR="008B1181" w:rsidRDefault="008B1181" w:rsidP="005E5229">
            <w:pPr>
              <w:spacing w:line="312" w:lineRule="auto"/>
              <w:ind w:firstLine="0"/>
              <w:rPr>
                <w:rFonts w:cs="Times New Roman"/>
                <w:color w:val="FF0000"/>
                <w:szCs w:val="26"/>
              </w:rPr>
            </w:pPr>
            <w:r>
              <w:rPr>
                <w:rFonts w:cs="Times New Roman"/>
                <w:color w:val="FF0000"/>
                <w:szCs w:val="26"/>
              </w:rPr>
              <w:t>Ngày xuất trình</w:t>
            </w:r>
          </w:p>
          <w:p w14:paraId="31901B4C" w14:textId="77777777" w:rsidR="008B1181" w:rsidRPr="00615117" w:rsidRDefault="008B1181" w:rsidP="005E5229">
            <w:pPr>
              <w:spacing w:line="312" w:lineRule="auto"/>
              <w:ind w:firstLine="0"/>
              <w:rPr>
                <w:rFonts w:cs="Times New Roman"/>
                <w:szCs w:val="26"/>
              </w:rPr>
            </w:pPr>
            <w:r w:rsidRPr="009D293E">
              <w:rPr>
                <w:rFonts w:cs="Times New Roman"/>
                <w:i/>
                <w:szCs w:val="26"/>
              </w:rPr>
              <w:t xml:space="preserve">(Tên cũ: </w:t>
            </w:r>
            <w:r>
              <w:rPr>
                <w:rFonts w:cs="Times New Roman"/>
                <w:i/>
                <w:szCs w:val="26"/>
              </w:rPr>
              <w:t>Ngày gửi chứng từ</w:t>
            </w:r>
            <w:r w:rsidRPr="009D293E">
              <w:rPr>
                <w:rFonts w:cs="Times New Roman"/>
                <w:i/>
                <w:szCs w:val="26"/>
              </w:rPr>
              <w:t>)</w:t>
            </w:r>
          </w:p>
        </w:tc>
        <w:tc>
          <w:tcPr>
            <w:tcW w:w="1418" w:type="dxa"/>
          </w:tcPr>
          <w:p w14:paraId="00741119"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Datetime </w:t>
            </w:r>
          </w:p>
        </w:tc>
        <w:tc>
          <w:tcPr>
            <w:tcW w:w="567" w:type="dxa"/>
          </w:tcPr>
          <w:p w14:paraId="7FC0A16D" w14:textId="77777777" w:rsidR="008B1181" w:rsidRPr="009D293E" w:rsidRDefault="008B1181" w:rsidP="005E5229">
            <w:pPr>
              <w:spacing w:line="312" w:lineRule="auto"/>
              <w:ind w:firstLine="0"/>
              <w:rPr>
                <w:rFonts w:cs="Times New Roman"/>
                <w:szCs w:val="26"/>
              </w:rPr>
            </w:pPr>
            <w:r w:rsidRPr="009D293E">
              <w:rPr>
                <w:rFonts w:cs="Times New Roman"/>
                <w:szCs w:val="26"/>
              </w:rPr>
              <w:t>10</w:t>
            </w:r>
          </w:p>
        </w:tc>
        <w:tc>
          <w:tcPr>
            <w:tcW w:w="567" w:type="dxa"/>
          </w:tcPr>
          <w:p w14:paraId="1BFDDF64"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756FCA07"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Ngày xuất trình:</w:t>
            </w:r>
          </w:p>
          <w:p w14:paraId="5CA6726A"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ngày xuất trình, trả về từ TF-EE</w:t>
            </w:r>
          </w:p>
        </w:tc>
        <w:tc>
          <w:tcPr>
            <w:tcW w:w="1418" w:type="dxa"/>
            <w:vAlign w:val="center"/>
          </w:tcPr>
          <w:p w14:paraId="788040B8"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p>
        </w:tc>
        <w:tc>
          <w:tcPr>
            <w:tcW w:w="1418" w:type="dxa"/>
            <w:vAlign w:val="center"/>
          </w:tcPr>
          <w:p w14:paraId="6B3FC87B"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N</w:t>
            </w:r>
          </w:p>
        </w:tc>
      </w:tr>
      <w:tr w:rsidR="008B1181" w:rsidRPr="00615117" w14:paraId="1E842FF1" w14:textId="77777777" w:rsidTr="005E5229">
        <w:tc>
          <w:tcPr>
            <w:tcW w:w="1791" w:type="dxa"/>
          </w:tcPr>
          <w:p w14:paraId="1EF28A88" w14:textId="77777777" w:rsidR="008B1181" w:rsidRDefault="008B1181" w:rsidP="005E5229">
            <w:pPr>
              <w:spacing w:line="312" w:lineRule="auto"/>
              <w:ind w:firstLine="0"/>
              <w:rPr>
                <w:rFonts w:cs="Times New Roman"/>
                <w:color w:val="FF0000"/>
                <w:szCs w:val="26"/>
              </w:rPr>
            </w:pPr>
            <w:r>
              <w:rPr>
                <w:rFonts w:cs="Times New Roman"/>
                <w:color w:val="FF0000"/>
                <w:szCs w:val="26"/>
              </w:rPr>
              <w:t>Hóa đơn số</w:t>
            </w:r>
          </w:p>
        </w:tc>
        <w:tc>
          <w:tcPr>
            <w:tcW w:w="1418" w:type="dxa"/>
          </w:tcPr>
          <w:p w14:paraId="59B941E5"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Nvarchar </w:t>
            </w:r>
          </w:p>
        </w:tc>
        <w:tc>
          <w:tcPr>
            <w:tcW w:w="567" w:type="dxa"/>
          </w:tcPr>
          <w:p w14:paraId="3321DAC3" w14:textId="77777777" w:rsidR="008B1181" w:rsidRPr="009D293E" w:rsidRDefault="008B1181" w:rsidP="005E5229">
            <w:pPr>
              <w:spacing w:line="312" w:lineRule="auto"/>
              <w:ind w:firstLine="0"/>
              <w:rPr>
                <w:rFonts w:cs="Times New Roman"/>
                <w:szCs w:val="26"/>
              </w:rPr>
            </w:pPr>
            <w:r>
              <w:rPr>
                <w:rFonts w:cs="Times New Roman"/>
                <w:szCs w:val="26"/>
              </w:rPr>
              <w:t>70</w:t>
            </w:r>
          </w:p>
        </w:tc>
        <w:tc>
          <w:tcPr>
            <w:tcW w:w="567" w:type="dxa"/>
          </w:tcPr>
          <w:p w14:paraId="34D24C3F"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02C3EBD3"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Hóa đơn số:</w:t>
            </w:r>
          </w:p>
          <w:p w14:paraId="313AB673"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số Hóa đơn, trả về từ TF-EE</w:t>
            </w:r>
          </w:p>
        </w:tc>
        <w:tc>
          <w:tcPr>
            <w:tcW w:w="1418" w:type="dxa"/>
            <w:vAlign w:val="center"/>
          </w:tcPr>
          <w:p w14:paraId="3476277B"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33D57206"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7A2C94BD" w14:textId="77777777" w:rsidTr="005E5229">
        <w:tc>
          <w:tcPr>
            <w:tcW w:w="1791" w:type="dxa"/>
          </w:tcPr>
          <w:p w14:paraId="502FE945" w14:textId="77777777" w:rsidR="008B1181" w:rsidRDefault="008B1181" w:rsidP="005E5229">
            <w:pPr>
              <w:spacing w:line="312" w:lineRule="auto"/>
              <w:ind w:firstLine="0"/>
              <w:rPr>
                <w:rFonts w:cs="Times New Roman"/>
                <w:color w:val="FF0000"/>
                <w:szCs w:val="26"/>
              </w:rPr>
            </w:pPr>
            <w:r>
              <w:rPr>
                <w:rFonts w:cs="Times New Roman"/>
                <w:color w:val="FF0000"/>
                <w:szCs w:val="26"/>
              </w:rPr>
              <w:t>Loại BCT</w:t>
            </w:r>
          </w:p>
          <w:p w14:paraId="5914E929" w14:textId="77777777" w:rsidR="008B1181" w:rsidRPr="00615117" w:rsidRDefault="008B1181" w:rsidP="005E5229">
            <w:pPr>
              <w:spacing w:line="312" w:lineRule="auto"/>
              <w:ind w:firstLine="0"/>
              <w:rPr>
                <w:rFonts w:cs="Times New Roman"/>
                <w:szCs w:val="26"/>
              </w:rPr>
            </w:pPr>
            <w:r w:rsidRPr="009D293E">
              <w:rPr>
                <w:rFonts w:cs="Times New Roman"/>
                <w:i/>
                <w:szCs w:val="26"/>
              </w:rPr>
              <w:t xml:space="preserve">(Tên cũ: </w:t>
            </w:r>
            <w:r>
              <w:rPr>
                <w:rFonts w:cs="Times New Roman"/>
                <w:i/>
                <w:szCs w:val="26"/>
              </w:rPr>
              <w:t>Bill Type</w:t>
            </w:r>
            <w:r w:rsidRPr="009D293E">
              <w:rPr>
                <w:rFonts w:cs="Times New Roman"/>
                <w:i/>
                <w:szCs w:val="26"/>
              </w:rPr>
              <w:t>)</w:t>
            </w:r>
          </w:p>
        </w:tc>
        <w:tc>
          <w:tcPr>
            <w:tcW w:w="1418" w:type="dxa"/>
          </w:tcPr>
          <w:p w14:paraId="1241B5B8"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Nvarchar </w:t>
            </w:r>
          </w:p>
        </w:tc>
        <w:tc>
          <w:tcPr>
            <w:tcW w:w="567" w:type="dxa"/>
          </w:tcPr>
          <w:p w14:paraId="7DE515ED" w14:textId="77777777" w:rsidR="008B1181" w:rsidRPr="009D293E" w:rsidRDefault="008B1181" w:rsidP="005E5229">
            <w:pPr>
              <w:spacing w:line="312" w:lineRule="auto"/>
              <w:ind w:firstLine="0"/>
              <w:rPr>
                <w:rFonts w:cs="Times New Roman"/>
                <w:szCs w:val="26"/>
              </w:rPr>
            </w:pPr>
            <w:r>
              <w:rPr>
                <w:rFonts w:cs="Times New Roman"/>
                <w:szCs w:val="26"/>
              </w:rPr>
              <w:t>20</w:t>
            </w:r>
          </w:p>
        </w:tc>
        <w:tc>
          <w:tcPr>
            <w:tcW w:w="567" w:type="dxa"/>
          </w:tcPr>
          <w:p w14:paraId="58872D3E"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54DF7F03"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Loại</w:t>
            </w:r>
            <w:r w:rsidRPr="009D293E">
              <w:rPr>
                <w:rFonts w:cs="Times New Roman"/>
                <w:szCs w:val="26"/>
                <w:u w:val="single"/>
              </w:rPr>
              <w:t xml:space="preserve"> BCT:</w:t>
            </w:r>
          </w:p>
          <w:p w14:paraId="1D18679D"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 xml:space="preserve">Thể hiện </w:t>
            </w:r>
            <w:r>
              <w:rPr>
                <w:rFonts w:cs="Times New Roman"/>
                <w:szCs w:val="26"/>
              </w:rPr>
              <w:t>loại</w:t>
            </w:r>
            <w:r w:rsidRPr="009D293E">
              <w:rPr>
                <w:rFonts w:cs="Times New Roman"/>
                <w:szCs w:val="26"/>
              </w:rPr>
              <w:t xml:space="preserve"> BCT, trả về từ TF-EE</w:t>
            </w:r>
          </w:p>
        </w:tc>
        <w:tc>
          <w:tcPr>
            <w:tcW w:w="1418" w:type="dxa"/>
            <w:vAlign w:val="center"/>
          </w:tcPr>
          <w:p w14:paraId="4C4BBD7D"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10B13AE1"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72610752" w14:textId="77777777" w:rsidTr="005E5229">
        <w:tc>
          <w:tcPr>
            <w:tcW w:w="1791" w:type="dxa"/>
          </w:tcPr>
          <w:p w14:paraId="1B53100C" w14:textId="77777777" w:rsidR="008B1181" w:rsidRDefault="008B1181" w:rsidP="005E5229">
            <w:pPr>
              <w:spacing w:line="312" w:lineRule="auto"/>
              <w:ind w:firstLine="0"/>
              <w:rPr>
                <w:rFonts w:cs="Times New Roman"/>
                <w:color w:val="FF0000"/>
                <w:szCs w:val="26"/>
              </w:rPr>
            </w:pPr>
            <w:r>
              <w:rPr>
                <w:rFonts w:cs="Times New Roman"/>
                <w:color w:val="FF0000"/>
                <w:szCs w:val="26"/>
              </w:rPr>
              <w:t>Thời hạn BCT</w:t>
            </w:r>
          </w:p>
          <w:p w14:paraId="5C9B59B9" w14:textId="77777777" w:rsidR="008B1181" w:rsidRDefault="008B1181" w:rsidP="005E5229">
            <w:pPr>
              <w:spacing w:line="312" w:lineRule="auto"/>
              <w:ind w:firstLine="0"/>
              <w:rPr>
                <w:rFonts w:cs="Times New Roman"/>
                <w:color w:val="FF0000"/>
                <w:szCs w:val="26"/>
              </w:rPr>
            </w:pPr>
            <w:r w:rsidRPr="009D293E">
              <w:rPr>
                <w:rFonts w:cs="Times New Roman"/>
                <w:i/>
                <w:szCs w:val="26"/>
              </w:rPr>
              <w:t xml:space="preserve">(Tên cũ: </w:t>
            </w:r>
            <w:r>
              <w:rPr>
                <w:rFonts w:cs="Times New Roman"/>
                <w:i/>
                <w:szCs w:val="26"/>
              </w:rPr>
              <w:t>Thời hạn HP</w:t>
            </w:r>
            <w:r w:rsidRPr="009D293E">
              <w:rPr>
                <w:rFonts w:cs="Times New Roman"/>
                <w:i/>
                <w:szCs w:val="26"/>
              </w:rPr>
              <w:t>)</w:t>
            </w:r>
          </w:p>
        </w:tc>
        <w:tc>
          <w:tcPr>
            <w:tcW w:w="1418" w:type="dxa"/>
          </w:tcPr>
          <w:p w14:paraId="4ECE0558"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Nvarchar </w:t>
            </w:r>
          </w:p>
        </w:tc>
        <w:tc>
          <w:tcPr>
            <w:tcW w:w="567" w:type="dxa"/>
          </w:tcPr>
          <w:p w14:paraId="50AFD377" w14:textId="77777777" w:rsidR="008B1181" w:rsidRPr="009D293E" w:rsidRDefault="008B1181" w:rsidP="005E5229">
            <w:pPr>
              <w:spacing w:line="312" w:lineRule="auto"/>
              <w:ind w:firstLine="0"/>
              <w:rPr>
                <w:rFonts w:cs="Times New Roman"/>
                <w:szCs w:val="26"/>
              </w:rPr>
            </w:pPr>
            <w:r>
              <w:rPr>
                <w:rFonts w:cs="Times New Roman"/>
                <w:szCs w:val="26"/>
              </w:rPr>
              <w:t>65</w:t>
            </w:r>
          </w:p>
        </w:tc>
        <w:tc>
          <w:tcPr>
            <w:tcW w:w="567" w:type="dxa"/>
          </w:tcPr>
          <w:p w14:paraId="0450558D"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18EEA31E"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Thời</w:t>
            </w:r>
            <w:r w:rsidRPr="009D293E">
              <w:rPr>
                <w:rFonts w:cs="Times New Roman"/>
                <w:szCs w:val="26"/>
                <w:u w:val="single"/>
              </w:rPr>
              <w:t xml:space="preserve"> hạn BCT:</w:t>
            </w:r>
          </w:p>
          <w:p w14:paraId="15F485C6"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 xml:space="preserve">Thể hiện </w:t>
            </w:r>
            <w:r>
              <w:rPr>
                <w:rFonts w:cs="Times New Roman"/>
                <w:szCs w:val="26"/>
              </w:rPr>
              <w:t xml:space="preserve">thời </w:t>
            </w:r>
            <w:r w:rsidRPr="009D293E">
              <w:rPr>
                <w:rFonts w:cs="Times New Roman"/>
                <w:szCs w:val="26"/>
              </w:rPr>
              <w:t>hạn BCT, trả về từ TF-EE</w:t>
            </w:r>
          </w:p>
        </w:tc>
        <w:tc>
          <w:tcPr>
            <w:tcW w:w="1418" w:type="dxa"/>
            <w:vAlign w:val="center"/>
          </w:tcPr>
          <w:p w14:paraId="60BCC888"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Y</w:t>
            </w:r>
          </w:p>
        </w:tc>
        <w:tc>
          <w:tcPr>
            <w:tcW w:w="1418" w:type="dxa"/>
            <w:vAlign w:val="center"/>
          </w:tcPr>
          <w:p w14:paraId="4565EDCF"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2B6F3DCA" w14:textId="77777777" w:rsidTr="005E5229">
        <w:tc>
          <w:tcPr>
            <w:tcW w:w="1791" w:type="dxa"/>
          </w:tcPr>
          <w:p w14:paraId="0F62CEED" w14:textId="77777777" w:rsidR="008B1181" w:rsidRDefault="008B1181" w:rsidP="005E5229">
            <w:pPr>
              <w:spacing w:line="312" w:lineRule="auto"/>
              <w:ind w:firstLine="0"/>
              <w:rPr>
                <w:rFonts w:cs="Times New Roman"/>
                <w:color w:val="FF0000"/>
                <w:szCs w:val="26"/>
              </w:rPr>
            </w:pPr>
            <w:r>
              <w:rPr>
                <w:rFonts w:cs="Times New Roman"/>
                <w:color w:val="FF0000"/>
                <w:szCs w:val="26"/>
              </w:rPr>
              <w:t>Ngày đáo hạn BCT trả chậm</w:t>
            </w:r>
          </w:p>
          <w:p w14:paraId="5CA91092" w14:textId="77777777" w:rsidR="008B1181" w:rsidRPr="00615117" w:rsidRDefault="008B1181" w:rsidP="005E5229">
            <w:pPr>
              <w:spacing w:line="312" w:lineRule="auto"/>
              <w:ind w:firstLine="0"/>
              <w:rPr>
                <w:rFonts w:cs="Times New Roman"/>
                <w:szCs w:val="26"/>
              </w:rPr>
            </w:pPr>
            <w:r w:rsidRPr="009D293E">
              <w:rPr>
                <w:rFonts w:cs="Times New Roman"/>
                <w:i/>
                <w:szCs w:val="26"/>
              </w:rPr>
              <w:t xml:space="preserve">(Tên cũ: </w:t>
            </w:r>
            <w:r>
              <w:rPr>
                <w:rFonts w:cs="Times New Roman"/>
                <w:i/>
                <w:szCs w:val="26"/>
              </w:rPr>
              <w:t>Ngày đến hạn HP</w:t>
            </w:r>
            <w:r w:rsidRPr="009D293E">
              <w:rPr>
                <w:rFonts w:cs="Times New Roman"/>
                <w:i/>
                <w:szCs w:val="26"/>
              </w:rPr>
              <w:t>)</w:t>
            </w:r>
          </w:p>
        </w:tc>
        <w:tc>
          <w:tcPr>
            <w:tcW w:w="1418" w:type="dxa"/>
          </w:tcPr>
          <w:p w14:paraId="5CED8CE6"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Datetime </w:t>
            </w:r>
          </w:p>
        </w:tc>
        <w:tc>
          <w:tcPr>
            <w:tcW w:w="567" w:type="dxa"/>
          </w:tcPr>
          <w:p w14:paraId="204347EC" w14:textId="77777777" w:rsidR="008B1181" w:rsidRPr="009D293E" w:rsidRDefault="008B1181" w:rsidP="005E5229">
            <w:pPr>
              <w:spacing w:line="312" w:lineRule="auto"/>
              <w:ind w:firstLine="0"/>
              <w:rPr>
                <w:rFonts w:cs="Times New Roman"/>
                <w:szCs w:val="26"/>
              </w:rPr>
            </w:pPr>
            <w:r w:rsidRPr="009D293E">
              <w:rPr>
                <w:rFonts w:cs="Times New Roman"/>
                <w:szCs w:val="26"/>
              </w:rPr>
              <w:t>10</w:t>
            </w:r>
          </w:p>
        </w:tc>
        <w:tc>
          <w:tcPr>
            <w:tcW w:w="567" w:type="dxa"/>
          </w:tcPr>
          <w:p w14:paraId="502ADF95"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17D02F79"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Ngày đáo hạn BCT trả chậm:</w:t>
            </w:r>
          </w:p>
          <w:p w14:paraId="28B9EE5B"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ngày đáo hạn BCT trả chậm, trả về từ TF-EE</w:t>
            </w:r>
          </w:p>
        </w:tc>
        <w:tc>
          <w:tcPr>
            <w:tcW w:w="1418" w:type="dxa"/>
            <w:vAlign w:val="center"/>
          </w:tcPr>
          <w:p w14:paraId="7FF9D1C7" w14:textId="77777777" w:rsidR="008B1181" w:rsidRPr="009D293E" w:rsidRDefault="008B1181" w:rsidP="005E5229">
            <w:pPr>
              <w:spacing w:line="312" w:lineRule="auto"/>
              <w:ind w:firstLine="0"/>
              <w:rPr>
                <w:rFonts w:cs="Times New Roman"/>
                <w:i/>
                <w:sz w:val="20"/>
                <w:szCs w:val="26"/>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2DF1AC64"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1DD2BA70" w14:textId="77777777" w:rsidTr="005E5229">
        <w:tc>
          <w:tcPr>
            <w:tcW w:w="1791" w:type="dxa"/>
          </w:tcPr>
          <w:p w14:paraId="65A23078" w14:textId="77777777" w:rsidR="008B1181" w:rsidRPr="00615117" w:rsidRDefault="008B1181" w:rsidP="005E5229">
            <w:pPr>
              <w:spacing w:line="312" w:lineRule="auto"/>
              <w:ind w:firstLine="0"/>
              <w:rPr>
                <w:rFonts w:cs="Times New Roman"/>
                <w:color w:val="000000" w:themeColor="text1"/>
                <w:szCs w:val="26"/>
              </w:rPr>
            </w:pPr>
            <w:r>
              <w:rPr>
                <w:rFonts w:cs="Times New Roman"/>
                <w:color w:val="FF0000"/>
                <w:szCs w:val="26"/>
              </w:rPr>
              <w:t>Ngày dự kiến thanh toán</w:t>
            </w:r>
          </w:p>
        </w:tc>
        <w:tc>
          <w:tcPr>
            <w:tcW w:w="1418" w:type="dxa"/>
          </w:tcPr>
          <w:p w14:paraId="1A2A4D61"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Datetime </w:t>
            </w:r>
          </w:p>
        </w:tc>
        <w:tc>
          <w:tcPr>
            <w:tcW w:w="567" w:type="dxa"/>
          </w:tcPr>
          <w:p w14:paraId="63E73749" w14:textId="77777777" w:rsidR="008B1181" w:rsidRPr="009D293E" w:rsidRDefault="008B1181" w:rsidP="005E5229">
            <w:pPr>
              <w:spacing w:line="312" w:lineRule="auto"/>
              <w:ind w:firstLine="0"/>
              <w:rPr>
                <w:rFonts w:cs="Times New Roman"/>
                <w:szCs w:val="26"/>
              </w:rPr>
            </w:pPr>
            <w:r w:rsidRPr="009D293E">
              <w:rPr>
                <w:rFonts w:cs="Times New Roman"/>
                <w:szCs w:val="26"/>
              </w:rPr>
              <w:t>10</w:t>
            </w:r>
          </w:p>
        </w:tc>
        <w:tc>
          <w:tcPr>
            <w:tcW w:w="567" w:type="dxa"/>
          </w:tcPr>
          <w:p w14:paraId="3840DC70"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2B558443"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Ngày dự kiến thanh toán:</w:t>
            </w:r>
          </w:p>
          <w:p w14:paraId="0ABFD470" w14:textId="77777777" w:rsidR="008B1181" w:rsidRPr="009D293E" w:rsidRDefault="008B1181" w:rsidP="00724F94">
            <w:pPr>
              <w:pStyle w:val="ListParagraph"/>
              <w:numPr>
                <w:ilvl w:val="0"/>
                <w:numId w:val="6"/>
              </w:numPr>
              <w:spacing w:line="312" w:lineRule="auto"/>
              <w:rPr>
                <w:rFonts w:cs="Times New Roman"/>
                <w:szCs w:val="26"/>
              </w:rPr>
            </w:pPr>
            <w:r w:rsidRPr="009D293E">
              <w:rPr>
                <w:rFonts w:cs="Times New Roman"/>
                <w:szCs w:val="26"/>
              </w:rPr>
              <w:t>Thể hiện ngày dự kiến thanh toán, trả về từ TF-EE</w:t>
            </w:r>
          </w:p>
        </w:tc>
        <w:tc>
          <w:tcPr>
            <w:tcW w:w="1418" w:type="dxa"/>
            <w:vAlign w:val="center"/>
          </w:tcPr>
          <w:p w14:paraId="7C4574D9" w14:textId="77777777" w:rsidR="008B1181" w:rsidRPr="009D293E" w:rsidRDefault="008B1181" w:rsidP="005E5229">
            <w:pPr>
              <w:spacing w:line="312" w:lineRule="auto"/>
              <w:ind w:firstLine="0"/>
              <w:rPr>
                <w:rFonts w:cs="Times New Roman"/>
                <w:i/>
                <w:sz w:val="20"/>
                <w:szCs w:val="26"/>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0FA09076"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7C65ECFC" w14:textId="77777777" w:rsidTr="005E5229">
        <w:tc>
          <w:tcPr>
            <w:tcW w:w="1791" w:type="dxa"/>
          </w:tcPr>
          <w:p w14:paraId="38471DAD" w14:textId="77777777" w:rsidR="008B1181" w:rsidRPr="00615117" w:rsidRDefault="008B1181" w:rsidP="005E5229">
            <w:pPr>
              <w:spacing w:line="312" w:lineRule="auto"/>
              <w:ind w:firstLine="0"/>
              <w:rPr>
                <w:rFonts w:cs="Times New Roman"/>
                <w:szCs w:val="26"/>
              </w:rPr>
            </w:pPr>
            <w:r>
              <w:rPr>
                <w:rFonts w:cs="Times New Roman"/>
                <w:color w:val="FF0000"/>
                <w:szCs w:val="26"/>
              </w:rPr>
              <w:t>Số biên lai chuyển phát</w:t>
            </w:r>
          </w:p>
        </w:tc>
        <w:tc>
          <w:tcPr>
            <w:tcW w:w="1418" w:type="dxa"/>
          </w:tcPr>
          <w:p w14:paraId="1B4A3829"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Nvarchar </w:t>
            </w:r>
          </w:p>
        </w:tc>
        <w:tc>
          <w:tcPr>
            <w:tcW w:w="567" w:type="dxa"/>
          </w:tcPr>
          <w:p w14:paraId="09594D39" w14:textId="77777777" w:rsidR="008B1181" w:rsidRPr="009D293E" w:rsidRDefault="008B1181" w:rsidP="005E5229">
            <w:pPr>
              <w:spacing w:line="312" w:lineRule="auto"/>
              <w:ind w:firstLine="0"/>
              <w:rPr>
                <w:rFonts w:cs="Times New Roman"/>
                <w:szCs w:val="26"/>
              </w:rPr>
            </w:pPr>
            <w:r>
              <w:rPr>
                <w:rFonts w:cs="Times New Roman"/>
                <w:szCs w:val="26"/>
              </w:rPr>
              <w:t>35</w:t>
            </w:r>
          </w:p>
        </w:tc>
        <w:tc>
          <w:tcPr>
            <w:tcW w:w="567" w:type="dxa"/>
          </w:tcPr>
          <w:p w14:paraId="41F42C65"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4F57EA5E"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Số biên lai chuyển phát:</w:t>
            </w:r>
          </w:p>
          <w:p w14:paraId="7AC70384" w14:textId="77777777" w:rsidR="008B1181" w:rsidRPr="009D293E" w:rsidRDefault="008B1181" w:rsidP="00724F94">
            <w:pPr>
              <w:pStyle w:val="ListParagraph"/>
              <w:numPr>
                <w:ilvl w:val="0"/>
                <w:numId w:val="6"/>
              </w:numPr>
              <w:spacing w:line="312" w:lineRule="auto"/>
              <w:rPr>
                <w:rFonts w:cs="Times New Roman"/>
                <w:szCs w:val="26"/>
              </w:rPr>
            </w:pPr>
            <w:r w:rsidRPr="009D293E">
              <w:rPr>
                <w:rFonts w:cs="Times New Roman"/>
                <w:szCs w:val="26"/>
              </w:rPr>
              <w:t>Thể hiện số biên lai chuyển phát, trả về từ TF-EE</w:t>
            </w:r>
          </w:p>
        </w:tc>
        <w:tc>
          <w:tcPr>
            <w:tcW w:w="1418" w:type="dxa"/>
            <w:vAlign w:val="center"/>
          </w:tcPr>
          <w:p w14:paraId="3FDEEA52" w14:textId="77777777" w:rsidR="008B1181" w:rsidRPr="009D293E" w:rsidRDefault="008B1181" w:rsidP="005E5229">
            <w:pPr>
              <w:spacing w:line="312" w:lineRule="auto"/>
              <w:ind w:firstLine="0"/>
              <w:rPr>
                <w:rFonts w:cs="Times New Roman"/>
                <w:i/>
                <w:sz w:val="20"/>
                <w:szCs w:val="26"/>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65D01FEE"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20C56144" w14:textId="77777777" w:rsidTr="005E5229">
        <w:tc>
          <w:tcPr>
            <w:tcW w:w="1791" w:type="dxa"/>
          </w:tcPr>
          <w:p w14:paraId="6D418597" w14:textId="77777777" w:rsidR="008B1181" w:rsidRPr="00A95F7B" w:rsidRDefault="008B1181" w:rsidP="005E5229">
            <w:pPr>
              <w:spacing w:line="312" w:lineRule="auto"/>
              <w:ind w:firstLine="0"/>
              <w:rPr>
                <w:rFonts w:cs="Times New Roman"/>
                <w:szCs w:val="26"/>
              </w:rPr>
            </w:pPr>
            <w:r w:rsidRPr="00A95F7B">
              <w:rPr>
                <w:rFonts w:cs="Times New Roman"/>
                <w:szCs w:val="26"/>
              </w:rPr>
              <w:t>Người nhập khẩu</w:t>
            </w:r>
          </w:p>
        </w:tc>
        <w:tc>
          <w:tcPr>
            <w:tcW w:w="1418" w:type="dxa"/>
          </w:tcPr>
          <w:p w14:paraId="05AEF06A"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Nvarchar </w:t>
            </w:r>
          </w:p>
        </w:tc>
        <w:tc>
          <w:tcPr>
            <w:tcW w:w="567" w:type="dxa"/>
          </w:tcPr>
          <w:p w14:paraId="2349BE0B" w14:textId="77777777" w:rsidR="008B1181" w:rsidRDefault="008B1181" w:rsidP="005E5229">
            <w:pPr>
              <w:spacing w:line="312" w:lineRule="auto"/>
              <w:ind w:firstLine="0"/>
              <w:rPr>
                <w:rFonts w:cs="Times New Roman"/>
                <w:szCs w:val="26"/>
              </w:rPr>
            </w:pPr>
            <w:r>
              <w:rPr>
                <w:rFonts w:cs="Times New Roman"/>
                <w:szCs w:val="26"/>
              </w:rPr>
              <w:t>35</w:t>
            </w:r>
          </w:p>
        </w:tc>
        <w:tc>
          <w:tcPr>
            <w:tcW w:w="567" w:type="dxa"/>
          </w:tcPr>
          <w:p w14:paraId="5F0C73ED"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7BC83352"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Người nhập khẩu</w:t>
            </w:r>
            <w:r w:rsidRPr="009D293E">
              <w:rPr>
                <w:rFonts w:cs="Times New Roman"/>
                <w:szCs w:val="26"/>
                <w:u w:val="single"/>
              </w:rPr>
              <w:t>:</w:t>
            </w:r>
          </w:p>
          <w:p w14:paraId="4A65C407" w14:textId="77777777" w:rsidR="008B1181" w:rsidRPr="00A95F7B" w:rsidRDefault="008B1181" w:rsidP="00724F94">
            <w:pPr>
              <w:pStyle w:val="ListParagraph"/>
              <w:numPr>
                <w:ilvl w:val="0"/>
                <w:numId w:val="6"/>
              </w:numPr>
              <w:spacing w:line="312" w:lineRule="auto"/>
              <w:rPr>
                <w:rFonts w:cs="Times New Roman"/>
                <w:szCs w:val="26"/>
                <w:u w:val="single"/>
              </w:rPr>
            </w:pPr>
            <w:r w:rsidRPr="00A95F7B">
              <w:rPr>
                <w:rFonts w:cs="Times New Roman"/>
                <w:szCs w:val="26"/>
              </w:rPr>
              <w:t>Thể hiện số biên lai chuyển phát, trả về từ TF-EE</w:t>
            </w:r>
          </w:p>
        </w:tc>
        <w:tc>
          <w:tcPr>
            <w:tcW w:w="1418" w:type="dxa"/>
            <w:vAlign w:val="center"/>
          </w:tcPr>
          <w:p w14:paraId="3D1E2878"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49035AF6"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45FE813C" w14:textId="77777777" w:rsidTr="005E5229">
        <w:tc>
          <w:tcPr>
            <w:tcW w:w="1791" w:type="dxa"/>
          </w:tcPr>
          <w:p w14:paraId="4F3135A2" w14:textId="77777777" w:rsidR="008B1181" w:rsidRPr="00A95F7B" w:rsidRDefault="008B1181" w:rsidP="005E5229">
            <w:pPr>
              <w:spacing w:line="312" w:lineRule="auto"/>
              <w:ind w:firstLine="0"/>
              <w:rPr>
                <w:rFonts w:cs="Times New Roman"/>
                <w:szCs w:val="26"/>
              </w:rPr>
            </w:pPr>
            <w:r w:rsidRPr="00A95F7B">
              <w:rPr>
                <w:rFonts w:cs="Times New Roman"/>
                <w:szCs w:val="26"/>
              </w:rPr>
              <w:t xml:space="preserve">Ngân hàng thu </w:t>
            </w:r>
            <w:r w:rsidRPr="00A95F7B">
              <w:rPr>
                <w:rFonts w:cs="Times New Roman"/>
                <w:szCs w:val="26"/>
              </w:rPr>
              <w:lastRenderedPageBreak/>
              <w:t>hộ</w:t>
            </w:r>
          </w:p>
        </w:tc>
        <w:tc>
          <w:tcPr>
            <w:tcW w:w="1418" w:type="dxa"/>
          </w:tcPr>
          <w:p w14:paraId="2DE37014" w14:textId="77777777" w:rsidR="008B1181" w:rsidRPr="009D293E" w:rsidRDefault="008B1181" w:rsidP="005E5229">
            <w:pPr>
              <w:spacing w:line="312" w:lineRule="auto"/>
              <w:ind w:firstLine="0"/>
              <w:rPr>
                <w:rFonts w:cs="Times New Roman"/>
                <w:szCs w:val="26"/>
              </w:rPr>
            </w:pPr>
            <w:r w:rsidRPr="009D293E">
              <w:rPr>
                <w:rFonts w:cs="Times New Roman"/>
                <w:szCs w:val="26"/>
              </w:rPr>
              <w:lastRenderedPageBreak/>
              <w:t xml:space="preserve">Nvarchar </w:t>
            </w:r>
          </w:p>
        </w:tc>
        <w:tc>
          <w:tcPr>
            <w:tcW w:w="567" w:type="dxa"/>
          </w:tcPr>
          <w:p w14:paraId="094F7C25" w14:textId="77777777" w:rsidR="008B1181" w:rsidRDefault="008B1181" w:rsidP="005E5229">
            <w:pPr>
              <w:spacing w:line="312" w:lineRule="auto"/>
              <w:ind w:firstLine="0"/>
              <w:rPr>
                <w:rFonts w:cs="Times New Roman"/>
                <w:szCs w:val="26"/>
              </w:rPr>
            </w:pPr>
            <w:r>
              <w:rPr>
                <w:rFonts w:cs="Times New Roman"/>
                <w:szCs w:val="26"/>
              </w:rPr>
              <w:t>35</w:t>
            </w:r>
          </w:p>
        </w:tc>
        <w:tc>
          <w:tcPr>
            <w:tcW w:w="567" w:type="dxa"/>
          </w:tcPr>
          <w:p w14:paraId="495A58DB"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2A0F92FD"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Ngân hàng thu hộ</w:t>
            </w:r>
            <w:r w:rsidRPr="009D293E">
              <w:rPr>
                <w:rFonts w:cs="Times New Roman"/>
                <w:szCs w:val="26"/>
                <w:u w:val="single"/>
              </w:rPr>
              <w:t>:</w:t>
            </w:r>
          </w:p>
          <w:p w14:paraId="3286CE0D" w14:textId="77777777" w:rsidR="008B1181" w:rsidRPr="00A95F7B" w:rsidRDefault="008B1181" w:rsidP="00724F94">
            <w:pPr>
              <w:pStyle w:val="ListParagraph"/>
              <w:numPr>
                <w:ilvl w:val="0"/>
                <w:numId w:val="6"/>
              </w:numPr>
              <w:spacing w:line="312" w:lineRule="auto"/>
              <w:rPr>
                <w:rFonts w:cs="Times New Roman"/>
                <w:szCs w:val="26"/>
                <w:u w:val="single"/>
              </w:rPr>
            </w:pPr>
            <w:r w:rsidRPr="00A95F7B">
              <w:rPr>
                <w:rFonts w:cs="Times New Roman"/>
                <w:szCs w:val="26"/>
              </w:rPr>
              <w:lastRenderedPageBreak/>
              <w:t>Thể hiện số biên lai chuyển phát, trả về từ TF-EE</w:t>
            </w:r>
          </w:p>
        </w:tc>
        <w:tc>
          <w:tcPr>
            <w:tcW w:w="1418" w:type="dxa"/>
            <w:vAlign w:val="center"/>
          </w:tcPr>
          <w:p w14:paraId="789B8FE7"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lastRenderedPageBreak/>
              <w:t>Y</w:t>
            </w:r>
            <w:r w:rsidRPr="009D293E">
              <w:rPr>
                <w:rFonts w:cs="Times New Roman"/>
                <w:i/>
                <w:sz w:val="20"/>
                <w:szCs w:val="26"/>
              </w:rPr>
              <w:t xml:space="preserve"> </w:t>
            </w:r>
          </w:p>
        </w:tc>
        <w:tc>
          <w:tcPr>
            <w:tcW w:w="1418" w:type="dxa"/>
            <w:vAlign w:val="center"/>
          </w:tcPr>
          <w:p w14:paraId="02EC8031" w14:textId="77777777" w:rsidR="008B1181"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55EDCD11" w14:textId="77777777" w:rsidTr="005E5229">
        <w:tc>
          <w:tcPr>
            <w:tcW w:w="1791" w:type="dxa"/>
          </w:tcPr>
          <w:p w14:paraId="4FB0C5CC" w14:textId="77777777" w:rsidR="008B1181" w:rsidRPr="00F80D11" w:rsidRDefault="008B1181" w:rsidP="005E5229">
            <w:pPr>
              <w:spacing w:line="312" w:lineRule="auto"/>
              <w:ind w:firstLine="0"/>
              <w:rPr>
                <w:rFonts w:cs="Times New Roman"/>
                <w:szCs w:val="26"/>
                <w:highlight w:val="yellow"/>
              </w:rPr>
            </w:pPr>
            <w:r w:rsidRPr="00F80D11">
              <w:rPr>
                <w:rFonts w:cs="Times New Roman"/>
                <w:szCs w:val="26"/>
                <w:highlight w:val="yellow"/>
              </w:rPr>
              <w:lastRenderedPageBreak/>
              <w:t>Sự kiện</w:t>
            </w:r>
          </w:p>
        </w:tc>
        <w:tc>
          <w:tcPr>
            <w:tcW w:w="1418" w:type="dxa"/>
          </w:tcPr>
          <w:p w14:paraId="4BA0FC46" w14:textId="77777777" w:rsidR="008B1181" w:rsidRPr="00F80D11" w:rsidRDefault="008B1181" w:rsidP="005E5229">
            <w:pPr>
              <w:spacing w:line="312" w:lineRule="auto"/>
              <w:ind w:firstLine="0"/>
              <w:rPr>
                <w:rFonts w:cs="Times New Roman"/>
                <w:szCs w:val="26"/>
                <w:highlight w:val="yellow"/>
              </w:rPr>
            </w:pPr>
            <w:r w:rsidRPr="00F80D11">
              <w:rPr>
                <w:rFonts w:cs="Times New Roman"/>
                <w:szCs w:val="26"/>
                <w:highlight w:val="yellow"/>
              </w:rPr>
              <w:t>Nvarchar</w:t>
            </w:r>
          </w:p>
        </w:tc>
        <w:tc>
          <w:tcPr>
            <w:tcW w:w="567" w:type="dxa"/>
          </w:tcPr>
          <w:p w14:paraId="79FAE91C" w14:textId="77777777" w:rsidR="008B1181" w:rsidRPr="00F80D11" w:rsidRDefault="008B1181" w:rsidP="005E5229">
            <w:pPr>
              <w:spacing w:line="312" w:lineRule="auto"/>
              <w:ind w:firstLine="0"/>
              <w:rPr>
                <w:rFonts w:cs="Times New Roman"/>
                <w:szCs w:val="26"/>
                <w:highlight w:val="yellow"/>
              </w:rPr>
            </w:pPr>
            <w:r w:rsidRPr="00F80D11">
              <w:rPr>
                <w:rFonts w:cs="Times New Roman"/>
                <w:szCs w:val="26"/>
                <w:highlight w:val="yellow"/>
              </w:rPr>
              <w:t>200</w:t>
            </w:r>
          </w:p>
        </w:tc>
        <w:tc>
          <w:tcPr>
            <w:tcW w:w="567" w:type="dxa"/>
          </w:tcPr>
          <w:p w14:paraId="29CDD5A7" w14:textId="77777777" w:rsidR="008B1181" w:rsidRPr="00F80D11" w:rsidRDefault="008B1181" w:rsidP="005E5229">
            <w:pPr>
              <w:spacing w:line="312" w:lineRule="auto"/>
              <w:ind w:firstLine="0"/>
              <w:rPr>
                <w:rFonts w:cs="Times New Roman"/>
                <w:color w:val="FF0000"/>
                <w:szCs w:val="26"/>
                <w:highlight w:val="yellow"/>
              </w:rPr>
            </w:pPr>
            <w:r w:rsidRPr="00F80D11">
              <w:rPr>
                <w:rFonts w:cs="Times New Roman"/>
                <w:color w:val="FF0000"/>
                <w:szCs w:val="26"/>
                <w:highlight w:val="yellow"/>
              </w:rPr>
              <w:t>O</w:t>
            </w:r>
          </w:p>
        </w:tc>
        <w:tc>
          <w:tcPr>
            <w:tcW w:w="4819" w:type="dxa"/>
          </w:tcPr>
          <w:p w14:paraId="588A3285" w14:textId="77777777" w:rsidR="008B1181" w:rsidRPr="00F80D11" w:rsidRDefault="008B1181" w:rsidP="005E5229">
            <w:pPr>
              <w:spacing w:line="312" w:lineRule="auto"/>
              <w:ind w:firstLine="0"/>
              <w:rPr>
                <w:rFonts w:cs="Times New Roman"/>
                <w:szCs w:val="26"/>
                <w:highlight w:val="yellow"/>
                <w:u w:val="single"/>
              </w:rPr>
            </w:pPr>
            <w:r w:rsidRPr="00F80D11">
              <w:rPr>
                <w:rFonts w:cs="Times New Roman"/>
                <w:szCs w:val="26"/>
                <w:highlight w:val="yellow"/>
                <w:u w:val="single"/>
              </w:rPr>
              <w:t>Sự kiện giao dịch:</w:t>
            </w:r>
          </w:p>
          <w:p w14:paraId="48C103C3" w14:textId="77777777" w:rsidR="008B1181" w:rsidRPr="00F80D11" w:rsidRDefault="008B1181" w:rsidP="00724F94">
            <w:pPr>
              <w:pStyle w:val="ListParagraph"/>
              <w:numPr>
                <w:ilvl w:val="0"/>
                <w:numId w:val="6"/>
              </w:numPr>
              <w:spacing w:line="312" w:lineRule="auto"/>
              <w:rPr>
                <w:rFonts w:cs="Times New Roman"/>
                <w:szCs w:val="26"/>
                <w:highlight w:val="yellow"/>
              </w:rPr>
            </w:pPr>
            <w:r w:rsidRPr="00F80D11">
              <w:rPr>
                <w:rFonts w:cs="Times New Roman"/>
                <w:szCs w:val="26"/>
                <w:highlight w:val="yellow"/>
              </w:rPr>
              <w:t>Thể hiện diễn giải của sự kiện nhận về tương ứng từ hệ thống nguồn TF-EE</w:t>
            </w:r>
          </w:p>
          <w:p w14:paraId="2FBA3BD0" w14:textId="77777777" w:rsidR="008B1181" w:rsidRPr="00F80D11" w:rsidRDefault="008B1181" w:rsidP="00724F94">
            <w:pPr>
              <w:pStyle w:val="ListParagraph"/>
              <w:numPr>
                <w:ilvl w:val="0"/>
                <w:numId w:val="6"/>
              </w:numPr>
              <w:spacing w:line="312" w:lineRule="auto"/>
              <w:rPr>
                <w:rFonts w:cs="Times New Roman"/>
                <w:szCs w:val="26"/>
                <w:highlight w:val="yellow"/>
              </w:rPr>
            </w:pPr>
            <w:r w:rsidRPr="00F80D11">
              <w:rPr>
                <w:rFonts w:cs="Times New Roman"/>
                <w:szCs w:val="26"/>
                <w:highlight w:val="yellow"/>
              </w:rPr>
              <w:t>Tham chiếu Bảng diễn giải sự kiệ</w:t>
            </w:r>
            <w:r>
              <w:rPr>
                <w:rFonts w:cs="Times New Roman"/>
                <w:szCs w:val="26"/>
                <w:highlight w:val="yellow"/>
              </w:rPr>
              <w:t>n</w:t>
            </w:r>
            <w:r w:rsidRPr="00F80D11">
              <w:rPr>
                <w:rFonts w:cs="Times New Roman"/>
                <w:szCs w:val="26"/>
                <w:highlight w:val="yellow"/>
              </w:rPr>
              <w:t xml:space="preserve"> bên dưới</w:t>
            </w:r>
          </w:p>
        </w:tc>
        <w:tc>
          <w:tcPr>
            <w:tcW w:w="1418" w:type="dxa"/>
            <w:vAlign w:val="center"/>
          </w:tcPr>
          <w:p w14:paraId="16956A97" w14:textId="77777777" w:rsidR="008B1181" w:rsidRPr="00427E49" w:rsidRDefault="008B1181" w:rsidP="005E5229">
            <w:pPr>
              <w:spacing w:line="312" w:lineRule="auto"/>
              <w:ind w:firstLine="0"/>
              <w:rPr>
                <w:rFonts w:cs="Times New Roman"/>
                <w:i/>
                <w:color w:val="0070C0"/>
                <w:sz w:val="20"/>
                <w:szCs w:val="26"/>
              </w:rPr>
            </w:pPr>
            <w:r w:rsidRPr="00294073">
              <w:rPr>
                <w:rFonts w:cs="Times New Roman"/>
                <w:szCs w:val="26"/>
                <w:u w:val="single"/>
              </w:rPr>
              <w:t>Y</w:t>
            </w:r>
          </w:p>
        </w:tc>
        <w:tc>
          <w:tcPr>
            <w:tcW w:w="1418" w:type="dxa"/>
            <w:vAlign w:val="center"/>
          </w:tcPr>
          <w:p w14:paraId="7D26D607" w14:textId="77777777" w:rsidR="008B1181" w:rsidRPr="00294073"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28684A46" w14:textId="77777777" w:rsidTr="005E5229">
        <w:tc>
          <w:tcPr>
            <w:tcW w:w="1791" w:type="dxa"/>
          </w:tcPr>
          <w:p w14:paraId="1EE0EF34" w14:textId="77777777" w:rsidR="008B1181" w:rsidRPr="00F80D11" w:rsidRDefault="008B1181" w:rsidP="005E5229">
            <w:pPr>
              <w:spacing w:line="312" w:lineRule="auto"/>
              <w:ind w:firstLine="0"/>
              <w:rPr>
                <w:rFonts w:cs="Times New Roman"/>
                <w:szCs w:val="26"/>
                <w:highlight w:val="yellow"/>
              </w:rPr>
            </w:pPr>
            <w:r>
              <w:rPr>
                <w:rFonts w:cs="Times New Roman"/>
                <w:szCs w:val="26"/>
                <w:highlight w:val="yellow"/>
              </w:rPr>
              <w:t>STT sự kiện</w:t>
            </w:r>
          </w:p>
        </w:tc>
        <w:tc>
          <w:tcPr>
            <w:tcW w:w="1418" w:type="dxa"/>
          </w:tcPr>
          <w:p w14:paraId="36455231" w14:textId="77777777" w:rsidR="008B1181" w:rsidRPr="00F80D11" w:rsidRDefault="008B1181" w:rsidP="005E5229">
            <w:pPr>
              <w:spacing w:line="312" w:lineRule="auto"/>
              <w:ind w:firstLine="0"/>
              <w:rPr>
                <w:rFonts w:cs="Times New Roman"/>
                <w:szCs w:val="26"/>
                <w:highlight w:val="yellow"/>
              </w:rPr>
            </w:pPr>
            <w:r>
              <w:rPr>
                <w:rFonts w:cs="Times New Roman"/>
                <w:szCs w:val="26"/>
                <w:highlight w:val="yellow"/>
              </w:rPr>
              <w:t>Nvarchar</w:t>
            </w:r>
          </w:p>
        </w:tc>
        <w:tc>
          <w:tcPr>
            <w:tcW w:w="567" w:type="dxa"/>
          </w:tcPr>
          <w:p w14:paraId="1C6EF366" w14:textId="77777777" w:rsidR="008B1181" w:rsidRPr="00F80D11" w:rsidRDefault="008B1181" w:rsidP="005E5229">
            <w:pPr>
              <w:spacing w:line="312" w:lineRule="auto"/>
              <w:ind w:firstLine="0"/>
              <w:rPr>
                <w:rFonts w:cs="Times New Roman"/>
                <w:szCs w:val="26"/>
                <w:highlight w:val="yellow"/>
              </w:rPr>
            </w:pPr>
            <w:r>
              <w:rPr>
                <w:rFonts w:cs="Times New Roman"/>
                <w:szCs w:val="26"/>
                <w:highlight w:val="yellow"/>
              </w:rPr>
              <w:t>3</w:t>
            </w:r>
          </w:p>
        </w:tc>
        <w:tc>
          <w:tcPr>
            <w:tcW w:w="567" w:type="dxa"/>
          </w:tcPr>
          <w:p w14:paraId="677C6279" w14:textId="77777777" w:rsidR="008B1181" w:rsidRPr="00F80D11" w:rsidRDefault="008B1181" w:rsidP="005E5229">
            <w:pPr>
              <w:spacing w:line="312" w:lineRule="auto"/>
              <w:ind w:firstLine="0"/>
              <w:rPr>
                <w:rFonts w:cs="Times New Roman"/>
                <w:color w:val="FF0000"/>
                <w:szCs w:val="26"/>
                <w:highlight w:val="yellow"/>
              </w:rPr>
            </w:pPr>
            <w:r>
              <w:rPr>
                <w:rFonts w:cs="Times New Roman"/>
                <w:color w:val="FF0000"/>
                <w:szCs w:val="26"/>
                <w:highlight w:val="yellow"/>
              </w:rPr>
              <w:t>O</w:t>
            </w:r>
          </w:p>
        </w:tc>
        <w:tc>
          <w:tcPr>
            <w:tcW w:w="4819" w:type="dxa"/>
          </w:tcPr>
          <w:p w14:paraId="29DAB4AB" w14:textId="77777777" w:rsidR="008B1181" w:rsidRDefault="008B1181" w:rsidP="005E5229">
            <w:pPr>
              <w:spacing w:line="312" w:lineRule="auto"/>
              <w:ind w:firstLine="0"/>
              <w:rPr>
                <w:rFonts w:cs="Times New Roman"/>
                <w:szCs w:val="26"/>
                <w:highlight w:val="yellow"/>
                <w:u w:val="single"/>
              </w:rPr>
            </w:pPr>
            <w:r>
              <w:rPr>
                <w:rFonts w:cs="Times New Roman"/>
                <w:szCs w:val="26"/>
                <w:highlight w:val="yellow"/>
                <w:u w:val="single"/>
              </w:rPr>
              <w:t>Số thứ tự sự kiện</w:t>
            </w:r>
          </w:p>
          <w:p w14:paraId="4651CF80" w14:textId="77777777" w:rsidR="008B1181" w:rsidRPr="00B010FB" w:rsidRDefault="008B1181" w:rsidP="00724F94">
            <w:pPr>
              <w:pStyle w:val="ListParagraph"/>
              <w:numPr>
                <w:ilvl w:val="0"/>
                <w:numId w:val="6"/>
              </w:numPr>
              <w:spacing w:line="312" w:lineRule="auto"/>
              <w:rPr>
                <w:rFonts w:cs="Times New Roman"/>
                <w:szCs w:val="26"/>
                <w:highlight w:val="yellow"/>
              </w:rPr>
            </w:pPr>
            <w:r>
              <w:rPr>
                <w:rFonts w:cs="Times New Roman"/>
                <w:szCs w:val="26"/>
                <w:highlight w:val="yellow"/>
              </w:rPr>
              <w:t>Hệ thống tự động sinh số thứ tự của sự kiện căn cứ theo điều kiện cùng Số tham chiếu BCT và tương ứng với thứ tự ngày giờ phê duyệt EE.</w:t>
            </w:r>
          </w:p>
        </w:tc>
        <w:tc>
          <w:tcPr>
            <w:tcW w:w="1418" w:type="dxa"/>
            <w:vAlign w:val="center"/>
          </w:tcPr>
          <w:p w14:paraId="4B923100" w14:textId="77777777" w:rsidR="008B1181" w:rsidRPr="00427E49" w:rsidRDefault="008B1181" w:rsidP="005E5229">
            <w:pPr>
              <w:spacing w:line="312" w:lineRule="auto"/>
              <w:ind w:firstLine="0"/>
              <w:rPr>
                <w:rFonts w:cs="Times New Roman"/>
                <w:i/>
                <w:color w:val="0070C0"/>
                <w:sz w:val="20"/>
                <w:szCs w:val="26"/>
              </w:rPr>
            </w:pPr>
            <w:r>
              <w:rPr>
                <w:rFonts w:cs="Times New Roman"/>
                <w:szCs w:val="26"/>
                <w:u w:val="single"/>
              </w:rPr>
              <w:t>N</w:t>
            </w:r>
          </w:p>
        </w:tc>
        <w:tc>
          <w:tcPr>
            <w:tcW w:w="1418" w:type="dxa"/>
            <w:vAlign w:val="center"/>
          </w:tcPr>
          <w:p w14:paraId="426E9C20" w14:textId="77777777" w:rsidR="008B1181" w:rsidRDefault="008B1181" w:rsidP="005E5229">
            <w:pPr>
              <w:spacing w:line="312" w:lineRule="auto"/>
              <w:ind w:firstLine="0"/>
              <w:rPr>
                <w:rFonts w:cs="Times New Roman"/>
                <w:szCs w:val="26"/>
                <w:u w:val="single"/>
              </w:rPr>
            </w:pPr>
            <w:r>
              <w:rPr>
                <w:rFonts w:cs="Times New Roman"/>
                <w:szCs w:val="26"/>
                <w:u w:val="single"/>
              </w:rPr>
              <w:t>Y</w:t>
            </w:r>
          </w:p>
        </w:tc>
      </w:tr>
      <w:tr w:rsidR="008B1181" w:rsidRPr="00615117" w14:paraId="4D526756" w14:textId="77777777" w:rsidTr="005E5229">
        <w:tc>
          <w:tcPr>
            <w:tcW w:w="1791" w:type="dxa"/>
          </w:tcPr>
          <w:p w14:paraId="43F62051" w14:textId="77777777" w:rsidR="008B1181" w:rsidRPr="00B6398F" w:rsidRDefault="008B1181" w:rsidP="005E5229">
            <w:pPr>
              <w:spacing w:line="312" w:lineRule="auto"/>
              <w:ind w:firstLine="0"/>
              <w:rPr>
                <w:rFonts w:cs="Times New Roman"/>
                <w:color w:val="FF0000"/>
                <w:szCs w:val="26"/>
              </w:rPr>
            </w:pPr>
            <w:r>
              <w:rPr>
                <w:rFonts w:cs="Times New Roman"/>
                <w:color w:val="FF0000"/>
                <w:szCs w:val="26"/>
              </w:rPr>
              <w:t>Tình trạng hoạt động</w:t>
            </w:r>
          </w:p>
          <w:p w14:paraId="5442A8CE" w14:textId="77777777" w:rsidR="008B1181" w:rsidRPr="00B6398F" w:rsidRDefault="008B1181" w:rsidP="005E5229">
            <w:pPr>
              <w:spacing w:line="312" w:lineRule="auto"/>
              <w:ind w:firstLine="0"/>
              <w:rPr>
                <w:rFonts w:cs="Times New Roman"/>
                <w:i/>
                <w:szCs w:val="26"/>
              </w:rPr>
            </w:pPr>
            <w:r w:rsidRPr="00B6398F">
              <w:rPr>
                <w:rFonts w:cs="Times New Roman"/>
                <w:i/>
                <w:szCs w:val="26"/>
              </w:rPr>
              <w:t>(Tên cũ: Trạng thái)</w:t>
            </w:r>
          </w:p>
        </w:tc>
        <w:tc>
          <w:tcPr>
            <w:tcW w:w="1418" w:type="dxa"/>
          </w:tcPr>
          <w:p w14:paraId="1C52B776" w14:textId="77777777" w:rsidR="008B1181" w:rsidRPr="00615117" w:rsidRDefault="008B1181" w:rsidP="005E5229">
            <w:pPr>
              <w:spacing w:line="312" w:lineRule="auto"/>
              <w:ind w:firstLine="0"/>
              <w:rPr>
                <w:rFonts w:cs="Times New Roman"/>
                <w:szCs w:val="26"/>
              </w:rPr>
            </w:pPr>
            <w:r w:rsidRPr="009D293E">
              <w:rPr>
                <w:rFonts w:cs="Times New Roman"/>
                <w:szCs w:val="26"/>
              </w:rPr>
              <w:t xml:space="preserve">Nvarchar </w:t>
            </w:r>
          </w:p>
        </w:tc>
        <w:tc>
          <w:tcPr>
            <w:tcW w:w="567" w:type="dxa"/>
          </w:tcPr>
          <w:p w14:paraId="2C54EE6E" w14:textId="77777777" w:rsidR="008B1181" w:rsidRPr="00615117" w:rsidRDefault="008B1181" w:rsidP="005E5229">
            <w:pPr>
              <w:spacing w:line="312" w:lineRule="auto"/>
              <w:ind w:firstLine="0"/>
              <w:rPr>
                <w:rFonts w:cs="Times New Roman"/>
                <w:szCs w:val="26"/>
              </w:rPr>
            </w:pPr>
            <w:r>
              <w:rPr>
                <w:rFonts w:cs="Times New Roman"/>
                <w:szCs w:val="26"/>
              </w:rPr>
              <w:t>15</w:t>
            </w:r>
          </w:p>
        </w:tc>
        <w:tc>
          <w:tcPr>
            <w:tcW w:w="567" w:type="dxa"/>
          </w:tcPr>
          <w:p w14:paraId="514BAD27" w14:textId="77777777" w:rsidR="008B1181" w:rsidRPr="001D7B38" w:rsidRDefault="008B1181" w:rsidP="005E5229">
            <w:pPr>
              <w:spacing w:line="312" w:lineRule="auto"/>
              <w:ind w:firstLine="0"/>
              <w:rPr>
                <w:rFonts w:cs="Times New Roman"/>
                <w:color w:val="FF0000"/>
                <w:szCs w:val="26"/>
              </w:rPr>
            </w:pPr>
            <w:r>
              <w:rPr>
                <w:rFonts w:cs="Times New Roman"/>
                <w:color w:val="FF0000"/>
                <w:szCs w:val="26"/>
              </w:rPr>
              <w:t>P</w:t>
            </w:r>
          </w:p>
        </w:tc>
        <w:tc>
          <w:tcPr>
            <w:tcW w:w="4819" w:type="dxa"/>
          </w:tcPr>
          <w:p w14:paraId="5F3E9E0A" w14:textId="77777777" w:rsidR="008B1181" w:rsidRDefault="008B1181" w:rsidP="005E5229">
            <w:pPr>
              <w:spacing w:line="312" w:lineRule="auto"/>
              <w:ind w:firstLine="0"/>
              <w:rPr>
                <w:rFonts w:cs="Times New Roman"/>
                <w:szCs w:val="26"/>
                <w:u w:val="single"/>
              </w:rPr>
            </w:pPr>
            <w:r>
              <w:rPr>
                <w:rFonts w:cs="Times New Roman"/>
                <w:szCs w:val="26"/>
                <w:u w:val="single"/>
              </w:rPr>
              <w:t>Trạng thái giao dịch:</w:t>
            </w:r>
          </w:p>
          <w:p w14:paraId="0041BC8E" w14:textId="77777777" w:rsidR="008B1181" w:rsidRDefault="008B1181"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trạng thái giao dịch</w:t>
            </w:r>
            <w:r w:rsidRPr="00264AFF">
              <w:rPr>
                <w:rFonts w:cs="Times New Roman"/>
                <w:szCs w:val="26"/>
              </w:rPr>
              <w:t xml:space="preserve"> trả về từ </w:t>
            </w:r>
            <w:r>
              <w:rPr>
                <w:rFonts w:cs="Times New Roman"/>
                <w:szCs w:val="26"/>
              </w:rPr>
              <w:t>TF-</w:t>
            </w:r>
            <w:r w:rsidRPr="00264AFF">
              <w:rPr>
                <w:rFonts w:cs="Times New Roman"/>
                <w:szCs w:val="26"/>
              </w:rPr>
              <w:t>EE</w:t>
            </w:r>
            <w:r>
              <w:rPr>
                <w:rFonts w:cs="Times New Roman"/>
                <w:szCs w:val="26"/>
                <w:u w:val="single"/>
              </w:rPr>
              <w:t xml:space="preserve"> </w:t>
            </w:r>
          </w:p>
          <w:p w14:paraId="74EB3BAB" w14:textId="77777777" w:rsidR="008B1181" w:rsidRPr="00253888" w:rsidRDefault="008B1181" w:rsidP="00724F94">
            <w:pPr>
              <w:pStyle w:val="ListParagraph"/>
              <w:numPr>
                <w:ilvl w:val="0"/>
                <w:numId w:val="6"/>
              </w:numPr>
              <w:spacing w:line="312" w:lineRule="auto"/>
              <w:rPr>
                <w:rFonts w:cs="Times New Roman"/>
                <w:szCs w:val="26"/>
                <w:u w:val="single"/>
              </w:rPr>
            </w:pPr>
            <w:r>
              <w:rPr>
                <w:rFonts w:cs="Times New Roman"/>
                <w:szCs w:val="26"/>
                <w:u w:val="single"/>
              </w:rPr>
              <w:t>Các lựa chọn: Đang hoạt động, Đóng</w:t>
            </w:r>
          </w:p>
        </w:tc>
        <w:tc>
          <w:tcPr>
            <w:tcW w:w="1418" w:type="dxa"/>
            <w:vAlign w:val="center"/>
          </w:tcPr>
          <w:p w14:paraId="7F5D1624" w14:textId="77777777" w:rsidR="008B1181" w:rsidRDefault="008B1181" w:rsidP="005E5229">
            <w:pPr>
              <w:spacing w:line="312" w:lineRule="auto"/>
              <w:ind w:firstLine="0"/>
              <w:rPr>
                <w:rFonts w:cs="Times New Roman"/>
                <w:szCs w:val="26"/>
                <w:u w:val="single"/>
              </w:rPr>
            </w:pPr>
            <w:r>
              <w:rPr>
                <w:rFonts w:cs="Times New Roman"/>
                <w:szCs w:val="26"/>
                <w:u w:val="single"/>
              </w:rPr>
              <w:t>Y</w:t>
            </w:r>
          </w:p>
        </w:tc>
        <w:tc>
          <w:tcPr>
            <w:tcW w:w="1418" w:type="dxa"/>
            <w:vAlign w:val="center"/>
          </w:tcPr>
          <w:p w14:paraId="31275771" w14:textId="77777777" w:rsidR="008B1181" w:rsidRPr="00433D07"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22185993" w14:textId="77777777" w:rsidTr="005E5229">
        <w:tc>
          <w:tcPr>
            <w:tcW w:w="1791" w:type="dxa"/>
          </w:tcPr>
          <w:p w14:paraId="6D532D8C" w14:textId="77777777" w:rsidR="008B1181" w:rsidRDefault="008B1181" w:rsidP="005E5229">
            <w:pPr>
              <w:spacing w:line="312" w:lineRule="auto"/>
              <w:ind w:firstLine="0"/>
              <w:rPr>
                <w:rFonts w:cs="Times New Roman"/>
                <w:szCs w:val="26"/>
              </w:rPr>
            </w:pPr>
            <w:r w:rsidRPr="007D16D9">
              <w:rPr>
                <w:rFonts w:cs="Times New Roman"/>
                <w:color w:val="FF0000"/>
                <w:szCs w:val="26"/>
              </w:rPr>
              <w:t>Trạng thái</w:t>
            </w:r>
          </w:p>
        </w:tc>
        <w:tc>
          <w:tcPr>
            <w:tcW w:w="1418" w:type="dxa"/>
          </w:tcPr>
          <w:p w14:paraId="2B0755DD" w14:textId="77777777" w:rsidR="008B1181" w:rsidRPr="00615117" w:rsidRDefault="008B1181" w:rsidP="005E5229">
            <w:pPr>
              <w:spacing w:line="312" w:lineRule="auto"/>
              <w:ind w:firstLine="0"/>
              <w:rPr>
                <w:rFonts w:cs="Times New Roman"/>
                <w:szCs w:val="26"/>
              </w:rPr>
            </w:pPr>
            <w:r w:rsidRPr="009D293E">
              <w:rPr>
                <w:rFonts w:cs="Times New Roman"/>
                <w:szCs w:val="26"/>
              </w:rPr>
              <w:t xml:space="preserve">Nvarchar </w:t>
            </w:r>
          </w:p>
        </w:tc>
        <w:tc>
          <w:tcPr>
            <w:tcW w:w="567" w:type="dxa"/>
          </w:tcPr>
          <w:p w14:paraId="5375B874" w14:textId="77777777" w:rsidR="008B1181" w:rsidRPr="00615117" w:rsidRDefault="008B1181" w:rsidP="005E5229">
            <w:pPr>
              <w:spacing w:line="312" w:lineRule="auto"/>
              <w:ind w:firstLine="0"/>
              <w:rPr>
                <w:rFonts w:cs="Times New Roman"/>
                <w:szCs w:val="26"/>
              </w:rPr>
            </w:pPr>
            <w:r>
              <w:rPr>
                <w:rFonts w:cs="Times New Roman"/>
                <w:szCs w:val="26"/>
              </w:rPr>
              <w:t>35</w:t>
            </w:r>
          </w:p>
        </w:tc>
        <w:tc>
          <w:tcPr>
            <w:tcW w:w="567" w:type="dxa"/>
          </w:tcPr>
          <w:p w14:paraId="66322AAE" w14:textId="77777777" w:rsidR="008B1181" w:rsidRPr="001D7B38" w:rsidRDefault="008B1181" w:rsidP="005E5229">
            <w:pPr>
              <w:spacing w:line="312" w:lineRule="auto"/>
              <w:ind w:firstLine="0"/>
              <w:rPr>
                <w:rFonts w:cs="Times New Roman"/>
                <w:color w:val="FF0000"/>
                <w:szCs w:val="26"/>
              </w:rPr>
            </w:pPr>
            <w:r>
              <w:rPr>
                <w:rFonts w:cs="Times New Roman"/>
                <w:color w:val="FF0000"/>
                <w:szCs w:val="26"/>
              </w:rPr>
              <w:t>P</w:t>
            </w:r>
          </w:p>
        </w:tc>
        <w:tc>
          <w:tcPr>
            <w:tcW w:w="4819" w:type="dxa"/>
          </w:tcPr>
          <w:p w14:paraId="2D9C4EAC" w14:textId="77777777" w:rsidR="008B1181" w:rsidRDefault="008B1181" w:rsidP="005E5229">
            <w:pPr>
              <w:spacing w:line="312" w:lineRule="auto"/>
              <w:ind w:firstLine="0"/>
              <w:rPr>
                <w:rFonts w:cs="Times New Roman"/>
                <w:szCs w:val="26"/>
                <w:u w:val="single"/>
              </w:rPr>
            </w:pPr>
            <w:r>
              <w:rPr>
                <w:rFonts w:cs="Times New Roman"/>
                <w:szCs w:val="26"/>
                <w:u w:val="single"/>
              </w:rPr>
              <w:t>Trạng thái hồ sơ:</w:t>
            </w:r>
          </w:p>
          <w:p w14:paraId="6082E0D1" w14:textId="77777777" w:rsidR="008B1181" w:rsidRDefault="008B1181"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trạng thái giao dịch</w:t>
            </w:r>
            <w:r w:rsidRPr="00264AFF">
              <w:rPr>
                <w:rFonts w:cs="Times New Roman"/>
                <w:szCs w:val="26"/>
              </w:rPr>
              <w:t xml:space="preserve"> trả về từ </w:t>
            </w:r>
            <w:r>
              <w:rPr>
                <w:rFonts w:cs="Times New Roman"/>
                <w:szCs w:val="26"/>
              </w:rPr>
              <w:t>TF-</w:t>
            </w:r>
            <w:r w:rsidRPr="00264AFF">
              <w:rPr>
                <w:rFonts w:cs="Times New Roman"/>
                <w:szCs w:val="26"/>
              </w:rPr>
              <w:t>EE</w:t>
            </w:r>
            <w:r>
              <w:rPr>
                <w:rFonts w:cs="Times New Roman"/>
                <w:szCs w:val="26"/>
                <w:u w:val="single"/>
              </w:rPr>
              <w:t xml:space="preserve"> </w:t>
            </w:r>
          </w:p>
          <w:tbl>
            <w:tblPr>
              <w:tblStyle w:val="TableGrid"/>
              <w:tblW w:w="4172" w:type="dxa"/>
              <w:tblInd w:w="392" w:type="dxa"/>
              <w:tblLayout w:type="fixed"/>
              <w:tblLook w:val="04A0" w:firstRow="1" w:lastRow="0" w:firstColumn="1" w:lastColumn="0" w:noHBand="0" w:noVBand="1"/>
            </w:tblPr>
            <w:tblGrid>
              <w:gridCol w:w="912"/>
              <w:gridCol w:w="1276"/>
              <w:gridCol w:w="1984"/>
            </w:tblGrid>
            <w:tr w:rsidR="008B1181" w14:paraId="69E95A8E" w14:textId="77777777" w:rsidTr="005E5229">
              <w:tc>
                <w:tcPr>
                  <w:tcW w:w="912" w:type="dxa"/>
                </w:tcPr>
                <w:p w14:paraId="17F7A4F2" w14:textId="77777777" w:rsidR="008B1181" w:rsidRDefault="008B1181" w:rsidP="005E5229">
                  <w:pPr>
                    <w:ind w:firstLine="0"/>
                  </w:pPr>
                  <w:r>
                    <w:t>Trạng thái</w:t>
                  </w:r>
                </w:p>
              </w:tc>
              <w:tc>
                <w:tcPr>
                  <w:tcW w:w="1276" w:type="dxa"/>
                </w:tcPr>
                <w:p w14:paraId="127F846D" w14:textId="77777777" w:rsidR="008B1181" w:rsidRDefault="008B1181" w:rsidP="005E5229">
                  <w:pPr>
                    <w:ind w:firstLine="0"/>
                  </w:pPr>
                  <w:r>
                    <w:t>Tiếng Anh</w:t>
                  </w:r>
                </w:p>
              </w:tc>
              <w:tc>
                <w:tcPr>
                  <w:tcW w:w="1984" w:type="dxa"/>
                </w:tcPr>
                <w:p w14:paraId="4107F907" w14:textId="77777777" w:rsidR="008B1181" w:rsidRDefault="008B1181" w:rsidP="005E5229">
                  <w:pPr>
                    <w:ind w:firstLine="0"/>
                  </w:pPr>
                  <w:r>
                    <w:t>Tiếng Việt</w:t>
                  </w:r>
                </w:p>
              </w:tc>
            </w:tr>
            <w:tr w:rsidR="008B1181" w14:paraId="7FF316A5" w14:textId="77777777" w:rsidTr="005E5229">
              <w:tc>
                <w:tcPr>
                  <w:tcW w:w="912" w:type="dxa"/>
                </w:tcPr>
                <w:p w14:paraId="3843F1B2" w14:textId="77777777" w:rsidR="008B1181" w:rsidRDefault="008B1181" w:rsidP="005E5229">
                  <w:pPr>
                    <w:ind w:firstLine="0"/>
                  </w:pPr>
                  <w:r>
                    <w:t>N</w:t>
                  </w:r>
                </w:p>
              </w:tc>
              <w:tc>
                <w:tcPr>
                  <w:tcW w:w="1276" w:type="dxa"/>
                </w:tcPr>
                <w:p w14:paraId="219C1A06" w14:textId="77777777" w:rsidR="008B1181" w:rsidRDefault="008B1181" w:rsidP="005E5229">
                  <w:pPr>
                    <w:ind w:firstLine="0"/>
                  </w:pPr>
                  <w:r>
                    <w:t>New</w:t>
                  </w:r>
                </w:p>
              </w:tc>
              <w:tc>
                <w:tcPr>
                  <w:tcW w:w="1984" w:type="dxa"/>
                </w:tcPr>
                <w:p w14:paraId="7C9F2248" w14:textId="77777777" w:rsidR="008B1181" w:rsidRDefault="008B1181" w:rsidP="005E5229">
                  <w:pPr>
                    <w:ind w:firstLine="0"/>
                  </w:pPr>
                  <w:r>
                    <w:t>Chưa xử lý</w:t>
                  </w:r>
                </w:p>
              </w:tc>
            </w:tr>
            <w:tr w:rsidR="008B1181" w14:paraId="7442772B" w14:textId="77777777" w:rsidTr="005E5229">
              <w:tc>
                <w:tcPr>
                  <w:tcW w:w="912" w:type="dxa"/>
                </w:tcPr>
                <w:p w14:paraId="2BB8A6C3" w14:textId="77777777" w:rsidR="008B1181" w:rsidRDefault="008B1181" w:rsidP="005E5229">
                  <w:pPr>
                    <w:ind w:firstLine="0"/>
                  </w:pPr>
                  <w:r>
                    <w:t>S</w:t>
                  </w:r>
                </w:p>
              </w:tc>
              <w:tc>
                <w:tcPr>
                  <w:tcW w:w="1276" w:type="dxa"/>
                </w:tcPr>
                <w:p w14:paraId="65E25331" w14:textId="77777777" w:rsidR="008B1181" w:rsidRDefault="008B1181" w:rsidP="005E5229">
                  <w:pPr>
                    <w:ind w:firstLine="0"/>
                  </w:pPr>
                  <w:r>
                    <w:t>Save</w:t>
                  </w:r>
                </w:p>
              </w:tc>
              <w:tc>
                <w:tcPr>
                  <w:tcW w:w="1984" w:type="dxa"/>
                </w:tcPr>
                <w:p w14:paraId="369E5C2A" w14:textId="77777777" w:rsidR="008B1181" w:rsidRDefault="008B1181" w:rsidP="005E5229">
                  <w:pPr>
                    <w:ind w:firstLine="0"/>
                  </w:pPr>
                  <w:r>
                    <w:t>Lưu</w:t>
                  </w:r>
                </w:p>
              </w:tc>
            </w:tr>
            <w:tr w:rsidR="008B1181" w14:paraId="654ABD95" w14:textId="77777777" w:rsidTr="005E5229">
              <w:tc>
                <w:tcPr>
                  <w:tcW w:w="912" w:type="dxa"/>
                </w:tcPr>
                <w:p w14:paraId="34E2AA80" w14:textId="77777777" w:rsidR="008B1181" w:rsidRDefault="008B1181" w:rsidP="005E5229">
                  <w:pPr>
                    <w:ind w:firstLine="0"/>
                  </w:pPr>
                  <w:r>
                    <w:t>P</w:t>
                  </w:r>
                </w:p>
              </w:tc>
              <w:tc>
                <w:tcPr>
                  <w:tcW w:w="1276" w:type="dxa"/>
                </w:tcPr>
                <w:p w14:paraId="76B3D055" w14:textId="77777777" w:rsidR="008B1181" w:rsidRDefault="008B1181" w:rsidP="005E5229">
                  <w:pPr>
                    <w:ind w:firstLine="0"/>
                  </w:pPr>
                  <w:r>
                    <w:t>Pending</w:t>
                  </w:r>
                </w:p>
              </w:tc>
              <w:tc>
                <w:tcPr>
                  <w:tcW w:w="1984" w:type="dxa"/>
                </w:tcPr>
                <w:p w14:paraId="6B4C32EE" w14:textId="77777777" w:rsidR="008B1181" w:rsidRDefault="008B1181" w:rsidP="005E5229">
                  <w:pPr>
                    <w:ind w:firstLine="0"/>
                  </w:pPr>
                  <w:r>
                    <w:t>Chờ phê duyệt</w:t>
                  </w:r>
                </w:p>
              </w:tc>
            </w:tr>
            <w:tr w:rsidR="008B1181" w14:paraId="520B45DB" w14:textId="77777777" w:rsidTr="005E5229">
              <w:tc>
                <w:tcPr>
                  <w:tcW w:w="912" w:type="dxa"/>
                </w:tcPr>
                <w:p w14:paraId="7F57F755" w14:textId="77777777" w:rsidR="008B1181" w:rsidRDefault="008B1181" w:rsidP="005E5229">
                  <w:pPr>
                    <w:ind w:firstLine="0"/>
                  </w:pPr>
                  <w:r>
                    <w:t>R</w:t>
                  </w:r>
                </w:p>
              </w:tc>
              <w:tc>
                <w:tcPr>
                  <w:tcW w:w="1276" w:type="dxa"/>
                </w:tcPr>
                <w:p w14:paraId="6CB881E5" w14:textId="77777777" w:rsidR="008B1181" w:rsidRDefault="008B1181" w:rsidP="005E5229">
                  <w:pPr>
                    <w:ind w:firstLine="0"/>
                  </w:pPr>
                  <w:r>
                    <w:t>Reject</w:t>
                  </w:r>
                </w:p>
              </w:tc>
              <w:tc>
                <w:tcPr>
                  <w:tcW w:w="1984" w:type="dxa"/>
                </w:tcPr>
                <w:p w14:paraId="7D5C1E81" w14:textId="77777777" w:rsidR="008B1181" w:rsidRDefault="008B1181" w:rsidP="005E5229">
                  <w:pPr>
                    <w:ind w:firstLine="0"/>
                  </w:pPr>
                  <w:r>
                    <w:t>Từ chối phê duyệt</w:t>
                  </w:r>
                </w:p>
              </w:tc>
            </w:tr>
            <w:tr w:rsidR="008B1181" w14:paraId="60A8D3FD" w14:textId="77777777" w:rsidTr="005E5229">
              <w:tc>
                <w:tcPr>
                  <w:tcW w:w="912" w:type="dxa"/>
                </w:tcPr>
                <w:p w14:paraId="1583BA4D" w14:textId="77777777" w:rsidR="008B1181" w:rsidRDefault="008B1181" w:rsidP="005E5229">
                  <w:pPr>
                    <w:ind w:firstLine="0"/>
                  </w:pPr>
                  <w:r>
                    <w:t>M</w:t>
                  </w:r>
                </w:p>
              </w:tc>
              <w:tc>
                <w:tcPr>
                  <w:tcW w:w="1276" w:type="dxa"/>
                </w:tcPr>
                <w:p w14:paraId="798EEA58" w14:textId="77777777" w:rsidR="008B1181" w:rsidRDefault="008B1181" w:rsidP="005E5229">
                  <w:pPr>
                    <w:ind w:firstLine="0"/>
                  </w:pPr>
                  <w:r>
                    <w:t>Master</w:t>
                  </w:r>
                </w:p>
              </w:tc>
              <w:tc>
                <w:tcPr>
                  <w:tcW w:w="1984" w:type="dxa"/>
                </w:tcPr>
                <w:p w14:paraId="7AC13205" w14:textId="77777777" w:rsidR="008B1181" w:rsidRDefault="008B1181" w:rsidP="005E5229">
                  <w:pPr>
                    <w:ind w:firstLine="0"/>
                  </w:pPr>
                  <w:r>
                    <w:t>Đã xử lý</w:t>
                  </w:r>
                </w:p>
              </w:tc>
            </w:tr>
          </w:tbl>
          <w:p w14:paraId="47D97996" w14:textId="77777777" w:rsidR="008B1181" w:rsidRPr="00B6398F" w:rsidRDefault="008B1181" w:rsidP="005E5229">
            <w:pPr>
              <w:spacing w:line="312" w:lineRule="auto"/>
              <w:ind w:left="360" w:firstLine="0"/>
              <w:rPr>
                <w:rFonts w:cs="Times New Roman"/>
                <w:szCs w:val="26"/>
                <w:u w:val="single"/>
              </w:rPr>
            </w:pPr>
          </w:p>
        </w:tc>
        <w:tc>
          <w:tcPr>
            <w:tcW w:w="1418" w:type="dxa"/>
            <w:vAlign w:val="center"/>
          </w:tcPr>
          <w:p w14:paraId="7D1A3FD0" w14:textId="77777777" w:rsidR="008B1181" w:rsidRDefault="008B1181" w:rsidP="005E5229">
            <w:pPr>
              <w:spacing w:line="312" w:lineRule="auto"/>
              <w:ind w:firstLine="0"/>
              <w:rPr>
                <w:rFonts w:cs="Times New Roman"/>
                <w:szCs w:val="26"/>
                <w:u w:val="single"/>
              </w:rPr>
            </w:pPr>
            <w:r>
              <w:rPr>
                <w:rFonts w:cs="Times New Roman"/>
                <w:szCs w:val="26"/>
                <w:u w:val="single"/>
              </w:rPr>
              <w:t>Y</w:t>
            </w:r>
          </w:p>
        </w:tc>
        <w:tc>
          <w:tcPr>
            <w:tcW w:w="1418" w:type="dxa"/>
            <w:vAlign w:val="center"/>
          </w:tcPr>
          <w:p w14:paraId="730F03F9" w14:textId="77777777" w:rsidR="008B1181" w:rsidRDefault="008B1181" w:rsidP="005E5229">
            <w:pPr>
              <w:spacing w:line="312" w:lineRule="auto"/>
              <w:ind w:firstLine="0"/>
              <w:rPr>
                <w:rFonts w:cs="Times New Roman"/>
                <w:szCs w:val="26"/>
                <w:u w:val="single"/>
              </w:rPr>
            </w:pPr>
            <w:r>
              <w:rPr>
                <w:rFonts w:cs="Times New Roman"/>
                <w:szCs w:val="26"/>
                <w:u w:val="single"/>
              </w:rPr>
              <w:t>Y</w:t>
            </w:r>
          </w:p>
        </w:tc>
      </w:tr>
      <w:tr w:rsidR="008B1181" w:rsidRPr="00A95F7B" w14:paraId="3889A979" w14:textId="77777777" w:rsidTr="005E5229">
        <w:tc>
          <w:tcPr>
            <w:tcW w:w="1791" w:type="dxa"/>
          </w:tcPr>
          <w:p w14:paraId="1B312875" w14:textId="77777777" w:rsidR="008B1181" w:rsidRPr="00A95F7B" w:rsidRDefault="008B1181" w:rsidP="005E5229">
            <w:pPr>
              <w:spacing w:line="312" w:lineRule="auto"/>
              <w:ind w:firstLine="0"/>
              <w:rPr>
                <w:rFonts w:cs="Times New Roman"/>
                <w:color w:val="FF0000"/>
                <w:szCs w:val="26"/>
              </w:rPr>
            </w:pPr>
            <w:r w:rsidRPr="00A95F7B">
              <w:rPr>
                <w:rFonts w:cs="Times New Roman"/>
                <w:color w:val="FF0000"/>
                <w:szCs w:val="26"/>
              </w:rPr>
              <w:t>Nhóm sản phẩm</w:t>
            </w:r>
          </w:p>
        </w:tc>
        <w:tc>
          <w:tcPr>
            <w:tcW w:w="1418" w:type="dxa"/>
          </w:tcPr>
          <w:p w14:paraId="47E9D1FE" w14:textId="77777777" w:rsidR="008B1181" w:rsidRPr="00A95F7B" w:rsidRDefault="008B1181" w:rsidP="005E5229">
            <w:pPr>
              <w:spacing w:line="312" w:lineRule="auto"/>
              <w:ind w:firstLine="0"/>
              <w:rPr>
                <w:rFonts w:cs="Times New Roman"/>
                <w:szCs w:val="26"/>
              </w:rPr>
            </w:pPr>
            <w:r w:rsidRPr="00A95F7B">
              <w:rPr>
                <w:rFonts w:cs="Times New Roman"/>
                <w:szCs w:val="26"/>
              </w:rPr>
              <w:t>nChar</w:t>
            </w:r>
          </w:p>
        </w:tc>
        <w:tc>
          <w:tcPr>
            <w:tcW w:w="567" w:type="dxa"/>
          </w:tcPr>
          <w:p w14:paraId="7029CDAB" w14:textId="77777777" w:rsidR="008B1181" w:rsidRPr="00A95F7B" w:rsidRDefault="008B1181" w:rsidP="005E5229">
            <w:pPr>
              <w:spacing w:line="312" w:lineRule="auto"/>
              <w:ind w:firstLine="0"/>
              <w:rPr>
                <w:rFonts w:cs="Times New Roman"/>
                <w:szCs w:val="26"/>
              </w:rPr>
            </w:pPr>
            <w:r w:rsidRPr="00A95F7B">
              <w:rPr>
                <w:rFonts w:cs="Times New Roman"/>
                <w:szCs w:val="26"/>
              </w:rPr>
              <w:t>10</w:t>
            </w:r>
          </w:p>
        </w:tc>
        <w:tc>
          <w:tcPr>
            <w:tcW w:w="567" w:type="dxa"/>
          </w:tcPr>
          <w:p w14:paraId="0EC41581" w14:textId="77777777" w:rsidR="008B1181" w:rsidRPr="00A95F7B" w:rsidRDefault="008B1181" w:rsidP="005E5229">
            <w:pPr>
              <w:spacing w:line="312" w:lineRule="auto"/>
              <w:ind w:firstLine="0"/>
              <w:rPr>
                <w:rFonts w:cs="Times New Roman"/>
                <w:color w:val="FF0000"/>
                <w:szCs w:val="26"/>
              </w:rPr>
            </w:pPr>
            <w:r w:rsidRPr="00A95F7B">
              <w:rPr>
                <w:rFonts w:cs="Times New Roman"/>
                <w:szCs w:val="26"/>
              </w:rPr>
              <w:t>H</w:t>
            </w:r>
          </w:p>
        </w:tc>
        <w:tc>
          <w:tcPr>
            <w:tcW w:w="4819" w:type="dxa"/>
          </w:tcPr>
          <w:p w14:paraId="1379BD6C" w14:textId="77777777" w:rsidR="008B1181" w:rsidRPr="00A95F7B" w:rsidRDefault="008B1181" w:rsidP="005E5229">
            <w:pPr>
              <w:spacing w:line="312" w:lineRule="auto"/>
              <w:ind w:firstLine="0"/>
              <w:rPr>
                <w:rFonts w:cs="Times New Roman"/>
                <w:szCs w:val="26"/>
                <w:u w:val="single"/>
              </w:rPr>
            </w:pPr>
            <w:r w:rsidRPr="00A95F7B">
              <w:rPr>
                <w:rFonts w:cs="Times New Roman"/>
                <w:szCs w:val="26"/>
                <w:u w:val="single"/>
              </w:rPr>
              <w:t>Nhóm sản phẩm</w:t>
            </w:r>
          </w:p>
          <w:p w14:paraId="40649D9E" w14:textId="77777777" w:rsidR="008B1181" w:rsidRPr="00A95F7B" w:rsidRDefault="008B1181" w:rsidP="00724F94">
            <w:pPr>
              <w:pStyle w:val="ListParagraph"/>
              <w:numPr>
                <w:ilvl w:val="0"/>
                <w:numId w:val="6"/>
              </w:numPr>
              <w:spacing w:line="312" w:lineRule="auto"/>
              <w:jc w:val="both"/>
              <w:rPr>
                <w:rFonts w:cs="Times New Roman"/>
                <w:szCs w:val="26"/>
              </w:rPr>
            </w:pPr>
            <w:r w:rsidRPr="00A95F7B">
              <w:rPr>
                <w:rFonts w:cs="Times New Roman"/>
                <w:szCs w:val="26"/>
              </w:rPr>
              <w:t>Trường thông tin phục vụ báo cáo, không hiển thị trên màn hình</w:t>
            </w:r>
          </w:p>
          <w:p w14:paraId="6EFF97E1" w14:textId="77777777" w:rsidR="008B1181" w:rsidRPr="00A95F7B" w:rsidRDefault="008B1181" w:rsidP="00724F94">
            <w:pPr>
              <w:pStyle w:val="ListParagraph"/>
              <w:numPr>
                <w:ilvl w:val="0"/>
                <w:numId w:val="6"/>
              </w:numPr>
              <w:spacing w:line="312" w:lineRule="auto"/>
              <w:jc w:val="both"/>
              <w:rPr>
                <w:rFonts w:cs="Times New Roman"/>
                <w:szCs w:val="26"/>
              </w:rPr>
            </w:pPr>
            <w:r w:rsidRPr="00A95F7B">
              <w:rPr>
                <w:rFonts w:cs="Times New Roman"/>
                <w:szCs w:val="26"/>
              </w:rPr>
              <w:lastRenderedPageBreak/>
              <w:t xml:space="preserve">Mặc định giá trị: </w:t>
            </w:r>
            <w:r w:rsidRPr="00A95F7B">
              <w:rPr>
                <w:rFonts w:cs="Times New Roman"/>
                <w:b/>
                <w:szCs w:val="26"/>
              </w:rPr>
              <w:t>EXPORT</w:t>
            </w:r>
          </w:p>
        </w:tc>
        <w:tc>
          <w:tcPr>
            <w:tcW w:w="1418" w:type="dxa"/>
            <w:vAlign w:val="center"/>
          </w:tcPr>
          <w:p w14:paraId="5E7278A4" w14:textId="77777777" w:rsidR="008B1181" w:rsidRPr="00A95F7B" w:rsidRDefault="008B1181" w:rsidP="005E5229">
            <w:pPr>
              <w:spacing w:line="312" w:lineRule="auto"/>
              <w:ind w:firstLine="0"/>
              <w:rPr>
                <w:rFonts w:cs="Times New Roman"/>
                <w:i/>
                <w:color w:val="0070C0"/>
                <w:sz w:val="20"/>
                <w:szCs w:val="26"/>
              </w:rPr>
            </w:pPr>
            <w:r w:rsidRPr="00A95F7B">
              <w:rPr>
                <w:rFonts w:cs="Times New Roman"/>
                <w:szCs w:val="26"/>
                <w:u w:val="single"/>
              </w:rPr>
              <w:lastRenderedPageBreak/>
              <w:t>N</w:t>
            </w:r>
          </w:p>
        </w:tc>
        <w:tc>
          <w:tcPr>
            <w:tcW w:w="1418" w:type="dxa"/>
            <w:vAlign w:val="center"/>
          </w:tcPr>
          <w:p w14:paraId="688B069D" w14:textId="77777777" w:rsidR="008B1181" w:rsidRPr="00A95F7B" w:rsidRDefault="008B1181" w:rsidP="005E5229">
            <w:pPr>
              <w:spacing w:line="312" w:lineRule="auto"/>
              <w:ind w:firstLine="0"/>
              <w:rPr>
                <w:rFonts w:cs="Times New Roman"/>
                <w:szCs w:val="26"/>
                <w:u w:val="single"/>
              </w:rPr>
            </w:pPr>
            <w:r w:rsidRPr="00A95F7B">
              <w:rPr>
                <w:rFonts w:cs="Times New Roman"/>
                <w:szCs w:val="26"/>
                <w:u w:val="single"/>
              </w:rPr>
              <w:t>Y</w:t>
            </w:r>
          </w:p>
        </w:tc>
      </w:tr>
      <w:tr w:rsidR="008B1181" w:rsidRPr="00615117" w14:paraId="70E1F1E4" w14:textId="77777777" w:rsidTr="005E5229">
        <w:tc>
          <w:tcPr>
            <w:tcW w:w="1791" w:type="dxa"/>
          </w:tcPr>
          <w:p w14:paraId="14376B24" w14:textId="77777777" w:rsidR="008B1181" w:rsidRPr="00A95F7B" w:rsidRDefault="008B1181" w:rsidP="005E5229">
            <w:pPr>
              <w:spacing w:line="312" w:lineRule="auto"/>
              <w:ind w:firstLine="0"/>
              <w:rPr>
                <w:rFonts w:cs="Times New Roman"/>
                <w:color w:val="FF0000"/>
                <w:szCs w:val="26"/>
              </w:rPr>
            </w:pPr>
            <w:r w:rsidRPr="00A95F7B">
              <w:rPr>
                <w:rFonts w:cs="Times New Roman"/>
                <w:color w:val="FF0000"/>
                <w:szCs w:val="26"/>
              </w:rPr>
              <w:lastRenderedPageBreak/>
              <w:t>Mã sản phẩm</w:t>
            </w:r>
          </w:p>
        </w:tc>
        <w:tc>
          <w:tcPr>
            <w:tcW w:w="1418" w:type="dxa"/>
          </w:tcPr>
          <w:p w14:paraId="2D15F1F0" w14:textId="77777777" w:rsidR="008B1181" w:rsidRPr="00A95F7B" w:rsidRDefault="008B1181" w:rsidP="005E5229">
            <w:pPr>
              <w:spacing w:line="312" w:lineRule="auto"/>
              <w:ind w:firstLine="0"/>
              <w:rPr>
                <w:rFonts w:cs="Times New Roman"/>
                <w:szCs w:val="26"/>
              </w:rPr>
            </w:pPr>
            <w:r w:rsidRPr="00A95F7B">
              <w:rPr>
                <w:rFonts w:cs="Times New Roman"/>
                <w:szCs w:val="26"/>
              </w:rPr>
              <w:t>nChar</w:t>
            </w:r>
          </w:p>
        </w:tc>
        <w:tc>
          <w:tcPr>
            <w:tcW w:w="567" w:type="dxa"/>
          </w:tcPr>
          <w:p w14:paraId="3DEF3DF5" w14:textId="77777777" w:rsidR="008B1181" w:rsidRPr="00A95F7B" w:rsidRDefault="008B1181" w:rsidP="005E5229">
            <w:pPr>
              <w:spacing w:line="312" w:lineRule="auto"/>
              <w:ind w:firstLine="0"/>
              <w:rPr>
                <w:rFonts w:cs="Times New Roman"/>
                <w:szCs w:val="26"/>
              </w:rPr>
            </w:pPr>
            <w:r w:rsidRPr="00A95F7B">
              <w:rPr>
                <w:rFonts w:cs="Times New Roman"/>
                <w:szCs w:val="26"/>
              </w:rPr>
              <w:t>2</w:t>
            </w:r>
          </w:p>
        </w:tc>
        <w:tc>
          <w:tcPr>
            <w:tcW w:w="567" w:type="dxa"/>
          </w:tcPr>
          <w:p w14:paraId="1E28BB92" w14:textId="77777777" w:rsidR="008B1181" w:rsidRPr="00A95F7B" w:rsidRDefault="008B1181" w:rsidP="005E5229">
            <w:pPr>
              <w:spacing w:line="312" w:lineRule="auto"/>
              <w:ind w:firstLine="0"/>
              <w:rPr>
                <w:rFonts w:cs="Times New Roman"/>
                <w:color w:val="FF0000"/>
                <w:szCs w:val="26"/>
              </w:rPr>
            </w:pPr>
            <w:r w:rsidRPr="00A95F7B">
              <w:rPr>
                <w:rFonts w:cs="Times New Roman"/>
                <w:szCs w:val="26"/>
              </w:rPr>
              <w:t>H</w:t>
            </w:r>
          </w:p>
        </w:tc>
        <w:tc>
          <w:tcPr>
            <w:tcW w:w="4819" w:type="dxa"/>
          </w:tcPr>
          <w:p w14:paraId="1BB0822B" w14:textId="77777777" w:rsidR="008B1181" w:rsidRPr="00A95F7B" w:rsidRDefault="008B1181" w:rsidP="005E5229">
            <w:pPr>
              <w:spacing w:line="312" w:lineRule="auto"/>
              <w:ind w:firstLine="0"/>
              <w:rPr>
                <w:rFonts w:cs="Times New Roman"/>
                <w:szCs w:val="26"/>
                <w:u w:val="single"/>
              </w:rPr>
            </w:pPr>
            <w:r w:rsidRPr="00A95F7B">
              <w:rPr>
                <w:rFonts w:cs="Times New Roman"/>
                <w:szCs w:val="26"/>
                <w:u w:val="single"/>
              </w:rPr>
              <w:t>Mã sản phẩm</w:t>
            </w:r>
          </w:p>
          <w:p w14:paraId="5D7E72F4" w14:textId="77777777" w:rsidR="008B1181" w:rsidRPr="00A95F7B" w:rsidRDefault="008B1181" w:rsidP="00724F94">
            <w:pPr>
              <w:pStyle w:val="ListParagraph"/>
              <w:numPr>
                <w:ilvl w:val="0"/>
                <w:numId w:val="6"/>
              </w:numPr>
              <w:spacing w:line="312" w:lineRule="auto"/>
              <w:jc w:val="both"/>
              <w:rPr>
                <w:rFonts w:cs="Times New Roman"/>
                <w:szCs w:val="26"/>
              </w:rPr>
            </w:pPr>
            <w:r w:rsidRPr="00A95F7B">
              <w:rPr>
                <w:rFonts w:cs="Times New Roman"/>
                <w:szCs w:val="26"/>
              </w:rPr>
              <w:t>Trường thông tin phục vụ báo cáo, không hiển thị trên màn hình</w:t>
            </w:r>
          </w:p>
          <w:p w14:paraId="570CD17B" w14:textId="77777777" w:rsidR="008B1181" w:rsidRPr="00A95F7B" w:rsidRDefault="008B1181" w:rsidP="00724F94">
            <w:pPr>
              <w:pStyle w:val="ListParagraph"/>
              <w:numPr>
                <w:ilvl w:val="0"/>
                <w:numId w:val="6"/>
              </w:numPr>
              <w:spacing w:line="312" w:lineRule="auto"/>
              <w:jc w:val="both"/>
              <w:rPr>
                <w:rFonts w:cs="Times New Roman"/>
                <w:szCs w:val="26"/>
              </w:rPr>
            </w:pPr>
            <w:r w:rsidRPr="00A95F7B">
              <w:rPr>
                <w:rFonts w:cs="Times New Roman"/>
                <w:szCs w:val="26"/>
              </w:rPr>
              <w:t xml:space="preserve">Mặc định giá trị: </w:t>
            </w:r>
            <w:r w:rsidRPr="00A95F7B">
              <w:rPr>
                <w:rFonts w:cs="Times New Roman"/>
                <w:b/>
                <w:szCs w:val="26"/>
              </w:rPr>
              <w:t>EC</w:t>
            </w:r>
          </w:p>
        </w:tc>
        <w:tc>
          <w:tcPr>
            <w:tcW w:w="1418" w:type="dxa"/>
            <w:vAlign w:val="center"/>
          </w:tcPr>
          <w:p w14:paraId="21CD4988" w14:textId="77777777" w:rsidR="008B1181" w:rsidRPr="00A95F7B" w:rsidRDefault="008B1181" w:rsidP="005E5229">
            <w:pPr>
              <w:spacing w:line="312" w:lineRule="auto"/>
              <w:ind w:firstLine="0"/>
              <w:rPr>
                <w:rFonts w:cs="Times New Roman"/>
                <w:i/>
                <w:color w:val="0070C0"/>
                <w:sz w:val="20"/>
                <w:szCs w:val="26"/>
              </w:rPr>
            </w:pPr>
            <w:r w:rsidRPr="00A95F7B">
              <w:rPr>
                <w:rFonts w:cs="Times New Roman"/>
                <w:szCs w:val="26"/>
                <w:u w:val="single"/>
              </w:rPr>
              <w:t>N</w:t>
            </w:r>
          </w:p>
        </w:tc>
        <w:tc>
          <w:tcPr>
            <w:tcW w:w="1418" w:type="dxa"/>
            <w:vAlign w:val="center"/>
          </w:tcPr>
          <w:p w14:paraId="5B8AA4D2" w14:textId="77777777" w:rsidR="008B1181" w:rsidRDefault="008B1181" w:rsidP="005E5229">
            <w:pPr>
              <w:spacing w:line="312" w:lineRule="auto"/>
              <w:ind w:firstLine="0"/>
              <w:rPr>
                <w:rFonts w:cs="Times New Roman"/>
                <w:szCs w:val="26"/>
                <w:u w:val="single"/>
              </w:rPr>
            </w:pPr>
            <w:r w:rsidRPr="00A95F7B">
              <w:rPr>
                <w:rFonts w:cs="Times New Roman"/>
                <w:szCs w:val="26"/>
                <w:u w:val="single"/>
              </w:rPr>
              <w:t>Y</w:t>
            </w:r>
          </w:p>
        </w:tc>
      </w:tr>
      <w:tr w:rsidR="008B1181" w:rsidRPr="00615117" w14:paraId="456391F3" w14:textId="77777777" w:rsidTr="005E5229">
        <w:tc>
          <w:tcPr>
            <w:tcW w:w="10580" w:type="dxa"/>
            <w:gridSpan w:val="6"/>
            <w:shd w:val="clear" w:color="auto" w:fill="D9D9D9" w:themeFill="background1" w:themeFillShade="D9"/>
          </w:tcPr>
          <w:p w14:paraId="27099D5C" w14:textId="77777777" w:rsidR="008B1181" w:rsidRPr="00294073" w:rsidRDefault="008B1181" w:rsidP="005E5229">
            <w:pPr>
              <w:spacing w:line="312" w:lineRule="auto"/>
              <w:ind w:firstLine="0"/>
              <w:rPr>
                <w:rFonts w:cs="Times New Roman"/>
                <w:szCs w:val="26"/>
                <w:u w:val="single"/>
              </w:rPr>
            </w:pPr>
            <w:r>
              <w:rPr>
                <w:rFonts w:cs="Times New Roman"/>
                <w:color w:val="FF0000"/>
                <w:szCs w:val="26"/>
              </w:rPr>
              <w:t>Chiết khấu (chỉ hiển thị trong trường hợp Tỉ lệ chiết khấu &gt; 0%)</w:t>
            </w:r>
          </w:p>
        </w:tc>
        <w:tc>
          <w:tcPr>
            <w:tcW w:w="1418" w:type="dxa"/>
            <w:shd w:val="clear" w:color="auto" w:fill="D9D9D9" w:themeFill="background1" w:themeFillShade="D9"/>
            <w:vAlign w:val="center"/>
          </w:tcPr>
          <w:p w14:paraId="36E68AB2" w14:textId="77777777" w:rsidR="008B1181" w:rsidRDefault="008B1181" w:rsidP="005E5229">
            <w:pPr>
              <w:spacing w:line="312" w:lineRule="auto"/>
              <w:ind w:firstLine="0"/>
              <w:rPr>
                <w:rFonts w:cs="Times New Roman"/>
                <w:color w:val="FF0000"/>
                <w:szCs w:val="26"/>
              </w:rPr>
            </w:pPr>
          </w:p>
        </w:tc>
      </w:tr>
      <w:tr w:rsidR="008B1181" w:rsidRPr="00615117" w14:paraId="26F7F5B7" w14:textId="77777777" w:rsidTr="005E5229">
        <w:tc>
          <w:tcPr>
            <w:tcW w:w="1791" w:type="dxa"/>
          </w:tcPr>
          <w:p w14:paraId="17E2F577" w14:textId="77777777" w:rsidR="008B1181" w:rsidRDefault="008B1181" w:rsidP="005E5229">
            <w:pPr>
              <w:spacing w:line="312" w:lineRule="auto"/>
              <w:ind w:firstLine="0"/>
              <w:rPr>
                <w:rFonts w:cs="Times New Roman"/>
                <w:color w:val="FF0000"/>
                <w:szCs w:val="26"/>
              </w:rPr>
            </w:pPr>
            <w:r>
              <w:rPr>
                <w:rFonts w:cs="Times New Roman"/>
                <w:color w:val="FF0000"/>
                <w:szCs w:val="26"/>
              </w:rPr>
              <w:t>Tỉ lệ chiết khấu</w:t>
            </w:r>
          </w:p>
        </w:tc>
        <w:tc>
          <w:tcPr>
            <w:tcW w:w="1418" w:type="dxa"/>
          </w:tcPr>
          <w:p w14:paraId="78EF9611" w14:textId="77777777" w:rsidR="008B1181" w:rsidRPr="009D293E" w:rsidRDefault="008B1181" w:rsidP="005E5229">
            <w:pPr>
              <w:spacing w:line="312" w:lineRule="auto"/>
              <w:ind w:firstLine="0"/>
              <w:rPr>
                <w:rFonts w:cs="Times New Roman"/>
                <w:szCs w:val="26"/>
              </w:rPr>
            </w:pPr>
            <w:r>
              <w:rPr>
                <w:rFonts w:cs="Times New Roman"/>
                <w:szCs w:val="26"/>
              </w:rPr>
              <w:t>Double</w:t>
            </w:r>
          </w:p>
        </w:tc>
        <w:tc>
          <w:tcPr>
            <w:tcW w:w="567" w:type="dxa"/>
          </w:tcPr>
          <w:p w14:paraId="1A5D0117" w14:textId="77777777" w:rsidR="008B1181" w:rsidRPr="009D293E" w:rsidRDefault="008B1181" w:rsidP="005E5229">
            <w:pPr>
              <w:spacing w:line="312" w:lineRule="auto"/>
              <w:ind w:firstLine="0"/>
              <w:rPr>
                <w:rFonts w:cs="Times New Roman"/>
                <w:szCs w:val="26"/>
              </w:rPr>
            </w:pPr>
            <w:r>
              <w:rPr>
                <w:rFonts w:cs="Times New Roman"/>
                <w:szCs w:val="26"/>
              </w:rPr>
              <w:t>6</w:t>
            </w:r>
          </w:p>
        </w:tc>
        <w:tc>
          <w:tcPr>
            <w:tcW w:w="567" w:type="dxa"/>
          </w:tcPr>
          <w:p w14:paraId="7CFF8D05"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72D1E576" w14:textId="77777777" w:rsidR="008B1181" w:rsidRPr="009D293E" w:rsidRDefault="008B1181" w:rsidP="005E5229">
            <w:pPr>
              <w:spacing w:line="312" w:lineRule="auto"/>
              <w:ind w:firstLine="0"/>
              <w:rPr>
                <w:rFonts w:cs="Times New Roman"/>
                <w:szCs w:val="26"/>
                <w:u w:val="single"/>
                <w:lang w:val="vi-VN"/>
              </w:rPr>
            </w:pPr>
            <w:r w:rsidRPr="009D293E">
              <w:rPr>
                <w:rFonts w:cs="Times New Roman"/>
                <w:szCs w:val="26"/>
                <w:u w:val="single"/>
              </w:rPr>
              <w:t>Tỉ lệ chiết khấu</w:t>
            </w:r>
            <w:r w:rsidRPr="009D293E">
              <w:rPr>
                <w:rFonts w:cs="Times New Roman"/>
                <w:szCs w:val="26"/>
                <w:u w:val="single"/>
                <w:lang w:val="vi-VN"/>
              </w:rPr>
              <w:t>:</w:t>
            </w:r>
          </w:p>
          <w:p w14:paraId="795CC864"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tỉ lệ chiết khấu, trả về từ TF-EE</w:t>
            </w:r>
          </w:p>
        </w:tc>
        <w:tc>
          <w:tcPr>
            <w:tcW w:w="1418" w:type="dxa"/>
            <w:vAlign w:val="center"/>
          </w:tcPr>
          <w:p w14:paraId="77808D26"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p>
        </w:tc>
        <w:tc>
          <w:tcPr>
            <w:tcW w:w="1418" w:type="dxa"/>
            <w:vAlign w:val="center"/>
          </w:tcPr>
          <w:p w14:paraId="19B3EF81" w14:textId="77777777" w:rsidR="008B1181" w:rsidRPr="00A26837" w:rsidRDefault="008B1181" w:rsidP="005E5229">
            <w:pPr>
              <w:spacing w:line="312" w:lineRule="auto"/>
              <w:ind w:firstLine="0"/>
              <w:rPr>
                <w:rFonts w:cs="Times New Roman"/>
                <w:color w:val="FF0000"/>
                <w:szCs w:val="26"/>
                <w:u w:val="single"/>
              </w:rPr>
            </w:pPr>
            <w:r w:rsidRPr="009D293E">
              <w:rPr>
                <w:rFonts w:cs="Times New Roman"/>
                <w:szCs w:val="26"/>
                <w:u w:val="single"/>
              </w:rPr>
              <w:t>Y</w:t>
            </w:r>
          </w:p>
        </w:tc>
      </w:tr>
      <w:tr w:rsidR="008B1181" w:rsidRPr="00615117" w14:paraId="7A963D7F" w14:textId="77777777" w:rsidTr="00DE7F8D">
        <w:tc>
          <w:tcPr>
            <w:tcW w:w="1791" w:type="dxa"/>
          </w:tcPr>
          <w:p w14:paraId="119A3CC2" w14:textId="77777777" w:rsidR="008B1181" w:rsidRDefault="008B1181" w:rsidP="005E5229">
            <w:pPr>
              <w:spacing w:line="312" w:lineRule="auto"/>
              <w:ind w:firstLine="0"/>
              <w:rPr>
                <w:rFonts w:cs="Times New Roman"/>
                <w:color w:val="FF0000"/>
                <w:szCs w:val="26"/>
              </w:rPr>
            </w:pPr>
            <w:r>
              <w:rPr>
                <w:rFonts w:cs="Times New Roman"/>
                <w:color w:val="FF0000"/>
                <w:szCs w:val="26"/>
              </w:rPr>
              <w:t>Loại tiền CK</w:t>
            </w:r>
          </w:p>
        </w:tc>
        <w:tc>
          <w:tcPr>
            <w:tcW w:w="1418" w:type="dxa"/>
          </w:tcPr>
          <w:p w14:paraId="651998B2" w14:textId="77777777" w:rsidR="008B1181" w:rsidRPr="009D293E" w:rsidRDefault="008B1181" w:rsidP="005E5229">
            <w:pPr>
              <w:spacing w:line="312" w:lineRule="auto"/>
              <w:ind w:firstLine="0"/>
              <w:rPr>
                <w:rFonts w:cs="Times New Roman"/>
                <w:szCs w:val="26"/>
              </w:rPr>
            </w:pPr>
            <w:r w:rsidRPr="009D293E">
              <w:rPr>
                <w:rFonts w:cs="Times New Roman"/>
                <w:szCs w:val="26"/>
              </w:rPr>
              <w:t>Char</w:t>
            </w:r>
          </w:p>
        </w:tc>
        <w:tc>
          <w:tcPr>
            <w:tcW w:w="567" w:type="dxa"/>
          </w:tcPr>
          <w:p w14:paraId="2203C3AD" w14:textId="77777777" w:rsidR="008B1181" w:rsidRPr="009D293E" w:rsidRDefault="008B1181" w:rsidP="005E5229">
            <w:pPr>
              <w:spacing w:line="312" w:lineRule="auto"/>
              <w:ind w:firstLine="0"/>
              <w:rPr>
                <w:rFonts w:cs="Times New Roman"/>
                <w:szCs w:val="26"/>
              </w:rPr>
            </w:pPr>
            <w:r w:rsidRPr="009D293E">
              <w:rPr>
                <w:rFonts w:cs="Times New Roman"/>
                <w:szCs w:val="26"/>
              </w:rPr>
              <w:t>3</w:t>
            </w:r>
          </w:p>
        </w:tc>
        <w:tc>
          <w:tcPr>
            <w:tcW w:w="567" w:type="dxa"/>
          </w:tcPr>
          <w:p w14:paraId="0576839E"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2EA3E79E"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Loại tiền chiết khấu:</w:t>
            </w:r>
          </w:p>
          <w:p w14:paraId="60F95A1C"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loại tiền chiết khấu trả về từ TF-EE</w:t>
            </w:r>
          </w:p>
        </w:tc>
        <w:tc>
          <w:tcPr>
            <w:tcW w:w="1418" w:type="dxa"/>
            <w:vAlign w:val="center"/>
          </w:tcPr>
          <w:p w14:paraId="5902C979" w14:textId="77777777" w:rsidR="008B1181" w:rsidRPr="009D293E" w:rsidRDefault="008B1181" w:rsidP="00DE7F8D">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5AF816F9" w14:textId="77777777" w:rsidR="008B1181" w:rsidRPr="0035443B" w:rsidRDefault="008B1181" w:rsidP="005E5229">
            <w:pPr>
              <w:spacing w:line="312" w:lineRule="auto"/>
              <w:ind w:firstLine="0"/>
              <w:rPr>
                <w:rFonts w:cs="Times New Roman"/>
                <w:color w:val="FF0000"/>
                <w:szCs w:val="26"/>
                <w:u w:val="single"/>
              </w:rPr>
            </w:pPr>
            <w:r w:rsidRPr="009D293E">
              <w:rPr>
                <w:rFonts w:cs="Times New Roman"/>
                <w:szCs w:val="26"/>
                <w:u w:val="single"/>
              </w:rPr>
              <w:t>Y</w:t>
            </w:r>
          </w:p>
        </w:tc>
      </w:tr>
      <w:tr w:rsidR="008B1181" w:rsidRPr="00615117" w14:paraId="7BC09967" w14:textId="77777777" w:rsidTr="00DE7F8D">
        <w:tc>
          <w:tcPr>
            <w:tcW w:w="1791" w:type="dxa"/>
          </w:tcPr>
          <w:p w14:paraId="70C238AE" w14:textId="77777777" w:rsidR="008B1181" w:rsidRDefault="008B1181" w:rsidP="005E5229">
            <w:pPr>
              <w:spacing w:line="312" w:lineRule="auto"/>
              <w:ind w:firstLine="0"/>
              <w:rPr>
                <w:rFonts w:cs="Times New Roman"/>
                <w:color w:val="FF0000"/>
                <w:szCs w:val="26"/>
              </w:rPr>
            </w:pPr>
            <w:r>
              <w:rPr>
                <w:rFonts w:cs="Times New Roman"/>
                <w:color w:val="FF0000"/>
                <w:szCs w:val="26"/>
              </w:rPr>
              <w:t>Số tiền CK</w:t>
            </w:r>
          </w:p>
        </w:tc>
        <w:tc>
          <w:tcPr>
            <w:tcW w:w="1418" w:type="dxa"/>
          </w:tcPr>
          <w:p w14:paraId="66055BAD" w14:textId="77777777" w:rsidR="008B1181" w:rsidRPr="009D293E" w:rsidRDefault="008B1181" w:rsidP="005E5229">
            <w:pPr>
              <w:spacing w:line="312" w:lineRule="auto"/>
              <w:ind w:firstLine="0"/>
              <w:rPr>
                <w:rFonts w:cs="Times New Roman"/>
                <w:szCs w:val="26"/>
              </w:rPr>
            </w:pPr>
            <w:r w:rsidRPr="009D293E">
              <w:rPr>
                <w:rFonts w:cs="Times New Roman"/>
                <w:szCs w:val="26"/>
              </w:rPr>
              <w:t>Decimal</w:t>
            </w:r>
          </w:p>
        </w:tc>
        <w:tc>
          <w:tcPr>
            <w:tcW w:w="567" w:type="dxa"/>
          </w:tcPr>
          <w:p w14:paraId="769AEE69" w14:textId="77777777" w:rsidR="008B1181" w:rsidRPr="009D293E" w:rsidRDefault="008B1181" w:rsidP="005E5229">
            <w:pPr>
              <w:spacing w:line="312" w:lineRule="auto"/>
              <w:ind w:firstLine="0"/>
              <w:rPr>
                <w:rFonts w:cs="Times New Roman"/>
                <w:szCs w:val="26"/>
              </w:rPr>
            </w:pPr>
            <w:r w:rsidRPr="009D293E">
              <w:rPr>
                <w:rFonts w:cs="Times New Roman"/>
                <w:szCs w:val="26"/>
              </w:rPr>
              <w:t>18,3</w:t>
            </w:r>
          </w:p>
        </w:tc>
        <w:tc>
          <w:tcPr>
            <w:tcW w:w="567" w:type="dxa"/>
          </w:tcPr>
          <w:p w14:paraId="30B927EF"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4A3DC3FB" w14:textId="77777777" w:rsidR="008B1181" w:rsidRPr="009D293E" w:rsidRDefault="008B1181" w:rsidP="005E5229">
            <w:pPr>
              <w:spacing w:line="312" w:lineRule="auto"/>
              <w:ind w:firstLine="0"/>
              <w:rPr>
                <w:rFonts w:cs="Times New Roman"/>
                <w:szCs w:val="26"/>
                <w:u w:val="single"/>
                <w:lang w:val="vi-VN"/>
              </w:rPr>
            </w:pPr>
            <w:r w:rsidRPr="009D293E">
              <w:rPr>
                <w:rFonts w:cs="Times New Roman"/>
                <w:szCs w:val="26"/>
                <w:u w:val="single"/>
              </w:rPr>
              <w:t>Số</w:t>
            </w:r>
            <w:r w:rsidRPr="009D293E">
              <w:rPr>
                <w:rFonts w:cs="Times New Roman"/>
                <w:szCs w:val="26"/>
                <w:u w:val="single"/>
                <w:lang w:val="vi-VN"/>
              </w:rPr>
              <w:t xml:space="preserve"> </w:t>
            </w:r>
            <w:r w:rsidRPr="009D293E">
              <w:rPr>
                <w:rFonts w:cs="Times New Roman"/>
                <w:szCs w:val="26"/>
                <w:u w:val="single"/>
              </w:rPr>
              <w:t>tiền</w:t>
            </w:r>
            <w:r w:rsidRPr="009D293E">
              <w:rPr>
                <w:rFonts w:cs="Times New Roman"/>
                <w:szCs w:val="26"/>
                <w:u w:val="single"/>
                <w:lang w:val="vi-VN"/>
              </w:rPr>
              <w:t xml:space="preserve"> </w:t>
            </w:r>
            <w:r w:rsidRPr="009D293E">
              <w:rPr>
                <w:rFonts w:cs="Times New Roman"/>
                <w:szCs w:val="26"/>
                <w:u w:val="single"/>
              </w:rPr>
              <w:t>chiết khấu</w:t>
            </w:r>
            <w:r w:rsidRPr="009D293E">
              <w:rPr>
                <w:rFonts w:cs="Times New Roman"/>
                <w:szCs w:val="26"/>
                <w:u w:val="single"/>
                <w:lang w:val="vi-VN"/>
              </w:rPr>
              <w:t>:</w:t>
            </w:r>
          </w:p>
          <w:p w14:paraId="3E944AF3"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số tiền chiết khấu, trả về từ TF-EE</w:t>
            </w:r>
          </w:p>
        </w:tc>
        <w:tc>
          <w:tcPr>
            <w:tcW w:w="1418" w:type="dxa"/>
            <w:vAlign w:val="center"/>
          </w:tcPr>
          <w:p w14:paraId="5A0C3327" w14:textId="77777777" w:rsidR="008B1181" w:rsidRPr="009D293E" w:rsidRDefault="008B1181" w:rsidP="00DE7F8D">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21134812" w14:textId="77777777" w:rsidR="008B1181" w:rsidRPr="0035443B" w:rsidRDefault="008B1181" w:rsidP="005E5229">
            <w:pPr>
              <w:spacing w:line="312" w:lineRule="auto"/>
              <w:ind w:firstLine="0"/>
              <w:rPr>
                <w:rFonts w:cs="Times New Roman"/>
                <w:color w:val="FF0000"/>
                <w:szCs w:val="26"/>
                <w:u w:val="single"/>
              </w:rPr>
            </w:pPr>
            <w:r w:rsidRPr="009D293E">
              <w:rPr>
                <w:rFonts w:cs="Times New Roman"/>
                <w:szCs w:val="26"/>
                <w:u w:val="single"/>
              </w:rPr>
              <w:t>Y</w:t>
            </w:r>
          </w:p>
        </w:tc>
      </w:tr>
      <w:tr w:rsidR="00DE7F8D" w:rsidRPr="00615117" w14:paraId="733CED2C" w14:textId="77777777" w:rsidTr="00DE7F8D">
        <w:tc>
          <w:tcPr>
            <w:tcW w:w="1791" w:type="dxa"/>
          </w:tcPr>
          <w:p w14:paraId="7459BB95" w14:textId="03639F35" w:rsidR="00DE7F8D" w:rsidRDefault="00DE7F8D" w:rsidP="00023A71">
            <w:pPr>
              <w:spacing w:line="312" w:lineRule="auto"/>
              <w:ind w:firstLine="0"/>
              <w:rPr>
                <w:rFonts w:cs="Times New Roman"/>
                <w:color w:val="FF0000"/>
                <w:szCs w:val="26"/>
              </w:rPr>
            </w:pPr>
            <w:r>
              <w:rPr>
                <w:rFonts w:cs="Times New Roman"/>
                <w:color w:val="FF0000"/>
                <w:szCs w:val="26"/>
              </w:rPr>
              <w:t>Số tiền CK tăng thêm</w:t>
            </w:r>
          </w:p>
        </w:tc>
        <w:tc>
          <w:tcPr>
            <w:tcW w:w="1418" w:type="dxa"/>
          </w:tcPr>
          <w:p w14:paraId="317E467B" w14:textId="77777777" w:rsidR="00DE7F8D" w:rsidRPr="009D293E" w:rsidRDefault="00DE7F8D" w:rsidP="00023A71">
            <w:pPr>
              <w:spacing w:line="312" w:lineRule="auto"/>
              <w:ind w:firstLine="0"/>
              <w:rPr>
                <w:rFonts w:cs="Times New Roman"/>
                <w:szCs w:val="26"/>
              </w:rPr>
            </w:pPr>
            <w:r w:rsidRPr="009D293E">
              <w:rPr>
                <w:rFonts w:cs="Times New Roman"/>
                <w:szCs w:val="26"/>
              </w:rPr>
              <w:t>Decimal</w:t>
            </w:r>
          </w:p>
        </w:tc>
        <w:tc>
          <w:tcPr>
            <w:tcW w:w="567" w:type="dxa"/>
          </w:tcPr>
          <w:p w14:paraId="5462A031" w14:textId="77777777" w:rsidR="00DE7F8D" w:rsidRPr="009D293E" w:rsidRDefault="00DE7F8D" w:rsidP="00023A71">
            <w:pPr>
              <w:spacing w:line="312" w:lineRule="auto"/>
              <w:ind w:firstLine="0"/>
              <w:rPr>
                <w:rFonts w:cs="Times New Roman"/>
                <w:szCs w:val="26"/>
              </w:rPr>
            </w:pPr>
            <w:r w:rsidRPr="009D293E">
              <w:rPr>
                <w:rFonts w:cs="Times New Roman"/>
                <w:szCs w:val="26"/>
              </w:rPr>
              <w:t>18,3</w:t>
            </w:r>
          </w:p>
        </w:tc>
        <w:tc>
          <w:tcPr>
            <w:tcW w:w="567" w:type="dxa"/>
          </w:tcPr>
          <w:p w14:paraId="66A86AE3" w14:textId="6AD86AC3" w:rsidR="00DE7F8D" w:rsidRPr="009D293E" w:rsidRDefault="00DE7F8D" w:rsidP="00023A71">
            <w:pPr>
              <w:spacing w:line="312" w:lineRule="auto"/>
              <w:ind w:firstLine="0"/>
              <w:rPr>
                <w:rFonts w:cs="Times New Roman"/>
                <w:szCs w:val="26"/>
              </w:rPr>
            </w:pPr>
            <w:r>
              <w:rPr>
                <w:rFonts w:cs="Times New Roman"/>
                <w:szCs w:val="26"/>
              </w:rPr>
              <w:t>H</w:t>
            </w:r>
          </w:p>
        </w:tc>
        <w:tc>
          <w:tcPr>
            <w:tcW w:w="4819" w:type="dxa"/>
          </w:tcPr>
          <w:p w14:paraId="661986AA" w14:textId="1FDF6F3A" w:rsidR="00DE7F8D" w:rsidRPr="009D293E" w:rsidRDefault="00DE7F8D" w:rsidP="00023A71">
            <w:pPr>
              <w:spacing w:line="312" w:lineRule="auto"/>
              <w:ind w:firstLine="0"/>
              <w:rPr>
                <w:rFonts w:cs="Times New Roman"/>
                <w:szCs w:val="26"/>
                <w:u w:val="single"/>
                <w:lang w:val="vi-VN"/>
              </w:rPr>
            </w:pPr>
            <w:r w:rsidRPr="009D293E">
              <w:rPr>
                <w:rFonts w:cs="Times New Roman"/>
                <w:szCs w:val="26"/>
                <w:u w:val="single"/>
              </w:rPr>
              <w:t>Số</w:t>
            </w:r>
            <w:r w:rsidRPr="009D293E">
              <w:rPr>
                <w:rFonts w:cs="Times New Roman"/>
                <w:szCs w:val="26"/>
                <w:u w:val="single"/>
                <w:lang w:val="vi-VN"/>
              </w:rPr>
              <w:t xml:space="preserve"> </w:t>
            </w:r>
            <w:r w:rsidRPr="009D293E">
              <w:rPr>
                <w:rFonts w:cs="Times New Roman"/>
                <w:szCs w:val="26"/>
                <w:u w:val="single"/>
              </w:rPr>
              <w:t>tiền</w:t>
            </w:r>
            <w:r w:rsidRPr="009D293E">
              <w:rPr>
                <w:rFonts w:cs="Times New Roman"/>
                <w:szCs w:val="26"/>
                <w:u w:val="single"/>
                <w:lang w:val="vi-VN"/>
              </w:rPr>
              <w:t xml:space="preserve"> </w:t>
            </w:r>
            <w:r w:rsidRPr="009D293E">
              <w:rPr>
                <w:rFonts w:cs="Times New Roman"/>
                <w:szCs w:val="26"/>
                <w:u w:val="single"/>
              </w:rPr>
              <w:t>chiết khấu</w:t>
            </w:r>
            <w:r>
              <w:rPr>
                <w:rFonts w:cs="Times New Roman"/>
                <w:szCs w:val="26"/>
                <w:u w:val="single"/>
              </w:rPr>
              <w:t xml:space="preserve"> tăng thêm</w:t>
            </w:r>
            <w:r w:rsidRPr="009D293E">
              <w:rPr>
                <w:rFonts w:cs="Times New Roman"/>
                <w:szCs w:val="26"/>
                <w:u w:val="single"/>
                <w:lang w:val="vi-VN"/>
              </w:rPr>
              <w:t>:</w:t>
            </w:r>
          </w:p>
          <w:p w14:paraId="7C501FCA" w14:textId="0B84AE88" w:rsidR="00DE7F8D" w:rsidRPr="009D293E" w:rsidRDefault="00DE7F8D" w:rsidP="00023A71">
            <w:pPr>
              <w:pStyle w:val="ListParagraph"/>
              <w:numPr>
                <w:ilvl w:val="0"/>
                <w:numId w:val="6"/>
              </w:numPr>
              <w:spacing w:line="312" w:lineRule="auto"/>
              <w:rPr>
                <w:rFonts w:cs="Times New Roman"/>
                <w:szCs w:val="26"/>
                <w:u w:val="single"/>
              </w:rPr>
            </w:pPr>
            <w:r w:rsidRPr="009D293E">
              <w:rPr>
                <w:rFonts w:cs="Times New Roman"/>
                <w:szCs w:val="26"/>
              </w:rPr>
              <w:t>Thể hiện số tiền chiết khấu</w:t>
            </w:r>
            <w:r>
              <w:rPr>
                <w:rFonts w:cs="Times New Roman"/>
                <w:szCs w:val="26"/>
              </w:rPr>
              <w:t xml:space="preserve"> tăng thêm</w:t>
            </w:r>
            <w:r w:rsidRPr="009D293E">
              <w:rPr>
                <w:rFonts w:cs="Times New Roman"/>
                <w:szCs w:val="26"/>
              </w:rPr>
              <w:t>, trả về từ TF-EE</w:t>
            </w:r>
          </w:p>
        </w:tc>
        <w:tc>
          <w:tcPr>
            <w:tcW w:w="1418" w:type="dxa"/>
            <w:vAlign w:val="center"/>
          </w:tcPr>
          <w:p w14:paraId="28E08823" w14:textId="77777777" w:rsidR="00DE7F8D" w:rsidRPr="009D293E" w:rsidRDefault="00DE7F8D" w:rsidP="00DE7F8D">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48D37504" w14:textId="77777777" w:rsidR="00DE7F8D" w:rsidRPr="0035443B" w:rsidRDefault="00DE7F8D" w:rsidP="00023A71">
            <w:pPr>
              <w:spacing w:line="312" w:lineRule="auto"/>
              <w:ind w:firstLine="0"/>
              <w:rPr>
                <w:rFonts w:cs="Times New Roman"/>
                <w:color w:val="FF0000"/>
                <w:szCs w:val="26"/>
                <w:u w:val="single"/>
              </w:rPr>
            </w:pPr>
            <w:r w:rsidRPr="009D293E">
              <w:rPr>
                <w:rFonts w:cs="Times New Roman"/>
                <w:szCs w:val="26"/>
                <w:u w:val="single"/>
              </w:rPr>
              <w:t>Y</w:t>
            </w:r>
          </w:p>
        </w:tc>
      </w:tr>
      <w:tr w:rsidR="008B1181" w:rsidRPr="00615117" w14:paraId="5142CEBD" w14:textId="77777777" w:rsidTr="005E5229">
        <w:tc>
          <w:tcPr>
            <w:tcW w:w="1791" w:type="dxa"/>
          </w:tcPr>
          <w:p w14:paraId="26C9ED78" w14:textId="77777777" w:rsidR="008B1181" w:rsidRDefault="008B1181" w:rsidP="005E5229">
            <w:pPr>
              <w:spacing w:line="312" w:lineRule="auto"/>
              <w:ind w:firstLine="0"/>
              <w:rPr>
                <w:rFonts w:cs="Times New Roman"/>
                <w:color w:val="FF0000"/>
                <w:szCs w:val="26"/>
              </w:rPr>
            </w:pPr>
            <w:r>
              <w:rPr>
                <w:rFonts w:cs="Times New Roman"/>
                <w:color w:val="FF0000"/>
                <w:szCs w:val="26"/>
              </w:rPr>
              <w:t>Lãi suất trong hạn</w:t>
            </w:r>
          </w:p>
        </w:tc>
        <w:tc>
          <w:tcPr>
            <w:tcW w:w="1418" w:type="dxa"/>
          </w:tcPr>
          <w:p w14:paraId="2BA7E18C" w14:textId="77777777" w:rsidR="008B1181" w:rsidRPr="009D293E" w:rsidRDefault="008B1181" w:rsidP="005E5229">
            <w:pPr>
              <w:spacing w:line="312" w:lineRule="auto"/>
              <w:ind w:firstLine="0"/>
              <w:rPr>
                <w:rFonts w:cs="Times New Roman"/>
                <w:szCs w:val="26"/>
              </w:rPr>
            </w:pPr>
            <w:r w:rsidRPr="009D293E">
              <w:rPr>
                <w:rFonts w:cs="Times New Roman"/>
                <w:szCs w:val="26"/>
              </w:rPr>
              <w:t>Decimal</w:t>
            </w:r>
          </w:p>
        </w:tc>
        <w:tc>
          <w:tcPr>
            <w:tcW w:w="567" w:type="dxa"/>
          </w:tcPr>
          <w:p w14:paraId="6284803D" w14:textId="77777777" w:rsidR="008B1181" w:rsidRPr="009D293E" w:rsidRDefault="008B1181" w:rsidP="005E5229">
            <w:pPr>
              <w:spacing w:line="312" w:lineRule="auto"/>
              <w:ind w:firstLine="0"/>
              <w:rPr>
                <w:rFonts w:cs="Times New Roman"/>
                <w:szCs w:val="26"/>
              </w:rPr>
            </w:pPr>
            <w:r w:rsidRPr="009D293E">
              <w:rPr>
                <w:rFonts w:cs="Times New Roman"/>
                <w:szCs w:val="26"/>
              </w:rPr>
              <w:t>18,3</w:t>
            </w:r>
          </w:p>
        </w:tc>
        <w:tc>
          <w:tcPr>
            <w:tcW w:w="567" w:type="dxa"/>
          </w:tcPr>
          <w:p w14:paraId="10388FD6"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64F2B8E4" w14:textId="77777777" w:rsidR="008B1181" w:rsidRPr="009D293E" w:rsidRDefault="008B1181" w:rsidP="005E5229">
            <w:pPr>
              <w:spacing w:line="312" w:lineRule="auto"/>
              <w:ind w:firstLine="0"/>
              <w:rPr>
                <w:rFonts w:cs="Times New Roman"/>
                <w:szCs w:val="26"/>
                <w:u w:val="single"/>
                <w:lang w:val="vi-VN"/>
              </w:rPr>
            </w:pPr>
            <w:r w:rsidRPr="009D293E">
              <w:rPr>
                <w:rFonts w:cs="Times New Roman"/>
                <w:szCs w:val="26"/>
                <w:u w:val="single"/>
              </w:rPr>
              <w:t>Lãi suất trong hạn:</w:t>
            </w:r>
          </w:p>
          <w:p w14:paraId="4EABECDA"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lãi suất trong hạn, trả về từ TF-EE</w:t>
            </w:r>
          </w:p>
        </w:tc>
        <w:tc>
          <w:tcPr>
            <w:tcW w:w="1418" w:type="dxa"/>
            <w:vAlign w:val="center"/>
          </w:tcPr>
          <w:p w14:paraId="34AA41DC"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02AD6686" w14:textId="77777777" w:rsidR="008B1181" w:rsidRPr="0035443B" w:rsidRDefault="008B1181" w:rsidP="005E5229">
            <w:pPr>
              <w:spacing w:line="312" w:lineRule="auto"/>
              <w:ind w:firstLine="0"/>
              <w:rPr>
                <w:rFonts w:cs="Times New Roman"/>
                <w:color w:val="FF0000"/>
                <w:szCs w:val="26"/>
                <w:u w:val="single"/>
              </w:rPr>
            </w:pPr>
            <w:r w:rsidRPr="009D293E">
              <w:rPr>
                <w:rFonts w:cs="Times New Roman"/>
                <w:szCs w:val="26"/>
                <w:u w:val="single"/>
              </w:rPr>
              <w:t>Y</w:t>
            </w:r>
          </w:p>
        </w:tc>
      </w:tr>
      <w:tr w:rsidR="008B1181" w:rsidRPr="00615117" w14:paraId="6A6CF29B" w14:textId="77777777" w:rsidTr="005E5229">
        <w:tc>
          <w:tcPr>
            <w:tcW w:w="1791" w:type="dxa"/>
            <w:shd w:val="clear" w:color="auto" w:fill="auto"/>
          </w:tcPr>
          <w:p w14:paraId="0B01FB03" w14:textId="77777777" w:rsidR="008B1181" w:rsidRDefault="008B1181" w:rsidP="005E5229">
            <w:pPr>
              <w:spacing w:line="312" w:lineRule="auto"/>
              <w:ind w:firstLine="0"/>
              <w:rPr>
                <w:rFonts w:cs="Times New Roman"/>
                <w:color w:val="FF0000"/>
                <w:szCs w:val="26"/>
              </w:rPr>
            </w:pPr>
            <w:r>
              <w:rPr>
                <w:rFonts w:cs="Times New Roman"/>
                <w:color w:val="FF0000"/>
                <w:szCs w:val="26"/>
              </w:rPr>
              <w:t>Lãi phạt</w:t>
            </w:r>
          </w:p>
        </w:tc>
        <w:tc>
          <w:tcPr>
            <w:tcW w:w="1418" w:type="dxa"/>
            <w:shd w:val="clear" w:color="auto" w:fill="auto"/>
          </w:tcPr>
          <w:p w14:paraId="66075E1B" w14:textId="77777777" w:rsidR="008B1181" w:rsidRPr="009D293E" w:rsidRDefault="008B1181" w:rsidP="005E5229">
            <w:pPr>
              <w:spacing w:line="312" w:lineRule="auto"/>
              <w:ind w:firstLine="0"/>
              <w:rPr>
                <w:rFonts w:cs="Times New Roman"/>
                <w:szCs w:val="26"/>
              </w:rPr>
            </w:pPr>
            <w:r w:rsidRPr="009D293E">
              <w:rPr>
                <w:rFonts w:cs="Times New Roman"/>
                <w:szCs w:val="26"/>
              </w:rPr>
              <w:t>Decimal</w:t>
            </w:r>
          </w:p>
        </w:tc>
        <w:tc>
          <w:tcPr>
            <w:tcW w:w="567" w:type="dxa"/>
            <w:shd w:val="clear" w:color="auto" w:fill="auto"/>
          </w:tcPr>
          <w:p w14:paraId="43B21E9B" w14:textId="77777777" w:rsidR="008B1181" w:rsidRPr="009D293E" w:rsidRDefault="008B1181" w:rsidP="005E5229">
            <w:pPr>
              <w:spacing w:line="312" w:lineRule="auto"/>
              <w:ind w:firstLine="0"/>
              <w:rPr>
                <w:rFonts w:cs="Times New Roman"/>
                <w:szCs w:val="26"/>
              </w:rPr>
            </w:pPr>
            <w:r w:rsidRPr="009D293E">
              <w:rPr>
                <w:rFonts w:cs="Times New Roman"/>
                <w:szCs w:val="26"/>
              </w:rPr>
              <w:t>18,3</w:t>
            </w:r>
          </w:p>
        </w:tc>
        <w:tc>
          <w:tcPr>
            <w:tcW w:w="567" w:type="dxa"/>
            <w:shd w:val="clear" w:color="auto" w:fill="auto"/>
          </w:tcPr>
          <w:p w14:paraId="234CF042"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shd w:val="clear" w:color="auto" w:fill="auto"/>
          </w:tcPr>
          <w:p w14:paraId="59A9E68C" w14:textId="77777777" w:rsidR="008B1181" w:rsidRPr="009D293E" w:rsidRDefault="008B1181" w:rsidP="005E5229">
            <w:pPr>
              <w:spacing w:line="312" w:lineRule="auto"/>
              <w:ind w:firstLine="0"/>
              <w:rPr>
                <w:rFonts w:cs="Times New Roman"/>
                <w:szCs w:val="26"/>
                <w:u w:val="single"/>
                <w:lang w:val="vi-VN"/>
              </w:rPr>
            </w:pPr>
            <w:r w:rsidRPr="009D293E">
              <w:rPr>
                <w:rFonts w:cs="Times New Roman"/>
                <w:szCs w:val="26"/>
                <w:u w:val="single"/>
              </w:rPr>
              <w:t>Lãi phạt</w:t>
            </w:r>
            <w:r w:rsidRPr="009D293E">
              <w:rPr>
                <w:rFonts w:cs="Times New Roman"/>
                <w:szCs w:val="26"/>
                <w:u w:val="single"/>
                <w:lang w:val="vi-VN"/>
              </w:rPr>
              <w:t>:</w:t>
            </w:r>
          </w:p>
          <w:p w14:paraId="65FE6924"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lãi phạt, trả về từ TF-EE</w:t>
            </w:r>
          </w:p>
        </w:tc>
        <w:tc>
          <w:tcPr>
            <w:tcW w:w="1418" w:type="dxa"/>
            <w:shd w:val="clear" w:color="auto" w:fill="auto"/>
            <w:vAlign w:val="center"/>
          </w:tcPr>
          <w:p w14:paraId="6C147393"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67A2C503" w14:textId="77777777" w:rsidR="008B1181" w:rsidRPr="0035443B" w:rsidRDefault="008B1181" w:rsidP="005E5229">
            <w:pPr>
              <w:spacing w:line="312" w:lineRule="auto"/>
              <w:ind w:firstLine="0"/>
              <w:rPr>
                <w:rFonts w:cs="Times New Roman"/>
                <w:color w:val="FF0000"/>
                <w:szCs w:val="26"/>
                <w:u w:val="single"/>
              </w:rPr>
            </w:pPr>
            <w:r w:rsidRPr="009D293E">
              <w:rPr>
                <w:rFonts w:cs="Times New Roman"/>
                <w:szCs w:val="26"/>
                <w:u w:val="single"/>
              </w:rPr>
              <w:t>Y</w:t>
            </w:r>
          </w:p>
        </w:tc>
      </w:tr>
      <w:tr w:rsidR="008B1181" w:rsidRPr="00615117" w14:paraId="6A1F8574" w14:textId="77777777" w:rsidTr="005E5229">
        <w:tc>
          <w:tcPr>
            <w:tcW w:w="1791" w:type="dxa"/>
          </w:tcPr>
          <w:p w14:paraId="70A42170" w14:textId="77777777" w:rsidR="008B1181" w:rsidRDefault="008B1181" w:rsidP="005E5229">
            <w:pPr>
              <w:spacing w:line="312" w:lineRule="auto"/>
              <w:ind w:firstLine="0"/>
              <w:rPr>
                <w:rFonts w:cs="Times New Roman"/>
                <w:color w:val="FF0000"/>
                <w:szCs w:val="26"/>
              </w:rPr>
            </w:pPr>
            <w:r>
              <w:rPr>
                <w:rFonts w:cs="Times New Roman"/>
                <w:color w:val="FF0000"/>
                <w:szCs w:val="26"/>
              </w:rPr>
              <w:t>Ngày đến hạn thu nợ CK</w:t>
            </w:r>
          </w:p>
        </w:tc>
        <w:tc>
          <w:tcPr>
            <w:tcW w:w="1418" w:type="dxa"/>
          </w:tcPr>
          <w:p w14:paraId="63A3AC90" w14:textId="77777777" w:rsidR="008B1181" w:rsidRPr="009D293E" w:rsidRDefault="008B1181" w:rsidP="005E5229">
            <w:pPr>
              <w:spacing w:line="312" w:lineRule="auto"/>
              <w:ind w:firstLine="0"/>
              <w:rPr>
                <w:rFonts w:cs="Times New Roman"/>
                <w:szCs w:val="26"/>
              </w:rPr>
            </w:pPr>
            <w:r w:rsidRPr="009D293E">
              <w:rPr>
                <w:rFonts w:cs="Times New Roman"/>
                <w:szCs w:val="26"/>
              </w:rPr>
              <w:t xml:space="preserve">Datetime </w:t>
            </w:r>
          </w:p>
        </w:tc>
        <w:tc>
          <w:tcPr>
            <w:tcW w:w="567" w:type="dxa"/>
          </w:tcPr>
          <w:p w14:paraId="191FF94A" w14:textId="77777777" w:rsidR="008B1181" w:rsidRPr="009D293E" w:rsidRDefault="008B1181" w:rsidP="005E5229">
            <w:pPr>
              <w:spacing w:line="312" w:lineRule="auto"/>
              <w:ind w:firstLine="0"/>
              <w:rPr>
                <w:rFonts w:cs="Times New Roman"/>
                <w:szCs w:val="26"/>
              </w:rPr>
            </w:pPr>
            <w:r w:rsidRPr="009D293E">
              <w:rPr>
                <w:rFonts w:cs="Times New Roman"/>
                <w:szCs w:val="26"/>
              </w:rPr>
              <w:t>10</w:t>
            </w:r>
          </w:p>
        </w:tc>
        <w:tc>
          <w:tcPr>
            <w:tcW w:w="567" w:type="dxa"/>
          </w:tcPr>
          <w:p w14:paraId="7AAB51B6"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196ABE69"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Ngày đến hạn thu nợ CK:</w:t>
            </w:r>
          </w:p>
          <w:p w14:paraId="2F178F66"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ngày đến hạn thu nợ CK, trả về từ TF-EE</w:t>
            </w:r>
          </w:p>
        </w:tc>
        <w:tc>
          <w:tcPr>
            <w:tcW w:w="1418" w:type="dxa"/>
            <w:vAlign w:val="center"/>
          </w:tcPr>
          <w:p w14:paraId="35E4F9F2"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2C55941A" w14:textId="77777777" w:rsidR="008B1181" w:rsidRPr="0035443B" w:rsidRDefault="008B1181" w:rsidP="005E5229">
            <w:pPr>
              <w:spacing w:line="312" w:lineRule="auto"/>
              <w:ind w:firstLine="0"/>
              <w:rPr>
                <w:rFonts w:cs="Times New Roman"/>
                <w:color w:val="FF0000"/>
                <w:szCs w:val="26"/>
                <w:u w:val="single"/>
              </w:rPr>
            </w:pPr>
            <w:r w:rsidRPr="009D293E">
              <w:rPr>
                <w:rFonts w:cs="Times New Roman"/>
                <w:szCs w:val="26"/>
                <w:u w:val="single"/>
              </w:rPr>
              <w:t>Y</w:t>
            </w:r>
          </w:p>
        </w:tc>
      </w:tr>
      <w:tr w:rsidR="008B1181" w:rsidRPr="00615117" w14:paraId="082BE9E9" w14:textId="77777777" w:rsidTr="005E5229">
        <w:tc>
          <w:tcPr>
            <w:tcW w:w="10580" w:type="dxa"/>
            <w:gridSpan w:val="6"/>
            <w:shd w:val="clear" w:color="auto" w:fill="D9D9D9" w:themeFill="background1" w:themeFillShade="D9"/>
          </w:tcPr>
          <w:p w14:paraId="564FB571" w14:textId="77777777" w:rsidR="008B1181" w:rsidRPr="00294073" w:rsidRDefault="008B1181" w:rsidP="005E5229">
            <w:pPr>
              <w:spacing w:line="312" w:lineRule="auto"/>
              <w:ind w:firstLine="0"/>
              <w:rPr>
                <w:rFonts w:cs="Times New Roman"/>
                <w:szCs w:val="26"/>
                <w:u w:val="single"/>
              </w:rPr>
            </w:pPr>
            <w:r>
              <w:rPr>
                <w:rFonts w:cs="Times New Roman"/>
                <w:color w:val="FF0000"/>
                <w:szCs w:val="26"/>
              </w:rPr>
              <w:t>Thanh toán (chỉ hiện thị trong trường hợp Số tiền báo có nhận được &gt;0)</w:t>
            </w:r>
          </w:p>
        </w:tc>
        <w:tc>
          <w:tcPr>
            <w:tcW w:w="1418" w:type="dxa"/>
            <w:shd w:val="clear" w:color="auto" w:fill="D9D9D9" w:themeFill="background1" w:themeFillShade="D9"/>
            <w:vAlign w:val="center"/>
          </w:tcPr>
          <w:p w14:paraId="4AF08505" w14:textId="77777777" w:rsidR="008B1181" w:rsidRDefault="008B1181" w:rsidP="005E5229">
            <w:pPr>
              <w:spacing w:line="312" w:lineRule="auto"/>
              <w:ind w:firstLine="0"/>
              <w:rPr>
                <w:rFonts w:cs="Times New Roman"/>
                <w:color w:val="FF0000"/>
                <w:szCs w:val="26"/>
              </w:rPr>
            </w:pPr>
          </w:p>
        </w:tc>
      </w:tr>
      <w:tr w:rsidR="008B1181" w:rsidRPr="00615117" w14:paraId="1BBA79CF" w14:textId="77777777" w:rsidTr="005E5229">
        <w:tc>
          <w:tcPr>
            <w:tcW w:w="1791" w:type="dxa"/>
          </w:tcPr>
          <w:p w14:paraId="17B94200" w14:textId="77777777" w:rsidR="008B1181" w:rsidRDefault="008B1181" w:rsidP="005E5229">
            <w:pPr>
              <w:spacing w:line="312" w:lineRule="auto"/>
              <w:ind w:firstLine="0"/>
              <w:rPr>
                <w:rFonts w:cs="Times New Roman"/>
                <w:color w:val="FF0000"/>
                <w:szCs w:val="26"/>
              </w:rPr>
            </w:pPr>
            <w:r>
              <w:rPr>
                <w:rFonts w:cs="Times New Roman"/>
                <w:color w:val="FF0000"/>
                <w:szCs w:val="26"/>
              </w:rPr>
              <w:t>Ngày chấp nhận thanh toán</w:t>
            </w:r>
          </w:p>
        </w:tc>
        <w:tc>
          <w:tcPr>
            <w:tcW w:w="1418" w:type="dxa"/>
          </w:tcPr>
          <w:p w14:paraId="3925AFE0" w14:textId="77777777" w:rsidR="008B1181" w:rsidRPr="009D293E" w:rsidRDefault="008B1181" w:rsidP="005E5229">
            <w:pPr>
              <w:spacing w:line="312" w:lineRule="auto"/>
              <w:ind w:firstLine="0"/>
              <w:rPr>
                <w:rFonts w:cs="Times New Roman"/>
                <w:szCs w:val="26"/>
              </w:rPr>
            </w:pPr>
          </w:p>
        </w:tc>
        <w:tc>
          <w:tcPr>
            <w:tcW w:w="567" w:type="dxa"/>
          </w:tcPr>
          <w:p w14:paraId="75D8EEDA" w14:textId="77777777" w:rsidR="008B1181" w:rsidRPr="009D293E" w:rsidRDefault="008B1181" w:rsidP="005E5229">
            <w:pPr>
              <w:spacing w:line="312" w:lineRule="auto"/>
              <w:ind w:firstLine="0"/>
              <w:rPr>
                <w:rFonts w:cs="Times New Roman"/>
                <w:szCs w:val="26"/>
              </w:rPr>
            </w:pPr>
          </w:p>
        </w:tc>
        <w:tc>
          <w:tcPr>
            <w:tcW w:w="567" w:type="dxa"/>
          </w:tcPr>
          <w:p w14:paraId="1E50102B" w14:textId="77777777" w:rsidR="008B1181" w:rsidRPr="009D293E" w:rsidRDefault="008B1181" w:rsidP="005E5229">
            <w:pPr>
              <w:spacing w:line="312" w:lineRule="auto"/>
              <w:ind w:firstLine="0"/>
              <w:rPr>
                <w:rFonts w:cs="Times New Roman"/>
                <w:szCs w:val="26"/>
              </w:rPr>
            </w:pPr>
          </w:p>
        </w:tc>
        <w:tc>
          <w:tcPr>
            <w:tcW w:w="4819" w:type="dxa"/>
          </w:tcPr>
          <w:p w14:paraId="0088F58D" w14:textId="77777777" w:rsidR="008B1181" w:rsidRPr="009D293E" w:rsidRDefault="008B1181" w:rsidP="00724F94">
            <w:pPr>
              <w:pStyle w:val="ListParagraph"/>
              <w:numPr>
                <w:ilvl w:val="0"/>
                <w:numId w:val="6"/>
              </w:numPr>
              <w:spacing w:line="312" w:lineRule="auto"/>
              <w:rPr>
                <w:rFonts w:cs="Times New Roman"/>
                <w:szCs w:val="26"/>
                <w:u w:val="single"/>
              </w:rPr>
            </w:pPr>
            <w:r w:rsidRPr="00A95F7B">
              <w:rPr>
                <w:rFonts w:cs="Times New Roman"/>
                <w:color w:val="FF0000"/>
                <w:szCs w:val="26"/>
                <w:u w:val="single"/>
              </w:rPr>
              <w:t>Bỏ trường này</w:t>
            </w:r>
          </w:p>
        </w:tc>
        <w:tc>
          <w:tcPr>
            <w:tcW w:w="1418" w:type="dxa"/>
            <w:vAlign w:val="center"/>
          </w:tcPr>
          <w:p w14:paraId="2140D0FB" w14:textId="77777777" w:rsidR="008B1181" w:rsidRPr="009D293E" w:rsidRDefault="008B1181" w:rsidP="005E5229">
            <w:pPr>
              <w:spacing w:line="312" w:lineRule="auto"/>
              <w:ind w:firstLine="0"/>
              <w:rPr>
                <w:rFonts w:cs="Times New Roman"/>
                <w:szCs w:val="26"/>
                <w:u w:val="single"/>
              </w:rPr>
            </w:pPr>
          </w:p>
        </w:tc>
        <w:tc>
          <w:tcPr>
            <w:tcW w:w="1418" w:type="dxa"/>
            <w:vAlign w:val="center"/>
          </w:tcPr>
          <w:p w14:paraId="4E9DEDD9" w14:textId="77777777" w:rsidR="008B1181" w:rsidRPr="009D293E" w:rsidRDefault="008B1181" w:rsidP="005E5229">
            <w:pPr>
              <w:spacing w:line="312" w:lineRule="auto"/>
              <w:ind w:firstLine="0"/>
              <w:rPr>
                <w:rFonts w:cs="Times New Roman"/>
                <w:szCs w:val="26"/>
                <w:u w:val="single"/>
              </w:rPr>
            </w:pPr>
          </w:p>
        </w:tc>
      </w:tr>
      <w:tr w:rsidR="008B1181" w:rsidRPr="00615117" w14:paraId="492306C4" w14:textId="77777777" w:rsidTr="005E5229">
        <w:tc>
          <w:tcPr>
            <w:tcW w:w="1791" w:type="dxa"/>
          </w:tcPr>
          <w:p w14:paraId="5BDFBF6E" w14:textId="77777777" w:rsidR="008B1181" w:rsidRDefault="008B1181" w:rsidP="005E5229">
            <w:pPr>
              <w:spacing w:line="312" w:lineRule="auto"/>
              <w:ind w:firstLine="0"/>
              <w:rPr>
                <w:rFonts w:cs="Times New Roman"/>
                <w:color w:val="FF0000"/>
                <w:szCs w:val="26"/>
              </w:rPr>
            </w:pPr>
            <w:r>
              <w:rPr>
                <w:rFonts w:cs="Times New Roman"/>
                <w:color w:val="FF0000"/>
                <w:szCs w:val="26"/>
              </w:rPr>
              <w:t>Ngày báo có</w:t>
            </w:r>
          </w:p>
          <w:p w14:paraId="31BFD8DF" w14:textId="77777777" w:rsidR="008B1181" w:rsidRDefault="008B1181" w:rsidP="005E5229">
            <w:pPr>
              <w:spacing w:line="312" w:lineRule="auto"/>
              <w:ind w:firstLine="0"/>
              <w:rPr>
                <w:rFonts w:cs="Times New Roman"/>
                <w:color w:val="FF0000"/>
                <w:szCs w:val="26"/>
              </w:rPr>
            </w:pPr>
            <w:r w:rsidRPr="00A95F7B">
              <w:rPr>
                <w:rFonts w:cs="Times New Roman"/>
                <w:i/>
                <w:szCs w:val="26"/>
              </w:rPr>
              <w:t xml:space="preserve">(Tên cũ: </w:t>
            </w:r>
            <w:r>
              <w:rPr>
                <w:rFonts w:cs="Times New Roman"/>
                <w:i/>
                <w:szCs w:val="26"/>
              </w:rPr>
              <w:t xml:space="preserve">Ngày </w:t>
            </w:r>
            <w:r w:rsidRPr="00A95F7B">
              <w:rPr>
                <w:rFonts w:cs="Times New Roman"/>
                <w:i/>
                <w:szCs w:val="26"/>
              </w:rPr>
              <w:lastRenderedPageBreak/>
              <w:t>thanh toán)</w:t>
            </w:r>
          </w:p>
        </w:tc>
        <w:tc>
          <w:tcPr>
            <w:tcW w:w="1418" w:type="dxa"/>
          </w:tcPr>
          <w:p w14:paraId="27EFAACB" w14:textId="77777777" w:rsidR="008B1181" w:rsidRPr="009D293E" w:rsidRDefault="008B1181" w:rsidP="005E5229">
            <w:pPr>
              <w:spacing w:line="312" w:lineRule="auto"/>
              <w:ind w:firstLine="0"/>
              <w:rPr>
                <w:rFonts w:cs="Times New Roman"/>
                <w:szCs w:val="26"/>
              </w:rPr>
            </w:pPr>
            <w:r w:rsidRPr="009D293E">
              <w:rPr>
                <w:rFonts w:cs="Times New Roman"/>
                <w:szCs w:val="26"/>
              </w:rPr>
              <w:lastRenderedPageBreak/>
              <w:t xml:space="preserve">Datetime </w:t>
            </w:r>
          </w:p>
        </w:tc>
        <w:tc>
          <w:tcPr>
            <w:tcW w:w="567" w:type="dxa"/>
          </w:tcPr>
          <w:p w14:paraId="30780809" w14:textId="77777777" w:rsidR="008B1181" w:rsidRPr="009D293E" w:rsidRDefault="008B1181" w:rsidP="005E5229">
            <w:pPr>
              <w:spacing w:line="312" w:lineRule="auto"/>
              <w:ind w:firstLine="0"/>
              <w:rPr>
                <w:rFonts w:cs="Times New Roman"/>
                <w:szCs w:val="26"/>
              </w:rPr>
            </w:pPr>
            <w:r w:rsidRPr="009D293E">
              <w:rPr>
                <w:rFonts w:cs="Times New Roman"/>
                <w:szCs w:val="26"/>
              </w:rPr>
              <w:t>10</w:t>
            </w:r>
          </w:p>
        </w:tc>
        <w:tc>
          <w:tcPr>
            <w:tcW w:w="567" w:type="dxa"/>
          </w:tcPr>
          <w:p w14:paraId="07D91664"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2E3CBAFE"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Ngày báo có:</w:t>
            </w:r>
          </w:p>
          <w:p w14:paraId="6ADE72BE" w14:textId="77777777" w:rsidR="008B1181" w:rsidRPr="009D293E" w:rsidRDefault="008B1181" w:rsidP="005E5229">
            <w:pPr>
              <w:spacing w:line="312" w:lineRule="auto"/>
              <w:ind w:firstLine="0"/>
              <w:rPr>
                <w:rFonts w:cs="Times New Roman"/>
                <w:szCs w:val="26"/>
                <w:u w:val="single"/>
              </w:rPr>
            </w:pPr>
            <w:r w:rsidRPr="009D293E">
              <w:rPr>
                <w:rFonts w:cs="Times New Roman"/>
                <w:szCs w:val="26"/>
              </w:rPr>
              <w:t>Thể hiện ngày báo có, trả về từ TF-EE</w:t>
            </w:r>
          </w:p>
        </w:tc>
        <w:tc>
          <w:tcPr>
            <w:tcW w:w="1418" w:type="dxa"/>
            <w:vAlign w:val="center"/>
          </w:tcPr>
          <w:p w14:paraId="72E4E65F"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5266B462"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N</w:t>
            </w:r>
          </w:p>
        </w:tc>
      </w:tr>
      <w:tr w:rsidR="008B1181" w:rsidRPr="00615117" w14:paraId="61170D25" w14:textId="77777777" w:rsidTr="005E5229">
        <w:tc>
          <w:tcPr>
            <w:tcW w:w="1791" w:type="dxa"/>
          </w:tcPr>
          <w:p w14:paraId="5FC76E02" w14:textId="77777777" w:rsidR="008B1181" w:rsidRDefault="008B1181" w:rsidP="005E5229">
            <w:pPr>
              <w:spacing w:line="312" w:lineRule="auto"/>
              <w:ind w:firstLine="0"/>
              <w:rPr>
                <w:rFonts w:cs="Times New Roman"/>
                <w:color w:val="FF0000"/>
                <w:szCs w:val="26"/>
              </w:rPr>
            </w:pPr>
            <w:r>
              <w:rPr>
                <w:rFonts w:cs="Times New Roman"/>
                <w:color w:val="FF0000"/>
                <w:szCs w:val="26"/>
              </w:rPr>
              <w:lastRenderedPageBreak/>
              <w:t>Loại tiền báo có nhận được</w:t>
            </w:r>
          </w:p>
        </w:tc>
        <w:tc>
          <w:tcPr>
            <w:tcW w:w="1418" w:type="dxa"/>
          </w:tcPr>
          <w:p w14:paraId="00D436A5" w14:textId="77777777" w:rsidR="008B1181" w:rsidRPr="009D293E" w:rsidRDefault="008B1181" w:rsidP="005E5229">
            <w:pPr>
              <w:spacing w:line="312" w:lineRule="auto"/>
              <w:ind w:firstLine="0"/>
              <w:rPr>
                <w:rFonts w:cs="Times New Roman"/>
                <w:szCs w:val="26"/>
              </w:rPr>
            </w:pPr>
            <w:r w:rsidRPr="009D293E">
              <w:rPr>
                <w:rFonts w:cs="Times New Roman"/>
                <w:szCs w:val="26"/>
              </w:rPr>
              <w:t>Char</w:t>
            </w:r>
          </w:p>
        </w:tc>
        <w:tc>
          <w:tcPr>
            <w:tcW w:w="567" w:type="dxa"/>
          </w:tcPr>
          <w:p w14:paraId="68410B57" w14:textId="77777777" w:rsidR="008B1181" w:rsidRPr="009D293E" w:rsidRDefault="008B1181" w:rsidP="005E5229">
            <w:pPr>
              <w:spacing w:line="312" w:lineRule="auto"/>
              <w:ind w:firstLine="0"/>
              <w:rPr>
                <w:rFonts w:cs="Times New Roman"/>
                <w:szCs w:val="26"/>
              </w:rPr>
            </w:pPr>
            <w:r w:rsidRPr="009D293E">
              <w:rPr>
                <w:rFonts w:cs="Times New Roman"/>
                <w:szCs w:val="26"/>
              </w:rPr>
              <w:t>3</w:t>
            </w:r>
          </w:p>
        </w:tc>
        <w:tc>
          <w:tcPr>
            <w:tcW w:w="567" w:type="dxa"/>
          </w:tcPr>
          <w:p w14:paraId="225CF9AD"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63E32475"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Loại tiền báo có:</w:t>
            </w:r>
          </w:p>
          <w:p w14:paraId="1BFA88B4"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loại tiền báo có trả về từ TF-EE</w:t>
            </w:r>
          </w:p>
        </w:tc>
        <w:tc>
          <w:tcPr>
            <w:tcW w:w="1418" w:type="dxa"/>
            <w:vAlign w:val="center"/>
          </w:tcPr>
          <w:p w14:paraId="755B1FF4"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43E5C72E"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p>
        </w:tc>
      </w:tr>
      <w:tr w:rsidR="008B1181" w:rsidRPr="00615117" w14:paraId="5D7FBCF6" w14:textId="77777777" w:rsidTr="005E5229">
        <w:tc>
          <w:tcPr>
            <w:tcW w:w="1791" w:type="dxa"/>
          </w:tcPr>
          <w:p w14:paraId="4C6031B0" w14:textId="77777777" w:rsidR="008B1181" w:rsidRDefault="008B1181" w:rsidP="005E5229">
            <w:pPr>
              <w:spacing w:line="312" w:lineRule="auto"/>
              <w:ind w:firstLine="0"/>
              <w:rPr>
                <w:rFonts w:cs="Times New Roman"/>
                <w:color w:val="FF0000"/>
                <w:szCs w:val="26"/>
              </w:rPr>
            </w:pPr>
            <w:r>
              <w:rPr>
                <w:rFonts w:cs="Times New Roman"/>
                <w:color w:val="FF0000"/>
                <w:szCs w:val="26"/>
              </w:rPr>
              <w:t>Số tiền báo có nhận được</w:t>
            </w:r>
          </w:p>
          <w:p w14:paraId="215F0056" w14:textId="77777777" w:rsidR="008B1181" w:rsidRPr="00A95F7B" w:rsidRDefault="008B1181" w:rsidP="005E5229">
            <w:pPr>
              <w:spacing w:line="312" w:lineRule="auto"/>
              <w:ind w:firstLine="0"/>
              <w:rPr>
                <w:rFonts w:cs="Times New Roman"/>
                <w:i/>
                <w:color w:val="FF0000"/>
                <w:szCs w:val="26"/>
              </w:rPr>
            </w:pPr>
            <w:r w:rsidRPr="00A95F7B">
              <w:rPr>
                <w:rFonts w:cs="Times New Roman"/>
                <w:i/>
                <w:szCs w:val="26"/>
              </w:rPr>
              <w:t>(Tên cũ: Số tiền được thanh toán)</w:t>
            </w:r>
          </w:p>
        </w:tc>
        <w:tc>
          <w:tcPr>
            <w:tcW w:w="1418" w:type="dxa"/>
          </w:tcPr>
          <w:p w14:paraId="549C9D16" w14:textId="77777777" w:rsidR="008B1181" w:rsidRPr="009D293E" w:rsidRDefault="008B1181" w:rsidP="005E5229">
            <w:pPr>
              <w:spacing w:line="312" w:lineRule="auto"/>
              <w:ind w:firstLine="0"/>
              <w:rPr>
                <w:rFonts w:cs="Times New Roman"/>
                <w:szCs w:val="26"/>
              </w:rPr>
            </w:pPr>
            <w:r w:rsidRPr="009D293E">
              <w:rPr>
                <w:rFonts w:cs="Times New Roman"/>
                <w:szCs w:val="26"/>
              </w:rPr>
              <w:t>Decimal</w:t>
            </w:r>
          </w:p>
        </w:tc>
        <w:tc>
          <w:tcPr>
            <w:tcW w:w="567" w:type="dxa"/>
          </w:tcPr>
          <w:p w14:paraId="17433787" w14:textId="77777777" w:rsidR="008B1181" w:rsidRPr="009D293E" w:rsidRDefault="008B1181" w:rsidP="005E5229">
            <w:pPr>
              <w:spacing w:line="312" w:lineRule="auto"/>
              <w:ind w:firstLine="0"/>
              <w:rPr>
                <w:rFonts w:cs="Times New Roman"/>
                <w:szCs w:val="26"/>
              </w:rPr>
            </w:pPr>
            <w:r w:rsidRPr="009D293E">
              <w:rPr>
                <w:rFonts w:cs="Times New Roman"/>
                <w:szCs w:val="26"/>
              </w:rPr>
              <w:t>18,3</w:t>
            </w:r>
          </w:p>
        </w:tc>
        <w:tc>
          <w:tcPr>
            <w:tcW w:w="567" w:type="dxa"/>
          </w:tcPr>
          <w:p w14:paraId="08B5E40D" w14:textId="77777777" w:rsidR="008B1181" w:rsidRPr="009D293E" w:rsidRDefault="008B1181" w:rsidP="005E5229">
            <w:pPr>
              <w:spacing w:line="312" w:lineRule="auto"/>
              <w:ind w:firstLine="0"/>
              <w:rPr>
                <w:rFonts w:cs="Times New Roman"/>
                <w:szCs w:val="26"/>
              </w:rPr>
            </w:pPr>
            <w:r w:rsidRPr="009D293E">
              <w:rPr>
                <w:rFonts w:cs="Times New Roman"/>
                <w:szCs w:val="26"/>
              </w:rPr>
              <w:t>P</w:t>
            </w:r>
          </w:p>
        </w:tc>
        <w:tc>
          <w:tcPr>
            <w:tcW w:w="4819" w:type="dxa"/>
          </w:tcPr>
          <w:p w14:paraId="44FA8E6E" w14:textId="77777777" w:rsidR="008B1181" w:rsidRPr="009D293E" w:rsidRDefault="008B1181" w:rsidP="005E5229">
            <w:pPr>
              <w:spacing w:line="312" w:lineRule="auto"/>
              <w:ind w:firstLine="0"/>
              <w:rPr>
                <w:rFonts w:cs="Times New Roman"/>
                <w:szCs w:val="26"/>
                <w:u w:val="single"/>
                <w:lang w:val="vi-VN"/>
              </w:rPr>
            </w:pPr>
            <w:r w:rsidRPr="009D293E">
              <w:rPr>
                <w:rFonts w:cs="Times New Roman"/>
                <w:szCs w:val="26"/>
                <w:u w:val="single"/>
              </w:rPr>
              <w:t>Số</w:t>
            </w:r>
            <w:r w:rsidRPr="009D293E">
              <w:rPr>
                <w:rFonts w:cs="Times New Roman"/>
                <w:szCs w:val="26"/>
                <w:u w:val="single"/>
                <w:lang w:val="vi-VN"/>
              </w:rPr>
              <w:t xml:space="preserve"> </w:t>
            </w:r>
            <w:r w:rsidRPr="009D293E">
              <w:rPr>
                <w:rFonts w:cs="Times New Roman"/>
                <w:szCs w:val="26"/>
                <w:u w:val="single"/>
              </w:rPr>
              <w:t>tiền</w:t>
            </w:r>
            <w:r w:rsidRPr="009D293E">
              <w:rPr>
                <w:rFonts w:cs="Times New Roman"/>
                <w:szCs w:val="26"/>
                <w:u w:val="single"/>
                <w:lang w:val="vi-VN"/>
              </w:rPr>
              <w:t xml:space="preserve"> </w:t>
            </w:r>
            <w:r w:rsidRPr="009D293E">
              <w:rPr>
                <w:rFonts w:cs="Times New Roman"/>
                <w:szCs w:val="26"/>
                <w:u w:val="single"/>
              </w:rPr>
              <w:t>báo có nhận được</w:t>
            </w:r>
            <w:r w:rsidRPr="009D293E">
              <w:rPr>
                <w:rFonts w:cs="Times New Roman"/>
                <w:szCs w:val="26"/>
                <w:u w:val="single"/>
                <w:lang w:val="vi-VN"/>
              </w:rPr>
              <w:t>:</w:t>
            </w:r>
          </w:p>
          <w:p w14:paraId="5B36E548" w14:textId="77777777" w:rsidR="008B1181" w:rsidRPr="009D293E" w:rsidRDefault="008B1181" w:rsidP="00724F94">
            <w:pPr>
              <w:pStyle w:val="ListParagraph"/>
              <w:numPr>
                <w:ilvl w:val="0"/>
                <w:numId w:val="6"/>
              </w:numPr>
              <w:spacing w:line="312" w:lineRule="auto"/>
              <w:rPr>
                <w:rFonts w:cs="Times New Roman"/>
                <w:szCs w:val="26"/>
                <w:u w:val="single"/>
              </w:rPr>
            </w:pPr>
            <w:r w:rsidRPr="009D293E">
              <w:rPr>
                <w:rFonts w:cs="Times New Roman"/>
                <w:szCs w:val="26"/>
              </w:rPr>
              <w:t>Thể hiện số tiền báo có nhận được, trả về từ TF-EE</w:t>
            </w:r>
          </w:p>
        </w:tc>
        <w:tc>
          <w:tcPr>
            <w:tcW w:w="1418" w:type="dxa"/>
            <w:vAlign w:val="center"/>
          </w:tcPr>
          <w:p w14:paraId="6406D465" w14:textId="77777777" w:rsidR="008B1181" w:rsidRPr="009D293E" w:rsidRDefault="008B1181" w:rsidP="005E5229">
            <w:pPr>
              <w:spacing w:line="312" w:lineRule="auto"/>
              <w:ind w:firstLine="0"/>
              <w:rPr>
                <w:rFonts w:cs="Times New Roman"/>
                <w:szCs w:val="26"/>
                <w:u w:val="single"/>
              </w:rPr>
            </w:pPr>
            <w:r w:rsidRPr="009D293E">
              <w:rPr>
                <w:rFonts w:cs="Times New Roman"/>
                <w:szCs w:val="26"/>
                <w:u w:val="single"/>
              </w:rPr>
              <w:t>Y</w:t>
            </w:r>
            <w:r w:rsidRPr="009D293E">
              <w:rPr>
                <w:rFonts w:cs="Times New Roman"/>
                <w:i/>
                <w:sz w:val="20"/>
                <w:szCs w:val="26"/>
              </w:rPr>
              <w:t xml:space="preserve"> </w:t>
            </w:r>
          </w:p>
        </w:tc>
        <w:tc>
          <w:tcPr>
            <w:tcW w:w="1418" w:type="dxa"/>
            <w:vAlign w:val="center"/>
          </w:tcPr>
          <w:p w14:paraId="750F0D57" w14:textId="77777777" w:rsidR="008B1181" w:rsidRPr="009D293E" w:rsidRDefault="008B1181" w:rsidP="005E5229">
            <w:pPr>
              <w:spacing w:line="312" w:lineRule="auto"/>
              <w:ind w:firstLine="0"/>
              <w:rPr>
                <w:rFonts w:cs="Times New Roman"/>
                <w:szCs w:val="26"/>
                <w:u w:val="single"/>
              </w:rPr>
            </w:pPr>
            <w:r>
              <w:rPr>
                <w:rFonts w:cs="Times New Roman"/>
                <w:szCs w:val="26"/>
                <w:u w:val="single"/>
              </w:rPr>
              <w:t>N</w:t>
            </w:r>
          </w:p>
        </w:tc>
      </w:tr>
      <w:tr w:rsidR="002C2B70" w:rsidRPr="00615117" w14:paraId="2F27D851" w14:textId="77777777" w:rsidTr="00023A71">
        <w:tc>
          <w:tcPr>
            <w:tcW w:w="1791" w:type="dxa"/>
          </w:tcPr>
          <w:p w14:paraId="4C5C7F2B" w14:textId="77777777" w:rsidR="002C2B70" w:rsidRDefault="002C2B70" w:rsidP="00023A71">
            <w:pPr>
              <w:spacing w:line="312" w:lineRule="auto"/>
              <w:ind w:firstLine="0"/>
              <w:rPr>
                <w:rFonts w:cs="Times New Roman"/>
                <w:color w:val="FF0000"/>
                <w:szCs w:val="26"/>
              </w:rPr>
            </w:pPr>
            <w:r>
              <w:rPr>
                <w:rFonts w:cs="Times New Roman"/>
                <w:color w:val="FF0000"/>
                <w:szCs w:val="26"/>
              </w:rPr>
              <w:t>Số dư gốc được thanh toán</w:t>
            </w:r>
          </w:p>
        </w:tc>
        <w:tc>
          <w:tcPr>
            <w:tcW w:w="1418" w:type="dxa"/>
          </w:tcPr>
          <w:p w14:paraId="13876D44" w14:textId="77777777" w:rsidR="002C2B70" w:rsidRPr="009076A4" w:rsidRDefault="002C2B70" w:rsidP="00023A71">
            <w:pPr>
              <w:spacing w:line="312" w:lineRule="auto"/>
              <w:ind w:firstLine="0"/>
              <w:rPr>
                <w:rFonts w:cs="Times New Roman"/>
                <w:szCs w:val="26"/>
              </w:rPr>
            </w:pPr>
            <w:r w:rsidRPr="009076A4">
              <w:rPr>
                <w:rFonts w:cs="Times New Roman"/>
                <w:szCs w:val="26"/>
              </w:rPr>
              <w:t>Decimal</w:t>
            </w:r>
          </w:p>
        </w:tc>
        <w:tc>
          <w:tcPr>
            <w:tcW w:w="567" w:type="dxa"/>
          </w:tcPr>
          <w:p w14:paraId="4D77789C" w14:textId="77777777" w:rsidR="002C2B70" w:rsidRPr="009076A4" w:rsidRDefault="002C2B70" w:rsidP="00023A71">
            <w:pPr>
              <w:spacing w:line="312" w:lineRule="auto"/>
              <w:ind w:firstLine="0"/>
              <w:rPr>
                <w:rFonts w:cs="Times New Roman"/>
                <w:szCs w:val="26"/>
              </w:rPr>
            </w:pPr>
            <w:r w:rsidRPr="009076A4">
              <w:rPr>
                <w:rFonts w:cs="Times New Roman"/>
                <w:szCs w:val="26"/>
              </w:rPr>
              <w:t>18,3</w:t>
            </w:r>
          </w:p>
        </w:tc>
        <w:tc>
          <w:tcPr>
            <w:tcW w:w="567" w:type="dxa"/>
          </w:tcPr>
          <w:p w14:paraId="7B5AC745" w14:textId="77777777" w:rsidR="002C2B70" w:rsidRPr="009076A4" w:rsidRDefault="002C2B70" w:rsidP="00023A71">
            <w:pPr>
              <w:spacing w:line="312" w:lineRule="auto"/>
              <w:ind w:firstLine="0"/>
              <w:rPr>
                <w:rFonts w:cs="Times New Roman"/>
                <w:szCs w:val="26"/>
              </w:rPr>
            </w:pPr>
            <w:r w:rsidRPr="009076A4">
              <w:rPr>
                <w:rFonts w:cs="Times New Roman"/>
                <w:szCs w:val="26"/>
              </w:rPr>
              <w:t>P</w:t>
            </w:r>
          </w:p>
        </w:tc>
        <w:tc>
          <w:tcPr>
            <w:tcW w:w="4819" w:type="dxa"/>
          </w:tcPr>
          <w:p w14:paraId="649B90A9" w14:textId="77777777" w:rsidR="002C2B70" w:rsidRPr="009076A4" w:rsidRDefault="002C2B70" w:rsidP="00023A71">
            <w:pPr>
              <w:spacing w:line="312" w:lineRule="auto"/>
              <w:ind w:firstLine="0"/>
              <w:rPr>
                <w:rFonts w:cs="Times New Roman"/>
                <w:szCs w:val="26"/>
                <w:u w:val="single"/>
                <w:lang w:val="vi-VN"/>
              </w:rPr>
            </w:pPr>
            <w:r w:rsidRPr="009076A4">
              <w:rPr>
                <w:rFonts w:cs="Times New Roman"/>
                <w:szCs w:val="26"/>
                <w:u w:val="single"/>
              </w:rPr>
              <w:t>Số</w:t>
            </w:r>
            <w:r w:rsidRPr="009076A4">
              <w:rPr>
                <w:rFonts w:cs="Times New Roman"/>
                <w:szCs w:val="26"/>
                <w:u w:val="single"/>
                <w:lang w:val="vi-VN"/>
              </w:rPr>
              <w:t xml:space="preserve"> </w:t>
            </w:r>
            <w:r>
              <w:rPr>
                <w:rFonts w:cs="Times New Roman"/>
                <w:szCs w:val="26"/>
                <w:u w:val="single"/>
              </w:rPr>
              <w:t>dư gốc được thanh toán</w:t>
            </w:r>
            <w:r w:rsidRPr="009076A4">
              <w:rPr>
                <w:rFonts w:cs="Times New Roman"/>
                <w:szCs w:val="26"/>
                <w:u w:val="single"/>
                <w:lang w:val="vi-VN"/>
              </w:rPr>
              <w:t>:</w:t>
            </w:r>
          </w:p>
          <w:p w14:paraId="3F098121" w14:textId="77777777" w:rsidR="002C2B70" w:rsidRPr="009076A4" w:rsidRDefault="002C2B70" w:rsidP="00023A71">
            <w:pPr>
              <w:pStyle w:val="ListParagraph"/>
              <w:numPr>
                <w:ilvl w:val="0"/>
                <w:numId w:val="6"/>
              </w:numPr>
              <w:spacing w:line="312" w:lineRule="auto"/>
              <w:rPr>
                <w:rFonts w:cs="Times New Roman"/>
                <w:szCs w:val="26"/>
                <w:u w:val="single"/>
              </w:rPr>
            </w:pPr>
            <w:r w:rsidRPr="009076A4">
              <w:rPr>
                <w:rFonts w:cs="Times New Roman"/>
                <w:szCs w:val="26"/>
              </w:rPr>
              <w:t xml:space="preserve">Thể hiện số </w:t>
            </w:r>
            <w:r>
              <w:rPr>
                <w:rFonts w:cs="Times New Roman"/>
                <w:szCs w:val="26"/>
              </w:rPr>
              <w:t>dư gốc chiết khấu được thanh toán</w:t>
            </w:r>
            <w:r w:rsidRPr="009076A4">
              <w:rPr>
                <w:rFonts w:cs="Times New Roman"/>
                <w:szCs w:val="26"/>
              </w:rPr>
              <w:t>, trả về từ TF-EE</w:t>
            </w:r>
          </w:p>
        </w:tc>
        <w:tc>
          <w:tcPr>
            <w:tcW w:w="1418" w:type="dxa"/>
            <w:vAlign w:val="center"/>
          </w:tcPr>
          <w:p w14:paraId="6AABB1BE" w14:textId="77777777" w:rsidR="002C2B70" w:rsidRPr="009076A4" w:rsidRDefault="002C2B70" w:rsidP="00023A71">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57CEAF4C" w14:textId="77777777" w:rsidR="002C2B70" w:rsidRPr="00FD073B" w:rsidRDefault="002C2B70" w:rsidP="00023A71">
            <w:pPr>
              <w:spacing w:line="312" w:lineRule="auto"/>
              <w:ind w:firstLine="0"/>
              <w:rPr>
                <w:rFonts w:cs="Times New Roman"/>
                <w:color w:val="FF0000"/>
                <w:szCs w:val="26"/>
                <w:u w:val="single"/>
              </w:rPr>
            </w:pPr>
            <w:r w:rsidRPr="009076A4">
              <w:rPr>
                <w:rFonts w:cs="Times New Roman"/>
                <w:szCs w:val="26"/>
                <w:u w:val="single"/>
              </w:rPr>
              <w:t>Y</w:t>
            </w:r>
            <w:r w:rsidRPr="009076A4">
              <w:rPr>
                <w:rFonts w:cs="Times New Roman"/>
                <w:i/>
                <w:sz w:val="20"/>
                <w:szCs w:val="26"/>
              </w:rPr>
              <w:t xml:space="preserve"> </w:t>
            </w:r>
          </w:p>
        </w:tc>
      </w:tr>
      <w:tr w:rsidR="002C2B70" w:rsidRPr="00615117" w14:paraId="229111CE" w14:textId="77777777" w:rsidTr="00023A71">
        <w:tc>
          <w:tcPr>
            <w:tcW w:w="1791" w:type="dxa"/>
          </w:tcPr>
          <w:p w14:paraId="7BC216C7" w14:textId="77777777" w:rsidR="002C2B70" w:rsidRDefault="002C2B70" w:rsidP="00023A71">
            <w:pPr>
              <w:spacing w:line="312" w:lineRule="auto"/>
              <w:ind w:firstLine="0"/>
              <w:rPr>
                <w:rFonts w:cs="Times New Roman"/>
                <w:color w:val="FF0000"/>
                <w:szCs w:val="26"/>
              </w:rPr>
            </w:pPr>
            <w:r>
              <w:rPr>
                <w:rFonts w:cs="Times New Roman"/>
                <w:color w:val="FF0000"/>
                <w:szCs w:val="26"/>
              </w:rPr>
              <w:t>Tài khoản ghi nợ</w:t>
            </w:r>
          </w:p>
        </w:tc>
        <w:tc>
          <w:tcPr>
            <w:tcW w:w="1418" w:type="dxa"/>
          </w:tcPr>
          <w:p w14:paraId="5FF0DD88" w14:textId="77777777" w:rsidR="002C2B70" w:rsidRPr="009076A4" w:rsidRDefault="002C2B70" w:rsidP="00023A71">
            <w:pPr>
              <w:spacing w:line="312" w:lineRule="auto"/>
              <w:ind w:firstLine="0"/>
              <w:rPr>
                <w:rFonts w:cs="Times New Roman"/>
                <w:szCs w:val="26"/>
              </w:rPr>
            </w:pPr>
            <w:r w:rsidRPr="009076A4">
              <w:rPr>
                <w:rFonts w:cs="Times New Roman"/>
                <w:szCs w:val="26"/>
              </w:rPr>
              <w:t>Char</w:t>
            </w:r>
          </w:p>
        </w:tc>
        <w:tc>
          <w:tcPr>
            <w:tcW w:w="567" w:type="dxa"/>
          </w:tcPr>
          <w:p w14:paraId="366F9362" w14:textId="77777777" w:rsidR="002C2B70" w:rsidRPr="009076A4" w:rsidRDefault="002C2B70" w:rsidP="00023A71">
            <w:pPr>
              <w:spacing w:line="312" w:lineRule="auto"/>
              <w:ind w:firstLine="0"/>
              <w:rPr>
                <w:rFonts w:cs="Times New Roman"/>
                <w:szCs w:val="26"/>
              </w:rPr>
            </w:pPr>
            <w:r w:rsidRPr="00965713">
              <w:rPr>
                <w:rFonts w:cs="Times New Roman"/>
                <w:color w:val="7030A0"/>
                <w:sz w:val="24"/>
                <w:szCs w:val="26"/>
              </w:rPr>
              <w:t>NA</w:t>
            </w:r>
          </w:p>
        </w:tc>
        <w:tc>
          <w:tcPr>
            <w:tcW w:w="567" w:type="dxa"/>
          </w:tcPr>
          <w:p w14:paraId="7175DC6F" w14:textId="77777777" w:rsidR="002C2B70" w:rsidRPr="009076A4" w:rsidRDefault="002C2B70" w:rsidP="00023A71">
            <w:pPr>
              <w:spacing w:line="312" w:lineRule="auto"/>
              <w:ind w:firstLine="0"/>
              <w:rPr>
                <w:rFonts w:cs="Times New Roman"/>
                <w:szCs w:val="26"/>
              </w:rPr>
            </w:pPr>
            <w:r w:rsidRPr="00B326CF">
              <w:rPr>
                <w:rFonts w:cs="Times New Roman"/>
                <w:color w:val="FF0000"/>
                <w:szCs w:val="26"/>
              </w:rPr>
              <w:t>M</w:t>
            </w:r>
          </w:p>
        </w:tc>
        <w:tc>
          <w:tcPr>
            <w:tcW w:w="4819" w:type="dxa"/>
          </w:tcPr>
          <w:p w14:paraId="51967340" w14:textId="77777777" w:rsidR="002C2B70" w:rsidRPr="009076A4" w:rsidRDefault="002C2B70" w:rsidP="00023A71">
            <w:pPr>
              <w:spacing w:line="312" w:lineRule="auto"/>
              <w:ind w:firstLine="0"/>
              <w:rPr>
                <w:rFonts w:cs="Times New Roman"/>
                <w:szCs w:val="26"/>
                <w:u w:val="single"/>
              </w:rPr>
            </w:pPr>
            <w:r>
              <w:rPr>
                <w:rFonts w:cs="Times New Roman"/>
                <w:szCs w:val="26"/>
                <w:u w:val="single"/>
              </w:rPr>
              <w:t>Tài khoản ghi nợ</w:t>
            </w:r>
            <w:r w:rsidRPr="009076A4">
              <w:rPr>
                <w:rFonts w:cs="Times New Roman"/>
                <w:szCs w:val="26"/>
                <w:u w:val="single"/>
              </w:rPr>
              <w:t>:</w:t>
            </w:r>
          </w:p>
          <w:p w14:paraId="13D051DE" w14:textId="77777777" w:rsidR="002C2B70" w:rsidRPr="00B326CF" w:rsidRDefault="002C2B70" w:rsidP="00023A71">
            <w:pPr>
              <w:pStyle w:val="ListParagraph"/>
              <w:numPr>
                <w:ilvl w:val="0"/>
                <w:numId w:val="6"/>
              </w:numPr>
              <w:spacing w:line="312" w:lineRule="auto"/>
              <w:rPr>
                <w:rFonts w:cs="Times New Roman"/>
                <w:szCs w:val="26"/>
                <w:u w:val="single"/>
              </w:rPr>
            </w:pPr>
            <w:r w:rsidRPr="00B326CF">
              <w:rPr>
                <w:rFonts w:cs="Times New Roman"/>
                <w:szCs w:val="26"/>
              </w:rPr>
              <w:t xml:space="preserve">Thể hiện </w:t>
            </w:r>
            <w:r>
              <w:rPr>
                <w:rFonts w:cs="Times New Roman"/>
                <w:szCs w:val="26"/>
              </w:rPr>
              <w:t>tài khoản ghi nợ số tiền báo có do TTV nhập liệu thủ công</w:t>
            </w:r>
          </w:p>
        </w:tc>
        <w:tc>
          <w:tcPr>
            <w:tcW w:w="1418" w:type="dxa"/>
            <w:vAlign w:val="center"/>
          </w:tcPr>
          <w:p w14:paraId="39E16F8A" w14:textId="77777777" w:rsidR="002C2B70" w:rsidRPr="009076A4" w:rsidRDefault="002C2B70" w:rsidP="00023A71">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1880DC53" w14:textId="77777777" w:rsidR="002C2B70" w:rsidRPr="009076A4" w:rsidRDefault="002C2B70" w:rsidP="00023A71">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r>
      <w:tr w:rsidR="002C2B70" w:rsidRPr="00615117" w14:paraId="7DCBB813" w14:textId="77777777" w:rsidTr="00023A71">
        <w:tc>
          <w:tcPr>
            <w:tcW w:w="1791" w:type="dxa"/>
          </w:tcPr>
          <w:p w14:paraId="3264C169" w14:textId="77777777" w:rsidR="002C2B70" w:rsidRDefault="002C2B70" w:rsidP="00023A71">
            <w:pPr>
              <w:spacing w:line="312" w:lineRule="auto"/>
              <w:ind w:firstLine="0"/>
              <w:rPr>
                <w:rFonts w:cs="Times New Roman"/>
                <w:color w:val="FF0000"/>
                <w:szCs w:val="26"/>
              </w:rPr>
            </w:pPr>
            <w:r>
              <w:rPr>
                <w:rFonts w:cs="Times New Roman"/>
                <w:color w:val="FF0000"/>
                <w:szCs w:val="26"/>
              </w:rPr>
              <w:t>Tài khoản ghi có</w:t>
            </w:r>
          </w:p>
        </w:tc>
        <w:tc>
          <w:tcPr>
            <w:tcW w:w="1418" w:type="dxa"/>
          </w:tcPr>
          <w:p w14:paraId="5E5CAE1D" w14:textId="77777777" w:rsidR="002C2B70" w:rsidRPr="009076A4" w:rsidRDefault="002C2B70" w:rsidP="00023A71">
            <w:pPr>
              <w:spacing w:line="312" w:lineRule="auto"/>
              <w:ind w:firstLine="0"/>
              <w:rPr>
                <w:rFonts w:cs="Times New Roman"/>
                <w:szCs w:val="26"/>
              </w:rPr>
            </w:pPr>
            <w:r w:rsidRPr="009076A4">
              <w:rPr>
                <w:rFonts w:cs="Times New Roman"/>
                <w:szCs w:val="26"/>
              </w:rPr>
              <w:t>Char</w:t>
            </w:r>
          </w:p>
        </w:tc>
        <w:tc>
          <w:tcPr>
            <w:tcW w:w="567" w:type="dxa"/>
          </w:tcPr>
          <w:p w14:paraId="249067A0" w14:textId="77777777" w:rsidR="002C2B70" w:rsidRPr="009076A4" w:rsidRDefault="002C2B70" w:rsidP="00023A71">
            <w:pPr>
              <w:spacing w:line="312" w:lineRule="auto"/>
              <w:ind w:firstLine="0"/>
              <w:rPr>
                <w:rFonts w:cs="Times New Roman"/>
                <w:szCs w:val="26"/>
              </w:rPr>
            </w:pPr>
            <w:r w:rsidRPr="00965713">
              <w:rPr>
                <w:rFonts w:cs="Times New Roman"/>
                <w:color w:val="7030A0"/>
                <w:sz w:val="24"/>
                <w:szCs w:val="26"/>
              </w:rPr>
              <w:t>NA</w:t>
            </w:r>
          </w:p>
        </w:tc>
        <w:tc>
          <w:tcPr>
            <w:tcW w:w="567" w:type="dxa"/>
          </w:tcPr>
          <w:p w14:paraId="52E43DD7" w14:textId="77777777" w:rsidR="002C2B70" w:rsidRPr="009076A4" w:rsidRDefault="002C2B70" w:rsidP="00023A71">
            <w:pPr>
              <w:spacing w:line="312" w:lineRule="auto"/>
              <w:ind w:firstLine="0"/>
              <w:rPr>
                <w:rFonts w:cs="Times New Roman"/>
                <w:szCs w:val="26"/>
              </w:rPr>
            </w:pPr>
            <w:r w:rsidRPr="00B326CF">
              <w:rPr>
                <w:rFonts w:cs="Times New Roman"/>
                <w:color w:val="FF0000"/>
                <w:szCs w:val="26"/>
              </w:rPr>
              <w:t>M</w:t>
            </w:r>
          </w:p>
        </w:tc>
        <w:tc>
          <w:tcPr>
            <w:tcW w:w="4819" w:type="dxa"/>
          </w:tcPr>
          <w:p w14:paraId="19253D58" w14:textId="77777777" w:rsidR="002C2B70" w:rsidRPr="009076A4" w:rsidRDefault="002C2B70" w:rsidP="00023A71">
            <w:pPr>
              <w:spacing w:line="312" w:lineRule="auto"/>
              <w:ind w:firstLine="0"/>
              <w:rPr>
                <w:rFonts w:cs="Times New Roman"/>
                <w:szCs w:val="26"/>
                <w:u w:val="single"/>
              </w:rPr>
            </w:pPr>
            <w:r>
              <w:rPr>
                <w:rFonts w:cs="Times New Roman"/>
                <w:szCs w:val="26"/>
                <w:u w:val="single"/>
              </w:rPr>
              <w:t>Tài khoản ghi có</w:t>
            </w:r>
            <w:r w:rsidRPr="009076A4">
              <w:rPr>
                <w:rFonts w:cs="Times New Roman"/>
                <w:szCs w:val="26"/>
                <w:u w:val="single"/>
              </w:rPr>
              <w:t>:</w:t>
            </w:r>
          </w:p>
          <w:p w14:paraId="44AF2373" w14:textId="77777777" w:rsidR="002C2B70" w:rsidRPr="00B326CF" w:rsidRDefault="002C2B70" w:rsidP="00023A71">
            <w:pPr>
              <w:pStyle w:val="ListParagraph"/>
              <w:numPr>
                <w:ilvl w:val="0"/>
                <w:numId w:val="6"/>
              </w:numPr>
              <w:spacing w:line="312" w:lineRule="auto"/>
              <w:rPr>
                <w:rFonts w:cs="Times New Roman"/>
                <w:szCs w:val="26"/>
                <w:u w:val="single"/>
              </w:rPr>
            </w:pPr>
            <w:r w:rsidRPr="00B326CF">
              <w:rPr>
                <w:rFonts w:cs="Times New Roman"/>
                <w:szCs w:val="26"/>
              </w:rPr>
              <w:t xml:space="preserve">Thể hiện </w:t>
            </w:r>
            <w:r>
              <w:rPr>
                <w:rFonts w:cs="Times New Roman"/>
                <w:szCs w:val="26"/>
              </w:rPr>
              <w:t>tài khoản</w:t>
            </w:r>
            <w:r w:rsidRPr="00B326CF">
              <w:rPr>
                <w:rFonts w:cs="Times New Roman"/>
                <w:szCs w:val="26"/>
              </w:rPr>
              <w:t xml:space="preserve"> </w:t>
            </w:r>
            <w:r>
              <w:rPr>
                <w:rFonts w:cs="Times New Roman"/>
                <w:szCs w:val="26"/>
              </w:rPr>
              <w:t>ghi có cho khách hàng do TTV nhập liệu thủ công</w:t>
            </w:r>
          </w:p>
        </w:tc>
        <w:tc>
          <w:tcPr>
            <w:tcW w:w="1418" w:type="dxa"/>
            <w:vAlign w:val="center"/>
          </w:tcPr>
          <w:p w14:paraId="0DEFBB63" w14:textId="77777777" w:rsidR="002C2B70" w:rsidRPr="009076A4" w:rsidRDefault="002C2B70" w:rsidP="00023A71">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c>
          <w:tcPr>
            <w:tcW w:w="1418" w:type="dxa"/>
            <w:vAlign w:val="center"/>
          </w:tcPr>
          <w:p w14:paraId="40F478D1" w14:textId="77777777" w:rsidR="002C2B70" w:rsidRPr="009076A4" w:rsidRDefault="002C2B70" w:rsidP="00023A71">
            <w:pPr>
              <w:spacing w:line="312" w:lineRule="auto"/>
              <w:ind w:firstLine="0"/>
              <w:rPr>
                <w:rFonts w:cs="Times New Roman"/>
                <w:szCs w:val="26"/>
                <w:u w:val="single"/>
              </w:rPr>
            </w:pPr>
            <w:r w:rsidRPr="009076A4">
              <w:rPr>
                <w:rFonts w:cs="Times New Roman"/>
                <w:szCs w:val="26"/>
                <w:u w:val="single"/>
              </w:rPr>
              <w:t>Y</w:t>
            </w:r>
            <w:r w:rsidRPr="009076A4">
              <w:rPr>
                <w:rFonts w:cs="Times New Roman"/>
                <w:i/>
                <w:sz w:val="20"/>
                <w:szCs w:val="26"/>
              </w:rPr>
              <w:t xml:space="preserve"> </w:t>
            </w:r>
          </w:p>
        </w:tc>
      </w:tr>
    </w:tbl>
    <w:p w14:paraId="08811B0A" w14:textId="77777777" w:rsidR="008B1181" w:rsidRPr="00F80D11" w:rsidRDefault="008B1181" w:rsidP="008B1181">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sidRPr="00F80D11">
        <w:rPr>
          <w:rFonts w:ascii="Times New Roman" w:eastAsiaTheme="minorHAnsi" w:hAnsi="Times New Roman" w:cstheme="minorBidi"/>
          <w:bCs w:val="0"/>
          <w:iCs w:val="0"/>
          <w:noProof w:val="0"/>
          <w:snapToGrid/>
          <w:color w:val="auto"/>
          <w:sz w:val="26"/>
          <w:szCs w:val="22"/>
          <w:u w:val="single"/>
        </w:rPr>
        <w:t>Diễn giải các sự kiện giao dịch trả về từ TF-EE:</w:t>
      </w:r>
    </w:p>
    <w:p w14:paraId="5BF6F0CC" w14:textId="77777777" w:rsidR="008B1181" w:rsidRPr="00F162B4" w:rsidRDefault="008B1181" w:rsidP="008B1181">
      <w:pPr>
        <w:ind w:firstLine="227"/>
      </w:pPr>
      <w:r>
        <w:t>Các giao dịch từ TF-EE sẽ được trả về hệ thống Visys và lưu thông tin theo từng sự kiện tương ứng như bảng bên dưới:</w:t>
      </w:r>
    </w:p>
    <w:tbl>
      <w:tblPr>
        <w:tblStyle w:val="TableGrid"/>
        <w:tblW w:w="10598" w:type="dxa"/>
        <w:tblLook w:val="04A0" w:firstRow="1" w:lastRow="0" w:firstColumn="1" w:lastColumn="0" w:noHBand="0" w:noVBand="1"/>
      </w:tblPr>
      <w:tblGrid>
        <w:gridCol w:w="3227"/>
        <w:gridCol w:w="4110"/>
        <w:gridCol w:w="3261"/>
      </w:tblGrid>
      <w:tr w:rsidR="008B1181" w14:paraId="0D33F553" w14:textId="77777777" w:rsidTr="005E5229">
        <w:tc>
          <w:tcPr>
            <w:tcW w:w="3227" w:type="dxa"/>
          </w:tcPr>
          <w:p w14:paraId="2B80BBB8" w14:textId="77777777" w:rsidR="008B1181" w:rsidRDefault="008B1181" w:rsidP="005E5229">
            <w:pPr>
              <w:ind w:firstLine="0"/>
              <w:rPr>
                <w:u w:val="single"/>
              </w:rPr>
            </w:pPr>
            <w:r>
              <w:rPr>
                <w:u w:val="single"/>
              </w:rPr>
              <w:t>Tình huống</w:t>
            </w:r>
          </w:p>
        </w:tc>
        <w:tc>
          <w:tcPr>
            <w:tcW w:w="4110" w:type="dxa"/>
          </w:tcPr>
          <w:p w14:paraId="04AE541E" w14:textId="77777777" w:rsidR="008B1181" w:rsidRDefault="008B1181" w:rsidP="005E5229">
            <w:pPr>
              <w:ind w:firstLine="0"/>
              <w:rPr>
                <w:u w:val="single"/>
              </w:rPr>
            </w:pPr>
            <w:r>
              <w:rPr>
                <w:u w:val="single"/>
              </w:rPr>
              <w:t>Giao dịch từ TF-EE</w:t>
            </w:r>
          </w:p>
        </w:tc>
        <w:tc>
          <w:tcPr>
            <w:tcW w:w="3261" w:type="dxa"/>
          </w:tcPr>
          <w:p w14:paraId="2EDDC74F" w14:textId="77777777" w:rsidR="008B1181" w:rsidRDefault="008B1181" w:rsidP="005E5229">
            <w:pPr>
              <w:ind w:firstLine="0"/>
              <w:rPr>
                <w:u w:val="single"/>
              </w:rPr>
            </w:pPr>
            <w:r>
              <w:rPr>
                <w:u w:val="single"/>
              </w:rPr>
              <w:t>Sự kiện giao dịch Visys</w:t>
            </w:r>
          </w:p>
        </w:tc>
      </w:tr>
      <w:tr w:rsidR="008B1181" w:rsidRPr="00E067F3" w14:paraId="4BD97A87" w14:textId="77777777" w:rsidTr="005E5229">
        <w:tc>
          <w:tcPr>
            <w:tcW w:w="3227" w:type="dxa"/>
          </w:tcPr>
          <w:p w14:paraId="1D57198B" w14:textId="77777777" w:rsidR="008B1181" w:rsidRDefault="008B1181" w:rsidP="005E5229">
            <w:pPr>
              <w:ind w:firstLine="0"/>
            </w:pPr>
            <w:r>
              <w:t>Khởi tạo BCT</w:t>
            </w:r>
          </w:p>
        </w:tc>
        <w:tc>
          <w:tcPr>
            <w:tcW w:w="4110" w:type="dxa"/>
          </w:tcPr>
          <w:p w14:paraId="317B994D" w14:textId="77777777" w:rsidR="008B1181" w:rsidRDefault="008B1181" w:rsidP="005E5229">
            <w:pPr>
              <w:ind w:firstLine="0"/>
            </w:pPr>
            <w:r>
              <w:t>EXCL Create Export LC Collect</w:t>
            </w:r>
          </w:p>
          <w:p w14:paraId="6DB4F477" w14:textId="77777777" w:rsidR="008B1181" w:rsidRDefault="008B1181" w:rsidP="005E5229">
            <w:pPr>
              <w:ind w:firstLine="0"/>
            </w:pPr>
            <w:r>
              <w:t>EXCL Create Export LC Purchase/Discount</w:t>
            </w:r>
          </w:p>
        </w:tc>
        <w:tc>
          <w:tcPr>
            <w:tcW w:w="3261" w:type="dxa"/>
          </w:tcPr>
          <w:p w14:paraId="52135CBC" w14:textId="77777777" w:rsidR="008B1181" w:rsidRDefault="008B1181" w:rsidP="005E5229">
            <w:pPr>
              <w:ind w:firstLine="0"/>
            </w:pPr>
            <w:r>
              <w:t>Khởi tạo BCT</w:t>
            </w:r>
          </w:p>
        </w:tc>
      </w:tr>
      <w:tr w:rsidR="008B1181" w:rsidRPr="00E067F3" w14:paraId="756CD277" w14:textId="77777777" w:rsidTr="005E5229">
        <w:tc>
          <w:tcPr>
            <w:tcW w:w="3227" w:type="dxa"/>
          </w:tcPr>
          <w:p w14:paraId="713E6BE6" w14:textId="77777777" w:rsidR="008B1181" w:rsidRDefault="008B1181" w:rsidP="005E5229">
            <w:pPr>
              <w:ind w:firstLine="0"/>
            </w:pPr>
            <w:r>
              <w:t>Sửa đổi BCT</w:t>
            </w:r>
          </w:p>
        </w:tc>
        <w:tc>
          <w:tcPr>
            <w:tcW w:w="4110" w:type="dxa"/>
          </w:tcPr>
          <w:p w14:paraId="02BE551D" w14:textId="77777777" w:rsidR="008B1181" w:rsidRDefault="008B1181" w:rsidP="005E5229">
            <w:pPr>
              <w:ind w:firstLine="0"/>
            </w:pPr>
            <w:r>
              <w:t>EXCL Amendment Collection</w:t>
            </w:r>
          </w:p>
          <w:p w14:paraId="5AD3E511" w14:textId="77777777" w:rsidR="008B1181" w:rsidRDefault="008B1181" w:rsidP="005E5229">
            <w:pPr>
              <w:ind w:firstLine="0"/>
            </w:pPr>
            <w:r>
              <w:t>EXCL Amendment</w:t>
            </w:r>
          </w:p>
          <w:p w14:paraId="0E07AB7A" w14:textId="77777777" w:rsidR="008B1181" w:rsidRDefault="008B1181" w:rsidP="005E5229">
            <w:pPr>
              <w:ind w:firstLine="0"/>
            </w:pPr>
            <w:r>
              <w:t>EXCL Adjust Purchase amount or interest</w:t>
            </w:r>
          </w:p>
          <w:p w14:paraId="574A19D2" w14:textId="77777777" w:rsidR="008B1181" w:rsidRDefault="008B1181" w:rsidP="005E5229">
            <w:pPr>
              <w:ind w:firstLine="0"/>
            </w:pPr>
            <w:r>
              <w:t>EXCL Extend or Shorten Due Date</w:t>
            </w:r>
          </w:p>
        </w:tc>
        <w:tc>
          <w:tcPr>
            <w:tcW w:w="3261" w:type="dxa"/>
          </w:tcPr>
          <w:p w14:paraId="50CD7776" w14:textId="77777777" w:rsidR="008B1181" w:rsidRDefault="008B1181" w:rsidP="005E5229">
            <w:pPr>
              <w:ind w:firstLine="0"/>
            </w:pPr>
            <w:r>
              <w:t>Sửa đổi BCT</w:t>
            </w:r>
          </w:p>
        </w:tc>
      </w:tr>
      <w:tr w:rsidR="008B1181" w:rsidRPr="00E067F3" w14:paraId="15104663" w14:textId="77777777" w:rsidTr="005E5229">
        <w:tc>
          <w:tcPr>
            <w:tcW w:w="3227" w:type="dxa"/>
          </w:tcPr>
          <w:p w14:paraId="6AD30EF2" w14:textId="77777777" w:rsidR="008B1181" w:rsidRDefault="008B1181" w:rsidP="005E5229">
            <w:pPr>
              <w:ind w:firstLine="0"/>
            </w:pPr>
            <w:r>
              <w:lastRenderedPageBreak/>
              <w:t>Thanh toán BCT</w:t>
            </w:r>
          </w:p>
        </w:tc>
        <w:tc>
          <w:tcPr>
            <w:tcW w:w="4110" w:type="dxa"/>
          </w:tcPr>
          <w:p w14:paraId="3DF15386" w14:textId="77777777" w:rsidR="008B1181" w:rsidRDefault="008B1181" w:rsidP="005E5229">
            <w:pPr>
              <w:ind w:firstLine="0"/>
            </w:pPr>
            <w:r>
              <w:t>EXCL Settlement Collection</w:t>
            </w:r>
          </w:p>
          <w:p w14:paraId="6E1E0E06" w14:textId="77777777" w:rsidR="008B1181" w:rsidRDefault="008B1181" w:rsidP="005E5229">
            <w:pPr>
              <w:ind w:firstLine="0"/>
            </w:pPr>
            <w:r>
              <w:t>EXCL Settlement Purchase/Discount</w:t>
            </w:r>
          </w:p>
        </w:tc>
        <w:tc>
          <w:tcPr>
            <w:tcW w:w="3261" w:type="dxa"/>
          </w:tcPr>
          <w:p w14:paraId="120CEDED" w14:textId="77777777" w:rsidR="008B1181" w:rsidRDefault="008B1181" w:rsidP="005E5229">
            <w:pPr>
              <w:ind w:firstLine="0"/>
            </w:pPr>
            <w:r>
              <w:t>Thanh toán BCT</w:t>
            </w:r>
          </w:p>
        </w:tc>
      </w:tr>
      <w:tr w:rsidR="008B1181" w:rsidRPr="00E067F3" w14:paraId="017ED188" w14:textId="77777777" w:rsidTr="005E5229">
        <w:tc>
          <w:tcPr>
            <w:tcW w:w="3227" w:type="dxa"/>
          </w:tcPr>
          <w:p w14:paraId="2C68FAAA" w14:textId="77777777" w:rsidR="008B1181" w:rsidRDefault="008B1181" w:rsidP="005E5229">
            <w:pPr>
              <w:ind w:firstLine="0"/>
            </w:pPr>
            <w:r>
              <w:t>Đóng BCT</w:t>
            </w:r>
          </w:p>
        </w:tc>
        <w:tc>
          <w:tcPr>
            <w:tcW w:w="4110" w:type="dxa"/>
          </w:tcPr>
          <w:p w14:paraId="52651629" w14:textId="77777777" w:rsidR="008B1181" w:rsidRDefault="008B1181" w:rsidP="005E5229">
            <w:pPr>
              <w:ind w:firstLine="0"/>
            </w:pPr>
            <w:r>
              <w:t>EXCL Close File</w:t>
            </w:r>
          </w:p>
        </w:tc>
        <w:tc>
          <w:tcPr>
            <w:tcW w:w="3261" w:type="dxa"/>
          </w:tcPr>
          <w:p w14:paraId="0B100AE6" w14:textId="77777777" w:rsidR="008B1181" w:rsidRDefault="008B1181" w:rsidP="005E5229">
            <w:pPr>
              <w:ind w:firstLine="0"/>
            </w:pPr>
            <w:r>
              <w:t>Đóng BCT</w:t>
            </w:r>
          </w:p>
        </w:tc>
      </w:tr>
    </w:tbl>
    <w:p w14:paraId="7AED41E1" w14:textId="77777777" w:rsidR="00DE7F8D" w:rsidRDefault="00DE7F8D" w:rsidP="00DE7F8D">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Pr>
          <w:rFonts w:ascii="Times New Roman" w:eastAsiaTheme="minorHAnsi" w:hAnsi="Times New Roman" w:cstheme="minorBidi"/>
          <w:bCs w:val="0"/>
          <w:iCs w:val="0"/>
          <w:noProof w:val="0"/>
          <w:snapToGrid/>
          <w:color w:val="auto"/>
          <w:sz w:val="26"/>
          <w:szCs w:val="22"/>
          <w:u w:val="single"/>
        </w:rPr>
        <w:t>Mapping</w:t>
      </w:r>
      <w:r w:rsidRPr="00F80D11">
        <w:rPr>
          <w:rFonts w:ascii="Times New Roman" w:eastAsiaTheme="minorHAnsi" w:hAnsi="Times New Roman" w:cstheme="minorBidi"/>
          <w:bCs w:val="0"/>
          <w:iCs w:val="0"/>
          <w:noProof w:val="0"/>
          <w:snapToGrid/>
          <w:color w:val="auto"/>
          <w:sz w:val="26"/>
          <w:szCs w:val="22"/>
          <w:u w:val="single"/>
        </w:rPr>
        <w:t xml:space="preserve"> TF-EE</w:t>
      </w:r>
      <w:r>
        <w:rPr>
          <w:rFonts w:ascii="Times New Roman" w:eastAsiaTheme="minorHAnsi" w:hAnsi="Times New Roman" w:cstheme="minorBidi"/>
          <w:bCs w:val="0"/>
          <w:iCs w:val="0"/>
          <w:noProof w:val="0"/>
          <w:snapToGrid/>
          <w:color w:val="auto"/>
          <w:sz w:val="26"/>
          <w:szCs w:val="22"/>
          <w:u w:val="single"/>
        </w:rPr>
        <w:t xml:space="preserve"> và VISYS</w:t>
      </w:r>
      <w:r w:rsidRPr="00F80D11">
        <w:rPr>
          <w:rFonts w:ascii="Times New Roman" w:eastAsiaTheme="minorHAnsi" w:hAnsi="Times New Roman" w:cstheme="minorBidi"/>
          <w:bCs w:val="0"/>
          <w:iCs w:val="0"/>
          <w:noProof w:val="0"/>
          <w:snapToGrid/>
          <w:color w:val="auto"/>
          <w:sz w:val="26"/>
          <w:szCs w:val="22"/>
          <w:u w:val="single"/>
        </w:rPr>
        <w:t>:</w:t>
      </w:r>
    </w:p>
    <w:p w14:paraId="193B4199" w14:textId="7B053BB0" w:rsidR="008B1181" w:rsidRPr="001114EB" w:rsidRDefault="00DE7F8D" w:rsidP="00DE7F8D">
      <w:r>
        <w:object w:dxaOrig="1551" w:dyaOrig="1004" w14:anchorId="2CE57CB0">
          <v:shape id="_x0000_i1028" type="#_x0000_t75" style="width:77.6pt;height:50.5pt" o:ole="">
            <v:imagedata r:id="rId11" o:title=""/>
          </v:shape>
          <o:OLEObject Type="Embed" ProgID="Excel.Sheet.12" ShapeID="_x0000_i1028" DrawAspect="Icon" ObjectID="_1709132669" r:id="rId17"/>
        </w:object>
      </w:r>
    </w:p>
    <w:p w14:paraId="1150548A" w14:textId="5BBF28FF" w:rsidR="008B1181" w:rsidRPr="00980729" w:rsidRDefault="008B1181" w:rsidP="008B1181">
      <w:pPr>
        <w:pStyle w:val="Heading7"/>
        <w:spacing w:line="312" w:lineRule="auto"/>
      </w:pPr>
      <w:r w:rsidRPr="00980729">
        <w:t xml:space="preserve">Thông tin </w:t>
      </w:r>
      <w:r>
        <w:t>Phí</w:t>
      </w:r>
      <w:r w:rsidR="0082690A">
        <w:t>:</w:t>
      </w:r>
      <w:r w:rsidR="0082690A" w:rsidRPr="0082690A">
        <w:t xml:space="preserve"> </w:t>
      </w:r>
      <w:r w:rsidR="0082690A">
        <w:t>Xem Phụ lục 1.5.1</w:t>
      </w:r>
    </w:p>
    <w:p w14:paraId="41D8536F" w14:textId="77777777" w:rsidR="008B1181" w:rsidRDefault="008B1181" w:rsidP="008B1181">
      <w:pPr>
        <w:pStyle w:val="Heading6"/>
        <w:numPr>
          <w:ilvl w:val="0"/>
          <w:numId w:val="0"/>
        </w:numPr>
        <w:ind w:left="1701" w:hanging="1304"/>
      </w:pPr>
      <w:r>
        <w:t>Chứng từ</w:t>
      </w:r>
    </w:p>
    <w:p w14:paraId="23059F6B" w14:textId="77777777" w:rsidR="008B1181" w:rsidRDefault="008B1181" w:rsidP="008B118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29C19A66" w14:textId="77777777" w:rsidR="008B1181" w:rsidRDefault="008B1181" w:rsidP="008B1181">
      <w:pPr>
        <w:ind w:left="397" w:firstLine="0"/>
        <w:jc w:val="both"/>
      </w:pPr>
      <w:r>
        <w:rPr>
          <w:b/>
          <w:i/>
        </w:rPr>
        <w:t>Mẫu chứng từ:</w:t>
      </w:r>
    </w:p>
    <w:p w14:paraId="034CFC52" w14:textId="77777777" w:rsidR="008B1181" w:rsidRDefault="008B1181" w:rsidP="008B1181">
      <w:pPr>
        <w:ind w:left="397" w:firstLine="0"/>
        <w:jc w:val="both"/>
      </w:pPr>
      <w:r>
        <w:object w:dxaOrig="1551" w:dyaOrig="1004" w14:anchorId="284E7403">
          <v:shape id="_x0000_i1029" type="#_x0000_t75" style="width:77.6pt;height:50.5pt" o:ole="">
            <v:imagedata r:id="rId13" o:title=""/>
          </v:shape>
          <o:OLEObject Type="Embed" ProgID="Word.Document.8" ShapeID="_x0000_i1029" DrawAspect="Icon" ObjectID="_1709132670" r:id="rId18">
            <o:FieldCodes>\s</o:FieldCodes>
          </o:OLEObject>
        </w:object>
      </w:r>
    </w:p>
    <w:p w14:paraId="3B789148" w14:textId="77777777" w:rsidR="008B1181" w:rsidRPr="008801D7" w:rsidRDefault="008B1181" w:rsidP="008B1181">
      <w:pPr>
        <w:pStyle w:val="Heading4"/>
      </w:pPr>
      <w:r>
        <w:t>Chức năng Chỉnh sửa</w:t>
      </w:r>
      <w:r w:rsidRPr="008801D7">
        <w:t xml:space="preserve"> </w:t>
      </w:r>
      <w:r>
        <w:t>hồ sơ</w:t>
      </w:r>
    </w:p>
    <w:p w14:paraId="1B6A598B" w14:textId="77777777" w:rsidR="008B1181" w:rsidRPr="00A66295" w:rsidRDefault="008B1181" w:rsidP="008B118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LC xuất khẩu đã xử lý, và cho phép sửa đổi, bổ sung các thông tin cuối cùng của giao dịch (Mỗi số thông báo LC là một giao dịch đơn nhất). </w:t>
      </w:r>
      <w:r w:rsidRPr="001D7B38">
        <w:rPr>
          <w:rFonts w:cs="Times New Roman"/>
          <w:color w:val="FF0000"/>
          <w:szCs w:val="26"/>
        </w:rPr>
        <w:t>Sau khi phê duyệt giao dịch, hệ thống cập nhật trạng thái giao dịch “Điều chỉnh thủ</w:t>
      </w:r>
      <w:r>
        <w:rPr>
          <w:rFonts w:cs="Times New Roman"/>
          <w:color w:val="FF0000"/>
          <w:szCs w:val="26"/>
        </w:rPr>
        <w:t xml:space="preserve"> công”.</w:t>
      </w:r>
    </w:p>
    <w:p w14:paraId="59F9E091" w14:textId="77777777" w:rsidR="008B1181" w:rsidRDefault="008B1181" w:rsidP="008B1181">
      <w:pPr>
        <w:pStyle w:val="Heading6"/>
        <w:numPr>
          <w:ilvl w:val="0"/>
          <w:numId w:val="0"/>
        </w:numPr>
        <w:ind w:left="1701" w:hanging="1275"/>
      </w:pPr>
      <w:r w:rsidRPr="00980729">
        <w:t xml:space="preserve">Tìm kiếm </w:t>
      </w:r>
      <w:r>
        <w:t>hồ sơ</w:t>
      </w:r>
    </w:p>
    <w:p w14:paraId="622907EB" w14:textId="77777777" w:rsidR="008B1181" w:rsidRDefault="008B1181" w:rsidP="008B1181">
      <w:pPr>
        <w:spacing w:before="120" w:after="120" w:line="312" w:lineRule="auto"/>
        <w:jc w:val="both"/>
      </w:pPr>
      <w:r>
        <w:t>Điều kiện lọc: Tất cả các giao dịch đã qua bước xử lý và lưu thông tin Người tạo, Người phê duyệt</w:t>
      </w:r>
    </w:p>
    <w:p w14:paraId="5B21BC21" w14:textId="77777777" w:rsidR="008B1181" w:rsidRDefault="008B1181" w:rsidP="008B1181">
      <w:pPr>
        <w:spacing w:before="120" w:after="120" w:line="312" w:lineRule="auto"/>
        <w:jc w:val="both"/>
      </w:pPr>
      <w:r>
        <w:t>Hệ thống cho phép người dùng tìm kiếm theo một hoặc các tiêu chí: Số tham chiếu BCT, Số tham chiếu EE, CIF khách hàng, Tên khách hàng…</w:t>
      </w:r>
    </w:p>
    <w:p w14:paraId="383B1E32" w14:textId="77777777" w:rsidR="008B1181" w:rsidRDefault="008B1181" w:rsidP="008B118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8B1181" w:rsidRPr="00B23242" w14:paraId="4604F3FA" w14:textId="77777777" w:rsidTr="005E5229">
        <w:tc>
          <w:tcPr>
            <w:tcW w:w="3510" w:type="dxa"/>
          </w:tcPr>
          <w:p w14:paraId="4F0246B2" w14:textId="77777777" w:rsidR="008B1181" w:rsidRPr="00B23242" w:rsidRDefault="008B1181" w:rsidP="005E5229">
            <w:pPr>
              <w:spacing w:before="120" w:after="120" w:line="312" w:lineRule="auto"/>
              <w:ind w:firstLine="0"/>
              <w:jc w:val="both"/>
              <w:rPr>
                <w:b/>
              </w:rPr>
            </w:pPr>
            <w:r w:rsidRPr="00B23242">
              <w:rPr>
                <w:b/>
              </w:rPr>
              <w:lastRenderedPageBreak/>
              <w:t>Tiêu chí</w:t>
            </w:r>
          </w:p>
        </w:tc>
        <w:tc>
          <w:tcPr>
            <w:tcW w:w="6237" w:type="dxa"/>
          </w:tcPr>
          <w:p w14:paraId="255EEF09" w14:textId="77777777" w:rsidR="008B1181" w:rsidRPr="00B23242" w:rsidRDefault="008B1181" w:rsidP="005E5229">
            <w:pPr>
              <w:spacing w:before="120" w:after="120" w:line="312" w:lineRule="auto"/>
              <w:ind w:firstLine="0"/>
              <w:jc w:val="both"/>
              <w:rPr>
                <w:b/>
              </w:rPr>
            </w:pPr>
            <w:r w:rsidRPr="00B23242">
              <w:rPr>
                <w:b/>
              </w:rPr>
              <w:t>Mô tả</w:t>
            </w:r>
          </w:p>
        </w:tc>
      </w:tr>
      <w:tr w:rsidR="008B1181" w14:paraId="32DBED92" w14:textId="77777777" w:rsidTr="005E5229">
        <w:tc>
          <w:tcPr>
            <w:tcW w:w="3510" w:type="dxa"/>
          </w:tcPr>
          <w:p w14:paraId="47109124" w14:textId="77777777" w:rsidR="008B1181" w:rsidRDefault="008B1181" w:rsidP="005E5229">
            <w:pPr>
              <w:spacing w:before="120" w:after="120" w:line="312" w:lineRule="auto"/>
              <w:ind w:firstLine="0"/>
              <w:jc w:val="both"/>
            </w:pPr>
            <w:r>
              <w:t>Trạng thái</w:t>
            </w:r>
          </w:p>
        </w:tc>
        <w:tc>
          <w:tcPr>
            <w:tcW w:w="6237" w:type="dxa"/>
          </w:tcPr>
          <w:p w14:paraId="619CEB51" w14:textId="77777777" w:rsidR="008B1181" w:rsidRPr="00B23242" w:rsidRDefault="008B1181" w:rsidP="00724F94">
            <w:pPr>
              <w:pStyle w:val="ListParagraph"/>
              <w:numPr>
                <w:ilvl w:val="0"/>
                <w:numId w:val="8"/>
              </w:numPr>
              <w:spacing w:before="120" w:after="120" w:line="312" w:lineRule="auto"/>
              <w:jc w:val="both"/>
            </w:pPr>
            <w:r>
              <w:t xml:space="preserve">Các lựa chọn: Đã xử lý, Lưu, Từ chối phê duyệt </w:t>
            </w:r>
            <w:r w:rsidRPr="00B23242">
              <w:rPr>
                <w:i/>
              </w:rPr>
              <w:t xml:space="preserve">(đối với màn hình </w:t>
            </w:r>
            <w:r>
              <w:rPr>
                <w:i/>
              </w:rPr>
              <w:t>TTV</w:t>
            </w:r>
            <w:r w:rsidRPr="00B23242">
              <w:rPr>
                <w:i/>
              </w:rPr>
              <w:t>)</w:t>
            </w:r>
          </w:p>
          <w:p w14:paraId="5BFC6913" w14:textId="77777777" w:rsidR="008B1181" w:rsidRDefault="008B1181" w:rsidP="00724F94">
            <w:pPr>
              <w:pStyle w:val="ListParagraph"/>
              <w:numPr>
                <w:ilvl w:val="0"/>
                <w:numId w:val="8"/>
              </w:numPr>
              <w:spacing w:before="120" w:after="120" w:line="312" w:lineRule="auto"/>
              <w:jc w:val="both"/>
            </w:pPr>
            <w:r>
              <w:t xml:space="preserve">Các lựa chọn: Chờ phê duyệt </w:t>
            </w:r>
          </w:p>
          <w:p w14:paraId="7D57F842" w14:textId="77777777" w:rsidR="008B1181" w:rsidRDefault="008B1181" w:rsidP="005E5229">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8B1181" w14:paraId="304600F6" w14:textId="77777777" w:rsidTr="005E5229">
        <w:tc>
          <w:tcPr>
            <w:tcW w:w="3510" w:type="dxa"/>
          </w:tcPr>
          <w:p w14:paraId="3A35BB9A" w14:textId="77777777" w:rsidR="008B1181" w:rsidRDefault="008B1181" w:rsidP="005E5229">
            <w:pPr>
              <w:spacing w:before="120" w:after="120" w:line="312" w:lineRule="auto"/>
              <w:ind w:firstLine="0"/>
              <w:jc w:val="both"/>
            </w:pPr>
            <w:r>
              <w:t>Số tham chiếu BCT</w:t>
            </w:r>
          </w:p>
        </w:tc>
        <w:tc>
          <w:tcPr>
            <w:tcW w:w="6237" w:type="dxa"/>
          </w:tcPr>
          <w:p w14:paraId="3A6ADA50" w14:textId="77777777" w:rsidR="008B1181" w:rsidRDefault="008B1181" w:rsidP="005E5229">
            <w:pPr>
              <w:spacing w:before="120" w:after="120" w:line="312" w:lineRule="auto"/>
              <w:ind w:firstLine="0"/>
              <w:jc w:val="both"/>
            </w:pPr>
          </w:p>
        </w:tc>
      </w:tr>
      <w:tr w:rsidR="008B1181" w14:paraId="4B4BAA9E" w14:textId="77777777" w:rsidTr="005E5229">
        <w:tc>
          <w:tcPr>
            <w:tcW w:w="3510" w:type="dxa"/>
          </w:tcPr>
          <w:p w14:paraId="089FA54D" w14:textId="77777777" w:rsidR="008B1181" w:rsidRDefault="008B1181" w:rsidP="005E5229">
            <w:pPr>
              <w:spacing w:before="120" w:after="120" w:line="312" w:lineRule="auto"/>
              <w:ind w:firstLine="0"/>
              <w:jc w:val="both"/>
            </w:pPr>
            <w:r>
              <w:t>Số tham chiếu EE</w:t>
            </w:r>
          </w:p>
        </w:tc>
        <w:tc>
          <w:tcPr>
            <w:tcW w:w="6237" w:type="dxa"/>
          </w:tcPr>
          <w:p w14:paraId="6F953CD5" w14:textId="77777777" w:rsidR="008B1181" w:rsidRDefault="008B1181" w:rsidP="005E5229">
            <w:pPr>
              <w:spacing w:before="120" w:after="120" w:line="312" w:lineRule="auto"/>
              <w:ind w:firstLine="0"/>
              <w:jc w:val="both"/>
            </w:pPr>
          </w:p>
        </w:tc>
      </w:tr>
      <w:tr w:rsidR="008B1181" w14:paraId="63DDDA36" w14:textId="77777777" w:rsidTr="005E5229">
        <w:tc>
          <w:tcPr>
            <w:tcW w:w="3510" w:type="dxa"/>
          </w:tcPr>
          <w:p w14:paraId="30DD5753" w14:textId="77777777" w:rsidR="008B1181" w:rsidRDefault="008B1181" w:rsidP="005E5229">
            <w:pPr>
              <w:spacing w:before="120" w:after="120" w:line="312" w:lineRule="auto"/>
              <w:ind w:firstLine="0"/>
              <w:jc w:val="both"/>
            </w:pPr>
            <w:r>
              <w:t>CIF khách hàng</w:t>
            </w:r>
          </w:p>
        </w:tc>
        <w:tc>
          <w:tcPr>
            <w:tcW w:w="6237" w:type="dxa"/>
          </w:tcPr>
          <w:p w14:paraId="366BE285" w14:textId="77777777" w:rsidR="008B1181" w:rsidRDefault="008B1181" w:rsidP="005E5229">
            <w:pPr>
              <w:spacing w:before="120" w:after="120" w:line="312" w:lineRule="auto"/>
              <w:ind w:firstLine="0"/>
              <w:jc w:val="both"/>
            </w:pPr>
          </w:p>
        </w:tc>
      </w:tr>
      <w:tr w:rsidR="008B1181" w14:paraId="0B90B0E4" w14:textId="77777777" w:rsidTr="005E5229">
        <w:tc>
          <w:tcPr>
            <w:tcW w:w="3510" w:type="dxa"/>
          </w:tcPr>
          <w:p w14:paraId="510937E9" w14:textId="77777777" w:rsidR="008B1181" w:rsidRDefault="008B1181" w:rsidP="005E5229">
            <w:pPr>
              <w:spacing w:before="120" w:after="120" w:line="312" w:lineRule="auto"/>
              <w:ind w:firstLine="0"/>
              <w:jc w:val="both"/>
            </w:pPr>
            <w:r>
              <w:t>Tên khách hàng</w:t>
            </w:r>
          </w:p>
        </w:tc>
        <w:tc>
          <w:tcPr>
            <w:tcW w:w="6237" w:type="dxa"/>
          </w:tcPr>
          <w:p w14:paraId="69B2CDDE" w14:textId="77777777" w:rsidR="008B1181" w:rsidRDefault="008B1181" w:rsidP="005E5229">
            <w:pPr>
              <w:spacing w:before="120" w:after="120" w:line="312" w:lineRule="auto"/>
              <w:ind w:firstLine="0"/>
              <w:jc w:val="both"/>
            </w:pPr>
          </w:p>
        </w:tc>
      </w:tr>
      <w:tr w:rsidR="008B1181" w14:paraId="1C6F0DC8" w14:textId="77777777" w:rsidTr="005E5229">
        <w:tc>
          <w:tcPr>
            <w:tcW w:w="3510" w:type="dxa"/>
          </w:tcPr>
          <w:p w14:paraId="48DEDC3E" w14:textId="77777777" w:rsidR="008B1181" w:rsidRDefault="008B1181" w:rsidP="005E5229">
            <w:pPr>
              <w:spacing w:before="120" w:after="120" w:line="312" w:lineRule="auto"/>
              <w:ind w:firstLine="0"/>
              <w:jc w:val="both"/>
            </w:pPr>
            <w:r>
              <w:t>Sự kiện</w:t>
            </w:r>
          </w:p>
        </w:tc>
        <w:tc>
          <w:tcPr>
            <w:tcW w:w="6237" w:type="dxa"/>
          </w:tcPr>
          <w:p w14:paraId="28B3FFF4" w14:textId="77777777" w:rsidR="008B1181" w:rsidRDefault="008B1181" w:rsidP="00724F94">
            <w:pPr>
              <w:pStyle w:val="ListParagraph"/>
              <w:numPr>
                <w:ilvl w:val="0"/>
                <w:numId w:val="8"/>
              </w:numPr>
              <w:spacing w:before="120" w:after="120" w:line="312" w:lineRule="auto"/>
              <w:jc w:val="both"/>
            </w:pPr>
            <w:r>
              <w:t>Các lựa chọn: Tham chiếu Bảng diễn giải sự kiện bên dưới</w:t>
            </w:r>
          </w:p>
        </w:tc>
      </w:tr>
    </w:tbl>
    <w:p w14:paraId="6B7078D6" w14:textId="77777777" w:rsidR="008B1181" w:rsidRDefault="008B1181" w:rsidP="008B1181">
      <w:pPr>
        <w:spacing w:before="120" w:after="120" w:line="312" w:lineRule="auto"/>
        <w:jc w:val="both"/>
      </w:pPr>
      <w:r>
        <w:t>Màn hình kết quả tìm kiếm: sắp xếp theo thứ tự Số tham chiếu BCT</w:t>
      </w:r>
    </w:p>
    <w:tbl>
      <w:tblPr>
        <w:tblStyle w:val="TableGrid"/>
        <w:tblW w:w="12333" w:type="dxa"/>
        <w:tblLook w:val="04A0" w:firstRow="1" w:lastRow="0" w:firstColumn="1" w:lastColumn="0" w:noHBand="0" w:noVBand="1"/>
      </w:tblPr>
      <w:tblGrid>
        <w:gridCol w:w="780"/>
        <w:gridCol w:w="1708"/>
        <w:gridCol w:w="1634"/>
        <w:gridCol w:w="1206"/>
        <w:gridCol w:w="1915"/>
        <w:gridCol w:w="693"/>
        <w:gridCol w:w="1206"/>
        <w:gridCol w:w="725"/>
        <w:gridCol w:w="682"/>
        <w:gridCol w:w="892"/>
        <w:gridCol w:w="892"/>
      </w:tblGrid>
      <w:tr w:rsidR="008B1181" w:rsidRPr="00615117" w14:paraId="0EA648A2" w14:textId="77777777" w:rsidTr="005E5229">
        <w:trPr>
          <w:trHeight w:val="300"/>
        </w:trPr>
        <w:tc>
          <w:tcPr>
            <w:tcW w:w="780" w:type="dxa"/>
            <w:noWrap/>
            <w:hideMark/>
          </w:tcPr>
          <w:p w14:paraId="54D89902" w14:textId="77777777" w:rsidR="008B1181" w:rsidRPr="00615117" w:rsidRDefault="008B1181" w:rsidP="005E5229">
            <w:pPr>
              <w:spacing w:line="240" w:lineRule="auto"/>
              <w:ind w:firstLine="0"/>
              <w:jc w:val="center"/>
              <w:rPr>
                <w:rFonts w:cs="Times New Roman"/>
              </w:rPr>
            </w:pPr>
            <w:r w:rsidRPr="00615117">
              <w:rPr>
                <w:rFonts w:cs="Times New Roman"/>
              </w:rPr>
              <w:t>Ngày GD</w:t>
            </w:r>
          </w:p>
        </w:tc>
        <w:tc>
          <w:tcPr>
            <w:tcW w:w="669" w:type="dxa"/>
            <w:noWrap/>
            <w:hideMark/>
          </w:tcPr>
          <w:p w14:paraId="1472D7E4" w14:textId="77777777" w:rsidR="008B1181" w:rsidRPr="00615117" w:rsidRDefault="008B1181" w:rsidP="005E5229">
            <w:pPr>
              <w:spacing w:line="240" w:lineRule="auto"/>
              <w:ind w:firstLine="0"/>
              <w:jc w:val="center"/>
              <w:rPr>
                <w:rFonts w:cs="Times New Roman"/>
              </w:rPr>
            </w:pPr>
            <w:r w:rsidRPr="00615117">
              <w:rPr>
                <w:rFonts w:cs="Times New Roman"/>
              </w:rPr>
              <w:t xml:space="preserve">Số </w:t>
            </w:r>
            <w:r>
              <w:rPr>
                <w:rFonts w:cs="Times New Roman"/>
              </w:rPr>
              <w:t>tham chiếu BCT</w:t>
            </w:r>
          </w:p>
        </w:tc>
        <w:tc>
          <w:tcPr>
            <w:tcW w:w="1634" w:type="dxa"/>
          </w:tcPr>
          <w:p w14:paraId="14D10A77"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328B3965"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22259A14"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1794C88F" w14:textId="77777777" w:rsidR="008B1181" w:rsidRPr="00615117" w:rsidRDefault="008B1181" w:rsidP="005E5229">
            <w:pPr>
              <w:spacing w:line="240" w:lineRule="auto"/>
              <w:ind w:firstLine="0"/>
              <w:jc w:val="center"/>
              <w:rPr>
                <w:rFonts w:cs="Times New Roman"/>
              </w:rPr>
            </w:pPr>
            <w:r w:rsidRPr="00615117">
              <w:rPr>
                <w:rFonts w:cs="Times New Roman"/>
              </w:rPr>
              <w:t>Loại tiền LC</w:t>
            </w:r>
          </w:p>
        </w:tc>
        <w:tc>
          <w:tcPr>
            <w:tcW w:w="1206" w:type="dxa"/>
            <w:noWrap/>
            <w:hideMark/>
          </w:tcPr>
          <w:p w14:paraId="41DEE0E1" w14:textId="77777777" w:rsidR="008B1181" w:rsidRPr="00615117" w:rsidRDefault="008B1181" w:rsidP="005E5229">
            <w:pPr>
              <w:spacing w:line="240" w:lineRule="auto"/>
              <w:ind w:firstLine="0"/>
              <w:jc w:val="center"/>
              <w:rPr>
                <w:rFonts w:cs="Times New Roman"/>
              </w:rPr>
            </w:pPr>
            <w:r w:rsidRPr="00615117">
              <w:rPr>
                <w:rFonts w:cs="Times New Roman"/>
              </w:rPr>
              <w:t>Số tiền LC</w:t>
            </w:r>
          </w:p>
        </w:tc>
        <w:tc>
          <w:tcPr>
            <w:tcW w:w="725" w:type="dxa"/>
            <w:noWrap/>
            <w:hideMark/>
          </w:tcPr>
          <w:p w14:paraId="1E65E3CB"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885" w:type="dxa"/>
          </w:tcPr>
          <w:p w14:paraId="45E0A43C" w14:textId="77777777" w:rsidR="008B1181" w:rsidRDefault="008B1181" w:rsidP="005E5229">
            <w:pPr>
              <w:spacing w:line="240" w:lineRule="auto"/>
              <w:ind w:firstLine="0"/>
              <w:jc w:val="center"/>
              <w:rPr>
                <w:rFonts w:cs="Times New Roman"/>
              </w:rPr>
            </w:pPr>
            <w:r>
              <w:rPr>
                <w:rFonts w:cs="Times New Roman"/>
              </w:rPr>
              <w:t>STT sự kiện</w:t>
            </w:r>
          </w:p>
        </w:tc>
        <w:tc>
          <w:tcPr>
            <w:tcW w:w="1310" w:type="dxa"/>
          </w:tcPr>
          <w:p w14:paraId="56096232" w14:textId="77777777" w:rsidR="008B1181" w:rsidRDefault="008B1181" w:rsidP="005E5229">
            <w:pPr>
              <w:spacing w:line="240" w:lineRule="auto"/>
              <w:ind w:firstLine="0"/>
              <w:jc w:val="center"/>
              <w:rPr>
                <w:rFonts w:cs="Times New Roman"/>
              </w:rPr>
            </w:pPr>
            <w:r>
              <w:rPr>
                <w:rFonts w:cs="Times New Roman"/>
              </w:rPr>
              <w:t>Người tạo</w:t>
            </w:r>
          </w:p>
        </w:tc>
        <w:tc>
          <w:tcPr>
            <w:tcW w:w="1310" w:type="dxa"/>
          </w:tcPr>
          <w:p w14:paraId="4108EE2F" w14:textId="77777777" w:rsidR="008B1181" w:rsidRDefault="008B1181" w:rsidP="005E5229">
            <w:pPr>
              <w:spacing w:line="240" w:lineRule="auto"/>
              <w:ind w:firstLine="0"/>
              <w:jc w:val="center"/>
              <w:rPr>
                <w:rFonts w:cs="Times New Roman"/>
              </w:rPr>
            </w:pPr>
            <w:r>
              <w:rPr>
                <w:rFonts w:cs="Times New Roman"/>
              </w:rPr>
              <w:t>Người phê duyệt</w:t>
            </w:r>
          </w:p>
        </w:tc>
      </w:tr>
      <w:tr w:rsidR="008B1181" w:rsidRPr="00615117" w14:paraId="4B23F0A1" w14:textId="77777777" w:rsidTr="005E5229">
        <w:trPr>
          <w:trHeight w:val="300"/>
        </w:trPr>
        <w:tc>
          <w:tcPr>
            <w:tcW w:w="780" w:type="dxa"/>
            <w:noWrap/>
            <w:hideMark/>
          </w:tcPr>
          <w:p w14:paraId="1C3D343D"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669" w:type="dxa"/>
            <w:noWrap/>
            <w:hideMark/>
          </w:tcPr>
          <w:p w14:paraId="7309C34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0992EC2200001</w:t>
            </w:r>
          </w:p>
        </w:tc>
        <w:tc>
          <w:tcPr>
            <w:tcW w:w="1634" w:type="dxa"/>
          </w:tcPr>
          <w:p w14:paraId="589560B2"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75AB67B3" w14:textId="77777777" w:rsidR="008B1181" w:rsidRPr="006B5910" w:rsidRDefault="008B1181" w:rsidP="005E5229">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4BB63277"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27BAE390"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47B8C71B"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16BB2EB4"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885" w:type="dxa"/>
          </w:tcPr>
          <w:p w14:paraId="25FB6557"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1310" w:type="dxa"/>
          </w:tcPr>
          <w:p w14:paraId="386B8C0E"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1310" w:type="dxa"/>
          </w:tcPr>
          <w:p w14:paraId="10E8B993"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8B1181" w:rsidRPr="00615117" w14:paraId="51E75D55" w14:textId="77777777" w:rsidTr="005E5229">
        <w:trPr>
          <w:trHeight w:val="300"/>
        </w:trPr>
        <w:tc>
          <w:tcPr>
            <w:tcW w:w="780" w:type="dxa"/>
            <w:noWrap/>
          </w:tcPr>
          <w:p w14:paraId="3CD31B1E"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669" w:type="dxa"/>
            <w:noWrap/>
          </w:tcPr>
          <w:p w14:paraId="09C42472"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0992EC2200002</w:t>
            </w:r>
          </w:p>
        </w:tc>
        <w:tc>
          <w:tcPr>
            <w:tcW w:w="1634" w:type="dxa"/>
          </w:tcPr>
          <w:p w14:paraId="44B6D506"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35171615" w14:textId="77777777" w:rsidR="008B1181" w:rsidRPr="006B5910" w:rsidRDefault="008B1181" w:rsidP="005E5229">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51B6E15E"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6FF0C6C3"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03060B19"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19E4730F"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6C1ECA09"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310" w:type="dxa"/>
          </w:tcPr>
          <w:p w14:paraId="7439A5F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1310" w:type="dxa"/>
          </w:tcPr>
          <w:p w14:paraId="62A0E7BE"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33F462A4" w14:textId="77777777" w:rsidR="008B1181" w:rsidRDefault="008B1181" w:rsidP="008B1181">
      <w:pPr>
        <w:pStyle w:val="Heading6"/>
        <w:numPr>
          <w:ilvl w:val="0"/>
          <w:numId w:val="0"/>
        </w:numPr>
        <w:ind w:left="1701" w:hanging="1304"/>
      </w:pPr>
      <w:r>
        <w:t>Màn hình giao dịch</w:t>
      </w:r>
    </w:p>
    <w:p w14:paraId="41790279" w14:textId="77777777" w:rsidR="008B1181" w:rsidRDefault="008B1181" w:rsidP="008B1181">
      <w:pPr>
        <w:spacing w:before="120" w:after="120" w:line="312" w:lineRule="auto"/>
        <w:jc w:val="both"/>
      </w:pPr>
      <w:r>
        <w:t>TTV tiếp tục nhập bổ sung các trường thông tin liên quan đến giao dịch sau khi đã nhận được kết quả xử lý từ TT TTTM.</w:t>
      </w:r>
    </w:p>
    <w:p w14:paraId="5A60AE14" w14:textId="77777777" w:rsidR="008B1181" w:rsidRDefault="008B1181" w:rsidP="008B118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8B1181" w:rsidRPr="00B23242" w14:paraId="67372750" w14:textId="77777777" w:rsidTr="005E5229">
        <w:tc>
          <w:tcPr>
            <w:tcW w:w="2943" w:type="dxa"/>
          </w:tcPr>
          <w:p w14:paraId="4A03121A" w14:textId="77777777" w:rsidR="008B1181" w:rsidRPr="00B23242" w:rsidRDefault="008B1181" w:rsidP="005E5229">
            <w:pPr>
              <w:spacing w:before="120" w:after="120" w:line="312" w:lineRule="auto"/>
              <w:ind w:firstLine="0"/>
              <w:jc w:val="both"/>
              <w:rPr>
                <w:b/>
              </w:rPr>
            </w:pPr>
            <w:r>
              <w:rPr>
                <w:b/>
              </w:rPr>
              <w:t>Nút</w:t>
            </w:r>
          </w:p>
        </w:tc>
        <w:tc>
          <w:tcPr>
            <w:tcW w:w="3402" w:type="dxa"/>
          </w:tcPr>
          <w:p w14:paraId="72DA4B4E" w14:textId="77777777" w:rsidR="008B1181" w:rsidRPr="00B23242" w:rsidRDefault="008B1181" w:rsidP="005E5229">
            <w:pPr>
              <w:spacing w:before="120" w:after="120" w:line="312" w:lineRule="auto"/>
              <w:ind w:firstLine="0"/>
              <w:jc w:val="both"/>
              <w:rPr>
                <w:b/>
              </w:rPr>
            </w:pPr>
            <w:r>
              <w:rPr>
                <w:b/>
              </w:rPr>
              <w:t>Màn hình TTV</w:t>
            </w:r>
          </w:p>
        </w:tc>
        <w:tc>
          <w:tcPr>
            <w:tcW w:w="3402" w:type="dxa"/>
          </w:tcPr>
          <w:p w14:paraId="3B87E3B3" w14:textId="77777777" w:rsidR="008B1181" w:rsidRPr="00B23242" w:rsidRDefault="008B1181" w:rsidP="005E5229">
            <w:pPr>
              <w:spacing w:before="120" w:after="120" w:line="312" w:lineRule="auto"/>
              <w:ind w:firstLine="0"/>
              <w:jc w:val="both"/>
              <w:rPr>
                <w:b/>
              </w:rPr>
            </w:pPr>
            <w:r>
              <w:rPr>
                <w:b/>
              </w:rPr>
              <w:t>Màn hình KSV</w:t>
            </w:r>
          </w:p>
        </w:tc>
      </w:tr>
      <w:tr w:rsidR="008B1181" w14:paraId="7F6D9C0F" w14:textId="77777777" w:rsidTr="005E5229">
        <w:tc>
          <w:tcPr>
            <w:tcW w:w="2943" w:type="dxa"/>
          </w:tcPr>
          <w:p w14:paraId="49EC075F" w14:textId="77777777" w:rsidR="008B1181" w:rsidRDefault="008B1181" w:rsidP="005E5229">
            <w:pPr>
              <w:spacing w:before="120" w:after="120" w:line="312" w:lineRule="auto"/>
              <w:ind w:firstLine="0"/>
              <w:jc w:val="both"/>
            </w:pPr>
            <w:r>
              <w:t>Nhập mới</w:t>
            </w:r>
          </w:p>
        </w:tc>
        <w:tc>
          <w:tcPr>
            <w:tcW w:w="3402" w:type="dxa"/>
          </w:tcPr>
          <w:p w14:paraId="7EE3A325"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c>
          <w:tcPr>
            <w:tcW w:w="3402" w:type="dxa"/>
          </w:tcPr>
          <w:p w14:paraId="7DF6C843" w14:textId="77777777" w:rsidR="008B1181" w:rsidRPr="000277D6" w:rsidRDefault="008B1181" w:rsidP="005E5229">
            <w:pPr>
              <w:spacing w:before="120" w:after="120" w:line="312" w:lineRule="auto"/>
              <w:ind w:firstLine="0"/>
              <w:jc w:val="both"/>
              <w:rPr>
                <w:color w:val="FF0000"/>
              </w:rPr>
            </w:pPr>
            <w:r w:rsidRPr="000277D6">
              <w:rPr>
                <w:color w:val="FF0000"/>
              </w:rPr>
              <w:t>Không cần thiết</w:t>
            </w:r>
          </w:p>
        </w:tc>
      </w:tr>
      <w:tr w:rsidR="008B1181" w14:paraId="17AF5693" w14:textId="77777777" w:rsidTr="005E5229">
        <w:tc>
          <w:tcPr>
            <w:tcW w:w="2943" w:type="dxa"/>
          </w:tcPr>
          <w:p w14:paraId="2B08F70B" w14:textId="77777777" w:rsidR="008B1181" w:rsidRDefault="008B1181" w:rsidP="005E5229">
            <w:pPr>
              <w:spacing w:before="120" w:after="120" w:line="312" w:lineRule="auto"/>
              <w:ind w:firstLine="0"/>
              <w:jc w:val="both"/>
            </w:pPr>
            <w:r>
              <w:lastRenderedPageBreak/>
              <w:t>Chỉnh sửa</w:t>
            </w:r>
          </w:p>
        </w:tc>
        <w:tc>
          <w:tcPr>
            <w:tcW w:w="3402" w:type="dxa"/>
          </w:tcPr>
          <w:p w14:paraId="11FA23C3" w14:textId="77777777" w:rsidR="008B1181" w:rsidRDefault="008B1181" w:rsidP="005E5229">
            <w:pPr>
              <w:spacing w:before="120" w:after="120" w:line="312" w:lineRule="auto"/>
              <w:ind w:firstLine="0"/>
              <w:jc w:val="both"/>
            </w:pPr>
            <w:r>
              <w:t>Cho phép lựa chọn để mở các trường cho phép nhập liệu trên màn hình, trong trường hợp trạng thái hồ sơ: Đã xử lý, Lưu, Từ chối phê duyệt</w:t>
            </w:r>
          </w:p>
        </w:tc>
        <w:tc>
          <w:tcPr>
            <w:tcW w:w="3402" w:type="dxa"/>
          </w:tcPr>
          <w:p w14:paraId="443A9D3F" w14:textId="77777777" w:rsidR="008B1181" w:rsidRDefault="008B1181" w:rsidP="005E5229">
            <w:pPr>
              <w:spacing w:before="120" w:after="120" w:line="312" w:lineRule="auto"/>
              <w:ind w:firstLine="0"/>
              <w:jc w:val="both"/>
            </w:pPr>
            <w:r>
              <w:t>Không cho phép lựa chọn</w:t>
            </w:r>
          </w:p>
        </w:tc>
      </w:tr>
      <w:tr w:rsidR="008B1181" w14:paraId="41477792" w14:textId="77777777" w:rsidTr="005E5229">
        <w:tc>
          <w:tcPr>
            <w:tcW w:w="2943" w:type="dxa"/>
          </w:tcPr>
          <w:p w14:paraId="3C991354" w14:textId="77777777" w:rsidR="008B1181" w:rsidRDefault="008B1181" w:rsidP="005E5229">
            <w:pPr>
              <w:spacing w:before="120" w:after="120" w:line="312" w:lineRule="auto"/>
              <w:ind w:firstLine="0"/>
              <w:jc w:val="both"/>
            </w:pPr>
            <w:r>
              <w:t>Lưu</w:t>
            </w:r>
          </w:p>
        </w:tc>
        <w:tc>
          <w:tcPr>
            <w:tcW w:w="3402" w:type="dxa"/>
          </w:tcPr>
          <w:p w14:paraId="578753C2" w14:textId="77777777" w:rsidR="008B1181" w:rsidRDefault="008B1181" w:rsidP="005E5229">
            <w:pPr>
              <w:spacing w:before="120" w:after="120" w:line="312" w:lineRule="auto"/>
              <w:ind w:firstLine="0"/>
              <w:jc w:val="both"/>
            </w:pPr>
            <w:r>
              <w:t>Cho phép lựa chọn để mở các trường cho phép nhập liệu trên màn hình</w:t>
            </w:r>
          </w:p>
        </w:tc>
        <w:tc>
          <w:tcPr>
            <w:tcW w:w="3402" w:type="dxa"/>
          </w:tcPr>
          <w:p w14:paraId="7DA515EF" w14:textId="77777777" w:rsidR="008B1181" w:rsidRDefault="008B1181" w:rsidP="005E5229">
            <w:pPr>
              <w:spacing w:before="120" w:after="120" w:line="312" w:lineRule="auto"/>
              <w:ind w:firstLine="0"/>
              <w:jc w:val="both"/>
            </w:pPr>
            <w:r>
              <w:t>Không cho phép lựa chọn</w:t>
            </w:r>
          </w:p>
        </w:tc>
      </w:tr>
      <w:tr w:rsidR="008B1181" w14:paraId="04B3C900" w14:textId="77777777" w:rsidTr="005E5229">
        <w:tc>
          <w:tcPr>
            <w:tcW w:w="2943" w:type="dxa"/>
          </w:tcPr>
          <w:p w14:paraId="6DC2FEB8" w14:textId="77777777" w:rsidR="008B1181" w:rsidRDefault="008B1181" w:rsidP="005E5229">
            <w:pPr>
              <w:spacing w:before="120" w:after="120" w:line="312" w:lineRule="auto"/>
              <w:ind w:firstLine="0"/>
              <w:jc w:val="both"/>
            </w:pPr>
            <w:r>
              <w:t>Xóa</w:t>
            </w:r>
          </w:p>
        </w:tc>
        <w:tc>
          <w:tcPr>
            <w:tcW w:w="3402" w:type="dxa"/>
          </w:tcPr>
          <w:p w14:paraId="6CB2BB26" w14:textId="77777777" w:rsidR="008B1181" w:rsidRPr="000277D6" w:rsidRDefault="008B1181" w:rsidP="005E5229">
            <w:pPr>
              <w:spacing w:before="120" w:after="120" w:line="312" w:lineRule="auto"/>
              <w:ind w:firstLine="0"/>
              <w:jc w:val="both"/>
              <w:rPr>
                <w:highlight w:val="lightGray"/>
              </w:rPr>
            </w:pPr>
            <w:r>
              <w:t>Cho phép lựa chọn để xóa giao dịch dở dang</w:t>
            </w:r>
          </w:p>
        </w:tc>
        <w:tc>
          <w:tcPr>
            <w:tcW w:w="3402" w:type="dxa"/>
          </w:tcPr>
          <w:p w14:paraId="1FC286A2" w14:textId="77777777" w:rsidR="008B1181" w:rsidRPr="000277D6" w:rsidRDefault="008B1181" w:rsidP="005E5229">
            <w:pPr>
              <w:spacing w:before="120" w:after="120" w:line="312" w:lineRule="auto"/>
              <w:ind w:firstLine="0"/>
              <w:jc w:val="both"/>
              <w:rPr>
                <w:highlight w:val="lightGray"/>
              </w:rPr>
            </w:pPr>
            <w:r>
              <w:t>Không cho phép lựa chọn</w:t>
            </w:r>
          </w:p>
        </w:tc>
      </w:tr>
      <w:tr w:rsidR="008B1181" w14:paraId="1E29628C" w14:textId="77777777" w:rsidTr="005E5229">
        <w:tc>
          <w:tcPr>
            <w:tcW w:w="2943" w:type="dxa"/>
          </w:tcPr>
          <w:p w14:paraId="0032B7CE" w14:textId="77777777" w:rsidR="008B1181" w:rsidRDefault="008B1181" w:rsidP="005E5229">
            <w:pPr>
              <w:spacing w:before="120" w:after="120" w:line="312" w:lineRule="auto"/>
              <w:ind w:firstLine="0"/>
              <w:jc w:val="both"/>
            </w:pPr>
            <w:r>
              <w:t>Hủy</w:t>
            </w:r>
          </w:p>
        </w:tc>
        <w:tc>
          <w:tcPr>
            <w:tcW w:w="3402" w:type="dxa"/>
          </w:tcPr>
          <w:p w14:paraId="34C21328"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1465BDA7" w14:textId="77777777" w:rsidR="008B1181" w:rsidRPr="000277D6" w:rsidRDefault="008B1181" w:rsidP="005E5229">
            <w:pPr>
              <w:spacing w:before="120" w:after="120" w:line="312" w:lineRule="auto"/>
              <w:ind w:firstLine="0"/>
              <w:jc w:val="both"/>
              <w:rPr>
                <w:color w:val="808080" w:themeColor="background1" w:themeShade="80"/>
              </w:rPr>
            </w:pPr>
            <w:r>
              <w:t>Cho phép lựa chọn để thoát khỏi màn hình giao dịch</w:t>
            </w:r>
          </w:p>
        </w:tc>
      </w:tr>
      <w:tr w:rsidR="008B1181" w14:paraId="336FD302" w14:textId="77777777" w:rsidTr="005E5229">
        <w:tc>
          <w:tcPr>
            <w:tcW w:w="2943" w:type="dxa"/>
          </w:tcPr>
          <w:p w14:paraId="34B65526" w14:textId="77777777" w:rsidR="008B1181" w:rsidRDefault="008B1181" w:rsidP="005E5229">
            <w:pPr>
              <w:spacing w:before="120" w:after="120" w:line="312" w:lineRule="auto"/>
              <w:ind w:firstLine="0"/>
              <w:jc w:val="both"/>
            </w:pPr>
            <w:r>
              <w:t>Chuyển phê duyệt</w:t>
            </w:r>
          </w:p>
          <w:p w14:paraId="51ED66CC" w14:textId="77777777" w:rsidR="008B1181" w:rsidRDefault="008B1181" w:rsidP="005E5229">
            <w:pPr>
              <w:spacing w:before="120" w:after="120" w:line="312" w:lineRule="auto"/>
              <w:ind w:firstLine="0"/>
            </w:pPr>
            <w:r>
              <w:t>(tên cũ Chuyển kiểm soát)</w:t>
            </w:r>
          </w:p>
        </w:tc>
        <w:tc>
          <w:tcPr>
            <w:tcW w:w="3402" w:type="dxa"/>
          </w:tcPr>
          <w:p w14:paraId="1B8D91B4" w14:textId="77777777" w:rsidR="008B1181" w:rsidRDefault="008B1181" w:rsidP="005E5229">
            <w:pPr>
              <w:spacing w:before="120" w:after="120" w:line="312" w:lineRule="auto"/>
              <w:ind w:firstLine="0"/>
              <w:jc w:val="both"/>
            </w:pPr>
            <w:r>
              <w:t>Cho phép lựa chọn để chuyển KSV phê duyệt</w:t>
            </w:r>
          </w:p>
        </w:tc>
        <w:tc>
          <w:tcPr>
            <w:tcW w:w="3402" w:type="dxa"/>
          </w:tcPr>
          <w:p w14:paraId="211B67F5" w14:textId="77777777" w:rsidR="008B1181" w:rsidRDefault="008B1181" w:rsidP="005E5229">
            <w:pPr>
              <w:spacing w:before="120" w:after="120" w:line="312" w:lineRule="auto"/>
              <w:ind w:firstLine="0"/>
              <w:jc w:val="both"/>
            </w:pPr>
            <w:r>
              <w:t>Không cho phép lựa chọn</w:t>
            </w:r>
          </w:p>
        </w:tc>
      </w:tr>
      <w:tr w:rsidR="008B1181" w14:paraId="1C164BF8" w14:textId="77777777" w:rsidTr="005E5229">
        <w:tc>
          <w:tcPr>
            <w:tcW w:w="2943" w:type="dxa"/>
          </w:tcPr>
          <w:p w14:paraId="63FEC59F" w14:textId="77777777" w:rsidR="008B1181" w:rsidRDefault="008B1181" w:rsidP="005E5229">
            <w:pPr>
              <w:spacing w:before="120" w:after="120" w:line="312" w:lineRule="auto"/>
              <w:ind w:firstLine="0"/>
              <w:jc w:val="both"/>
            </w:pPr>
            <w:r>
              <w:t>Phê duyệt</w:t>
            </w:r>
          </w:p>
          <w:p w14:paraId="3FF0530E" w14:textId="77777777" w:rsidR="008B1181" w:rsidRDefault="008B1181" w:rsidP="005E5229">
            <w:pPr>
              <w:spacing w:before="120" w:after="120" w:line="312" w:lineRule="auto"/>
              <w:ind w:firstLine="0"/>
              <w:jc w:val="both"/>
            </w:pPr>
            <w:r>
              <w:t>(tên cũ Chấp nhận)</w:t>
            </w:r>
          </w:p>
        </w:tc>
        <w:tc>
          <w:tcPr>
            <w:tcW w:w="3402" w:type="dxa"/>
          </w:tcPr>
          <w:p w14:paraId="01AF2851" w14:textId="77777777" w:rsidR="008B1181" w:rsidRDefault="008B1181" w:rsidP="005E5229">
            <w:pPr>
              <w:spacing w:before="120" w:after="120" w:line="312" w:lineRule="auto"/>
              <w:ind w:firstLine="0"/>
              <w:jc w:val="both"/>
            </w:pPr>
            <w:r>
              <w:t>Không cho phép lựa chọn</w:t>
            </w:r>
          </w:p>
        </w:tc>
        <w:tc>
          <w:tcPr>
            <w:tcW w:w="3402" w:type="dxa"/>
          </w:tcPr>
          <w:p w14:paraId="37AA51F1" w14:textId="77777777" w:rsidR="008B1181" w:rsidRDefault="008B1181" w:rsidP="005E5229">
            <w:pPr>
              <w:spacing w:before="120" w:after="120" w:line="312" w:lineRule="auto"/>
              <w:ind w:firstLine="0"/>
              <w:jc w:val="both"/>
            </w:pPr>
            <w:r>
              <w:t>Cho phép lựa chọn để phê duyệt giao dịch</w:t>
            </w:r>
          </w:p>
        </w:tc>
      </w:tr>
      <w:tr w:rsidR="008B1181" w14:paraId="3071685E" w14:textId="77777777" w:rsidTr="005E5229">
        <w:tc>
          <w:tcPr>
            <w:tcW w:w="2943" w:type="dxa"/>
          </w:tcPr>
          <w:p w14:paraId="1E6D232A" w14:textId="77777777" w:rsidR="008B1181" w:rsidRDefault="008B1181" w:rsidP="005E5229">
            <w:pPr>
              <w:spacing w:before="120" w:after="120" w:line="312" w:lineRule="auto"/>
              <w:ind w:firstLine="0"/>
              <w:jc w:val="both"/>
            </w:pPr>
            <w:r>
              <w:t>Từ chối</w:t>
            </w:r>
          </w:p>
          <w:p w14:paraId="5BEAD354" w14:textId="77777777" w:rsidR="008B1181" w:rsidRDefault="008B1181" w:rsidP="005E5229">
            <w:pPr>
              <w:spacing w:before="120" w:after="120" w:line="312" w:lineRule="auto"/>
              <w:ind w:firstLine="0"/>
              <w:jc w:val="both"/>
            </w:pPr>
            <w:r>
              <w:t>(tên cũ Chuyển trả)</w:t>
            </w:r>
          </w:p>
        </w:tc>
        <w:tc>
          <w:tcPr>
            <w:tcW w:w="3402" w:type="dxa"/>
          </w:tcPr>
          <w:p w14:paraId="5ABA2BE2" w14:textId="77777777" w:rsidR="008B1181" w:rsidRDefault="008B1181" w:rsidP="005E5229">
            <w:pPr>
              <w:spacing w:before="120" w:after="120" w:line="312" w:lineRule="auto"/>
              <w:ind w:firstLine="0"/>
              <w:jc w:val="both"/>
            </w:pPr>
            <w:r>
              <w:t>Không cho phép lựa chọn</w:t>
            </w:r>
          </w:p>
        </w:tc>
        <w:tc>
          <w:tcPr>
            <w:tcW w:w="3402" w:type="dxa"/>
          </w:tcPr>
          <w:p w14:paraId="33326C4C" w14:textId="77777777" w:rsidR="008B1181" w:rsidRDefault="008B1181" w:rsidP="005E5229">
            <w:pPr>
              <w:spacing w:before="120" w:after="120" w:line="312" w:lineRule="auto"/>
              <w:ind w:firstLine="0"/>
              <w:jc w:val="both"/>
            </w:pPr>
            <w:r>
              <w:t>Cho phép lựa chọn để từ chối phê duyệt giao dịch</w:t>
            </w:r>
          </w:p>
        </w:tc>
      </w:tr>
      <w:tr w:rsidR="008B1181" w14:paraId="1D75EA75" w14:textId="77777777" w:rsidTr="005E5229">
        <w:tc>
          <w:tcPr>
            <w:tcW w:w="2943" w:type="dxa"/>
          </w:tcPr>
          <w:p w14:paraId="09BD9FF0" w14:textId="77777777" w:rsidR="008B1181" w:rsidRDefault="008B1181" w:rsidP="005E5229">
            <w:pPr>
              <w:spacing w:before="120" w:after="120" w:line="312" w:lineRule="auto"/>
              <w:ind w:firstLine="0"/>
              <w:jc w:val="both"/>
            </w:pPr>
            <w:r>
              <w:t>In GĐN hạch toán</w:t>
            </w:r>
          </w:p>
        </w:tc>
        <w:tc>
          <w:tcPr>
            <w:tcW w:w="3402" w:type="dxa"/>
          </w:tcPr>
          <w:p w14:paraId="4AAD8018" w14:textId="77777777" w:rsidR="008B1181" w:rsidRDefault="008B1181" w:rsidP="005E5229">
            <w:pPr>
              <w:spacing w:before="120" w:after="120" w:line="312" w:lineRule="auto"/>
              <w:ind w:firstLine="0"/>
              <w:jc w:val="both"/>
            </w:pPr>
            <w:r>
              <w:t>Cho phép lựa chọn để in chứng từ giao dịch</w:t>
            </w:r>
          </w:p>
        </w:tc>
        <w:tc>
          <w:tcPr>
            <w:tcW w:w="3402" w:type="dxa"/>
          </w:tcPr>
          <w:p w14:paraId="7D18049D" w14:textId="77777777" w:rsidR="008B1181" w:rsidRDefault="008B1181" w:rsidP="005E5229">
            <w:pPr>
              <w:spacing w:before="120" w:after="120" w:line="312" w:lineRule="auto"/>
              <w:ind w:firstLine="0"/>
              <w:jc w:val="both"/>
            </w:pPr>
            <w:r>
              <w:t>Cho phép lựa chọn để in chứng từ giao dịch</w:t>
            </w:r>
          </w:p>
        </w:tc>
      </w:tr>
    </w:tbl>
    <w:p w14:paraId="4FB041E0" w14:textId="77777777" w:rsidR="008B1181" w:rsidRDefault="008B1181" w:rsidP="008B1181">
      <w:pPr>
        <w:spacing w:before="120" w:after="120" w:line="312" w:lineRule="auto"/>
        <w:jc w:val="both"/>
      </w:pPr>
      <w:r>
        <w:t>Màn hình chức năng Chỉnh sửa hồ sơ tương tự như Màn hình chức năng Xử lý hồ sơ mới (bao gồm Tab Thông tin LC chỉ riêng phần “đối với các sự kiện nói chung” và Tab Thông tin Phí) và chỉ hiển thị thông tin cuối cùng của giao dịch (Master)</w:t>
      </w:r>
    </w:p>
    <w:p w14:paraId="37DC1122" w14:textId="77777777" w:rsidR="008B1181" w:rsidRDefault="008B1181" w:rsidP="008B1181">
      <w:pPr>
        <w:pStyle w:val="Heading6"/>
        <w:numPr>
          <w:ilvl w:val="0"/>
          <w:numId w:val="0"/>
        </w:numPr>
        <w:ind w:left="1701" w:hanging="1304"/>
      </w:pPr>
      <w:r>
        <w:t>Chứng từ</w:t>
      </w:r>
    </w:p>
    <w:p w14:paraId="108A0844" w14:textId="77777777" w:rsidR="008B1181" w:rsidRPr="00922B0B" w:rsidRDefault="008B1181" w:rsidP="008B1181"/>
    <w:p w14:paraId="1A6BD40D" w14:textId="77777777" w:rsidR="008B1181" w:rsidRPr="00D6790A" w:rsidRDefault="008B1181" w:rsidP="008B1181">
      <w:pPr>
        <w:pStyle w:val="Heading4"/>
      </w:pPr>
      <w:r>
        <w:lastRenderedPageBreak/>
        <w:t>Chức năng Vấn tin hồ sơ</w:t>
      </w:r>
    </w:p>
    <w:p w14:paraId="35B2A4CE" w14:textId="77777777" w:rsidR="008B1181" w:rsidRPr="00A66295" w:rsidRDefault="008B1181" w:rsidP="008B118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Nhờ thu xuất khẩu, cho phép xem được thông tin cuối cùng của giao dịch và xem được lịch sử sự kiện giao dịch.</w:t>
      </w:r>
    </w:p>
    <w:p w14:paraId="21694183" w14:textId="77777777" w:rsidR="008B1181" w:rsidRDefault="008B1181" w:rsidP="008B1181">
      <w:pPr>
        <w:pStyle w:val="Heading6"/>
        <w:numPr>
          <w:ilvl w:val="0"/>
          <w:numId w:val="0"/>
        </w:numPr>
        <w:ind w:left="1701" w:hanging="1304"/>
      </w:pPr>
      <w:r w:rsidRPr="00980729">
        <w:t xml:space="preserve">Tìm kiếm </w:t>
      </w:r>
      <w:r>
        <w:t>hồ sơ</w:t>
      </w:r>
    </w:p>
    <w:p w14:paraId="5E030DCA" w14:textId="77777777" w:rsidR="008B1181" w:rsidRDefault="008B1181" w:rsidP="008B1181">
      <w:pPr>
        <w:spacing w:before="120" w:after="120" w:line="312" w:lineRule="auto"/>
        <w:ind w:firstLine="397"/>
        <w:jc w:val="both"/>
      </w:pPr>
      <w:r>
        <w:rPr>
          <w:noProof/>
        </w:rPr>
        <w:drawing>
          <wp:inline distT="0" distB="0" distL="0" distR="0" wp14:anchorId="5E0BBDAE" wp14:editId="0378A50A">
            <wp:extent cx="5847907" cy="133858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3634D7FF" w14:textId="77777777" w:rsidR="008B1181" w:rsidRDefault="008B1181" w:rsidP="008B1181">
      <w:pPr>
        <w:spacing w:before="120" w:after="120" w:line="312" w:lineRule="auto"/>
        <w:jc w:val="both"/>
      </w:pPr>
      <w:r>
        <w:t>Điều kiện lọc: Tất cả các giao dịch ở tất cả trạng thái</w:t>
      </w:r>
    </w:p>
    <w:p w14:paraId="244F34C5" w14:textId="77777777" w:rsidR="008B1181" w:rsidRDefault="008B1181" w:rsidP="008B1181">
      <w:pPr>
        <w:spacing w:before="120" w:after="120" w:line="312" w:lineRule="auto"/>
        <w:jc w:val="both"/>
      </w:pPr>
      <w:r>
        <w:t>Hệ thống cho phép người dùng tìm kiếm theo một hoặc các tiêu chí: Số thông báo LC, Số tham chiếu EE, LC số, CIF khách hàng, Tên khách hàng…</w:t>
      </w:r>
    </w:p>
    <w:p w14:paraId="0DA828F6" w14:textId="77777777" w:rsidR="008B1181" w:rsidRDefault="008B1181" w:rsidP="008B118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8B1181" w:rsidRPr="00B23242" w14:paraId="719D350D" w14:textId="77777777" w:rsidTr="005E5229">
        <w:tc>
          <w:tcPr>
            <w:tcW w:w="3510" w:type="dxa"/>
          </w:tcPr>
          <w:p w14:paraId="07380C1C" w14:textId="77777777" w:rsidR="008B1181" w:rsidRPr="00B23242" w:rsidRDefault="008B1181" w:rsidP="005E5229">
            <w:pPr>
              <w:spacing w:before="120" w:after="120" w:line="312" w:lineRule="auto"/>
              <w:ind w:firstLine="0"/>
              <w:jc w:val="both"/>
              <w:rPr>
                <w:b/>
              </w:rPr>
            </w:pPr>
            <w:r w:rsidRPr="00B23242">
              <w:rPr>
                <w:b/>
              </w:rPr>
              <w:t>Tiêu chí</w:t>
            </w:r>
          </w:p>
        </w:tc>
        <w:tc>
          <w:tcPr>
            <w:tcW w:w="6237" w:type="dxa"/>
          </w:tcPr>
          <w:p w14:paraId="0C353E21" w14:textId="77777777" w:rsidR="008B1181" w:rsidRPr="00B23242" w:rsidRDefault="008B1181" w:rsidP="005E5229">
            <w:pPr>
              <w:spacing w:before="120" w:after="120" w:line="312" w:lineRule="auto"/>
              <w:ind w:firstLine="0"/>
              <w:jc w:val="both"/>
              <w:rPr>
                <w:b/>
              </w:rPr>
            </w:pPr>
            <w:r w:rsidRPr="00B23242">
              <w:rPr>
                <w:b/>
              </w:rPr>
              <w:t>Mô tả</w:t>
            </w:r>
          </w:p>
        </w:tc>
      </w:tr>
      <w:tr w:rsidR="008B1181" w14:paraId="6576E69E" w14:textId="77777777" w:rsidTr="005E5229">
        <w:tc>
          <w:tcPr>
            <w:tcW w:w="3510" w:type="dxa"/>
          </w:tcPr>
          <w:p w14:paraId="37093559" w14:textId="77777777" w:rsidR="008B1181" w:rsidRDefault="008B1181" w:rsidP="005E5229">
            <w:pPr>
              <w:spacing w:before="120" w:after="120" w:line="312" w:lineRule="auto"/>
              <w:ind w:firstLine="0"/>
              <w:jc w:val="both"/>
            </w:pPr>
            <w:r>
              <w:t>Trạng thái</w:t>
            </w:r>
          </w:p>
        </w:tc>
        <w:tc>
          <w:tcPr>
            <w:tcW w:w="6237" w:type="dxa"/>
          </w:tcPr>
          <w:p w14:paraId="77507A76" w14:textId="77777777" w:rsidR="008B1181" w:rsidRDefault="008B1181" w:rsidP="00724F94">
            <w:pPr>
              <w:pStyle w:val="ListParagraph"/>
              <w:numPr>
                <w:ilvl w:val="0"/>
                <w:numId w:val="8"/>
              </w:numPr>
              <w:spacing w:before="120" w:after="120" w:line="312" w:lineRule="auto"/>
              <w:jc w:val="both"/>
            </w:pPr>
            <w:r>
              <w:t xml:space="preserve">Các lựa chọn: Chưa xử lý, Đã xử lý, Lưu, Từ chối phê duyệt, Chờ phê duyệt </w:t>
            </w:r>
          </w:p>
        </w:tc>
      </w:tr>
      <w:tr w:rsidR="008B1181" w14:paraId="547E8D28" w14:textId="77777777" w:rsidTr="005E5229">
        <w:tc>
          <w:tcPr>
            <w:tcW w:w="3510" w:type="dxa"/>
          </w:tcPr>
          <w:p w14:paraId="1D7A2F04" w14:textId="77777777" w:rsidR="008B1181" w:rsidRDefault="008B1181" w:rsidP="005E5229">
            <w:pPr>
              <w:spacing w:before="120" w:after="120" w:line="312" w:lineRule="auto"/>
              <w:ind w:firstLine="0"/>
              <w:jc w:val="both"/>
            </w:pPr>
            <w:r>
              <w:t>Số tham chiếu BCT</w:t>
            </w:r>
          </w:p>
        </w:tc>
        <w:tc>
          <w:tcPr>
            <w:tcW w:w="6237" w:type="dxa"/>
          </w:tcPr>
          <w:p w14:paraId="736A6A57" w14:textId="77777777" w:rsidR="008B1181" w:rsidRDefault="008B1181" w:rsidP="005E5229">
            <w:pPr>
              <w:spacing w:before="120" w:after="120" w:line="312" w:lineRule="auto"/>
              <w:ind w:firstLine="0"/>
              <w:jc w:val="both"/>
            </w:pPr>
          </w:p>
        </w:tc>
      </w:tr>
      <w:tr w:rsidR="008B1181" w14:paraId="7320BC2E" w14:textId="77777777" w:rsidTr="005E5229">
        <w:tc>
          <w:tcPr>
            <w:tcW w:w="3510" w:type="dxa"/>
          </w:tcPr>
          <w:p w14:paraId="15FA139F" w14:textId="77777777" w:rsidR="008B1181" w:rsidRDefault="008B1181" w:rsidP="005E5229">
            <w:pPr>
              <w:spacing w:before="120" w:after="120" w:line="312" w:lineRule="auto"/>
              <w:ind w:firstLine="0"/>
              <w:jc w:val="both"/>
            </w:pPr>
            <w:r>
              <w:t>Số tham chiếu EE</w:t>
            </w:r>
          </w:p>
        </w:tc>
        <w:tc>
          <w:tcPr>
            <w:tcW w:w="6237" w:type="dxa"/>
          </w:tcPr>
          <w:p w14:paraId="35CF774E" w14:textId="77777777" w:rsidR="008B1181" w:rsidRDefault="008B1181" w:rsidP="005E5229">
            <w:pPr>
              <w:spacing w:before="120" w:after="120" w:line="312" w:lineRule="auto"/>
              <w:ind w:firstLine="0"/>
              <w:jc w:val="both"/>
            </w:pPr>
          </w:p>
        </w:tc>
      </w:tr>
      <w:tr w:rsidR="008B1181" w14:paraId="443364E3" w14:textId="77777777" w:rsidTr="005E5229">
        <w:tc>
          <w:tcPr>
            <w:tcW w:w="3510" w:type="dxa"/>
          </w:tcPr>
          <w:p w14:paraId="49E0308A" w14:textId="77777777" w:rsidR="008B1181" w:rsidRDefault="008B1181" w:rsidP="005E5229">
            <w:pPr>
              <w:spacing w:before="120" w:after="120" w:line="312" w:lineRule="auto"/>
              <w:ind w:firstLine="0"/>
              <w:jc w:val="both"/>
            </w:pPr>
            <w:r>
              <w:t>CIF khách hàng</w:t>
            </w:r>
          </w:p>
        </w:tc>
        <w:tc>
          <w:tcPr>
            <w:tcW w:w="6237" w:type="dxa"/>
          </w:tcPr>
          <w:p w14:paraId="38B2F37A" w14:textId="77777777" w:rsidR="008B1181" w:rsidRDefault="008B1181" w:rsidP="005E5229">
            <w:pPr>
              <w:spacing w:before="120" w:after="120" w:line="312" w:lineRule="auto"/>
              <w:ind w:firstLine="0"/>
              <w:jc w:val="both"/>
            </w:pPr>
          </w:p>
        </w:tc>
      </w:tr>
      <w:tr w:rsidR="008B1181" w14:paraId="322375D9" w14:textId="77777777" w:rsidTr="005E5229">
        <w:tc>
          <w:tcPr>
            <w:tcW w:w="3510" w:type="dxa"/>
          </w:tcPr>
          <w:p w14:paraId="02B242F1" w14:textId="77777777" w:rsidR="008B1181" w:rsidRDefault="008B1181" w:rsidP="005E5229">
            <w:pPr>
              <w:spacing w:before="120" w:after="120" w:line="312" w:lineRule="auto"/>
              <w:ind w:firstLine="0"/>
              <w:jc w:val="both"/>
            </w:pPr>
            <w:r>
              <w:t>Tên khách hàng</w:t>
            </w:r>
          </w:p>
        </w:tc>
        <w:tc>
          <w:tcPr>
            <w:tcW w:w="6237" w:type="dxa"/>
          </w:tcPr>
          <w:p w14:paraId="0BBECF4D" w14:textId="77777777" w:rsidR="008B1181" w:rsidRDefault="008B1181" w:rsidP="005E5229">
            <w:pPr>
              <w:spacing w:before="120" w:after="120" w:line="312" w:lineRule="auto"/>
              <w:ind w:firstLine="0"/>
              <w:jc w:val="both"/>
            </w:pPr>
          </w:p>
        </w:tc>
      </w:tr>
      <w:tr w:rsidR="008B1181" w14:paraId="31A05FA1" w14:textId="77777777" w:rsidTr="005E5229">
        <w:tc>
          <w:tcPr>
            <w:tcW w:w="3510" w:type="dxa"/>
          </w:tcPr>
          <w:p w14:paraId="156CCB22" w14:textId="77777777" w:rsidR="008B1181" w:rsidRDefault="008B1181" w:rsidP="005E5229">
            <w:pPr>
              <w:spacing w:before="120" w:after="120" w:line="312" w:lineRule="auto"/>
              <w:ind w:firstLine="0"/>
              <w:jc w:val="both"/>
            </w:pPr>
            <w:r>
              <w:t>Sự kiện</w:t>
            </w:r>
          </w:p>
        </w:tc>
        <w:tc>
          <w:tcPr>
            <w:tcW w:w="6237" w:type="dxa"/>
          </w:tcPr>
          <w:p w14:paraId="09B9A29F" w14:textId="77777777" w:rsidR="008B1181" w:rsidRDefault="008B1181" w:rsidP="00724F94">
            <w:pPr>
              <w:pStyle w:val="ListParagraph"/>
              <w:numPr>
                <w:ilvl w:val="0"/>
                <w:numId w:val="8"/>
              </w:numPr>
              <w:spacing w:before="120" w:after="120" w:line="312" w:lineRule="auto"/>
              <w:jc w:val="both"/>
            </w:pPr>
            <w:r>
              <w:t>Các lựa chọn: Tham chiếu Bảng diễn giải sự kiện bên dưới</w:t>
            </w:r>
          </w:p>
        </w:tc>
      </w:tr>
      <w:tr w:rsidR="008B1181" w14:paraId="14A50D79" w14:textId="77777777" w:rsidTr="005E5229">
        <w:tc>
          <w:tcPr>
            <w:tcW w:w="3510" w:type="dxa"/>
          </w:tcPr>
          <w:p w14:paraId="7081659C" w14:textId="77777777" w:rsidR="008B1181" w:rsidRDefault="008B1181" w:rsidP="005E5229">
            <w:pPr>
              <w:spacing w:before="120" w:after="120" w:line="312" w:lineRule="auto"/>
              <w:ind w:firstLine="0"/>
              <w:jc w:val="both"/>
            </w:pPr>
            <w:r>
              <w:t>Tình trạng hoạt động</w:t>
            </w:r>
          </w:p>
        </w:tc>
        <w:tc>
          <w:tcPr>
            <w:tcW w:w="6237" w:type="dxa"/>
          </w:tcPr>
          <w:p w14:paraId="2F240A1F" w14:textId="77777777" w:rsidR="008B1181" w:rsidRDefault="008B1181" w:rsidP="00724F94">
            <w:pPr>
              <w:pStyle w:val="ListParagraph"/>
              <w:numPr>
                <w:ilvl w:val="0"/>
                <w:numId w:val="8"/>
              </w:numPr>
              <w:spacing w:before="120" w:after="120" w:line="312" w:lineRule="auto"/>
              <w:jc w:val="both"/>
            </w:pPr>
            <w:r>
              <w:t>Các lựa chọn: Đang hoạt động, Đóng</w:t>
            </w:r>
          </w:p>
        </w:tc>
      </w:tr>
    </w:tbl>
    <w:p w14:paraId="1B029601" w14:textId="77777777" w:rsidR="008B1181" w:rsidRDefault="008B1181" w:rsidP="008B1181">
      <w:pPr>
        <w:spacing w:before="120" w:after="120" w:line="312" w:lineRule="auto"/>
        <w:jc w:val="both"/>
      </w:pPr>
      <w:r>
        <w:t>Màn hình kết quả tìm kiếm: sắp xếp theo thứ tự Số tham chiếu BCT</w:t>
      </w:r>
    </w:p>
    <w:tbl>
      <w:tblPr>
        <w:tblStyle w:val="TableGrid"/>
        <w:tblW w:w="12333" w:type="dxa"/>
        <w:tblLook w:val="04A0" w:firstRow="1" w:lastRow="0" w:firstColumn="1" w:lastColumn="0" w:noHBand="0" w:noVBand="1"/>
      </w:tblPr>
      <w:tblGrid>
        <w:gridCol w:w="780"/>
        <w:gridCol w:w="1708"/>
        <w:gridCol w:w="1634"/>
        <w:gridCol w:w="1206"/>
        <w:gridCol w:w="1915"/>
        <w:gridCol w:w="693"/>
        <w:gridCol w:w="1206"/>
        <w:gridCol w:w="725"/>
        <w:gridCol w:w="682"/>
        <w:gridCol w:w="892"/>
        <w:gridCol w:w="892"/>
      </w:tblGrid>
      <w:tr w:rsidR="008B1181" w:rsidRPr="00615117" w14:paraId="564CA400" w14:textId="77777777" w:rsidTr="005E5229">
        <w:trPr>
          <w:trHeight w:val="300"/>
        </w:trPr>
        <w:tc>
          <w:tcPr>
            <w:tcW w:w="780" w:type="dxa"/>
            <w:noWrap/>
            <w:hideMark/>
          </w:tcPr>
          <w:p w14:paraId="4D415CEF" w14:textId="77777777" w:rsidR="008B1181" w:rsidRPr="00615117" w:rsidRDefault="008B1181" w:rsidP="005E5229">
            <w:pPr>
              <w:spacing w:line="240" w:lineRule="auto"/>
              <w:ind w:firstLine="0"/>
              <w:jc w:val="center"/>
              <w:rPr>
                <w:rFonts w:cs="Times New Roman"/>
              </w:rPr>
            </w:pPr>
            <w:r w:rsidRPr="00615117">
              <w:rPr>
                <w:rFonts w:cs="Times New Roman"/>
              </w:rPr>
              <w:lastRenderedPageBreak/>
              <w:t>Ngày GD</w:t>
            </w:r>
          </w:p>
        </w:tc>
        <w:tc>
          <w:tcPr>
            <w:tcW w:w="669" w:type="dxa"/>
            <w:noWrap/>
            <w:hideMark/>
          </w:tcPr>
          <w:p w14:paraId="5F971BFB" w14:textId="77777777" w:rsidR="008B1181" w:rsidRPr="00615117" w:rsidRDefault="008B1181" w:rsidP="005E5229">
            <w:pPr>
              <w:spacing w:line="240" w:lineRule="auto"/>
              <w:ind w:firstLine="0"/>
              <w:jc w:val="center"/>
              <w:rPr>
                <w:rFonts w:cs="Times New Roman"/>
              </w:rPr>
            </w:pPr>
            <w:r w:rsidRPr="00615117">
              <w:rPr>
                <w:rFonts w:cs="Times New Roman"/>
              </w:rPr>
              <w:t xml:space="preserve">Số </w:t>
            </w:r>
            <w:r>
              <w:rPr>
                <w:rFonts w:cs="Times New Roman"/>
              </w:rPr>
              <w:t>tham chiếu BCT</w:t>
            </w:r>
          </w:p>
        </w:tc>
        <w:tc>
          <w:tcPr>
            <w:tcW w:w="1634" w:type="dxa"/>
          </w:tcPr>
          <w:p w14:paraId="4319603F"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3F8E3896"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4E1DBB51"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65A7F0AF" w14:textId="77777777" w:rsidR="008B1181" w:rsidRPr="00615117" w:rsidRDefault="008B1181" w:rsidP="005E5229">
            <w:pPr>
              <w:spacing w:line="240" w:lineRule="auto"/>
              <w:ind w:firstLine="0"/>
              <w:jc w:val="center"/>
              <w:rPr>
                <w:rFonts w:cs="Times New Roman"/>
              </w:rPr>
            </w:pPr>
            <w:r w:rsidRPr="00615117">
              <w:rPr>
                <w:rFonts w:cs="Times New Roman"/>
              </w:rPr>
              <w:t>Loại tiền LC</w:t>
            </w:r>
          </w:p>
        </w:tc>
        <w:tc>
          <w:tcPr>
            <w:tcW w:w="1206" w:type="dxa"/>
            <w:noWrap/>
            <w:hideMark/>
          </w:tcPr>
          <w:p w14:paraId="76C956BE" w14:textId="77777777" w:rsidR="008B1181" w:rsidRPr="00615117" w:rsidRDefault="008B1181" w:rsidP="005E5229">
            <w:pPr>
              <w:spacing w:line="240" w:lineRule="auto"/>
              <w:ind w:firstLine="0"/>
              <w:jc w:val="center"/>
              <w:rPr>
                <w:rFonts w:cs="Times New Roman"/>
              </w:rPr>
            </w:pPr>
            <w:r w:rsidRPr="00615117">
              <w:rPr>
                <w:rFonts w:cs="Times New Roman"/>
              </w:rPr>
              <w:t>Số tiền LC</w:t>
            </w:r>
          </w:p>
        </w:tc>
        <w:tc>
          <w:tcPr>
            <w:tcW w:w="725" w:type="dxa"/>
            <w:noWrap/>
            <w:hideMark/>
          </w:tcPr>
          <w:p w14:paraId="2511A9D1"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885" w:type="dxa"/>
          </w:tcPr>
          <w:p w14:paraId="31AC74E5" w14:textId="77777777" w:rsidR="008B1181" w:rsidRDefault="008B1181" w:rsidP="005E5229">
            <w:pPr>
              <w:spacing w:line="240" w:lineRule="auto"/>
              <w:ind w:firstLine="0"/>
              <w:jc w:val="center"/>
              <w:rPr>
                <w:rFonts w:cs="Times New Roman"/>
              </w:rPr>
            </w:pPr>
            <w:r>
              <w:rPr>
                <w:rFonts w:cs="Times New Roman"/>
              </w:rPr>
              <w:t>STT sự kiện</w:t>
            </w:r>
          </w:p>
        </w:tc>
        <w:tc>
          <w:tcPr>
            <w:tcW w:w="1310" w:type="dxa"/>
          </w:tcPr>
          <w:p w14:paraId="400D30FC" w14:textId="77777777" w:rsidR="008B1181" w:rsidRDefault="008B1181" w:rsidP="005E5229">
            <w:pPr>
              <w:spacing w:line="240" w:lineRule="auto"/>
              <w:ind w:firstLine="0"/>
              <w:jc w:val="center"/>
              <w:rPr>
                <w:rFonts w:cs="Times New Roman"/>
              </w:rPr>
            </w:pPr>
            <w:r>
              <w:rPr>
                <w:rFonts w:cs="Times New Roman"/>
              </w:rPr>
              <w:t>Người tạo</w:t>
            </w:r>
          </w:p>
        </w:tc>
        <w:tc>
          <w:tcPr>
            <w:tcW w:w="1310" w:type="dxa"/>
          </w:tcPr>
          <w:p w14:paraId="551D0B70" w14:textId="77777777" w:rsidR="008B1181" w:rsidRDefault="008B1181" w:rsidP="005E5229">
            <w:pPr>
              <w:spacing w:line="240" w:lineRule="auto"/>
              <w:ind w:firstLine="0"/>
              <w:jc w:val="center"/>
              <w:rPr>
                <w:rFonts w:cs="Times New Roman"/>
              </w:rPr>
            </w:pPr>
            <w:r>
              <w:rPr>
                <w:rFonts w:cs="Times New Roman"/>
              </w:rPr>
              <w:t>Người phê duyệt</w:t>
            </w:r>
          </w:p>
        </w:tc>
      </w:tr>
      <w:tr w:rsidR="008B1181" w:rsidRPr="00615117" w14:paraId="0195D6DE" w14:textId="77777777" w:rsidTr="005E5229">
        <w:trPr>
          <w:trHeight w:val="300"/>
        </w:trPr>
        <w:tc>
          <w:tcPr>
            <w:tcW w:w="780" w:type="dxa"/>
            <w:noWrap/>
            <w:hideMark/>
          </w:tcPr>
          <w:p w14:paraId="553C6572"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669" w:type="dxa"/>
            <w:noWrap/>
            <w:hideMark/>
          </w:tcPr>
          <w:p w14:paraId="090CB144"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0992EC2200001</w:t>
            </w:r>
          </w:p>
        </w:tc>
        <w:tc>
          <w:tcPr>
            <w:tcW w:w="1634" w:type="dxa"/>
          </w:tcPr>
          <w:p w14:paraId="46F931EE"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60FD4216" w14:textId="77777777" w:rsidR="008B1181" w:rsidRPr="006B5910" w:rsidRDefault="008B1181" w:rsidP="005E5229">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6EDD42E5"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395C438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23976118"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0174A167"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885" w:type="dxa"/>
          </w:tcPr>
          <w:p w14:paraId="72608B10"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1310" w:type="dxa"/>
          </w:tcPr>
          <w:p w14:paraId="7CC3C9D0"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1310" w:type="dxa"/>
          </w:tcPr>
          <w:p w14:paraId="7E22369B"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8B1181" w:rsidRPr="00615117" w14:paraId="63B781C6" w14:textId="77777777" w:rsidTr="005E5229">
        <w:trPr>
          <w:trHeight w:val="300"/>
        </w:trPr>
        <w:tc>
          <w:tcPr>
            <w:tcW w:w="780" w:type="dxa"/>
            <w:noWrap/>
          </w:tcPr>
          <w:p w14:paraId="6C60AE2E"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669" w:type="dxa"/>
            <w:noWrap/>
          </w:tcPr>
          <w:p w14:paraId="54070901"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0992EC2200002</w:t>
            </w:r>
          </w:p>
        </w:tc>
        <w:tc>
          <w:tcPr>
            <w:tcW w:w="1634" w:type="dxa"/>
          </w:tcPr>
          <w:p w14:paraId="2CF15F21"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42DB40D1" w14:textId="77777777" w:rsidR="008B1181" w:rsidRPr="006B5910" w:rsidRDefault="008B1181" w:rsidP="005E5229">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705264DE"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23F49BC6"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7A08CFF8"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3F1F6384"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323993B3"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310" w:type="dxa"/>
          </w:tcPr>
          <w:p w14:paraId="65E3FE36"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1310" w:type="dxa"/>
          </w:tcPr>
          <w:p w14:paraId="769C42B1"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11FA8457" w14:textId="77777777" w:rsidR="008B1181" w:rsidRDefault="008B1181" w:rsidP="008B1181">
      <w:pPr>
        <w:pStyle w:val="Heading6"/>
        <w:numPr>
          <w:ilvl w:val="0"/>
          <w:numId w:val="0"/>
        </w:numPr>
        <w:ind w:left="1701" w:hanging="1275"/>
      </w:pPr>
      <w:r>
        <w:t>Màn hình giao dịch</w:t>
      </w:r>
    </w:p>
    <w:p w14:paraId="52B3B74D" w14:textId="77777777" w:rsidR="008B1181" w:rsidRDefault="008B1181" w:rsidP="008B1181">
      <w:r>
        <w:t xml:space="preserve">Tương tự như màn hình chức năng Chỉnh sửa hồ sơ, không cho phép lựa chọn Nút chức năng nào và có thêm </w:t>
      </w:r>
      <w:r>
        <w:rPr>
          <w:b/>
        </w:rPr>
        <w:t>N</w:t>
      </w:r>
      <w:r w:rsidRPr="004E13E6">
        <w:rPr>
          <w:b/>
        </w:rPr>
        <w:t>út Vấn tin lịch sử</w:t>
      </w:r>
      <w:r>
        <w:t xml:space="preserve"> để truy vấn.</w:t>
      </w:r>
    </w:p>
    <w:tbl>
      <w:tblPr>
        <w:tblStyle w:val="TableGrid"/>
        <w:tblW w:w="12333" w:type="dxa"/>
        <w:tblLook w:val="04A0" w:firstRow="1" w:lastRow="0" w:firstColumn="1" w:lastColumn="0" w:noHBand="0" w:noVBand="1"/>
      </w:tblPr>
      <w:tblGrid>
        <w:gridCol w:w="780"/>
        <w:gridCol w:w="1708"/>
        <w:gridCol w:w="1634"/>
        <w:gridCol w:w="1206"/>
        <w:gridCol w:w="1915"/>
        <w:gridCol w:w="693"/>
        <w:gridCol w:w="1206"/>
        <w:gridCol w:w="725"/>
        <w:gridCol w:w="682"/>
        <w:gridCol w:w="892"/>
        <w:gridCol w:w="892"/>
      </w:tblGrid>
      <w:tr w:rsidR="008B1181" w:rsidRPr="00615117" w14:paraId="1E58BB35" w14:textId="77777777" w:rsidTr="005E5229">
        <w:trPr>
          <w:trHeight w:val="300"/>
        </w:trPr>
        <w:tc>
          <w:tcPr>
            <w:tcW w:w="780" w:type="dxa"/>
            <w:noWrap/>
            <w:hideMark/>
          </w:tcPr>
          <w:p w14:paraId="538BD991" w14:textId="77777777" w:rsidR="008B1181" w:rsidRPr="00615117" w:rsidRDefault="008B1181" w:rsidP="005E5229">
            <w:pPr>
              <w:spacing w:line="240" w:lineRule="auto"/>
              <w:ind w:firstLine="0"/>
              <w:jc w:val="center"/>
              <w:rPr>
                <w:rFonts w:cs="Times New Roman"/>
              </w:rPr>
            </w:pPr>
            <w:r w:rsidRPr="00615117">
              <w:rPr>
                <w:rFonts w:cs="Times New Roman"/>
              </w:rPr>
              <w:t>Ngày GD</w:t>
            </w:r>
          </w:p>
        </w:tc>
        <w:tc>
          <w:tcPr>
            <w:tcW w:w="669" w:type="dxa"/>
            <w:noWrap/>
            <w:hideMark/>
          </w:tcPr>
          <w:p w14:paraId="37266C4A" w14:textId="77777777" w:rsidR="008B1181" w:rsidRPr="00615117" w:rsidRDefault="008B1181" w:rsidP="005E5229">
            <w:pPr>
              <w:spacing w:line="240" w:lineRule="auto"/>
              <w:ind w:firstLine="0"/>
              <w:jc w:val="center"/>
              <w:rPr>
                <w:rFonts w:cs="Times New Roman"/>
              </w:rPr>
            </w:pPr>
            <w:r w:rsidRPr="00615117">
              <w:rPr>
                <w:rFonts w:cs="Times New Roman"/>
              </w:rPr>
              <w:t xml:space="preserve">Số </w:t>
            </w:r>
            <w:r>
              <w:rPr>
                <w:rFonts w:cs="Times New Roman"/>
              </w:rPr>
              <w:t>tham chiếu BCT</w:t>
            </w:r>
          </w:p>
        </w:tc>
        <w:tc>
          <w:tcPr>
            <w:tcW w:w="1634" w:type="dxa"/>
          </w:tcPr>
          <w:p w14:paraId="581519D7" w14:textId="77777777" w:rsidR="008B1181" w:rsidRPr="00615117" w:rsidRDefault="008B1181" w:rsidP="005E5229">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3C8D2778" w14:textId="77777777" w:rsidR="008B1181" w:rsidRPr="00615117" w:rsidRDefault="008B1181" w:rsidP="005E5229">
            <w:pPr>
              <w:spacing w:line="240" w:lineRule="auto"/>
              <w:ind w:firstLine="0"/>
              <w:jc w:val="center"/>
              <w:rPr>
                <w:rFonts w:cs="Times New Roman"/>
              </w:rPr>
            </w:pPr>
            <w:r w:rsidRPr="00615117">
              <w:rPr>
                <w:rFonts w:cs="Times New Roman"/>
              </w:rPr>
              <w:t>Số CIF</w:t>
            </w:r>
          </w:p>
        </w:tc>
        <w:tc>
          <w:tcPr>
            <w:tcW w:w="1915" w:type="dxa"/>
            <w:noWrap/>
            <w:hideMark/>
          </w:tcPr>
          <w:p w14:paraId="0E3002AF" w14:textId="77777777" w:rsidR="008B1181" w:rsidRPr="00615117" w:rsidRDefault="008B1181" w:rsidP="005E5229">
            <w:pPr>
              <w:spacing w:line="240" w:lineRule="auto"/>
              <w:ind w:firstLine="0"/>
              <w:jc w:val="center"/>
              <w:rPr>
                <w:rFonts w:cs="Times New Roman"/>
              </w:rPr>
            </w:pPr>
            <w:r w:rsidRPr="00615117">
              <w:rPr>
                <w:rFonts w:cs="Times New Roman"/>
              </w:rPr>
              <w:t>Tên khách hàng</w:t>
            </w:r>
          </w:p>
        </w:tc>
        <w:tc>
          <w:tcPr>
            <w:tcW w:w="693" w:type="dxa"/>
            <w:noWrap/>
            <w:hideMark/>
          </w:tcPr>
          <w:p w14:paraId="62E3B01D" w14:textId="77777777" w:rsidR="008B1181" w:rsidRPr="00615117" w:rsidRDefault="008B1181" w:rsidP="005E5229">
            <w:pPr>
              <w:spacing w:line="240" w:lineRule="auto"/>
              <w:ind w:firstLine="0"/>
              <w:jc w:val="center"/>
              <w:rPr>
                <w:rFonts w:cs="Times New Roman"/>
              </w:rPr>
            </w:pPr>
            <w:r w:rsidRPr="00615117">
              <w:rPr>
                <w:rFonts w:cs="Times New Roman"/>
              </w:rPr>
              <w:t>Loại tiền LC</w:t>
            </w:r>
          </w:p>
        </w:tc>
        <w:tc>
          <w:tcPr>
            <w:tcW w:w="1206" w:type="dxa"/>
            <w:noWrap/>
            <w:hideMark/>
          </w:tcPr>
          <w:p w14:paraId="53E83FBF" w14:textId="77777777" w:rsidR="008B1181" w:rsidRPr="00615117" w:rsidRDefault="008B1181" w:rsidP="005E5229">
            <w:pPr>
              <w:spacing w:line="240" w:lineRule="auto"/>
              <w:ind w:firstLine="0"/>
              <w:jc w:val="center"/>
              <w:rPr>
                <w:rFonts w:cs="Times New Roman"/>
              </w:rPr>
            </w:pPr>
            <w:r w:rsidRPr="00615117">
              <w:rPr>
                <w:rFonts w:cs="Times New Roman"/>
              </w:rPr>
              <w:t>Số tiền LC</w:t>
            </w:r>
          </w:p>
        </w:tc>
        <w:tc>
          <w:tcPr>
            <w:tcW w:w="725" w:type="dxa"/>
            <w:noWrap/>
            <w:hideMark/>
          </w:tcPr>
          <w:p w14:paraId="0FE25BDB" w14:textId="77777777" w:rsidR="008B1181" w:rsidRPr="00615117" w:rsidRDefault="008B1181" w:rsidP="005E5229">
            <w:pPr>
              <w:spacing w:line="240" w:lineRule="auto"/>
              <w:ind w:firstLine="0"/>
              <w:jc w:val="center"/>
              <w:rPr>
                <w:rFonts w:cs="Times New Roman"/>
              </w:rPr>
            </w:pPr>
            <w:r>
              <w:rPr>
                <w:rFonts w:cs="Times New Roman"/>
              </w:rPr>
              <w:t>Sự kiện</w:t>
            </w:r>
          </w:p>
        </w:tc>
        <w:tc>
          <w:tcPr>
            <w:tcW w:w="885" w:type="dxa"/>
          </w:tcPr>
          <w:p w14:paraId="79EA8F63" w14:textId="77777777" w:rsidR="008B1181" w:rsidRDefault="008B1181" w:rsidP="005E5229">
            <w:pPr>
              <w:spacing w:line="240" w:lineRule="auto"/>
              <w:ind w:firstLine="0"/>
              <w:jc w:val="center"/>
              <w:rPr>
                <w:rFonts w:cs="Times New Roman"/>
              </w:rPr>
            </w:pPr>
            <w:r>
              <w:rPr>
                <w:rFonts w:cs="Times New Roman"/>
              </w:rPr>
              <w:t>STT sự kiện</w:t>
            </w:r>
          </w:p>
        </w:tc>
        <w:tc>
          <w:tcPr>
            <w:tcW w:w="1310" w:type="dxa"/>
          </w:tcPr>
          <w:p w14:paraId="368BB6F6" w14:textId="77777777" w:rsidR="008B1181" w:rsidRDefault="008B1181" w:rsidP="005E5229">
            <w:pPr>
              <w:spacing w:line="240" w:lineRule="auto"/>
              <w:ind w:firstLine="0"/>
              <w:jc w:val="center"/>
              <w:rPr>
                <w:rFonts w:cs="Times New Roman"/>
              </w:rPr>
            </w:pPr>
            <w:r>
              <w:rPr>
                <w:rFonts w:cs="Times New Roman"/>
              </w:rPr>
              <w:t>Người tạo</w:t>
            </w:r>
          </w:p>
        </w:tc>
        <w:tc>
          <w:tcPr>
            <w:tcW w:w="1310" w:type="dxa"/>
          </w:tcPr>
          <w:p w14:paraId="28F6C7B9" w14:textId="77777777" w:rsidR="008B1181" w:rsidRDefault="008B1181" w:rsidP="005E5229">
            <w:pPr>
              <w:spacing w:line="240" w:lineRule="auto"/>
              <w:ind w:firstLine="0"/>
              <w:jc w:val="center"/>
              <w:rPr>
                <w:rFonts w:cs="Times New Roman"/>
              </w:rPr>
            </w:pPr>
            <w:r>
              <w:rPr>
                <w:rFonts w:cs="Times New Roman"/>
              </w:rPr>
              <w:t>Người phê duyệt</w:t>
            </w:r>
          </w:p>
        </w:tc>
      </w:tr>
      <w:tr w:rsidR="008B1181" w:rsidRPr="00615117" w14:paraId="51003CBA" w14:textId="77777777" w:rsidTr="005E5229">
        <w:trPr>
          <w:trHeight w:val="300"/>
        </w:trPr>
        <w:tc>
          <w:tcPr>
            <w:tcW w:w="780" w:type="dxa"/>
            <w:noWrap/>
            <w:hideMark/>
          </w:tcPr>
          <w:p w14:paraId="4D12A02B"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669" w:type="dxa"/>
            <w:noWrap/>
            <w:hideMark/>
          </w:tcPr>
          <w:p w14:paraId="5E976923"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0992EC2200001</w:t>
            </w:r>
          </w:p>
        </w:tc>
        <w:tc>
          <w:tcPr>
            <w:tcW w:w="1634" w:type="dxa"/>
          </w:tcPr>
          <w:p w14:paraId="71A9438C"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059137EA" w14:textId="77777777" w:rsidR="008B1181" w:rsidRPr="006B5910" w:rsidRDefault="008B1181" w:rsidP="005E5229">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2F1ACEC5" w14:textId="77777777" w:rsidR="008B1181" w:rsidRPr="00615117"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327B2F56"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3AD3D2EE"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6B4FC262"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885" w:type="dxa"/>
          </w:tcPr>
          <w:p w14:paraId="6DE12634"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1310" w:type="dxa"/>
          </w:tcPr>
          <w:p w14:paraId="71839BCA"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1310" w:type="dxa"/>
          </w:tcPr>
          <w:p w14:paraId="60FC7ACF"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8B1181" w:rsidRPr="00615117" w14:paraId="6FAFC97F" w14:textId="77777777" w:rsidTr="005E5229">
        <w:trPr>
          <w:trHeight w:val="300"/>
        </w:trPr>
        <w:tc>
          <w:tcPr>
            <w:tcW w:w="780" w:type="dxa"/>
            <w:noWrap/>
          </w:tcPr>
          <w:p w14:paraId="11268A22"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669" w:type="dxa"/>
            <w:noWrap/>
          </w:tcPr>
          <w:p w14:paraId="0E8DF6AC"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0992EC2200002</w:t>
            </w:r>
          </w:p>
        </w:tc>
        <w:tc>
          <w:tcPr>
            <w:tcW w:w="1634" w:type="dxa"/>
          </w:tcPr>
          <w:p w14:paraId="773CE06D"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757A9B6C" w14:textId="77777777" w:rsidR="008B1181" w:rsidRPr="006B5910" w:rsidRDefault="008B1181" w:rsidP="005E5229">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7BA978BD" w14:textId="77777777" w:rsidR="008B1181" w:rsidRPr="006B5910" w:rsidRDefault="008B1181" w:rsidP="005E5229">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2F89EA44"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58ECF311"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1535AE24" w14:textId="77777777" w:rsidR="008B1181" w:rsidRDefault="008B1181" w:rsidP="005E5229">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4766622F"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310" w:type="dxa"/>
          </w:tcPr>
          <w:p w14:paraId="3DD18D60" w14:textId="77777777" w:rsidR="008B1181" w:rsidRPr="00615117" w:rsidRDefault="008B1181" w:rsidP="005E5229">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1310" w:type="dxa"/>
          </w:tcPr>
          <w:p w14:paraId="2B296FB9" w14:textId="77777777" w:rsidR="008B1181" w:rsidRPr="006B5910" w:rsidRDefault="008B1181" w:rsidP="005E5229">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2F24E111" w14:textId="77777777" w:rsidR="008B1181" w:rsidRDefault="008B1181" w:rsidP="008B1181"/>
    <w:p w14:paraId="00422466" w14:textId="77777777" w:rsidR="00144601" w:rsidRDefault="00144601" w:rsidP="00C439A9">
      <w:pPr>
        <w:pStyle w:val="Heading2"/>
      </w:pPr>
      <w:r>
        <w:t>Sản phẩm Nhập khẩu</w:t>
      </w:r>
    </w:p>
    <w:p w14:paraId="047B1B40" w14:textId="77777777" w:rsidR="00144601" w:rsidRDefault="00144601" w:rsidP="00144601">
      <w:pPr>
        <w:pStyle w:val="Heading3"/>
      </w:pPr>
      <w:r>
        <w:t>LC Nhập khẩu</w:t>
      </w:r>
    </w:p>
    <w:p w14:paraId="01D11097" w14:textId="77777777" w:rsidR="00144601" w:rsidRDefault="00144601" w:rsidP="00144601">
      <w:pPr>
        <w:ind w:firstLine="227"/>
        <w:rPr>
          <w:u w:val="single"/>
        </w:rPr>
      </w:pPr>
      <w:r>
        <w:rPr>
          <w:u w:val="single"/>
        </w:rPr>
        <w:t>Menu sản phẩm:</w:t>
      </w:r>
    </w:p>
    <w:tbl>
      <w:tblPr>
        <w:tblStyle w:val="TableGrid"/>
        <w:tblW w:w="9797" w:type="dxa"/>
        <w:tblLook w:val="04A0" w:firstRow="1" w:lastRow="0" w:firstColumn="1" w:lastColumn="0" w:noHBand="0" w:noVBand="1"/>
      </w:tblPr>
      <w:tblGrid>
        <w:gridCol w:w="1954"/>
        <w:gridCol w:w="2885"/>
        <w:gridCol w:w="4958"/>
      </w:tblGrid>
      <w:tr w:rsidR="00144601" w14:paraId="5D0CECD6" w14:textId="77777777" w:rsidTr="00F119FA">
        <w:trPr>
          <w:trHeight w:val="1471"/>
        </w:trPr>
        <w:tc>
          <w:tcPr>
            <w:tcW w:w="1954" w:type="dxa"/>
            <w:vMerge w:val="restart"/>
          </w:tcPr>
          <w:p w14:paraId="4C762464" w14:textId="77777777" w:rsidR="00144601" w:rsidRDefault="00144601" w:rsidP="00F119FA">
            <w:pPr>
              <w:ind w:firstLine="0"/>
              <w:rPr>
                <w:u w:val="single"/>
              </w:rPr>
            </w:pPr>
            <w:r>
              <w:rPr>
                <w:u w:val="single"/>
              </w:rPr>
              <w:t>LC nhập khẩu &gt;</w:t>
            </w:r>
          </w:p>
        </w:tc>
        <w:tc>
          <w:tcPr>
            <w:tcW w:w="2885" w:type="dxa"/>
          </w:tcPr>
          <w:p w14:paraId="6B5EF872" w14:textId="77777777" w:rsidR="00144601" w:rsidRDefault="00144601" w:rsidP="00F119FA">
            <w:pPr>
              <w:ind w:firstLine="0"/>
              <w:jc w:val="both"/>
              <w:rPr>
                <w:u w:val="single"/>
              </w:rPr>
            </w:pPr>
            <w:r>
              <w:rPr>
                <w:u w:val="single"/>
              </w:rPr>
              <w:t>Xử lý hồ sơ mới</w:t>
            </w:r>
          </w:p>
        </w:tc>
        <w:tc>
          <w:tcPr>
            <w:tcW w:w="4958" w:type="dxa"/>
          </w:tcPr>
          <w:p w14:paraId="356E21A1" w14:textId="77777777" w:rsidR="00144601" w:rsidRPr="00045AB5" w:rsidRDefault="00144601" w:rsidP="00F119FA">
            <w:pPr>
              <w:ind w:firstLine="0"/>
              <w:jc w:val="both"/>
            </w:pPr>
            <w:r w:rsidRPr="00045AB5">
              <w:t xml:space="preserve">Cho phép người dùng </w:t>
            </w:r>
            <w:r w:rsidRPr="00045AB5">
              <w:rPr>
                <w:b/>
                <w:i/>
              </w:rPr>
              <w:t>vấ</w:t>
            </w:r>
            <w:r>
              <w:rPr>
                <w:b/>
                <w:i/>
              </w:rPr>
              <w:t xml:space="preserve">n tin, </w:t>
            </w:r>
            <w:r w:rsidRPr="00045AB5">
              <w:rPr>
                <w:b/>
                <w:i/>
              </w:rPr>
              <w:t xml:space="preserve">xử lý và phê duyệt </w:t>
            </w:r>
            <w:r w:rsidRPr="00045AB5">
              <w:t>giao dị</w:t>
            </w:r>
            <w:r>
              <w:t>ch LC nhập</w:t>
            </w:r>
            <w:r w:rsidRPr="00045AB5">
              <w:t xml:space="preserve"> khẩu mới, bao gồm Phát hành, Sửa đổi, Thu kí quỹ, Đóng, Kích hoạt…</w:t>
            </w:r>
          </w:p>
        </w:tc>
      </w:tr>
      <w:tr w:rsidR="00144601" w14:paraId="23F73E9E" w14:textId="77777777" w:rsidTr="00F119FA">
        <w:tc>
          <w:tcPr>
            <w:tcW w:w="1954" w:type="dxa"/>
            <w:vMerge/>
          </w:tcPr>
          <w:p w14:paraId="53E6B54B" w14:textId="77777777" w:rsidR="00144601" w:rsidRDefault="00144601" w:rsidP="00F119FA">
            <w:pPr>
              <w:ind w:firstLine="0"/>
              <w:rPr>
                <w:u w:val="single"/>
              </w:rPr>
            </w:pPr>
          </w:p>
        </w:tc>
        <w:tc>
          <w:tcPr>
            <w:tcW w:w="2885" w:type="dxa"/>
          </w:tcPr>
          <w:p w14:paraId="54C5D922" w14:textId="77777777" w:rsidR="00144601" w:rsidRDefault="00144601" w:rsidP="00F119FA">
            <w:pPr>
              <w:ind w:firstLine="0"/>
              <w:jc w:val="both"/>
              <w:rPr>
                <w:u w:val="single"/>
              </w:rPr>
            </w:pPr>
            <w:r>
              <w:rPr>
                <w:u w:val="single"/>
              </w:rPr>
              <w:t>Chỉnh sửa hồ sơ</w:t>
            </w:r>
          </w:p>
        </w:tc>
        <w:tc>
          <w:tcPr>
            <w:tcW w:w="4958" w:type="dxa"/>
          </w:tcPr>
          <w:p w14:paraId="4527D3DA" w14:textId="77777777" w:rsidR="00144601" w:rsidRPr="00045AB5" w:rsidRDefault="00144601" w:rsidP="00F119FA">
            <w:pPr>
              <w:tabs>
                <w:tab w:val="left" w:pos="4394"/>
              </w:tabs>
              <w:ind w:firstLine="0"/>
              <w:jc w:val="both"/>
            </w:pPr>
            <w:r w:rsidRPr="00045AB5">
              <w:t xml:space="preserve">Cho phép người dùng vấn tin và sửa đổi các </w:t>
            </w:r>
            <w:r w:rsidRPr="00045AB5">
              <w:rPr>
                <w:b/>
                <w:i/>
              </w:rPr>
              <w:t>thông tin cuối cùng của giao dịch</w:t>
            </w:r>
            <w:r w:rsidRPr="00045AB5">
              <w:t xml:space="preserve"> đã xử lý trước đó</w:t>
            </w:r>
          </w:p>
        </w:tc>
      </w:tr>
      <w:tr w:rsidR="00144601" w14:paraId="3947848F" w14:textId="77777777" w:rsidTr="00F119FA">
        <w:trPr>
          <w:trHeight w:val="80"/>
        </w:trPr>
        <w:tc>
          <w:tcPr>
            <w:tcW w:w="1954" w:type="dxa"/>
            <w:vMerge/>
          </w:tcPr>
          <w:p w14:paraId="5F2A06DE" w14:textId="77777777" w:rsidR="00144601" w:rsidRDefault="00144601" w:rsidP="00F119FA">
            <w:pPr>
              <w:ind w:firstLine="0"/>
              <w:rPr>
                <w:u w:val="single"/>
              </w:rPr>
            </w:pPr>
          </w:p>
        </w:tc>
        <w:tc>
          <w:tcPr>
            <w:tcW w:w="2885" w:type="dxa"/>
          </w:tcPr>
          <w:p w14:paraId="6A5659D3" w14:textId="77777777" w:rsidR="00144601" w:rsidRDefault="00144601" w:rsidP="00F119FA">
            <w:pPr>
              <w:ind w:firstLine="0"/>
              <w:jc w:val="both"/>
              <w:rPr>
                <w:u w:val="single"/>
              </w:rPr>
            </w:pPr>
            <w:r>
              <w:rPr>
                <w:u w:val="single"/>
              </w:rPr>
              <w:t>Vấn tin hồ sơ</w:t>
            </w:r>
          </w:p>
        </w:tc>
        <w:tc>
          <w:tcPr>
            <w:tcW w:w="4958" w:type="dxa"/>
          </w:tcPr>
          <w:p w14:paraId="0DC0D211" w14:textId="77777777" w:rsidR="00144601" w:rsidRPr="00045AB5" w:rsidRDefault="00144601" w:rsidP="00F119FA">
            <w:pPr>
              <w:ind w:firstLine="0"/>
              <w:jc w:val="both"/>
            </w:pPr>
            <w:r w:rsidRPr="00045AB5">
              <w:t xml:space="preserve">Cho phép người dùng vấn tin </w:t>
            </w:r>
            <w:r w:rsidRPr="00045AB5">
              <w:rPr>
                <w:b/>
                <w:i/>
              </w:rPr>
              <w:t xml:space="preserve">thông tin và </w:t>
            </w:r>
            <w:r w:rsidRPr="00045AB5">
              <w:rPr>
                <w:b/>
                <w:i/>
              </w:rPr>
              <w:lastRenderedPageBreak/>
              <w:t xml:space="preserve">trạng thái cuối cùng </w:t>
            </w:r>
            <w:r w:rsidRPr="00045AB5">
              <w:t xml:space="preserve">của giao dịch LC </w:t>
            </w:r>
            <w:r>
              <w:t>nhâp</w:t>
            </w:r>
            <w:r w:rsidRPr="00045AB5">
              <w:t xml:space="preserve"> khẩu cũng như </w:t>
            </w:r>
            <w:r w:rsidRPr="00045AB5">
              <w:rPr>
                <w:b/>
                <w:i/>
              </w:rPr>
              <w:t>lịch sử từng sự kiện</w:t>
            </w:r>
            <w:r w:rsidRPr="00045AB5">
              <w:t>.</w:t>
            </w:r>
          </w:p>
        </w:tc>
      </w:tr>
    </w:tbl>
    <w:p w14:paraId="07B52623" w14:textId="77777777" w:rsidR="00144601" w:rsidRDefault="00144601" w:rsidP="00144601">
      <w:pPr>
        <w:spacing w:after="0"/>
        <w:ind w:firstLine="227"/>
        <w:rPr>
          <w:u w:val="single"/>
        </w:rPr>
      </w:pPr>
    </w:p>
    <w:p w14:paraId="4C5E644F" w14:textId="4BBE8057" w:rsidR="00144601" w:rsidRPr="008801D7" w:rsidRDefault="00C439A9" w:rsidP="00144601">
      <w:pPr>
        <w:pStyle w:val="Heading4"/>
      </w:pPr>
      <w:r>
        <w:t xml:space="preserve">Chức năng </w:t>
      </w:r>
      <w:r w:rsidR="00144601">
        <w:t>Xử lý hồ sơ mới</w:t>
      </w:r>
    </w:p>
    <w:p w14:paraId="5C3AF5DA"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và KSV tìm kiếm và lựa chọn </w:t>
      </w:r>
      <w:r w:rsidRPr="00C320C8">
        <w:rPr>
          <w:rFonts w:cs="Times New Roman"/>
          <w:szCs w:val="26"/>
        </w:rPr>
        <w:t>hồ</w:t>
      </w:r>
      <w:r>
        <w:rPr>
          <w:rFonts w:cs="Times New Roman"/>
          <w:szCs w:val="26"/>
        </w:rPr>
        <w:t xml:space="preserve"> sơ giao dịch LC nhâp khẩu mới theo từng sự kiện để xử lý, dựa trên kết quả trả về từ hệ thống EE.</w:t>
      </w:r>
    </w:p>
    <w:p w14:paraId="5CF68D27" w14:textId="77777777" w:rsidR="00144601" w:rsidRDefault="00144601" w:rsidP="00144601">
      <w:pPr>
        <w:pStyle w:val="Heading6"/>
        <w:numPr>
          <w:ilvl w:val="0"/>
          <w:numId w:val="0"/>
        </w:numPr>
        <w:ind w:left="1701" w:hanging="1304"/>
      </w:pPr>
      <w:r w:rsidRPr="00980729">
        <w:t xml:space="preserve">Tìm kiếm </w:t>
      </w:r>
      <w:r>
        <w:t>hồ sơ</w:t>
      </w:r>
    </w:p>
    <w:p w14:paraId="7991ECA7" w14:textId="77777777" w:rsidR="00144601" w:rsidRDefault="00144601" w:rsidP="00144601">
      <w:pPr>
        <w:spacing w:before="120" w:after="120" w:line="312" w:lineRule="auto"/>
        <w:ind w:firstLine="397"/>
        <w:jc w:val="both"/>
      </w:pPr>
      <w:r>
        <w:rPr>
          <w:noProof/>
        </w:rPr>
        <w:drawing>
          <wp:inline distT="0" distB="0" distL="0" distR="0" wp14:anchorId="59252BAC" wp14:editId="02094A7E">
            <wp:extent cx="5847907" cy="13385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6E30BA8D" w14:textId="77777777" w:rsidR="00144601" w:rsidRDefault="00144601" w:rsidP="00144601">
      <w:pPr>
        <w:spacing w:before="120" w:after="120" w:line="312" w:lineRule="auto"/>
        <w:jc w:val="both"/>
      </w:pPr>
      <w:r>
        <w:t>Hệ thống cho phép người dùng tìm kiếm theo một hoặc các tiêu chí: Ngày, Số tham chiếu EE, số LC (của NHCT Lào), CIF Khách hàng, tên khách hàng, như bảng dưới đây</w:t>
      </w:r>
    </w:p>
    <w:p w14:paraId="5E71A50A"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767427B0" w14:textId="77777777" w:rsidTr="00F119FA">
        <w:tc>
          <w:tcPr>
            <w:tcW w:w="3510" w:type="dxa"/>
          </w:tcPr>
          <w:p w14:paraId="48D5472D" w14:textId="77777777" w:rsidR="00144601" w:rsidRPr="00B23242" w:rsidRDefault="00144601" w:rsidP="00F119FA">
            <w:pPr>
              <w:spacing w:before="120" w:after="120" w:line="312" w:lineRule="auto"/>
              <w:ind w:firstLine="0"/>
              <w:jc w:val="both"/>
              <w:rPr>
                <w:b/>
              </w:rPr>
            </w:pPr>
            <w:r w:rsidRPr="00B23242">
              <w:rPr>
                <w:b/>
              </w:rPr>
              <w:t>Tiêu chí</w:t>
            </w:r>
          </w:p>
        </w:tc>
        <w:tc>
          <w:tcPr>
            <w:tcW w:w="6237" w:type="dxa"/>
          </w:tcPr>
          <w:p w14:paraId="39185B52"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5C38E7B7" w14:textId="77777777" w:rsidTr="00F119FA">
        <w:tc>
          <w:tcPr>
            <w:tcW w:w="3510" w:type="dxa"/>
          </w:tcPr>
          <w:p w14:paraId="61236F0A" w14:textId="77777777" w:rsidR="00144601" w:rsidRDefault="00144601" w:rsidP="00F119FA">
            <w:pPr>
              <w:spacing w:before="120" w:after="120" w:line="312" w:lineRule="auto"/>
              <w:ind w:firstLine="0"/>
              <w:jc w:val="both"/>
            </w:pPr>
            <w:r>
              <w:t>Trạng thái</w:t>
            </w:r>
          </w:p>
        </w:tc>
        <w:tc>
          <w:tcPr>
            <w:tcW w:w="6237" w:type="dxa"/>
          </w:tcPr>
          <w:p w14:paraId="2767C640" w14:textId="77777777" w:rsidR="00144601" w:rsidRPr="00B23242" w:rsidRDefault="00144601" w:rsidP="00724F94">
            <w:pPr>
              <w:pStyle w:val="ListParagraph"/>
              <w:numPr>
                <w:ilvl w:val="0"/>
                <w:numId w:val="8"/>
              </w:numPr>
              <w:spacing w:before="120" w:after="120" w:line="312" w:lineRule="auto"/>
              <w:jc w:val="both"/>
            </w:pPr>
            <w:r>
              <w:t xml:space="preserve">Các lựa chọn: Chưa xử lý, Lưu, Từ chối phê duyệt </w:t>
            </w:r>
            <w:r w:rsidRPr="00B23242">
              <w:rPr>
                <w:i/>
              </w:rPr>
              <w:t xml:space="preserve">(đối với màn hình </w:t>
            </w:r>
            <w:r>
              <w:rPr>
                <w:i/>
              </w:rPr>
              <w:t>TTV</w:t>
            </w:r>
            <w:r w:rsidRPr="00B23242">
              <w:rPr>
                <w:i/>
              </w:rPr>
              <w:t>)</w:t>
            </w:r>
          </w:p>
          <w:p w14:paraId="532D4324" w14:textId="77777777" w:rsidR="00144601" w:rsidRDefault="00144601" w:rsidP="00724F94">
            <w:pPr>
              <w:pStyle w:val="ListParagraph"/>
              <w:numPr>
                <w:ilvl w:val="0"/>
                <w:numId w:val="8"/>
              </w:numPr>
              <w:spacing w:before="120" w:after="120" w:line="312" w:lineRule="auto"/>
              <w:jc w:val="both"/>
            </w:pPr>
            <w:r>
              <w:t xml:space="preserve">Các lựa chọn: Chờ phê duyệt </w:t>
            </w:r>
          </w:p>
          <w:p w14:paraId="0A759745" w14:textId="77777777" w:rsidR="00144601" w:rsidRDefault="00144601" w:rsidP="00F119FA">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144601" w14:paraId="2BD46532" w14:textId="77777777" w:rsidTr="00F119FA">
        <w:tc>
          <w:tcPr>
            <w:tcW w:w="3510" w:type="dxa"/>
          </w:tcPr>
          <w:p w14:paraId="0E1E336C" w14:textId="77777777" w:rsidR="00144601" w:rsidRDefault="00144601" w:rsidP="00F119FA">
            <w:pPr>
              <w:spacing w:before="120" w:after="120" w:line="312" w:lineRule="auto"/>
              <w:ind w:firstLine="0"/>
              <w:jc w:val="both"/>
            </w:pPr>
            <w:r>
              <w:t>Số LC</w:t>
            </w:r>
          </w:p>
        </w:tc>
        <w:tc>
          <w:tcPr>
            <w:tcW w:w="6237" w:type="dxa"/>
          </w:tcPr>
          <w:p w14:paraId="37A764D7" w14:textId="77777777" w:rsidR="00144601" w:rsidRDefault="00144601" w:rsidP="00F119FA">
            <w:pPr>
              <w:spacing w:before="120" w:after="120" w:line="312" w:lineRule="auto"/>
              <w:ind w:firstLine="0"/>
              <w:jc w:val="both"/>
            </w:pPr>
          </w:p>
        </w:tc>
      </w:tr>
      <w:tr w:rsidR="00144601" w14:paraId="5E73274C" w14:textId="77777777" w:rsidTr="00F119FA">
        <w:tc>
          <w:tcPr>
            <w:tcW w:w="3510" w:type="dxa"/>
          </w:tcPr>
          <w:p w14:paraId="0E3B07E2" w14:textId="77777777" w:rsidR="00144601" w:rsidRDefault="00144601" w:rsidP="00F119FA">
            <w:pPr>
              <w:spacing w:before="120" w:after="120" w:line="312" w:lineRule="auto"/>
              <w:ind w:firstLine="0"/>
              <w:jc w:val="both"/>
            </w:pPr>
            <w:r>
              <w:t>Số tham chiếu EE</w:t>
            </w:r>
          </w:p>
        </w:tc>
        <w:tc>
          <w:tcPr>
            <w:tcW w:w="6237" w:type="dxa"/>
          </w:tcPr>
          <w:p w14:paraId="09AA1EFB" w14:textId="77777777" w:rsidR="00144601" w:rsidRDefault="00144601" w:rsidP="00F119FA">
            <w:pPr>
              <w:spacing w:before="120" w:after="120" w:line="312" w:lineRule="auto"/>
              <w:ind w:firstLine="0"/>
              <w:jc w:val="both"/>
            </w:pPr>
          </w:p>
        </w:tc>
      </w:tr>
      <w:tr w:rsidR="00144601" w14:paraId="06501B57" w14:textId="77777777" w:rsidTr="00F119FA">
        <w:tc>
          <w:tcPr>
            <w:tcW w:w="3510" w:type="dxa"/>
          </w:tcPr>
          <w:p w14:paraId="02B77D95" w14:textId="77777777" w:rsidR="00144601" w:rsidRDefault="00144601" w:rsidP="00F119FA">
            <w:pPr>
              <w:spacing w:before="120" w:after="120" w:line="312" w:lineRule="auto"/>
              <w:ind w:firstLine="0"/>
              <w:jc w:val="both"/>
            </w:pPr>
            <w:r>
              <w:t>CIF khách hàng</w:t>
            </w:r>
          </w:p>
        </w:tc>
        <w:tc>
          <w:tcPr>
            <w:tcW w:w="6237" w:type="dxa"/>
          </w:tcPr>
          <w:p w14:paraId="545970FA" w14:textId="77777777" w:rsidR="00144601" w:rsidRDefault="00144601" w:rsidP="00F119FA">
            <w:pPr>
              <w:spacing w:before="120" w:after="120" w:line="312" w:lineRule="auto"/>
              <w:ind w:firstLine="0"/>
              <w:jc w:val="both"/>
            </w:pPr>
          </w:p>
        </w:tc>
      </w:tr>
      <w:tr w:rsidR="00144601" w14:paraId="421CCB85" w14:textId="77777777" w:rsidTr="00F119FA">
        <w:tc>
          <w:tcPr>
            <w:tcW w:w="3510" w:type="dxa"/>
          </w:tcPr>
          <w:p w14:paraId="4A358E07" w14:textId="77777777" w:rsidR="00144601" w:rsidRDefault="00144601" w:rsidP="00F119FA">
            <w:pPr>
              <w:spacing w:before="120" w:after="120" w:line="312" w:lineRule="auto"/>
              <w:ind w:firstLine="0"/>
              <w:jc w:val="both"/>
            </w:pPr>
            <w:r>
              <w:t>Tên khách hàng</w:t>
            </w:r>
          </w:p>
        </w:tc>
        <w:tc>
          <w:tcPr>
            <w:tcW w:w="6237" w:type="dxa"/>
          </w:tcPr>
          <w:p w14:paraId="03968FF1" w14:textId="77777777" w:rsidR="00144601" w:rsidRDefault="00144601" w:rsidP="00F119FA">
            <w:pPr>
              <w:spacing w:before="120" w:after="120" w:line="312" w:lineRule="auto"/>
              <w:ind w:firstLine="0"/>
              <w:jc w:val="both"/>
            </w:pPr>
          </w:p>
        </w:tc>
      </w:tr>
      <w:tr w:rsidR="00144601" w14:paraId="4976DC03" w14:textId="77777777" w:rsidTr="00F119FA">
        <w:tc>
          <w:tcPr>
            <w:tcW w:w="3510" w:type="dxa"/>
          </w:tcPr>
          <w:p w14:paraId="65B88548" w14:textId="77777777" w:rsidR="00144601" w:rsidRDefault="00144601" w:rsidP="00F119FA">
            <w:pPr>
              <w:spacing w:before="120" w:after="120" w:line="312" w:lineRule="auto"/>
              <w:ind w:firstLine="0"/>
              <w:jc w:val="both"/>
            </w:pPr>
            <w:r>
              <w:lastRenderedPageBreak/>
              <w:t>Sự kiện</w:t>
            </w:r>
          </w:p>
        </w:tc>
        <w:tc>
          <w:tcPr>
            <w:tcW w:w="6237" w:type="dxa"/>
          </w:tcPr>
          <w:p w14:paraId="72DDFE6F"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6FE34A4F" w14:textId="77777777" w:rsidR="00144601" w:rsidRDefault="00144601" w:rsidP="00144601">
      <w:pPr>
        <w:spacing w:before="120" w:after="120" w:line="312" w:lineRule="auto"/>
        <w:jc w:val="both"/>
      </w:pPr>
      <w:r>
        <w:t>Màn hình kết quả tìm kiếm: sắp xếp theo thứ tự Số thông báo LC + Số sự kiện</w:t>
      </w:r>
    </w:p>
    <w:tbl>
      <w:tblPr>
        <w:tblStyle w:val="TableGrid"/>
        <w:tblW w:w="10728" w:type="dxa"/>
        <w:tblLook w:val="04A0" w:firstRow="1" w:lastRow="0" w:firstColumn="1" w:lastColumn="0" w:noHBand="0" w:noVBand="1"/>
      </w:tblPr>
      <w:tblGrid>
        <w:gridCol w:w="780"/>
        <w:gridCol w:w="669"/>
        <w:gridCol w:w="1634"/>
        <w:gridCol w:w="1206"/>
        <w:gridCol w:w="1915"/>
        <w:gridCol w:w="693"/>
        <w:gridCol w:w="1206"/>
        <w:gridCol w:w="725"/>
        <w:gridCol w:w="885"/>
        <w:gridCol w:w="1015"/>
      </w:tblGrid>
      <w:tr w:rsidR="00144601" w:rsidRPr="00615117" w14:paraId="0A3EF339" w14:textId="77777777" w:rsidTr="00F119FA">
        <w:trPr>
          <w:trHeight w:val="300"/>
        </w:trPr>
        <w:tc>
          <w:tcPr>
            <w:tcW w:w="780" w:type="dxa"/>
            <w:noWrap/>
            <w:hideMark/>
          </w:tcPr>
          <w:p w14:paraId="7DA6B620"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669" w:type="dxa"/>
            <w:noWrap/>
            <w:hideMark/>
          </w:tcPr>
          <w:p w14:paraId="7FA5EC85" w14:textId="77777777" w:rsidR="00144601" w:rsidRPr="00615117" w:rsidRDefault="00144601" w:rsidP="00F119FA">
            <w:pPr>
              <w:spacing w:line="240" w:lineRule="auto"/>
              <w:ind w:firstLine="0"/>
              <w:jc w:val="center"/>
              <w:rPr>
                <w:rFonts w:cs="Times New Roman"/>
              </w:rPr>
            </w:pPr>
            <w:r w:rsidRPr="00615117">
              <w:rPr>
                <w:rFonts w:cs="Times New Roman"/>
              </w:rPr>
              <w:t>Số LC</w:t>
            </w:r>
          </w:p>
        </w:tc>
        <w:tc>
          <w:tcPr>
            <w:tcW w:w="1634" w:type="dxa"/>
          </w:tcPr>
          <w:p w14:paraId="1B6FB71C"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27D06C57"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01D8FDCE"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7C8D8426" w14:textId="77777777" w:rsidR="00144601" w:rsidRPr="00615117" w:rsidRDefault="00144601" w:rsidP="00F119FA">
            <w:pPr>
              <w:spacing w:line="240" w:lineRule="auto"/>
              <w:ind w:firstLine="0"/>
              <w:jc w:val="center"/>
              <w:rPr>
                <w:rFonts w:cs="Times New Roman"/>
              </w:rPr>
            </w:pPr>
            <w:r w:rsidRPr="00615117">
              <w:rPr>
                <w:rFonts w:cs="Times New Roman"/>
              </w:rPr>
              <w:t>Loại tiền LC</w:t>
            </w:r>
          </w:p>
        </w:tc>
        <w:tc>
          <w:tcPr>
            <w:tcW w:w="1206" w:type="dxa"/>
            <w:noWrap/>
            <w:hideMark/>
          </w:tcPr>
          <w:p w14:paraId="5C13AE7A" w14:textId="77777777" w:rsidR="00144601" w:rsidRPr="00615117" w:rsidRDefault="00144601" w:rsidP="00F119FA">
            <w:pPr>
              <w:spacing w:line="240" w:lineRule="auto"/>
              <w:ind w:firstLine="0"/>
              <w:jc w:val="center"/>
              <w:rPr>
                <w:rFonts w:cs="Times New Roman"/>
              </w:rPr>
            </w:pPr>
            <w:r w:rsidRPr="00615117">
              <w:rPr>
                <w:rFonts w:cs="Times New Roman"/>
              </w:rPr>
              <w:t>Số tiền LC</w:t>
            </w:r>
          </w:p>
        </w:tc>
        <w:tc>
          <w:tcPr>
            <w:tcW w:w="725" w:type="dxa"/>
            <w:noWrap/>
            <w:hideMark/>
          </w:tcPr>
          <w:p w14:paraId="7A1954DC"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885" w:type="dxa"/>
          </w:tcPr>
          <w:p w14:paraId="38D97442" w14:textId="77777777" w:rsidR="00144601" w:rsidRDefault="00144601" w:rsidP="00F119FA">
            <w:pPr>
              <w:spacing w:line="240" w:lineRule="auto"/>
              <w:ind w:firstLine="0"/>
              <w:jc w:val="center"/>
              <w:rPr>
                <w:rFonts w:cs="Times New Roman"/>
              </w:rPr>
            </w:pPr>
            <w:r>
              <w:rPr>
                <w:rFonts w:cs="Times New Roman"/>
              </w:rPr>
              <w:t>STT sự kiện</w:t>
            </w:r>
          </w:p>
        </w:tc>
        <w:tc>
          <w:tcPr>
            <w:tcW w:w="1015" w:type="dxa"/>
          </w:tcPr>
          <w:p w14:paraId="094DD708" w14:textId="77777777" w:rsidR="00144601" w:rsidRDefault="00144601" w:rsidP="00F119FA">
            <w:pPr>
              <w:spacing w:line="240" w:lineRule="auto"/>
              <w:ind w:firstLine="0"/>
              <w:jc w:val="center"/>
              <w:rPr>
                <w:rFonts w:cs="Times New Roman"/>
              </w:rPr>
            </w:pPr>
            <w:r>
              <w:rPr>
                <w:rFonts w:cs="Times New Roman"/>
              </w:rPr>
              <w:t>Người tạo</w:t>
            </w:r>
          </w:p>
        </w:tc>
      </w:tr>
      <w:tr w:rsidR="00144601" w:rsidRPr="00615117" w14:paraId="0CA6EDA9" w14:textId="77777777" w:rsidTr="00F119FA">
        <w:trPr>
          <w:trHeight w:val="300"/>
        </w:trPr>
        <w:tc>
          <w:tcPr>
            <w:tcW w:w="780" w:type="dxa"/>
            <w:noWrap/>
            <w:hideMark/>
          </w:tcPr>
          <w:p w14:paraId="2C0596B8"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669" w:type="dxa"/>
            <w:noWrap/>
            <w:hideMark/>
          </w:tcPr>
          <w:p w14:paraId="6D73CF7B"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ABC</w:t>
            </w:r>
          </w:p>
        </w:tc>
        <w:tc>
          <w:tcPr>
            <w:tcW w:w="1634" w:type="dxa"/>
          </w:tcPr>
          <w:p w14:paraId="0EEB9C32"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7FD3DD09" w14:textId="77777777" w:rsidR="00144601" w:rsidRPr="006B5910" w:rsidRDefault="00144601" w:rsidP="00F119FA">
            <w:pPr>
              <w:spacing w:line="240" w:lineRule="auto"/>
              <w:ind w:firstLine="0"/>
              <w:jc w:val="center"/>
              <w:rPr>
                <w:rFonts w:eastAsia="Times New Roman" w:cs="Times New Roman"/>
                <w:i/>
                <w:color w:val="000000"/>
                <w:sz w:val="22"/>
              </w:rPr>
            </w:pPr>
            <w:r w:rsidRPr="006B5910">
              <w:rPr>
                <w:rFonts w:eastAsia="Times New Roman" w:cs="Times New Roman"/>
                <w:i/>
                <w:color w:val="0070C0"/>
                <w:sz w:val="22"/>
              </w:rPr>
              <w:t>blank</w:t>
            </w:r>
          </w:p>
        </w:tc>
        <w:tc>
          <w:tcPr>
            <w:tcW w:w="1915" w:type="dxa"/>
            <w:noWrap/>
            <w:hideMark/>
          </w:tcPr>
          <w:p w14:paraId="7DD3AF48"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3CF857AA"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1E47EE00"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4882364A"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885" w:type="dxa"/>
          </w:tcPr>
          <w:p w14:paraId="466988E1"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1015" w:type="dxa"/>
          </w:tcPr>
          <w:p w14:paraId="59B4EAF7"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r w:rsidR="00144601" w:rsidRPr="00615117" w14:paraId="32CF76E6" w14:textId="77777777" w:rsidTr="00F119FA">
        <w:trPr>
          <w:trHeight w:val="300"/>
        </w:trPr>
        <w:tc>
          <w:tcPr>
            <w:tcW w:w="780" w:type="dxa"/>
            <w:noWrap/>
          </w:tcPr>
          <w:p w14:paraId="7AF81D6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669" w:type="dxa"/>
            <w:noWrap/>
          </w:tcPr>
          <w:p w14:paraId="1B8CA3F4"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DEF</w:t>
            </w:r>
          </w:p>
        </w:tc>
        <w:tc>
          <w:tcPr>
            <w:tcW w:w="1634" w:type="dxa"/>
          </w:tcPr>
          <w:p w14:paraId="7D7A8FA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61E59C22" w14:textId="77777777" w:rsidR="00144601" w:rsidRPr="006B5910" w:rsidRDefault="00144601" w:rsidP="00F119FA">
            <w:pPr>
              <w:spacing w:line="240" w:lineRule="auto"/>
              <w:ind w:firstLine="0"/>
              <w:jc w:val="center"/>
              <w:rPr>
                <w:rFonts w:eastAsia="Times New Roman" w:cs="Times New Roman"/>
                <w:color w:val="0070C0"/>
                <w:sz w:val="22"/>
              </w:rPr>
            </w:pPr>
            <w:r w:rsidRPr="006B5910">
              <w:rPr>
                <w:rFonts w:eastAsia="Times New Roman" w:cs="Times New Roman"/>
                <w:sz w:val="22"/>
              </w:rPr>
              <w:t>300049520</w:t>
            </w:r>
          </w:p>
        </w:tc>
        <w:tc>
          <w:tcPr>
            <w:tcW w:w="1915" w:type="dxa"/>
            <w:noWrap/>
          </w:tcPr>
          <w:p w14:paraId="40A3B378"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6328EABE"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33C2674C"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4401942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0B9D1880"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015" w:type="dxa"/>
          </w:tcPr>
          <w:p w14:paraId="24C19DCD"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bl>
    <w:p w14:paraId="5C111C96" w14:textId="77777777" w:rsidR="00144601" w:rsidRDefault="00144601" w:rsidP="00144601">
      <w:pPr>
        <w:pStyle w:val="Heading6"/>
        <w:numPr>
          <w:ilvl w:val="0"/>
          <w:numId w:val="0"/>
        </w:numPr>
        <w:ind w:left="1701" w:hanging="1304"/>
      </w:pPr>
      <w:r>
        <w:t>Màn hình giao dịch</w:t>
      </w:r>
    </w:p>
    <w:p w14:paraId="178287D4" w14:textId="77777777" w:rsidR="00144601" w:rsidRDefault="00144601" w:rsidP="00144601">
      <w:pPr>
        <w:spacing w:before="120" w:after="120" w:line="312" w:lineRule="auto"/>
        <w:jc w:val="both"/>
      </w:pPr>
      <w:r>
        <w:t>TTV tiếp tục nhập bổ sung các trường thông tin liên quan đến giao dịch của CN sau khi đã nhận được kết quả xử lý từ TT TTTM.</w:t>
      </w:r>
    </w:p>
    <w:p w14:paraId="05A1819F" w14:textId="77777777" w:rsidR="00144601" w:rsidRDefault="00144601" w:rsidP="0014460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3A0EC1" w:rsidRPr="00B23242" w14:paraId="69D4D191" w14:textId="77777777" w:rsidTr="005E5229">
        <w:tc>
          <w:tcPr>
            <w:tcW w:w="2943" w:type="dxa"/>
          </w:tcPr>
          <w:p w14:paraId="2EAC443A" w14:textId="77777777" w:rsidR="003A0EC1" w:rsidRPr="00B23242" w:rsidRDefault="003A0EC1" w:rsidP="005E5229">
            <w:pPr>
              <w:spacing w:before="120" w:after="120" w:line="312" w:lineRule="auto"/>
              <w:ind w:firstLine="0"/>
              <w:jc w:val="both"/>
              <w:rPr>
                <w:b/>
              </w:rPr>
            </w:pPr>
            <w:r>
              <w:rPr>
                <w:b/>
              </w:rPr>
              <w:t>Nút</w:t>
            </w:r>
          </w:p>
        </w:tc>
        <w:tc>
          <w:tcPr>
            <w:tcW w:w="3402" w:type="dxa"/>
          </w:tcPr>
          <w:p w14:paraId="21C24282" w14:textId="77777777" w:rsidR="003A0EC1" w:rsidRPr="00B23242" w:rsidRDefault="003A0EC1" w:rsidP="005E5229">
            <w:pPr>
              <w:spacing w:before="120" w:after="120" w:line="312" w:lineRule="auto"/>
              <w:ind w:firstLine="0"/>
              <w:jc w:val="both"/>
              <w:rPr>
                <w:b/>
              </w:rPr>
            </w:pPr>
            <w:r>
              <w:rPr>
                <w:b/>
              </w:rPr>
              <w:t>Màn hình TTV</w:t>
            </w:r>
          </w:p>
        </w:tc>
        <w:tc>
          <w:tcPr>
            <w:tcW w:w="3402" w:type="dxa"/>
          </w:tcPr>
          <w:p w14:paraId="347E3C1C" w14:textId="77777777" w:rsidR="003A0EC1" w:rsidRPr="00B23242" w:rsidRDefault="003A0EC1" w:rsidP="005E5229">
            <w:pPr>
              <w:spacing w:before="120" w:after="120" w:line="312" w:lineRule="auto"/>
              <w:ind w:firstLine="0"/>
              <w:jc w:val="both"/>
              <w:rPr>
                <w:b/>
              </w:rPr>
            </w:pPr>
            <w:r>
              <w:rPr>
                <w:b/>
              </w:rPr>
              <w:t>Màn hình KSV</w:t>
            </w:r>
          </w:p>
        </w:tc>
      </w:tr>
      <w:tr w:rsidR="003A0EC1" w14:paraId="39D9846A" w14:textId="77777777" w:rsidTr="005E5229">
        <w:tc>
          <w:tcPr>
            <w:tcW w:w="2943" w:type="dxa"/>
          </w:tcPr>
          <w:p w14:paraId="247887E3" w14:textId="77777777" w:rsidR="003A0EC1" w:rsidRDefault="003A0EC1" w:rsidP="005E5229">
            <w:pPr>
              <w:spacing w:before="120" w:after="120" w:line="312" w:lineRule="auto"/>
              <w:ind w:firstLine="0"/>
              <w:jc w:val="both"/>
            </w:pPr>
            <w:r>
              <w:t>Nhập mới</w:t>
            </w:r>
          </w:p>
        </w:tc>
        <w:tc>
          <w:tcPr>
            <w:tcW w:w="3402" w:type="dxa"/>
          </w:tcPr>
          <w:p w14:paraId="3F01CBA2" w14:textId="77777777" w:rsidR="003A0EC1" w:rsidRPr="000277D6" w:rsidRDefault="003A0EC1" w:rsidP="005E5229">
            <w:pPr>
              <w:spacing w:before="120" w:after="120" w:line="312" w:lineRule="auto"/>
              <w:ind w:firstLine="0"/>
              <w:jc w:val="both"/>
              <w:rPr>
                <w:color w:val="FF0000"/>
              </w:rPr>
            </w:pPr>
            <w:r w:rsidRPr="000277D6">
              <w:rPr>
                <w:color w:val="FF0000"/>
              </w:rPr>
              <w:t>Không cần thiết</w:t>
            </w:r>
          </w:p>
        </w:tc>
        <w:tc>
          <w:tcPr>
            <w:tcW w:w="3402" w:type="dxa"/>
          </w:tcPr>
          <w:p w14:paraId="42EDDA39" w14:textId="77777777" w:rsidR="003A0EC1" w:rsidRPr="000277D6" w:rsidRDefault="003A0EC1" w:rsidP="005E5229">
            <w:pPr>
              <w:spacing w:before="120" w:after="120" w:line="312" w:lineRule="auto"/>
              <w:ind w:firstLine="0"/>
              <w:jc w:val="both"/>
              <w:rPr>
                <w:color w:val="FF0000"/>
              </w:rPr>
            </w:pPr>
            <w:r w:rsidRPr="000277D6">
              <w:rPr>
                <w:color w:val="FF0000"/>
              </w:rPr>
              <w:t>Không cần thiết</w:t>
            </w:r>
          </w:p>
        </w:tc>
      </w:tr>
      <w:tr w:rsidR="003A0EC1" w14:paraId="59FEF3B2" w14:textId="77777777" w:rsidTr="005E5229">
        <w:tc>
          <w:tcPr>
            <w:tcW w:w="2943" w:type="dxa"/>
          </w:tcPr>
          <w:p w14:paraId="68B9A9D3" w14:textId="77777777" w:rsidR="003A0EC1" w:rsidRDefault="003A0EC1" w:rsidP="005E5229">
            <w:pPr>
              <w:spacing w:before="120" w:after="120" w:line="312" w:lineRule="auto"/>
              <w:ind w:firstLine="0"/>
              <w:jc w:val="both"/>
            </w:pPr>
            <w:r>
              <w:t>Chỉnh sửa</w:t>
            </w:r>
          </w:p>
        </w:tc>
        <w:tc>
          <w:tcPr>
            <w:tcW w:w="3402" w:type="dxa"/>
          </w:tcPr>
          <w:p w14:paraId="35B50342" w14:textId="77777777" w:rsidR="003A0EC1" w:rsidRDefault="003A0EC1" w:rsidP="005E5229">
            <w:pPr>
              <w:spacing w:before="120" w:after="120" w:line="312" w:lineRule="auto"/>
              <w:ind w:firstLine="0"/>
              <w:jc w:val="both"/>
            </w:pPr>
            <w:r>
              <w:t>Cho phép lựa chọn để mở các trường cho phép nhập liệu trên màn hình, trong trường hợp trạng thái hồ sơ: Chờ xử lý, Lưu, Từ chối phê duyệt</w:t>
            </w:r>
          </w:p>
        </w:tc>
        <w:tc>
          <w:tcPr>
            <w:tcW w:w="3402" w:type="dxa"/>
          </w:tcPr>
          <w:p w14:paraId="7C4ABB43" w14:textId="77777777" w:rsidR="003A0EC1" w:rsidRDefault="003A0EC1" w:rsidP="005E5229">
            <w:pPr>
              <w:spacing w:before="120" w:after="120" w:line="312" w:lineRule="auto"/>
              <w:ind w:firstLine="0"/>
              <w:jc w:val="both"/>
            </w:pPr>
            <w:r>
              <w:t>Không cho phép lựa chọn</w:t>
            </w:r>
          </w:p>
        </w:tc>
      </w:tr>
      <w:tr w:rsidR="003A0EC1" w14:paraId="2D0FA79A" w14:textId="77777777" w:rsidTr="005E5229">
        <w:tc>
          <w:tcPr>
            <w:tcW w:w="2943" w:type="dxa"/>
          </w:tcPr>
          <w:p w14:paraId="24D7E555" w14:textId="77777777" w:rsidR="003A0EC1" w:rsidRDefault="003A0EC1" w:rsidP="005E5229">
            <w:pPr>
              <w:spacing w:before="120" w:after="120" w:line="312" w:lineRule="auto"/>
              <w:ind w:firstLine="0"/>
              <w:jc w:val="both"/>
            </w:pPr>
            <w:r>
              <w:t>Lưu</w:t>
            </w:r>
          </w:p>
        </w:tc>
        <w:tc>
          <w:tcPr>
            <w:tcW w:w="3402" w:type="dxa"/>
          </w:tcPr>
          <w:p w14:paraId="0985B66A" w14:textId="77777777" w:rsidR="003A0EC1" w:rsidRDefault="003A0EC1" w:rsidP="005E5229">
            <w:pPr>
              <w:spacing w:before="120" w:after="120" w:line="312" w:lineRule="auto"/>
              <w:ind w:firstLine="0"/>
              <w:jc w:val="both"/>
            </w:pPr>
            <w:r>
              <w:t>Cho phép lựa chọn để mở các trường cho phép nhập liệu trên màn hình</w:t>
            </w:r>
          </w:p>
        </w:tc>
        <w:tc>
          <w:tcPr>
            <w:tcW w:w="3402" w:type="dxa"/>
          </w:tcPr>
          <w:p w14:paraId="69B3AD63" w14:textId="77777777" w:rsidR="003A0EC1" w:rsidRDefault="003A0EC1" w:rsidP="005E5229">
            <w:pPr>
              <w:spacing w:before="120" w:after="120" w:line="312" w:lineRule="auto"/>
              <w:ind w:firstLine="0"/>
              <w:jc w:val="both"/>
            </w:pPr>
            <w:r>
              <w:t>Không cho phép lựa chọn</w:t>
            </w:r>
          </w:p>
        </w:tc>
      </w:tr>
      <w:tr w:rsidR="003A0EC1" w14:paraId="1F07A589" w14:textId="77777777" w:rsidTr="005E5229">
        <w:tc>
          <w:tcPr>
            <w:tcW w:w="2943" w:type="dxa"/>
          </w:tcPr>
          <w:p w14:paraId="4C9D835B" w14:textId="77777777" w:rsidR="003A0EC1" w:rsidRDefault="003A0EC1" w:rsidP="005E5229">
            <w:pPr>
              <w:spacing w:before="120" w:after="120" w:line="312" w:lineRule="auto"/>
              <w:ind w:firstLine="0"/>
              <w:jc w:val="both"/>
            </w:pPr>
            <w:r>
              <w:t>Xóa</w:t>
            </w:r>
          </w:p>
        </w:tc>
        <w:tc>
          <w:tcPr>
            <w:tcW w:w="3402" w:type="dxa"/>
          </w:tcPr>
          <w:p w14:paraId="51C50DAE" w14:textId="77777777" w:rsidR="003A0EC1" w:rsidRPr="000277D6" w:rsidRDefault="003A0EC1" w:rsidP="005E5229">
            <w:pPr>
              <w:spacing w:before="120" w:after="120" w:line="312" w:lineRule="auto"/>
              <w:ind w:firstLine="0"/>
              <w:jc w:val="both"/>
              <w:rPr>
                <w:highlight w:val="lightGray"/>
              </w:rPr>
            </w:pPr>
            <w:r>
              <w:t>Không cho phép lựa chọn</w:t>
            </w:r>
          </w:p>
        </w:tc>
        <w:tc>
          <w:tcPr>
            <w:tcW w:w="3402" w:type="dxa"/>
          </w:tcPr>
          <w:p w14:paraId="0FAA9AF7" w14:textId="77777777" w:rsidR="003A0EC1" w:rsidRPr="000277D6" w:rsidRDefault="003A0EC1" w:rsidP="005E5229">
            <w:pPr>
              <w:spacing w:before="120" w:after="120" w:line="312" w:lineRule="auto"/>
              <w:ind w:firstLine="0"/>
              <w:jc w:val="both"/>
              <w:rPr>
                <w:highlight w:val="lightGray"/>
              </w:rPr>
            </w:pPr>
            <w:r>
              <w:t>Không cho phép lựa chọn</w:t>
            </w:r>
          </w:p>
        </w:tc>
      </w:tr>
      <w:tr w:rsidR="003A0EC1" w14:paraId="7F008CE2" w14:textId="77777777" w:rsidTr="005E5229">
        <w:tc>
          <w:tcPr>
            <w:tcW w:w="2943" w:type="dxa"/>
          </w:tcPr>
          <w:p w14:paraId="03664E44" w14:textId="77777777" w:rsidR="003A0EC1" w:rsidRDefault="003A0EC1" w:rsidP="005E5229">
            <w:pPr>
              <w:spacing w:before="120" w:after="120" w:line="312" w:lineRule="auto"/>
              <w:ind w:firstLine="0"/>
              <w:jc w:val="both"/>
            </w:pPr>
            <w:r>
              <w:t>Hủy</w:t>
            </w:r>
          </w:p>
        </w:tc>
        <w:tc>
          <w:tcPr>
            <w:tcW w:w="3402" w:type="dxa"/>
          </w:tcPr>
          <w:p w14:paraId="06D543D9" w14:textId="77777777" w:rsidR="003A0EC1" w:rsidRPr="000277D6" w:rsidRDefault="003A0EC1" w:rsidP="005E5229">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3E9897B3" w14:textId="77777777" w:rsidR="003A0EC1" w:rsidRPr="000277D6" w:rsidRDefault="003A0EC1" w:rsidP="005E5229">
            <w:pPr>
              <w:spacing w:before="120" w:after="120" w:line="312" w:lineRule="auto"/>
              <w:ind w:firstLine="0"/>
              <w:jc w:val="both"/>
              <w:rPr>
                <w:color w:val="808080" w:themeColor="background1" w:themeShade="80"/>
              </w:rPr>
            </w:pPr>
            <w:r>
              <w:t>Cho phép lựa chọn để thoát khỏi màn hình giao dịch</w:t>
            </w:r>
          </w:p>
        </w:tc>
      </w:tr>
      <w:tr w:rsidR="003A0EC1" w14:paraId="0194AF78" w14:textId="77777777" w:rsidTr="005E5229">
        <w:tc>
          <w:tcPr>
            <w:tcW w:w="2943" w:type="dxa"/>
          </w:tcPr>
          <w:p w14:paraId="5329B8A8" w14:textId="77777777" w:rsidR="003A0EC1" w:rsidRDefault="003A0EC1" w:rsidP="005E5229">
            <w:pPr>
              <w:spacing w:before="120" w:after="120" w:line="312" w:lineRule="auto"/>
              <w:ind w:firstLine="0"/>
              <w:jc w:val="both"/>
            </w:pPr>
            <w:r>
              <w:lastRenderedPageBreak/>
              <w:t>Chuyển phê duyệt</w:t>
            </w:r>
          </w:p>
          <w:p w14:paraId="029DD6EF" w14:textId="77777777" w:rsidR="003A0EC1" w:rsidRDefault="003A0EC1" w:rsidP="005E5229">
            <w:pPr>
              <w:spacing w:before="120" w:after="120" w:line="312" w:lineRule="auto"/>
              <w:ind w:firstLine="0"/>
            </w:pPr>
            <w:r>
              <w:t>(tên cũ Chuyển kiểm soát)</w:t>
            </w:r>
          </w:p>
        </w:tc>
        <w:tc>
          <w:tcPr>
            <w:tcW w:w="3402" w:type="dxa"/>
          </w:tcPr>
          <w:p w14:paraId="7C4B3064" w14:textId="77777777" w:rsidR="003A0EC1" w:rsidRDefault="003A0EC1" w:rsidP="005E5229">
            <w:pPr>
              <w:spacing w:before="120" w:after="120" w:line="312" w:lineRule="auto"/>
              <w:ind w:firstLine="0"/>
              <w:jc w:val="both"/>
            </w:pPr>
            <w:r>
              <w:t>Cho phép lựa chọn để chuyển KSV phê duyệt</w:t>
            </w:r>
          </w:p>
        </w:tc>
        <w:tc>
          <w:tcPr>
            <w:tcW w:w="3402" w:type="dxa"/>
          </w:tcPr>
          <w:p w14:paraId="6B8C548E" w14:textId="77777777" w:rsidR="003A0EC1" w:rsidRDefault="003A0EC1" w:rsidP="005E5229">
            <w:pPr>
              <w:spacing w:before="120" w:after="120" w:line="312" w:lineRule="auto"/>
              <w:ind w:firstLine="0"/>
              <w:jc w:val="both"/>
            </w:pPr>
            <w:r>
              <w:t>Không cho phép lựa chọn</w:t>
            </w:r>
          </w:p>
        </w:tc>
      </w:tr>
      <w:tr w:rsidR="003A0EC1" w14:paraId="6EC84D04" w14:textId="77777777" w:rsidTr="005E5229">
        <w:tc>
          <w:tcPr>
            <w:tcW w:w="2943" w:type="dxa"/>
          </w:tcPr>
          <w:p w14:paraId="401C4704" w14:textId="77777777" w:rsidR="003A0EC1" w:rsidRDefault="003A0EC1" w:rsidP="005E5229">
            <w:pPr>
              <w:spacing w:before="120" w:after="120" w:line="312" w:lineRule="auto"/>
              <w:ind w:firstLine="0"/>
              <w:jc w:val="both"/>
            </w:pPr>
            <w:r>
              <w:t>Phê duyệt</w:t>
            </w:r>
          </w:p>
          <w:p w14:paraId="17DD35AE" w14:textId="77777777" w:rsidR="003A0EC1" w:rsidRDefault="003A0EC1" w:rsidP="005E5229">
            <w:pPr>
              <w:spacing w:before="120" w:after="120" w:line="312" w:lineRule="auto"/>
              <w:ind w:firstLine="0"/>
              <w:jc w:val="both"/>
            </w:pPr>
            <w:r>
              <w:t>(tên cũ Chấp nhận)</w:t>
            </w:r>
          </w:p>
        </w:tc>
        <w:tc>
          <w:tcPr>
            <w:tcW w:w="3402" w:type="dxa"/>
          </w:tcPr>
          <w:p w14:paraId="1C610F42" w14:textId="77777777" w:rsidR="003A0EC1" w:rsidRDefault="003A0EC1" w:rsidP="005E5229">
            <w:pPr>
              <w:spacing w:before="120" w:after="120" w:line="312" w:lineRule="auto"/>
              <w:ind w:firstLine="0"/>
              <w:jc w:val="both"/>
            </w:pPr>
            <w:r>
              <w:t>Không cho phép lựa chọn</w:t>
            </w:r>
          </w:p>
        </w:tc>
        <w:tc>
          <w:tcPr>
            <w:tcW w:w="3402" w:type="dxa"/>
          </w:tcPr>
          <w:p w14:paraId="52930F8C" w14:textId="77777777" w:rsidR="003A0EC1" w:rsidRDefault="003A0EC1" w:rsidP="005E5229">
            <w:pPr>
              <w:spacing w:before="120" w:after="120" w:line="312" w:lineRule="auto"/>
              <w:ind w:firstLine="0"/>
              <w:jc w:val="both"/>
            </w:pPr>
            <w:r>
              <w:t>Cho phép lựa chọn để phê duyệt giao dịch</w:t>
            </w:r>
          </w:p>
        </w:tc>
      </w:tr>
      <w:tr w:rsidR="003A0EC1" w14:paraId="47C0A848" w14:textId="77777777" w:rsidTr="005E5229">
        <w:tc>
          <w:tcPr>
            <w:tcW w:w="2943" w:type="dxa"/>
          </w:tcPr>
          <w:p w14:paraId="153F8685" w14:textId="77777777" w:rsidR="003A0EC1" w:rsidRDefault="003A0EC1" w:rsidP="005E5229">
            <w:pPr>
              <w:spacing w:before="120" w:after="120" w:line="312" w:lineRule="auto"/>
              <w:ind w:firstLine="0"/>
              <w:jc w:val="both"/>
            </w:pPr>
            <w:r>
              <w:t>Từ chối</w:t>
            </w:r>
          </w:p>
          <w:p w14:paraId="41185DBB" w14:textId="77777777" w:rsidR="003A0EC1" w:rsidRDefault="003A0EC1" w:rsidP="005E5229">
            <w:pPr>
              <w:spacing w:before="120" w:after="120" w:line="312" w:lineRule="auto"/>
              <w:ind w:firstLine="0"/>
              <w:jc w:val="both"/>
            </w:pPr>
            <w:r>
              <w:t>(tên cũ Chuyển trả)</w:t>
            </w:r>
          </w:p>
        </w:tc>
        <w:tc>
          <w:tcPr>
            <w:tcW w:w="3402" w:type="dxa"/>
          </w:tcPr>
          <w:p w14:paraId="5ED0985D" w14:textId="77777777" w:rsidR="003A0EC1" w:rsidRDefault="003A0EC1" w:rsidP="005E5229">
            <w:pPr>
              <w:spacing w:before="120" w:after="120" w:line="312" w:lineRule="auto"/>
              <w:ind w:firstLine="0"/>
              <w:jc w:val="both"/>
            </w:pPr>
            <w:r>
              <w:t>Không cho phép lựa chọn</w:t>
            </w:r>
          </w:p>
        </w:tc>
        <w:tc>
          <w:tcPr>
            <w:tcW w:w="3402" w:type="dxa"/>
          </w:tcPr>
          <w:p w14:paraId="037201EE" w14:textId="77777777" w:rsidR="003A0EC1" w:rsidRDefault="003A0EC1" w:rsidP="005E5229">
            <w:pPr>
              <w:spacing w:before="120" w:after="120" w:line="312" w:lineRule="auto"/>
              <w:ind w:firstLine="0"/>
              <w:jc w:val="both"/>
            </w:pPr>
            <w:r>
              <w:t>Cho phép lựa chọn để từ chối phê duyệt giao dịch</w:t>
            </w:r>
          </w:p>
        </w:tc>
      </w:tr>
      <w:tr w:rsidR="003A0EC1" w14:paraId="237201C2" w14:textId="77777777" w:rsidTr="005E5229">
        <w:tc>
          <w:tcPr>
            <w:tcW w:w="2943" w:type="dxa"/>
          </w:tcPr>
          <w:p w14:paraId="45049B10" w14:textId="77777777" w:rsidR="003A0EC1" w:rsidRDefault="003A0EC1" w:rsidP="005E5229">
            <w:pPr>
              <w:spacing w:before="120" w:after="120" w:line="312" w:lineRule="auto"/>
              <w:ind w:firstLine="0"/>
              <w:jc w:val="both"/>
            </w:pPr>
            <w:r>
              <w:t>In GĐN hạch toán</w:t>
            </w:r>
          </w:p>
        </w:tc>
        <w:tc>
          <w:tcPr>
            <w:tcW w:w="3402" w:type="dxa"/>
          </w:tcPr>
          <w:p w14:paraId="5CBD8489" w14:textId="77777777" w:rsidR="003A0EC1" w:rsidRDefault="003A0EC1" w:rsidP="005E5229">
            <w:pPr>
              <w:spacing w:before="120" w:after="120" w:line="312" w:lineRule="auto"/>
              <w:ind w:firstLine="0"/>
              <w:jc w:val="both"/>
            </w:pPr>
            <w:r>
              <w:t>Cho phép lựa chọn để in chứng từ giao dịch</w:t>
            </w:r>
          </w:p>
        </w:tc>
        <w:tc>
          <w:tcPr>
            <w:tcW w:w="3402" w:type="dxa"/>
          </w:tcPr>
          <w:p w14:paraId="6D925FCC" w14:textId="77777777" w:rsidR="003A0EC1" w:rsidRDefault="003A0EC1" w:rsidP="005E5229">
            <w:pPr>
              <w:spacing w:before="120" w:after="120" w:line="312" w:lineRule="auto"/>
              <w:ind w:firstLine="0"/>
              <w:jc w:val="both"/>
            </w:pPr>
            <w:r>
              <w:t>Cho phép lựa chọn để in chứng từ giao dịch</w:t>
            </w:r>
          </w:p>
        </w:tc>
      </w:tr>
    </w:tbl>
    <w:p w14:paraId="3D3C40C1" w14:textId="77777777" w:rsidR="00144601" w:rsidRPr="00536332" w:rsidRDefault="00144601" w:rsidP="00144601"/>
    <w:p w14:paraId="4B8D0A73" w14:textId="77777777" w:rsidR="00144601" w:rsidRPr="00EC0BE8" w:rsidRDefault="00144601" w:rsidP="00144601">
      <w:pPr>
        <w:ind w:firstLine="227"/>
        <w:rPr>
          <w:b/>
          <w:u w:val="single"/>
        </w:rPr>
      </w:pPr>
      <w:r>
        <w:rPr>
          <w:b/>
          <w:u w:val="single"/>
        </w:rPr>
        <w:t>Các</w:t>
      </w:r>
      <w:r w:rsidRPr="00EC0BE8">
        <w:rPr>
          <w:b/>
          <w:u w:val="single"/>
        </w:rPr>
        <w:t xml:space="preserve"> sự kiện giao dịch trả về từ TF-EE:</w:t>
      </w:r>
    </w:p>
    <w:p w14:paraId="7CD6AB8D" w14:textId="77777777" w:rsidR="00144601" w:rsidRPr="00F162B4" w:rsidRDefault="00144601" w:rsidP="00144601">
      <w:pPr>
        <w:ind w:firstLine="227"/>
      </w:pPr>
      <w:r>
        <w:t>Các giao dịch từ TF-EE sẽ được trả về hệ thống Visys và lưu thông tin theo từng sự kiện tương ứng như bảng bên dưới:</w:t>
      </w:r>
    </w:p>
    <w:tbl>
      <w:tblPr>
        <w:tblStyle w:val="TableGrid"/>
        <w:tblW w:w="0" w:type="auto"/>
        <w:jc w:val="center"/>
        <w:tblLook w:val="04A0" w:firstRow="1" w:lastRow="0" w:firstColumn="1" w:lastColumn="0" w:noHBand="0" w:noVBand="1"/>
      </w:tblPr>
      <w:tblGrid>
        <w:gridCol w:w="898"/>
        <w:gridCol w:w="2047"/>
        <w:gridCol w:w="3007"/>
        <w:gridCol w:w="2616"/>
      </w:tblGrid>
      <w:tr w:rsidR="00144601" w14:paraId="055C368C" w14:textId="77777777" w:rsidTr="00F119FA">
        <w:trPr>
          <w:jc w:val="center"/>
        </w:trPr>
        <w:tc>
          <w:tcPr>
            <w:tcW w:w="898" w:type="dxa"/>
          </w:tcPr>
          <w:p w14:paraId="52802EE4" w14:textId="77777777" w:rsidR="00144601" w:rsidRDefault="00144601" w:rsidP="00F119FA">
            <w:pPr>
              <w:ind w:firstLine="0"/>
              <w:rPr>
                <w:u w:val="single"/>
              </w:rPr>
            </w:pPr>
            <w:r>
              <w:rPr>
                <w:u w:val="single"/>
              </w:rPr>
              <w:t>Stt</w:t>
            </w:r>
          </w:p>
        </w:tc>
        <w:tc>
          <w:tcPr>
            <w:tcW w:w="2047" w:type="dxa"/>
          </w:tcPr>
          <w:p w14:paraId="1A93C59C" w14:textId="77777777" w:rsidR="00144601" w:rsidRDefault="00144601" w:rsidP="00F119FA">
            <w:pPr>
              <w:ind w:firstLine="0"/>
              <w:rPr>
                <w:u w:val="single"/>
              </w:rPr>
            </w:pPr>
            <w:r>
              <w:rPr>
                <w:u w:val="single"/>
              </w:rPr>
              <w:t>Tình huống</w:t>
            </w:r>
          </w:p>
        </w:tc>
        <w:tc>
          <w:tcPr>
            <w:tcW w:w="3007" w:type="dxa"/>
          </w:tcPr>
          <w:p w14:paraId="3210B0EA" w14:textId="77777777" w:rsidR="00144601" w:rsidRDefault="00144601" w:rsidP="00F119FA">
            <w:pPr>
              <w:ind w:firstLine="0"/>
              <w:rPr>
                <w:u w:val="single"/>
              </w:rPr>
            </w:pPr>
            <w:r>
              <w:rPr>
                <w:u w:val="single"/>
              </w:rPr>
              <w:t>Giao dịch từ TF-EE</w:t>
            </w:r>
          </w:p>
        </w:tc>
        <w:tc>
          <w:tcPr>
            <w:tcW w:w="2616" w:type="dxa"/>
          </w:tcPr>
          <w:p w14:paraId="455FC02C" w14:textId="77777777" w:rsidR="00144601" w:rsidRDefault="00144601" w:rsidP="00F119FA">
            <w:pPr>
              <w:ind w:firstLine="0"/>
              <w:rPr>
                <w:u w:val="single"/>
              </w:rPr>
            </w:pPr>
            <w:r>
              <w:rPr>
                <w:u w:val="single"/>
              </w:rPr>
              <w:t>Sự kiện giao dịch Visys</w:t>
            </w:r>
          </w:p>
        </w:tc>
      </w:tr>
      <w:tr w:rsidR="00144601" w:rsidRPr="00E067F3" w14:paraId="10F3349B" w14:textId="77777777" w:rsidTr="00F119FA">
        <w:trPr>
          <w:jc w:val="center"/>
        </w:trPr>
        <w:tc>
          <w:tcPr>
            <w:tcW w:w="898" w:type="dxa"/>
          </w:tcPr>
          <w:p w14:paraId="6B099F94" w14:textId="77777777" w:rsidR="00144601" w:rsidRDefault="00144601" w:rsidP="00F119FA">
            <w:pPr>
              <w:ind w:firstLine="0"/>
            </w:pPr>
            <w:r>
              <w:t>1</w:t>
            </w:r>
          </w:p>
        </w:tc>
        <w:tc>
          <w:tcPr>
            <w:tcW w:w="2047" w:type="dxa"/>
          </w:tcPr>
          <w:p w14:paraId="6B3BEEDE" w14:textId="77777777" w:rsidR="00144601" w:rsidRPr="00E067F3" w:rsidRDefault="00144601" w:rsidP="00F119FA">
            <w:pPr>
              <w:ind w:firstLine="0"/>
            </w:pPr>
            <w:r>
              <w:t>Phát hành LC</w:t>
            </w:r>
          </w:p>
        </w:tc>
        <w:tc>
          <w:tcPr>
            <w:tcW w:w="3007" w:type="dxa"/>
          </w:tcPr>
          <w:p w14:paraId="7547AF75" w14:textId="51D74BAD" w:rsidR="00144601" w:rsidRPr="00E067F3" w:rsidRDefault="003A0EC1" w:rsidP="00F119FA">
            <w:pPr>
              <w:ind w:firstLine="0"/>
            </w:pPr>
            <w:r>
              <w:t xml:space="preserve">IMLC </w:t>
            </w:r>
            <w:r w:rsidR="00144601">
              <w:t>Issue LC</w:t>
            </w:r>
          </w:p>
        </w:tc>
        <w:tc>
          <w:tcPr>
            <w:tcW w:w="2616" w:type="dxa"/>
          </w:tcPr>
          <w:p w14:paraId="5A232299" w14:textId="77777777" w:rsidR="00144601" w:rsidRDefault="00144601" w:rsidP="00F119FA">
            <w:pPr>
              <w:ind w:firstLine="0"/>
            </w:pPr>
            <w:r>
              <w:t>Phát hành LC</w:t>
            </w:r>
          </w:p>
        </w:tc>
      </w:tr>
      <w:tr w:rsidR="00144601" w:rsidRPr="00E067F3" w14:paraId="24A81E0A" w14:textId="77777777" w:rsidTr="00F119FA">
        <w:trPr>
          <w:jc w:val="center"/>
        </w:trPr>
        <w:tc>
          <w:tcPr>
            <w:tcW w:w="898" w:type="dxa"/>
          </w:tcPr>
          <w:p w14:paraId="5D35DCCC" w14:textId="77777777" w:rsidR="00144601" w:rsidRDefault="00144601" w:rsidP="00F119FA">
            <w:pPr>
              <w:ind w:firstLine="0"/>
            </w:pPr>
            <w:r>
              <w:t>2</w:t>
            </w:r>
          </w:p>
        </w:tc>
        <w:tc>
          <w:tcPr>
            <w:tcW w:w="2047" w:type="dxa"/>
          </w:tcPr>
          <w:p w14:paraId="76646AAD" w14:textId="77777777" w:rsidR="00144601" w:rsidRPr="00E067F3" w:rsidRDefault="00144601" w:rsidP="00F119FA">
            <w:pPr>
              <w:ind w:firstLine="0"/>
            </w:pPr>
            <w:r>
              <w:t>Sửa đổi LC</w:t>
            </w:r>
          </w:p>
        </w:tc>
        <w:tc>
          <w:tcPr>
            <w:tcW w:w="3007" w:type="dxa"/>
          </w:tcPr>
          <w:p w14:paraId="055D769F" w14:textId="4B7F05D6" w:rsidR="00144601" w:rsidRPr="00E067F3" w:rsidRDefault="003A0EC1" w:rsidP="00F119FA">
            <w:pPr>
              <w:ind w:firstLine="0"/>
            </w:pPr>
            <w:r>
              <w:t xml:space="preserve">IMLC </w:t>
            </w:r>
            <w:r w:rsidR="00144601">
              <w:t>Amend</w:t>
            </w:r>
            <w:r w:rsidR="00144601" w:rsidRPr="00336B24">
              <w:t xml:space="preserve"> LC</w:t>
            </w:r>
          </w:p>
        </w:tc>
        <w:tc>
          <w:tcPr>
            <w:tcW w:w="2616" w:type="dxa"/>
          </w:tcPr>
          <w:p w14:paraId="6D9C6A55" w14:textId="77777777" w:rsidR="00144601" w:rsidRDefault="00144601" w:rsidP="00F119FA">
            <w:pPr>
              <w:ind w:firstLine="0"/>
            </w:pPr>
            <w:r>
              <w:t>Sửa đổi LC</w:t>
            </w:r>
          </w:p>
        </w:tc>
      </w:tr>
      <w:tr w:rsidR="00144601" w:rsidRPr="00E067F3" w14:paraId="65D03471" w14:textId="77777777" w:rsidTr="00F119FA">
        <w:trPr>
          <w:jc w:val="center"/>
        </w:trPr>
        <w:tc>
          <w:tcPr>
            <w:tcW w:w="898" w:type="dxa"/>
          </w:tcPr>
          <w:p w14:paraId="6095337B" w14:textId="77777777" w:rsidR="00144601" w:rsidRDefault="00144601" w:rsidP="00F119FA">
            <w:pPr>
              <w:ind w:firstLine="0"/>
            </w:pPr>
            <w:r>
              <w:t>3</w:t>
            </w:r>
          </w:p>
        </w:tc>
        <w:tc>
          <w:tcPr>
            <w:tcW w:w="2047" w:type="dxa"/>
          </w:tcPr>
          <w:p w14:paraId="56E4EB52" w14:textId="77777777" w:rsidR="00144601" w:rsidRPr="00336B24" w:rsidRDefault="00144601" w:rsidP="00F119FA">
            <w:pPr>
              <w:ind w:firstLine="0"/>
            </w:pPr>
            <w:r>
              <w:t>Đóng LC</w:t>
            </w:r>
          </w:p>
        </w:tc>
        <w:tc>
          <w:tcPr>
            <w:tcW w:w="3007" w:type="dxa"/>
          </w:tcPr>
          <w:p w14:paraId="27248960" w14:textId="630FC259" w:rsidR="00144601" w:rsidRPr="00E067F3" w:rsidRDefault="003A0EC1" w:rsidP="00F119FA">
            <w:pPr>
              <w:ind w:firstLine="0"/>
            </w:pPr>
            <w:r>
              <w:t xml:space="preserve">IMLC </w:t>
            </w:r>
            <w:r w:rsidR="00144601">
              <w:t>Close File/Writeoff</w:t>
            </w:r>
          </w:p>
        </w:tc>
        <w:tc>
          <w:tcPr>
            <w:tcW w:w="2616" w:type="dxa"/>
          </w:tcPr>
          <w:p w14:paraId="3FB6E085" w14:textId="77777777" w:rsidR="00144601" w:rsidRDefault="00144601" w:rsidP="00F119FA">
            <w:pPr>
              <w:ind w:firstLine="0"/>
            </w:pPr>
            <w:r>
              <w:t>Đóng LC</w:t>
            </w:r>
          </w:p>
        </w:tc>
      </w:tr>
      <w:tr w:rsidR="00144601" w:rsidRPr="00E067F3" w14:paraId="3F87C895" w14:textId="77777777" w:rsidTr="00F119FA">
        <w:trPr>
          <w:jc w:val="center"/>
        </w:trPr>
        <w:tc>
          <w:tcPr>
            <w:tcW w:w="898" w:type="dxa"/>
          </w:tcPr>
          <w:p w14:paraId="7F78C2FD" w14:textId="77777777" w:rsidR="00144601" w:rsidRDefault="00144601" w:rsidP="00F119FA">
            <w:pPr>
              <w:ind w:firstLine="0"/>
            </w:pPr>
            <w:r>
              <w:t>4</w:t>
            </w:r>
          </w:p>
        </w:tc>
        <w:tc>
          <w:tcPr>
            <w:tcW w:w="2047" w:type="dxa"/>
          </w:tcPr>
          <w:p w14:paraId="56DD7259" w14:textId="77777777" w:rsidR="00144601" w:rsidRPr="00336B24" w:rsidRDefault="00144601" w:rsidP="00F119FA">
            <w:pPr>
              <w:ind w:firstLine="0"/>
            </w:pPr>
            <w:r>
              <w:t>Kích hoạt LC</w:t>
            </w:r>
          </w:p>
        </w:tc>
        <w:tc>
          <w:tcPr>
            <w:tcW w:w="3007" w:type="dxa"/>
          </w:tcPr>
          <w:p w14:paraId="0878A5B7" w14:textId="6E9FC7D7" w:rsidR="00144601" w:rsidRPr="00E067F3" w:rsidRDefault="003A0EC1" w:rsidP="00F119FA">
            <w:pPr>
              <w:ind w:firstLine="0"/>
            </w:pPr>
            <w:r>
              <w:t xml:space="preserve">IMLC </w:t>
            </w:r>
            <w:r w:rsidR="00144601">
              <w:t>Reopen File</w:t>
            </w:r>
          </w:p>
        </w:tc>
        <w:tc>
          <w:tcPr>
            <w:tcW w:w="2616" w:type="dxa"/>
          </w:tcPr>
          <w:p w14:paraId="177A07BE" w14:textId="77777777" w:rsidR="00144601" w:rsidRDefault="00144601" w:rsidP="00F119FA">
            <w:pPr>
              <w:ind w:firstLine="0"/>
            </w:pPr>
            <w:r>
              <w:t>Kích hoạt LC</w:t>
            </w:r>
          </w:p>
        </w:tc>
      </w:tr>
      <w:tr w:rsidR="00144601" w:rsidRPr="00E067F3" w14:paraId="002F1FE1" w14:textId="77777777" w:rsidTr="00F119FA">
        <w:trPr>
          <w:jc w:val="center"/>
        </w:trPr>
        <w:tc>
          <w:tcPr>
            <w:tcW w:w="898" w:type="dxa"/>
          </w:tcPr>
          <w:p w14:paraId="192716F7" w14:textId="77777777" w:rsidR="00144601" w:rsidRDefault="00144601" w:rsidP="00F119FA">
            <w:pPr>
              <w:ind w:firstLine="0"/>
            </w:pPr>
            <w:r>
              <w:t>5</w:t>
            </w:r>
          </w:p>
        </w:tc>
        <w:tc>
          <w:tcPr>
            <w:tcW w:w="2047" w:type="dxa"/>
          </w:tcPr>
          <w:p w14:paraId="0BA8BD60" w14:textId="77777777" w:rsidR="00144601" w:rsidRDefault="00144601" w:rsidP="00F119FA">
            <w:pPr>
              <w:ind w:firstLine="0"/>
            </w:pPr>
            <w:r>
              <w:t>BCT đến theo LC</w:t>
            </w:r>
          </w:p>
        </w:tc>
        <w:tc>
          <w:tcPr>
            <w:tcW w:w="3007" w:type="dxa"/>
          </w:tcPr>
          <w:p w14:paraId="6375D5D4" w14:textId="02C27872" w:rsidR="00144601" w:rsidRDefault="003A0EC1" w:rsidP="00F119FA">
            <w:pPr>
              <w:ind w:firstLine="0"/>
            </w:pPr>
            <w:r>
              <w:t xml:space="preserve">IMNE </w:t>
            </w:r>
            <w:r w:rsidR="00144601">
              <w:t>Docs check</w:t>
            </w:r>
          </w:p>
          <w:p w14:paraId="3A990A92" w14:textId="79937245" w:rsidR="00144601" w:rsidRDefault="003A0EC1" w:rsidP="00F119FA">
            <w:pPr>
              <w:ind w:firstLine="0"/>
            </w:pPr>
            <w:r>
              <w:t xml:space="preserve">IMNE </w:t>
            </w:r>
            <w:r w:rsidR="00144601">
              <w:t>Docs check after MT750</w:t>
            </w:r>
          </w:p>
          <w:p w14:paraId="1C3753BD" w14:textId="2893BE80" w:rsidR="00144601" w:rsidRPr="00DE173F" w:rsidRDefault="003A0EC1" w:rsidP="00F119FA">
            <w:pPr>
              <w:ind w:firstLine="0"/>
            </w:pPr>
            <w:r>
              <w:t xml:space="preserve">IMNE </w:t>
            </w:r>
            <w:r w:rsidR="00144601">
              <w:t>Misc Bill</w:t>
            </w:r>
          </w:p>
        </w:tc>
        <w:tc>
          <w:tcPr>
            <w:tcW w:w="2616" w:type="dxa"/>
          </w:tcPr>
          <w:p w14:paraId="11944531" w14:textId="77777777" w:rsidR="00144601" w:rsidRDefault="00144601" w:rsidP="00F119FA">
            <w:pPr>
              <w:ind w:firstLine="0"/>
            </w:pPr>
            <w:r>
              <w:t>BCT đến theo LC</w:t>
            </w:r>
          </w:p>
        </w:tc>
      </w:tr>
      <w:tr w:rsidR="00144601" w:rsidRPr="00E067F3" w14:paraId="28FB3D41" w14:textId="77777777" w:rsidTr="00F119FA">
        <w:trPr>
          <w:jc w:val="center"/>
        </w:trPr>
        <w:tc>
          <w:tcPr>
            <w:tcW w:w="898" w:type="dxa"/>
          </w:tcPr>
          <w:p w14:paraId="2AE69B42" w14:textId="77777777" w:rsidR="00144601" w:rsidRDefault="00144601" w:rsidP="00F119FA">
            <w:pPr>
              <w:ind w:firstLine="0"/>
            </w:pPr>
            <w:r>
              <w:t>6</w:t>
            </w:r>
          </w:p>
        </w:tc>
        <w:tc>
          <w:tcPr>
            <w:tcW w:w="2047" w:type="dxa"/>
          </w:tcPr>
          <w:p w14:paraId="6BDF065F" w14:textId="77777777" w:rsidR="00144601" w:rsidRDefault="00144601" w:rsidP="00F119FA">
            <w:pPr>
              <w:ind w:firstLine="0"/>
            </w:pPr>
            <w:r>
              <w:t>Sửa đổi BCT</w:t>
            </w:r>
          </w:p>
        </w:tc>
        <w:tc>
          <w:tcPr>
            <w:tcW w:w="3007" w:type="dxa"/>
          </w:tcPr>
          <w:p w14:paraId="6604591B" w14:textId="4700019A" w:rsidR="00144601" w:rsidRDefault="003A0EC1" w:rsidP="00F119FA">
            <w:pPr>
              <w:ind w:firstLine="0"/>
            </w:pPr>
            <w:r>
              <w:t xml:space="preserve">IMNE </w:t>
            </w:r>
            <w:r w:rsidR="00144601">
              <w:t>Bill Amendment</w:t>
            </w:r>
          </w:p>
        </w:tc>
        <w:tc>
          <w:tcPr>
            <w:tcW w:w="2616" w:type="dxa"/>
          </w:tcPr>
          <w:p w14:paraId="4FDB3E8B" w14:textId="77777777" w:rsidR="00144601" w:rsidRDefault="00144601" w:rsidP="00F119FA">
            <w:pPr>
              <w:ind w:firstLine="0"/>
            </w:pPr>
            <w:r>
              <w:t>Sửa đổi BCT</w:t>
            </w:r>
          </w:p>
        </w:tc>
      </w:tr>
      <w:tr w:rsidR="00144601" w:rsidRPr="00E067F3" w14:paraId="585A8A5C" w14:textId="77777777" w:rsidTr="00F119FA">
        <w:trPr>
          <w:jc w:val="center"/>
        </w:trPr>
        <w:tc>
          <w:tcPr>
            <w:tcW w:w="898" w:type="dxa"/>
          </w:tcPr>
          <w:p w14:paraId="4969A986" w14:textId="77777777" w:rsidR="00144601" w:rsidRDefault="00144601" w:rsidP="00F119FA">
            <w:pPr>
              <w:ind w:firstLine="0"/>
            </w:pPr>
            <w:r>
              <w:t>7</w:t>
            </w:r>
          </w:p>
        </w:tc>
        <w:tc>
          <w:tcPr>
            <w:tcW w:w="2047" w:type="dxa"/>
          </w:tcPr>
          <w:p w14:paraId="75995B62" w14:textId="77777777" w:rsidR="00144601" w:rsidRDefault="00144601" w:rsidP="00F119FA">
            <w:pPr>
              <w:ind w:firstLine="0"/>
            </w:pPr>
            <w:r>
              <w:t>Chấp nhận BCT</w:t>
            </w:r>
          </w:p>
        </w:tc>
        <w:tc>
          <w:tcPr>
            <w:tcW w:w="3007" w:type="dxa"/>
          </w:tcPr>
          <w:p w14:paraId="1753B969" w14:textId="664A4743" w:rsidR="00144601" w:rsidRDefault="003A0EC1" w:rsidP="00F119FA">
            <w:pPr>
              <w:ind w:firstLine="0"/>
            </w:pPr>
            <w:r>
              <w:t xml:space="preserve">IMNE </w:t>
            </w:r>
            <w:r w:rsidR="00144601">
              <w:t>Accept Due Date</w:t>
            </w:r>
          </w:p>
        </w:tc>
        <w:tc>
          <w:tcPr>
            <w:tcW w:w="2616" w:type="dxa"/>
          </w:tcPr>
          <w:p w14:paraId="01FCBFE6" w14:textId="77777777" w:rsidR="00144601" w:rsidRDefault="00144601" w:rsidP="00F119FA">
            <w:pPr>
              <w:ind w:firstLine="0"/>
            </w:pPr>
            <w:r>
              <w:t>Chấp nhận BCT</w:t>
            </w:r>
          </w:p>
        </w:tc>
      </w:tr>
      <w:tr w:rsidR="00144601" w:rsidRPr="00E067F3" w14:paraId="53E0B23E" w14:textId="77777777" w:rsidTr="00F119FA">
        <w:trPr>
          <w:jc w:val="center"/>
        </w:trPr>
        <w:tc>
          <w:tcPr>
            <w:tcW w:w="898" w:type="dxa"/>
          </w:tcPr>
          <w:p w14:paraId="247AC0EB" w14:textId="77777777" w:rsidR="00144601" w:rsidRDefault="00144601" w:rsidP="00F119FA">
            <w:pPr>
              <w:ind w:firstLine="0"/>
            </w:pPr>
            <w:r>
              <w:lastRenderedPageBreak/>
              <w:t>8</w:t>
            </w:r>
          </w:p>
        </w:tc>
        <w:tc>
          <w:tcPr>
            <w:tcW w:w="2047" w:type="dxa"/>
          </w:tcPr>
          <w:p w14:paraId="1447CB85" w14:textId="77777777" w:rsidR="00144601" w:rsidRDefault="00144601" w:rsidP="00F119FA">
            <w:pPr>
              <w:ind w:firstLine="0"/>
            </w:pPr>
            <w:r>
              <w:t>Thanh toán BCT</w:t>
            </w:r>
          </w:p>
        </w:tc>
        <w:tc>
          <w:tcPr>
            <w:tcW w:w="3007" w:type="dxa"/>
          </w:tcPr>
          <w:p w14:paraId="2157601F" w14:textId="4A9CB8C5" w:rsidR="00144601" w:rsidRDefault="003A0EC1" w:rsidP="00F119FA">
            <w:pPr>
              <w:ind w:firstLine="0"/>
            </w:pPr>
            <w:r>
              <w:t xml:space="preserve">IMNE </w:t>
            </w:r>
            <w:r w:rsidR="00144601">
              <w:t>Payment</w:t>
            </w:r>
          </w:p>
        </w:tc>
        <w:tc>
          <w:tcPr>
            <w:tcW w:w="2616" w:type="dxa"/>
          </w:tcPr>
          <w:p w14:paraId="300F3E95" w14:textId="77777777" w:rsidR="00144601" w:rsidRDefault="00144601" w:rsidP="00F119FA">
            <w:pPr>
              <w:ind w:firstLine="0"/>
            </w:pPr>
            <w:r>
              <w:t>Thanh toán</w:t>
            </w:r>
          </w:p>
        </w:tc>
      </w:tr>
      <w:tr w:rsidR="00144601" w:rsidRPr="00E067F3" w14:paraId="2E798288" w14:textId="77777777" w:rsidTr="00F119FA">
        <w:trPr>
          <w:jc w:val="center"/>
        </w:trPr>
        <w:tc>
          <w:tcPr>
            <w:tcW w:w="898" w:type="dxa"/>
          </w:tcPr>
          <w:p w14:paraId="6E22E5BD" w14:textId="77777777" w:rsidR="00144601" w:rsidRDefault="00144601" w:rsidP="00F119FA">
            <w:pPr>
              <w:ind w:firstLine="0"/>
            </w:pPr>
            <w:r>
              <w:t>9</w:t>
            </w:r>
          </w:p>
        </w:tc>
        <w:tc>
          <w:tcPr>
            <w:tcW w:w="2047" w:type="dxa"/>
          </w:tcPr>
          <w:p w14:paraId="4BD46F1B" w14:textId="77777777" w:rsidR="00144601" w:rsidRDefault="00144601" w:rsidP="00F119FA">
            <w:pPr>
              <w:ind w:firstLine="0"/>
            </w:pPr>
            <w:r>
              <w:t>Đóng BCT</w:t>
            </w:r>
          </w:p>
        </w:tc>
        <w:tc>
          <w:tcPr>
            <w:tcW w:w="3007" w:type="dxa"/>
          </w:tcPr>
          <w:p w14:paraId="2FB74AEE" w14:textId="796938D3" w:rsidR="00144601" w:rsidRDefault="003A0EC1" w:rsidP="00F119FA">
            <w:pPr>
              <w:ind w:firstLine="0"/>
            </w:pPr>
            <w:r>
              <w:t xml:space="preserve">IMNE </w:t>
            </w:r>
            <w:r w:rsidR="00144601">
              <w:t>Close File</w:t>
            </w:r>
          </w:p>
        </w:tc>
        <w:tc>
          <w:tcPr>
            <w:tcW w:w="2616" w:type="dxa"/>
          </w:tcPr>
          <w:p w14:paraId="25C26A6C" w14:textId="77777777" w:rsidR="00144601" w:rsidRDefault="00144601" w:rsidP="00F119FA">
            <w:pPr>
              <w:ind w:firstLine="0"/>
            </w:pPr>
            <w:r>
              <w:t>Đóng BCT</w:t>
            </w:r>
          </w:p>
        </w:tc>
      </w:tr>
    </w:tbl>
    <w:p w14:paraId="06917852" w14:textId="77777777" w:rsidR="00144601" w:rsidRDefault="00144601" w:rsidP="00144601">
      <w:pPr>
        <w:spacing w:before="120" w:after="120" w:line="312" w:lineRule="auto"/>
        <w:ind w:firstLine="0"/>
        <w:rPr>
          <w:i/>
          <w:u w:val="single"/>
        </w:rPr>
      </w:pPr>
    </w:p>
    <w:p w14:paraId="15C19E42" w14:textId="77777777" w:rsidR="00144601" w:rsidRPr="00A836B0" w:rsidRDefault="00144601" w:rsidP="00144601">
      <w:pPr>
        <w:spacing w:before="120" w:after="120" w:line="312" w:lineRule="auto"/>
        <w:ind w:firstLine="0"/>
        <w:rPr>
          <w:i/>
          <w:u w:val="single"/>
        </w:rPr>
      </w:pPr>
      <w:r w:rsidRPr="00A836B0">
        <w:rPr>
          <w:i/>
          <w:u w:val="single"/>
        </w:rPr>
        <w:t xml:space="preserve">Việc cập nhật hạn mức sau khi phê duyệt: </w:t>
      </w:r>
    </w:p>
    <w:p w14:paraId="3FE113DB" w14:textId="77777777" w:rsidR="00144601" w:rsidRPr="00A836B0" w:rsidRDefault="00144601" w:rsidP="00144601">
      <w:pPr>
        <w:spacing w:before="120" w:after="120" w:line="312" w:lineRule="auto"/>
        <w:ind w:firstLine="0"/>
      </w:pPr>
      <w:r w:rsidRPr="00A836B0">
        <w:t>o   Giai đoạn 1: Nguyên tắc cập nhật hạn mức thực hiện theo logic hiện tại của hệ thống.</w:t>
      </w:r>
    </w:p>
    <w:p w14:paraId="38C39625" w14:textId="77777777" w:rsidR="00144601" w:rsidRPr="00A836B0" w:rsidRDefault="00144601" w:rsidP="00144601">
      <w:pPr>
        <w:spacing w:before="120" w:after="120" w:line="312" w:lineRule="auto"/>
        <w:ind w:firstLine="0"/>
      </w:pPr>
      <w:r w:rsidRPr="00A836B0">
        <w:t>Lưu ý: Hệ thống cần kiểm tra và cập nhật hạn mức ở cả hai chức năng Xử lý hồ sơ mới và Chỉnh sửa hồ sơ.</w:t>
      </w:r>
    </w:p>
    <w:p w14:paraId="4263DE43" w14:textId="77777777" w:rsidR="00144601" w:rsidRPr="00A836B0" w:rsidRDefault="00144601" w:rsidP="00144601">
      <w:pPr>
        <w:spacing w:before="120" w:after="120" w:line="312" w:lineRule="auto"/>
        <w:ind w:firstLine="0"/>
      </w:pPr>
      <w:r w:rsidRPr="00A836B0">
        <w:t xml:space="preserve">o   Giai đoạn 2: tổ chức họp đánh giá để tìm giải pháp khả thi </w:t>
      </w:r>
    </w:p>
    <w:p w14:paraId="0C527B7F" w14:textId="77777777" w:rsidR="00144601" w:rsidRDefault="00144601" w:rsidP="00144601">
      <w:pPr>
        <w:spacing w:before="120" w:after="120" w:line="312" w:lineRule="auto"/>
        <w:ind w:firstLine="0"/>
        <w:rPr>
          <w:i/>
          <w:u w:val="single"/>
        </w:rPr>
      </w:pPr>
    </w:p>
    <w:p w14:paraId="535871BB" w14:textId="77777777" w:rsidR="00144601" w:rsidRPr="001114EB" w:rsidRDefault="00144601" w:rsidP="00144601">
      <w:pPr>
        <w:spacing w:before="120" w:after="120" w:line="312" w:lineRule="auto"/>
        <w:ind w:firstLine="0"/>
        <w:rPr>
          <w:i/>
          <w:u w:val="single"/>
        </w:rPr>
      </w:pPr>
      <w:r w:rsidRPr="001114EB">
        <w:rPr>
          <w:i/>
          <w:u w:val="single"/>
        </w:rPr>
        <w:t>Cảnh báo ở màn hình loading giao dịch:</w:t>
      </w:r>
    </w:p>
    <w:p w14:paraId="030FEE6D" w14:textId="77777777" w:rsidR="00144601" w:rsidRPr="00C320C8" w:rsidRDefault="00144601" w:rsidP="00724F94">
      <w:pPr>
        <w:pStyle w:val="ListParagraph"/>
        <w:numPr>
          <w:ilvl w:val="0"/>
          <w:numId w:val="7"/>
        </w:numPr>
        <w:spacing w:before="120" w:after="120" w:line="312" w:lineRule="auto"/>
      </w:pPr>
      <w:r>
        <w:t>Hệ thống đưa ra cảnh báo trong trường hợp sự kiện giao dịch được lựa chọn có sự kiện nào trước đó của cùng Số thông báo LC chưa được xử lý và chỉ cho phép lựa chọn nút Hủy trên màn hình giao dịch. Nội dung cảnh báo: “Giao dịch đang có sự kiện trước chưa được xử lý”</w:t>
      </w:r>
    </w:p>
    <w:p w14:paraId="153A76C2" w14:textId="77777777" w:rsidR="00144601" w:rsidRPr="00C320C8" w:rsidRDefault="00144601" w:rsidP="00144601">
      <w:pPr>
        <w:pStyle w:val="ListParagraph"/>
        <w:spacing w:before="120" w:after="120" w:line="312" w:lineRule="auto"/>
        <w:ind w:firstLine="0"/>
      </w:pPr>
      <w:r>
        <w:rPr>
          <w:noProof/>
        </w:rPr>
        <w:lastRenderedPageBreak/>
        <w:drawing>
          <wp:inline distT="0" distB="0" distL="0" distR="0" wp14:anchorId="397B718E" wp14:editId="4FC02DC1">
            <wp:extent cx="5791200" cy="3531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89276" cy="3529923"/>
                    </a:xfrm>
                    <a:prstGeom prst="rect">
                      <a:avLst/>
                    </a:prstGeom>
                  </pic:spPr>
                </pic:pic>
              </a:graphicData>
            </a:graphic>
          </wp:inline>
        </w:drawing>
      </w:r>
      <w:r>
        <w:rPr>
          <w:noProof/>
        </w:rPr>
        <w:drawing>
          <wp:inline distT="0" distB="0" distL="0" distR="0" wp14:anchorId="1AA81570" wp14:editId="3D4B38BD">
            <wp:extent cx="57912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25931" cy="1322333"/>
                    </a:xfrm>
                    <a:prstGeom prst="rect">
                      <a:avLst/>
                    </a:prstGeom>
                  </pic:spPr>
                </pic:pic>
              </a:graphicData>
            </a:graphic>
          </wp:inline>
        </w:drawing>
      </w:r>
    </w:p>
    <w:p w14:paraId="6101F5CC" w14:textId="6E04E0BF" w:rsidR="0082690A" w:rsidRDefault="0082690A" w:rsidP="00724F94">
      <w:pPr>
        <w:pStyle w:val="Heading7"/>
        <w:numPr>
          <w:ilvl w:val="0"/>
          <w:numId w:val="17"/>
        </w:numPr>
      </w:pPr>
      <w:r>
        <w:t>Tab Thông tin LC</w:t>
      </w:r>
    </w:p>
    <w:tbl>
      <w:tblPr>
        <w:tblStyle w:val="TableGrid"/>
        <w:tblW w:w="11998" w:type="dxa"/>
        <w:tblInd w:w="18" w:type="dxa"/>
        <w:tblLayout w:type="fixed"/>
        <w:tblLook w:val="04A0" w:firstRow="1" w:lastRow="0" w:firstColumn="1" w:lastColumn="0" w:noHBand="0" w:noVBand="1"/>
      </w:tblPr>
      <w:tblGrid>
        <w:gridCol w:w="1791"/>
        <w:gridCol w:w="1418"/>
        <w:gridCol w:w="567"/>
        <w:gridCol w:w="567"/>
        <w:gridCol w:w="4819"/>
        <w:gridCol w:w="1418"/>
        <w:gridCol w:w="1418"/>
      </w:tblGrid>
      <w:tr w:rsidR="002544FC" w:rsidRPr="00615117" w14:paraId="7DADB78B" w14:textId="77777777" w:rsidTr="00635481">
        <w:tc>
          <w:tcPr>
            <w:tcW w:w="1791" w:type="dxa"/>
          </w:tcPr>
          <w:p w14:paraId="16D49952" w14:textId="77777777" w:rsidR="002544FC" w:rsidRPr="00615117" w:rsidRDefault="002544FC" w:rsidP="00635481">
            <w:pPr>
              <w:spacing w:line="312" w:lineRule="auto"/>
              <w:ind w:firstLine="72"/>
              <w:rPr>
                <w:rFonts w:cs="Times New Roman"/>
                <w:b/>
                <w:szCs w:val="26"/>
              </w:rPr>
            </w:pPr>
            <w:r w:rsidRPr="00615117">
              <w:rPr>
                <w:rFonts w:cs="Times New Roman"/>
                <w:b/>
                <w:szCs w:val="26"/>
              </w:rPr>
              <w:t>Tên trường</w:t>
            </w:r>
          </w:p>
        </w:tc>
        <w:tc>
          <w:tcPr>
            <w:tcW w:w="1418" w:type="dxa"/>
          </w:tcPr>
          <w:p w14:paraId="750A99AE" w14:textId="77777777" w:rsidR="002544FC" w:rsidRPr="00615117" w:rsidRDefault="002544FC" w:rsidP="00635481">
            <w:pPr>
              <w:spacing w:line="312" w:lineRule="auto"/>
              <w:ind w:firstLine="0"/>
              <w:rPr>
                <w:rFonts w:cs="Times New Roman"/>
                <w:b/>
                <w:szCs w:val="26"/>
              </w:rPr>
            </w:pPr>
            <w:r w:rsidRPr="00615117">
              <w:rPr>
                <w:rFonts w:cs="Times New Roman"/>
                <w:b/>
                <w:szCs w:val="26"/>
              </w:rPr>
              <w:t>Định dạng</w:t>
            </w:r>
          </w:p>
        </w:tc>
        <w:tc>
          <w:tcPr>
            <w:tcW w:w="567" w:type="dxa"/>
          </w:tcPr>
          <w:p w14:paraId="32B69F93" w14:textId="77777777" w:rsidR="002544FC" w:rsidRPr="00615117" w:rsidRDefault="002544FC" w:rsidP="00635481">
            <w:pPr>
              <w:spacing w:line="312" w:lineRule="auto"/>
              <w:ind w:firstLine="0"/>
              <w:rPr>
                <w:rFonts w:cs="Times New Roman"/>
                <w:b/>
                <w:szCs w:val="26"/>
              </w:rPr>
            </w:pPr>
            <w:r w:rsidRPr="00615117">
              <w:rPr>
                <w:rFonts w:cs="Times New Roman"/>
                <w:b/>
                <w:szCs w:val="26"/>
              </w:rPr>
              <w:t>Độ dài</w:t>
            </w:r>
          </w:p>
        </w:tc>
        <w:tc>
          <w:tcPr>
            <w:tcW w:w="5386" w:type="dxa"/>
            <w:gridSpan w:val="2"/>
            <w:shd w:val="clear" w:color="auto" w:fill="auto"/>
          </w:tcPr>
          <w:p w14:paraId="23148B84" w14:textId="77777777" w:rsidR="002544FC" w:rsidRDefault="002544FC" w:rsidP="00635481">
            <w:pPr>
              <w:spacing w:line="312" w:lineRule="auto"/>
              <w:ind w:firstLine="0"/>
              <w:rPr>
                <w:rFonts w:cs="Times New Roman"/>
                <w:b/>
                <w:szCs w:val="26"/>
              </w:rPr>
            </w:pPr>
            <w:r w:rsidRPr="00615117">
              <w:rPr>
                <w:rFonts w:cs="Times New Roman"/>
                <w:b/>
                <w:szCs w:val="26"/>
              </w:rPr>
              <w:t>Mô tả</w:t>
            </w:r>
          </w:p>
          <w:p w14:paraId="66391ADF" w14:textId="77777777" w:rsidR="002544FC" w:rsidRPr="0092625B" w:rsidRDefault="002544FC" w:rsidP="00635481">
            <w:pPr>
              <w:spacing w:line="312" w:lineRule="auto"/>
              <w:ind w:firstLine="0"/>
              <w:rPr>
                <w:rFonts w:cs="Times New Roman"/>
                <w:i/>
                <w:szCs w:val="26"/>
              </w:rPr>
            </w:pPr>
            <w:r w:rsidRPr="0092625B">
              <w:rPr>
                <w:rFonts w:cs="Times New Roman"/>
                <w:i/>
                <w:szCs w:val="26"/>
              </w:rPr>
              <w:t>(M-Mandatory, O-Optional, P-Protect)</w:t>
            </w:r>
          </w:p>
        </w:tc>
        <w:tc>
          <w:tcPr>
            <w:tcW w:w="1418" w:type="dxa"/>
            <w:shd w:val="clear" w:color="auto" w:fill="auto"/>
          </w:tcPr>
          <w:p w14:paraId="37C8C7A3" w14:textId="77777777" w:rsidR="002544FC" w:rsidRPr="00615117" w:rsidRDefault="002544FC" w:rsidP="00635481">
            <w:pPr>
              <w:spacing w:line="312" w:lineRule="auto"/>
              <w:ind w:firstLine="0"/>
              <w:jc w:val="center"/>
              <w:rPr>
                <w:rFonts w:cs="Times New Roman"/>
                <w:b/>
                <w:szCs w:val="26"/>
              </w:rPr>
            </w:pPr>
            <w:r>
              <w:rPr>
                <w:rFonts w:cs="Times New Roman"/>
                <w:b/>
                <w:szCs w:val="26"/>
              </w:rPr>
              <w:t>Mapping (Y/N)</w:t>
            </w:r>
          </w:p>
        </w:tc>
        <w:tc>
          <w:tcPr>
            <w:tcW w:w="1418" w:type="dxa"/>
          </w:tcPr>
          <w:p w14:paraId="6CDB0DA4" w14:textId="77777777" w:rsidR="002544FC" w:rsidRDefault="002544FC" w:rsidP="002544FC">
            <w:pPr>
              <w:spacing w:line="312" w:lineRule="auto"/>
              <w:ind w:firstLine="0"/>
              <w:rPr>
                <w:rFonts w:cs="Times New Roman"/>
                <w:b/>
                <w:szCs w:val="26"/>
              </w:rPr>
            </w:pPr>
            <w:r>
              <w:rPr>
                <w:rFonts w:cs="Times New Roman"/>
                <w:b/>
                <w:szCs w:val="26"/>
              </w:rPr>
              <w:t>Ghi chú</w:t>
            </w:r>
          </w:p>
          <w:p w14:paraId="2AA73927" w14:textId="77777777" w:rsidR="002544FC" w:rsidRPr="0082519E" w:rsidRDefault="002544FC" w:rsidP="002544FC">
            <w:pPr>
              <w:spacing w:line="312" w:lineRule="auto"/>
              <w:ind w:firstLine="0"/>
              <w:rPr>
                <w:rFonts w:cs="Times New Roman"/>
                <w:i/>
                <w:sz w:val="22"/>
                <w:szCs w:val="26"/>
              </w:rPr>
            </w:pPr>
            <w:r w:rsidRPr="0082519E">
              <w:rPr>
                <w:rFonts w:cs="Times New Roman"/>
                <w:i/>
                <w:sz w:val="22"/>
                <w:szCs w:val="26"/>
              </w:rPr>
              <w:t>N: New</w:t>
            </w:r>
          </w:p>
          <w:p w14:paraId="6C484849" w14:textId="77777777" w:rsidR="002544FC" w:rsidRPr="0082519E" w:rsidRDefault="002544FC" w:rsidP="002544FC">
            <w:pPr>
              <w:spacing w:line="312" w:lineRule="auto"/>
              <w:ind w:firstLine="0"/>
              <w:rPr>
                <w:rFonts w:cs="Times New Roman"/>
                <w:i/>
                <w:sz w:val="22"/>
                <w:szCs w:val="26"/>
              </w:rPr>
            </w:pPr>
            <w:r w:rsidRPr="0082519E">
              <w:rPr>
                <w:rFonts w:cs="Times New Roman"/>
                <w:i/>
                <w:sz w:val="22"/>
                <w:szCs w:val="26"/>
              </w:rPr>
              <w:t xml:space="preserve">Blank: Old </w:t>
            </w:r>
          </w:p>
          <w:p w14:paraId="2C09FE6C" w14:textId="77777777" w:rsidR="002544FC" w:rsidRPr="0082519E" w:rsidRDefault="002544FC" w:rsidP="002544FC">
            <w:pPr>
              <w:spacing w:line="312" w:lineRule="auto"/>
              <w:ind w:firstLine="0"/>
              <w:rPr>
                <w:rFonts w:cs="Times New Roman"/>
                <w:i/>
                <w:sz w:val="22"/>
                <w:szCs w:val="26"/>
              </w:rPr>
            </w:pPr>
            <w:r w:rsidRPr="0082519E">
              <w:rPr>
                <w:rFonts w:cs="Times New Roman"/>
                <w:i/>
                <w:sz w:val="22"/>
                <w:szCs w:val="26"/>
              </w:rPr>
              <w:t>RL: Rename Label</w:t>
            </w:r>
          </w:p>
          <w:p w14:paraId="2C9F7DE6" w14:textId="16725046" w:rsidR="002544FC" w:rsidRDefault="002544FC" w:rsidP="002544FC">
            <w:pPr>
              <w:spacing w:line="312" w:lineRule="auto"/>
              <w:ind w:firstLine="0"/>
              <w:jc w:val="center"/>
              <w:rPr>
                <w:rFonts w:cs="Times New Roman"/>
                <w:b/>
                <w:szCs w:val="26"/>
              </w:rPr>
            </w:pPr>
            <w:r w:rsidRPr="0082519E">
              <w:rPr>
                <w:rFonts w:cs="Times New Roman"/>
                <w:i/>
                <w:sz w:val="22"/>
                <w:szCs w:val="26"/>
              </w:rPr>
              <w:t>RV: Remove</w:t>
            </w:r>
          </w:p>
        </w:tc>
      </w:tr>
      <w:tr w:rsidR="002544FC" w:rsidRPr="009076A4" w14:paraId="641BDFDE" w14:textId="77777777" w:rsidTr="00635481">
        <w:tc>
          <w:tcPr>
            <w:tcW w:w="10580" w:type="dxa"/>
            <w:gridSpan w:val="6"/>
          </w:tcPr>
          <w:p w14:paraId="33B52A8B" w14:textId="77777777" w:rsidR="00706DA9" w:rsidRPr="0061546F" w:rsidRDefault="00706DA9" w:rsidP="00706DA9">
            <w:pPr>
              <w:spacing w:line="312" w:lineRule="auto"/>
              <w:ind w:firstLine="0"/>
              <w:rPr>
                <w:rFonts w:cs="Times New Roman"/>
                <w:b/>
                <w:i/>
                <w:color w:val="FF0000"/>
                <w:szCs w:val="26"/>
                <w:u w:val="single"/>
              </w:rPr>
            </w:pPr>
            <w:r w:rsidRPr="0061546F">
              <w:rPr>
                <w:rFonts w:cs="Times New Roman"/>
                <w:b/>
                <w:i/>
                <w:color w:val="FF0000"/>
                <w:szCs w:val="26"/>
                <w:u w:val="single"/>
              </w:rPr>
              <w:t>1. Sự kiện</w:t>
            </w:r>
            <w:r>
              <w:rPr>
                <w:rFonts w:cs="Times New Roman"/>
                <w:b/>
                <w:i/>
                <w:color w:val="FF0000"/>
                <w:szCs w:val="26"/>
                <w:u w:val="single"/>
              </w:rPr>
              <w:t>: P</w:t>
            </w:r>
            <w:r w:rsidRPr="0061546F">
              <w:rPr>
                <w:rFonts w:cs="Times New Roman"/>
                <w:b/>
                <w:i/>
                <w:color w:val="FF0000"/>
                <w:szCs w:val="26"/>
                <w:u w:val="single"/>
              </w:rPr>
              <w:t>hát hành LC NK:</w:t>
            </w:r>
          </w:p>
          <w:p w14:paraId="0C674B48" w14:textId="482DD7E9" w:rsidR="00642F8E" w:rsidRPr="009076A4" w:rsidRDefault="00706DA9" w:rsidP="00706DA9">
            <w:pPr>
              <w:spacing w:line="312" w:lineRule="auto"/>
              <w:ind w:firstLine="0"/>
              <w:rPr>
                <w:rFonts w:cs="Times New Roman"/>
                <w:color w:val="FF0000"/>
                <w:szCs w:val="26"/>
                <w:u w:val="single"/>
              </w:rPr>
            </w:pPr>
            <w:r>
              <w:rPr>
                <w:rFonts w:cs="Times New Roman"/>
                <w:i/>
                <w:color w:val="FF0000"/>
                <w:szCs w:val="26"/>
                <w:u w:val="single"/>
              </w:rPr>
              <w:t xml:space="preserve"> </w:t>
            </w:r>
            <w:r w:rsidR="00642F8E">
              <w:rPr>
                <w:rFonts w:cs="Times New Roman"/>
                <w:i/>
                <w:color w:val="FF0000"/>
                <w:szCs w:val="26"/>
                <w:u w:val="single"/>
              </w:rPr>
              <w:t>( Xây dựng dựa trên màn hình chức năng cũ là tạo mới LC NK)</w:t>
            </w:r>
          </w:p>
        </w:tc>
        <w:tc>
          <w:tcPr>
            <w:tcW w:w="1418" w:type="dxa"/>
          </w:tcPr>
          <w:p w14:paraId="71BFBF54" w14:textId="77777777" w:rsidR="002544FC" w:rsidRPr="009076A4" w:rsidRDefault="002544FC" w:rsidP="00635481">
            <w:pPr>
              <w:spacing w:line="312" w:lineRule="auto"/>
              <w:ind w:firstLine="0"/>
              <w:rPr>
                <w:rFonts w:cs="Times New Roman"/>
                <w:color w:val="FF0000"/>
                <w:szCs w:val="26"/>
                <w:u w:val="single"/>
              </w:rPr>
            </w:pPr>
          </w:p>
        </w:tc>
      </w:tr>
      <w:tr w:rsidR="00642F8E" w:rsidRPr="00615117" w14:paraId="0E3A424B" w14:textId="77777777" w:rsidTr="00635481">
        <w:tc>
          <w:tcPr>
            <w:tcW w:w="1791" w:type="dxa"/>
          </w:tcPr>
          <w:p w14:paraId="629181CE" w14:textId="30558912" w:rsidR="00642F8E" w:rsidRPr="009E452D" w:rsidRDefault="00642F8E" w:rsidP="00642F8E">
            <w:pPr>
              <w:spacing w:line="312" w:lineRule="auto"/>
              <w:ind w:firstLine="0"/>
              <w:rPr>
                <w:rFonts w:cs="Times New Roman"/>
                <w:i/>
                <w:szCs w:val="26"/>
              </w:rPr>
            </w:pPr>
            <w:r w:rsidRPr="00615117">
              <w:rPr>
                <w:rFonts w:cs="Times New Roman"/>
                <w:szCs w:val="26"/>
              </w:rPr>
              <w:t xml:space="preserve">Số L/C </w:t>
            </w:r>
          </w:p>
        </w:tc>
        <w:tc>
          <w:tcPr>
            <w:tcW w:w="1418" w:type="dxa"/>
          </w:tcPr>
          <w:p w14:paraId="032D9A06" w14:textId="0F27444B" w:rsidR="00642F8E" w:rsidRPr="00615117" w:rsidRDefault="00642F8E" w:rsidP="00642F8E">
            <w:pPr>
              <w:spacing w:line="312" w:lineRule="auto"/>
              <w:ind w:firstLine="0"/>
              <w:rPr>
                <w:rFonts w:cs="Times New Roman"/>
                <w:szCs w:val="26"/>
              </w:rPr>
            </w:pPr>
            <w:r w:rsidRPr="00615117">
              <w:rPr>
                <w:rFonts w:cs="Times New Roman"/>
                <w:szCs w:val="26"/>
              </w:rPr>
              <w:t>Nvarchar</w:t>
            </w:r>
          </w:p>
        </w:tc>
        <w:tc>
          <w:tcPr>
            <w:tcW w:w="567" w:type="dxa"/>
          </w:tcPr>
          <w:p w14:paraId="077A9806" w14:textId="1F66602D" w:rsidR="00642F8E" w:rsidRPr="00615117" w:rsidRDefault="00642F8E" w:rsidP="00642F8E">
            <w:pPr>
              <w:spacing w:line="312" w:lineRule="auto"/>
              <w:ind w:firstLine="0"/>
              <w:rPr>
                <w:rFonts w:cs="Times New Roman"/>
                <w:szCs w:val="26"/>
              </w:rPr>
            </w:pPr>
            <w:r w:rsidRPr="00615117">
              <w:rPr>
                <w:rFonts w:cs="Times New Roman"/>
                <w:szCs w:val="26"/>
              </w:rPr>
              <w:t>12</w:t>
            </w:r>
          </w:p>
        </w:tc>
        <w:tc>
          <w:tcPr>
            <w:tcW w:w="567" w:type="dxa"/>
          </w:tcPr>
          <w:p w14:paraId="0526C85F" w14:textId="309FD930" w:rsidR="00642F8E" w:rsidRPr="00615117" w:rsidRDefault="00642F8E" w:rsidP="00642F8E">
            <w:pPr>
              <w:spacing w:line="312" w:lineRule="auto"/>
              <w:ind w:firstLine="0"/>
              <w:rPr>
                <w:rFonts w:cs="Times New Roman"/>
                <w:szCs w:val="26"/>
              </w:rPr>
            </w:pPr>
            <w:r>
              <w:rPr>
                <w:rFonts w:cs="Times New Roman"/>
                <w:szCs w:val="26"/>
              </w:rPr>
              <w:t>M</w:t>
            </w:r>
          </w:p>
        </w:tc>
        <w:tc>
          <w:tcPr>
            <w:tcW w:w="4819" w:type="dxa"/>
          </w:tcPr>
          <w:p w14:paraId="0022B337" w14:textId="77777777" w:rsidR="00642F8E" w:rsidRDefault="00642F8E" w:rsidP="00642F8E">
            <w:pPr>
              <w:spacing w:line="312" w:lineRule="auto"/>
              <w:ind w:firstLine="0"/>
              <w:rPr>
                <w:rFonts w:cs="Times New Roman"/>
                <w:szCs w:val="26"/>
                <w:u w:val="single"/>
              </w:rPr>
            </w:pPr>
            <w:r>
              <w:rPr>
                <w:rFonts w:cs="Times New Roman"/>
                <w:szCs w:val="26"/>
                <w:u w:val="single"/>
              </w:rPr>
              <w:t>Số LC:</w:t>
            </w:r>
          </w:p>
          <w:p w14:paraId="4E41ECC4" w14:textId="77777777" w:rsidR="00642F8E" w:rsidRDefault="00642F8E" w:rsidP="00642F8E">
            <w:pPr>
              <w:spacing w:line="312" w:lineRule="auto"/>
              <w:ind w:firstLine="0"/>
              <w:rPr>
                <w:rFonts w:cs="Times New Roman"/>
                <w:szCs w:val="26"/>
              </w:rPr>
            </w:pPr>
            <w:r>
              <w:rPr>
                <w:rFonts w:cs="Times New Roman"/>
                <w:szCs w:val="26"/>
              </w:rPr>
              <w:t>Số LC của chi nhánh do hệ thống tự sinh ra</w:t>
            </w:r>
          </w:p>
          <w:p w14:paraId="5AC1FDBC" w14:textId="5225065A" w:rsidR="00642F8E" w:rsidRPr="00C12FE2" w:rsidRDefault="00642F8E" w:rsidP="00642F8E">
            <w:pPr>
              <w:pStyle w:val="ListParagraph"/>
              <w:spacing w:line="312" w:lineRule="auto"/>
              <w:ind w:firstLine="0"/>
              <w:rPr>
                <w:rFonts w:cs="Times New Roman"/>
                <w:szCs w:val="26"/>
              </w:rPr>
            </w:pPr>
            <w:r>
              <w:rPr>
                <w:rFonts w:cs="Times New Roman"/>
                <w:szCs w:val="26"/>
              </w:rPr>
              <w:t xml:space="preserve">- Khi TTV bấm vào nút tạo mới chương trình tự động sinh ra số tham </w:t>
            </w:r>
            <w:r>
              <w:rPr>
                <w:rFonts w:cs="Times New Roman"/>
                <w:szCs w:val="26"/>
              </w:rPr>
              <w:lastRenderedPageBreak/>
              <w:t>chiếu  gồm 12 ký tự gồm cả chữ và số có dạng LAOILyyxxxxx (2 ký yy là năm phát hành, năm ký tự xxxxx  là số thứ tự của L/C phát sinh trong năm)</w:t>
            </w:r>
          </w:p>
        </w:tc>
        <w:tc>
          <w:tcPr>
            <w:tcW w:w="1418" w:type="dxa"/>
          </w:tcPr>
          <w:p w14:paraId="5F2FEC70" w14:textId="2BA8856D" w:rsidR="00642F8E" w:rsidRPr="00294073" w:rsidRDefault="00642F8E" w:rsidP="00642F8E">
            <w:pPr>
              <w:spacing w:line="312" w:lineRule="auto"/>
              <w:ind w:firstLine="0"/>
              <w:rPr>
                <w:rFonts w:cs="Times New Roman"/>
                <w:szCs w:val="26"/>
                <w:u w:val="single"/>
              </w:rPr>
            </w:pPr>
            <w:r>
              <w:rPr>
                <w:rFonts w:cs="Times New Roman"/>
                <w:i/>
                <w:color w:val="0070C0"/>
                <w:sz w:val="20"/>
                <w:szCs w:val="26"/>
              </w:rPr>
              <w:lastRenderedPageBreak/>
              <w:t>N</w:t>
            </w:r>
          </w:p>
        </w:tc>
        <w:tc>
          <w:tcPr>
            <w:tcW w:w="1418" w:type="dxa"/>
          </w:tcPr>
          <w:p w14:paraId="4C8E680B" w14:textId="7B1366A8" w:rsidR="00642F8E" w:rsidRDefault="00642F8E" w:rsidP="00642F8E">
            <w:pPr>
              <w:spacing w:line="312" w:lineRule="auto"/>
              <w:ind w:firstLine="0"/>
              <w:rPr>
                <w:rFonts w:cs="Times New Roman"/>
                <w:szCs w:val="26"/>
                <w:u w:val="single"/>
              </w:rPr>
            </w:pPr>
          </w:p>
        </w:tc>
      </w:tr>
      <w:tr w:rsidR="00642F8E" w:rsidRPr="00615117" w14:paraId="011AE2C8" w14:textId="77777777" w:rsidTr="00635481">
        <w:tc>
          <w:tcPr>
            <w:tcW w:w="1791" w:type="dxa"/>
          </w:tcPr>
          <w:p w14:paraId="072B6032" w14:textId="01D5F67A" w:rsidR="00642F8E" w:rsidRPr="00615117" w:rsidRDefault="00642F8E" w:rsidP="00642F8E">
            <w:pPr>
              <w:spacing w:line="312" w:lineRule="auto"/>
              <w:ind w:firstLine="0"/>
              <w:rPr>
                <w:rFonts w:cs="Times New Roman"/>
                <w:szCs w:val="26"/>
              </w:rPr>
            </w:pPr>
            <w:r w:rsidRPr="00615117">
              <w:rPr>
                <w:rFonts w:cs="Times New Roman"/>
                <w:szCs w:val="26"/>
              </w:rPr>
              <w:lastRenderedPageBreak/>
              <w:t xml:space="preserve">Số L/C </w:t>
            </w:r>
          </w:p>
        </w:tc>
        <w:tc>
          <w:tcPr>
            <w:tcW w:w="1418" w:type="dxa"/>
          </w:tcPr>
          <w:p w14:paraId="261621E7" w14:textId="085D4EDC" w:rsidR="00642F8E" w:rsidRPr="00615117" w:rsidRDefault="00642F8E" w:rsidP="00642F8E">
            <w:pPr>
              <w:spacing w:line="312" w:lineRule="auto"/>
              <w:ind w:firstLine="0"/>
              <w:rPr>
                <w:rFonts w:cs="Times New Roman"/>
                <w:szCs w:val="26"/>
              </w:rPr>
            </w:pPr>
            <w:r w:rsidRPr="00615117">
              <w:rPr>
                <w:rFonts w:cs="Times New Roman"/>
                <w:szCs w:val="26"/>
              </w:rPr>
              <w:t>Nvarchar</w:t>
            </w:r>
          </w:p>
        </w:tc>
        <w:tc>
          <w:tcPr>
            <w:tcW w:w="567" w:type="dxa"/>
          </w:tcPr>
          <w:p w14:paraId="3A1F5630" w14:textId="7EA70BA9" w:rsidR="00642F8E" w:rsidRPr="00615117" w:rsidRDefault="00642F8E" w:rsidP="00642F8E">
            <w:pPr>
              <w:spacing w:line="312" w:lineRule="auto"/>
              <w:ind w:firstLine="0"/>
              <w:rPr>
                <w:rFonts w:cs="Times New Roman"/>
                <w:szCs w:val="26"/>
              </w:rPr>
            </w:pPr>
            <w:r w:rsidRPr="00615117">
              <w:rPr>
                <w:rFonts w:cs="Times New Roman"/>
                <w:szCs w:val="26"/>
              </w:rPr>
              <w:t>12</w:t>
            </w:r>
          </w:p>
        </w:tc>
        <w:tc>
          <w:tcPr>
            <w:tcW w:w="567" w:type="dxa"/>
          </w:tcPr>
          <w:p w14:paraId="5F3A3CE9" w14:textId="69775D00" w:rsidR="00642F8E" w:rsidRDefault="00642F8E" w:rsidP="00642F8E">
            <w:pPr>
              <w:spacing w:line="312" w:lineRule="auto"/>
              <w:ind w:firstLine="0"/>
              <w:rPr>
                <w:rFonts w:cs="Times New Roman"/>
                <w:szCs w:val="26"/>
              </w:rPr>
            </w:pPr>
            <w:r>
              <w:rPr>
                <w:rFonts w:cs="Times New Roman"/>
                <w:szCs w:val="26"/>
              </w:rPr>
              <w:t>M</w:t>
            </w:r>
          </w:p>
        </w:tc>
        <w:tc>
          <w:tcPr>
            <w:tcW w:w="4819" w:type="dxa"/>
          </w:tcPr>
          <w:p w14:paraId="2337BB6B" w14:textId="77777777" w:rsidR="00642F8E" w:rsidRDefault="00642F8E" w:rsidP="00642F8E">
            <w:pPr>
              <w:spacing w:line="312" w:lineRule="auto"/>
              <w:ind w:firstLine="0"/>
              <w:rPr>
                <w:rFonts w:cs="Times New Roman"/>
                <w:szCs w:val="26"/>
                <w:u w:val="single"/>
              </w:rPr>
            </w:pPr>
            <w:r>
              <w:rPr>
                <w:rFonts w:cs="Times New Roman"/>
                <w:szCs w:val="26"/>
                <w:u w:val="single"/>
              </w:rPr>
              <w:t>Số LC:</w:t>
            </w:r>
          </w:p>
          <w:p w14:paraId="2C1DB95C" w14:textId="77777777" w:rsidR="00642F8E" w:rsidRDefault="00642F8E" w:rsidP="00642F8E">
            <w:pPr>
              <w:spacing w:line="312" w:lineRule="auto"/>
              <w:ind w:firstLine="0"/>
              <w:rPr>
                <w:rFonts w:cs="Times New Roman"/>
                <w:szCs w:val="26"/>
              </w:rPr>
            </w:pPr>
            <w:r>
              <w:rPr>
                <w:rFonts w:cs="Times New Roman"/>
                <w:szCs w:val="26"/>
              </w:rPr>
              <w:t>Số LC của chi nhánh do hệ thống tự sinh ra</w:t>
            </w:r>
          </w:p>
          <w:p w14:paraId="583FAFCD" w14:textId="0B5CCED3" w:rsidR="00642F8E" w:rsidRDefault="00642F8E" w:rsidP="00642F8E">
            <w:pPr>
              <w:spacing w:line="312" w:lineRule="auto"/>
              <w:ind w:firstLine="0"/>
              <w:rPr>
                <w:rFonts w:cs="Times New Roman"/>
                <w:szCs w:val="26"/>
                <w:u w:val="single"/>
              </w:rPr>
            </w:pPr>
            <w:r>
              <w:rPr>
                <w:rFonts w:cs="Times New Roman"/>
                <w:szCs w:val="26"/>
              </w:rPr>
              <w:t>- Khi TTV bấm vào nút tạo mới chương trình tự động sinh ra số tham chiếu  gồm 12 ký tự gồm cả chữ và số có dạng LAOILyyxxxxx (2 ký yy là năm phát hành, năm ký tự xxxxx  là số thứ tự của L/C phát sinh trong năm)</w:t>
            </w:r>
          </w:p>
        </w:tc>
        <w:tc>
          <w:tcPr>
            <w:tcW w:w="1418" w:type="dxa"/>
          </w:tcPr>
          <w:p w14:paraId="1E4840AA" w14:textId="02772450"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54E57088" w14:textId="77777777" w:rsidR="00642F8E" w:rsidRDefault="00642F8E" w:rsidP="00642F8E">
            <w:pPr>
              <w:spacing w:line="312" w:lineRule="auto"/>
              <w:ind w:firstLine="0"/>
              <w:rPr>
                <w:rFonts w:cs="Times New Roman"/>
                <w:szCs w:val="26"/>
                <w:u w:val="single"/>
              </w:rPr>
            </w:pPr>
          </w:p>
        </w:tc>
      </w:tr>
      <w:tr w:rsidR="00642F8E" w:rsidRPr="00615117" w14:paraId="271C7478" w14:textId="77777777" w:rsidTr="00635481">
        <w:tc>
          <w:tcPr>
            <w:tcW w:w="1791" w:type="dxa"/>
          </w:tcPr>
          <w:p w14:paraId="2FB8B242" w14:textId="77777777" w:rsidR="00642F8E" w:rsidRDefault="00642F8E" w:rsidP="00642F8E">
            <w:pPr>
              <w:spacing w:line="312" w:lineRule="auto"/>
              <w:ind w:firstLine="72"/>
              <w:rPr>
                <w:rFonts w:cs="Times New Roman"/>
                <w:szCs w:val="26"/>
              </w:rPr>
            </w:pPr>
            <w:r>
              <w:rPr>
                <w:rFonts w:cs="Times New Roman"/>
                <w:szCs w:val="26"/>
              </w:rPr>
              <w:t>Số Ref EE</w:t>
            </w:r>
          </w:p>
          <w:p w14:paraId="5D065C8B" w14:textId="77777777" w:rsidR="00642F8E" w:rsidRPr="00615117" w:rsidRDefault="00642F8E" w:rsidP="00642F8E">
            <w:pPr>
              <w:spacing w:line="312" w:lineRule="auto"/>
              <w:ind w:firstLine="0"/>
              <w:rPr>
                <w:rFonts w:cs="Times New Roman"/>
                <w:szCs w:val="26"/>
              </w:rPr>
            </w:pPr>
          </w:p>
        </w:tc>
        <w:tc>
          <w:tcPr>
            <w:tcW w:w="1418" w:type="dxa"/>
          </w:tcPr>
          <w:p w14:paraId="58191756" w14:textId="5B9B535C" w:rsidR="00642F8E" w:rsidRPr="00615117" w:rsidRDefault="00642F8E" w:rsidP="00642F8E">
            <w:pPr>
              <w:spacing w:line="312" w:lineRule="auto"/>
              <w:ind w:firstLine="0"/>
              <w:rPr>
                <w:rFonts w:cs="Times New Roman"/>
                <w:szCs w:val="26"/>
              </w:rPr>
            </w:pPr>
            <w:r>
              <w:rPr>
                <w:rFonts w:cs="Times New Roman"/>
                <w:szCs w:val="26"/>
              </w:rPr>
              <w:t>Nvarchar</w:t>
            </w:r>
          </w:p>
        </w:tc>
        <w:tc>
          <w:tcPr>
            <w:tcW w:w="567" w:type="dxa"/>
          </w:tcPr>
          <w:p w14:paraId="55A12C16" w14:textId="70D9E8E7" w:rsidR="00642F8E" w:rsidRPr="00615117" w:rsidRDefault="00642F8E" w:rsidP="00642F8E">
            <w:pPr>
              <w:spacing w:line="312" w:lineRule="auto"/>
              <w:ind w:firstLine="0"/>
              <w:rPr>
                <w:rFonts w:cs="Times New Roman"/>
                <w:szCs w:val="26"/>
              </w:rPr>
            </w:pPr>
            <w:r>
              <w:rPr>
                <w:rFonts w:cs="Times New Roman"/>
                <w:szCs w:val="26"/>
              </w:rPr>
              <w:t>13</w:t>
            </w:r>
          </w:p>
        </w:tc>
        <w:tc>
          <w:tcPr>
            <w:tcW w:w="567" w:type="dxa"/>
          </w:tcPr>
          <w:p w14:paraId="23252CC6" w14:textId="72C8E91D" w:rsidR="00642F8E" w:rsidRDefault="00642F8E" w:rsidP="00642F8E">
            <w:pPr>
              <w:spacing w:line="312" w:lineRule="auto"/>
              <w:ind w:firstLine="0"/>
              <w:rPr>
                <w:rFonts w:cs="Times New Roman"/>
                <w:szCs w:val="26"/>
              </w:rPr>
            </w:pPr>
            <w:r>
              <w:rPr>
                <w:rFonts w:cs="Times New Roman"/>
                <w:szCs w:val="26"/>
              </w:rPr>
              <w:t>P</w:t>
            </w:r>
          </w:p>
        </w:tc>
        <w:tc>
          <w:tcPr>
            <w:tcW w:w="4819" w:type="dxa"/>
          </w:tcPr>
          <w:p w14:paraId="20A3FFD6" w14:textId="77777777" w:rsidR="00642F8E" w:rsidRDefault="00642F8E" w:rsidP="00642F8E">
            <w:pPr>
              <w:spacing w:line="312" w:lineRule="auto"/>
              <w:ind w:firstLine="0"/>
              <w:rPr>
                <w:rFonts w:cs="Times New Roman"/>
                <w:szCs w:val="26"/>
                <w:u w:val="single"/>
              </w:rPr>
            </w:pPr>
            <w:r>
              <w:rPr>
                <w:rFonts w:cs="Times New Roman"/>
                <w:szCs w:val="26"/>
                <w:u w:val="single"/>
              </w:rPr>
              <w:t>Số Ref EE:</w:t>
            </w:r>
          </w:p>
          <w:p w14:paraId="4E9A89C9" w14:textId="77777777" w:rsidR="00642F8E" w:rsidRDefault="00642F8E" w:rsidP="00642F8E">
            <w:pPr>
              <w:spacing w:line="312" w:lineRule="auto"/>
              <w:ind w:firstLine="0"/>
              <w:rPr>
                <w:rFonts w:cs="Times New Roman"/>
                <w:szCs w:val="26"/>
              </w:rPr>
            </w:pPr>
            <w:r>
              <w:rPr>
                <w:rFonts w:cs="Times New Roman"/>
                <w:szCs w:val="26"/>
              </w:rPr>
              <w:t>Thê hiện số LC được TT TTTM phát hành từ hệ thống EE</w:t>
            </w:r>
          </w:p>
          <w:p w14:paraId="6433672B" w14:textId="19A4C415" w:rsidR="00642F8E" w:rsidRDefault="00642F8E" w:rsidP="00642F8E">
            <w:pPr>
              <w:spacing w:line="312" w:lineRule="auto"/>
              <w:ind w:firstLine="0"/>
              <w:rPr>
                <w:rFonts w:cs="Times New Roman"/>
                <w:szCs w:val="26"/>
                <w:u w:val="single"/>
              </w:rPr>
            </w:pPr>
            <w:r>
              <w:rPr>
                <w:rFonts w:cs="Times New Roman"/>
                <w:szCs w:val="26"/>
              </w:rPr>
              <w:t>Giá trị được trả về từ TF-EE</w:t>
            </w:r>
          </w:p>
        </w:tc>
        <w:tc>
          <w:tcPr>
            <w:tcW w:w="1418" w:type="dxa"/>
          </w:tcPr>
          <w:p w14:paraId="2309C227" w14:textId="610307DC"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C515F88" w14:textId="77777777"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RL</w:t>
            </w:r>
          </w:p>
          <w:p w14:paraId="486A0A5D" w14:textId="68CAD1B9" w:rsidR="00642F8E" w:rsidRDefault="00642F8E" w:rsidP="00642F8E">
            <w:pPr>
              <w:spacing w:line="312" w:lineRule="auto"/>
              <w:ind w:firstLine="0"/>
              <w:rPr>
                <w:rFonts w:cs="Times New Roman"/>
                <w:szCs w:val="26"/>
                <w:u w:val="single"/>
              </w:rPr>
            </w:pPr>
            <w:r w:rsidRPr="00413D40">
              <w:rPr>
                <w:rFonts w:cs="Times New Roman"/>
                <w:i/>
                <w:color w:val="0070C0"/>
                <w:sz w:val="20"/>
                <w:szCs w:val="26"/>
              </w:rPr>
              <w:t>(Số Ref SGD)</w:t>
            </w:r>
          </w:p>
        </w:tc>
      </w:tr>
      <w:tr w:rsidR="00642F8E" w:rsidRPr="00615117" w14:paraId="46A71E96" w14:textId="77777777" w:rsidTr="00635481">
        <w:tc>
          <w:tcPr>
            <w:tcW w:w="1791" w:type="dxa"/>
          </w:tcPr>
          <w:p w14:paraId="6C0DF7FB" w14:textId="76FCFAE8" w:rsidR="00642F8E" w:rsidRPr="00615117" w:rsidRDefault="00642F8E" w:rsidP="00642F8E">
            <w:pPr>
              <w:spacing w:line="312" w:lineRule="auto"/>
              <w:ind w:firstLine="0"/>
              <w:rPr>
                <w:rFonts w:cs="Times New Roman"/>
                <w:szCs w:val="26"/>
              </w:rPr>
            </w:pPr>
            <w:r w:rsidRPr="00615117">
              <w:rPr>
                <w:rFonts w:cs="Times New Roman"/>
                <w:szCs w:val="26"/>
              </w:rPr>
              <w:t xml:space="preserve">Số CIF </w:t>
            </w:r>
          </w:p>
        </w:tc>
        <w:tc>
          <w:tcPr>
            <w:tcW w:w="1418" w:type="dxa"/>
          </w:tcPr>
          <w:p w14:paraId="6EEF55FC" w14:textId="4B1FB512" w:rsidR="00642F8E" w:rsidRPr="00615117" w:rsidRDefault="00642F8E" w:rsidP="00642F8E">
            <w:pPr>
              <w:spacing w:line="312" w:lineRule="auto"/>
              <w:ind w:firstLine="0"/>
              <w:rPr>
                <w:rFonts w:cs="Times New Roman"/>
                <w:szCs w:val="26"/>
              </w:rPr>
            </w:pPr>
            <w:r w:rsidRPr="00615117">
              <w:rPr>
                <w:rFonts w:cs="Times New Roman"/>
                <w:szCs w:val="26"/>
              </w:rPr>
              <w:t>Int</w:t>
            </w:r>
          </w:p>
        </w:tc>
        <w:tc>
          <w:tcPr>
            <w:tcW w:w="567" w:type="dxa"/>
          </w:tcPr>
          <w:p w14:paraId="6EC2A3D9" w14:textId="2E00F48F" w:rsidR="00642F8E" w:rsidRPr="00615117" w:rsidRDefault="00642F8E" w:rsidP="00642F8E">
            <w:pPr>
              <w:spacing w:line="312" w:lineRule="auto"/>
              <w:ind w:firstLine="0"/>
              <w:rPr>
                <w:rFonts w:cs="Times New Roman"/>
                <w:szCs w:val="26"/>
              </w:rPr>
            </w:pPr>
            <w:r w:rsidRPr="00615117">
              <w:rPr>
                <w:rFonts w:cs="Times New Roman"/>
                <w:szCs w:val="26"/>
              </w:rPr>
              <w:t>9</w:t>
            </w:r>
          </w:p>
        </w:tc>
        <w:tc>
          <w:tcPr>
            <w:tcW w:w="567" w:type="dxa"/>
          </w:tcPr>
          <w:p w14:paraId="3C14AD0D" w14:textId="6951F57B" w:rsidR="00642F8E" w:rsidRDefault="00642F8E" w:rsidP="00642F8E">
            <w:pPr>
              <w:spacing w:line="312" w:lineRule="auto"/>
              <w:ind w:firstLine="0"/>
              <w:rPr>
                <w:rFonts w:cs="Times New Roman"/>
                <w:szCs w:val="26"/>
              </w:rPr>
            </w:pPr>
            <w:r w:rsidRPr="00D62801">
              <w:rPr>
                <w:rFonts w:cs="Times New Roman"/>
                <w:szCs w:val="26"/>
              </w:rPr>
              <w:t>M</w:t>
            </w:r>
          </w:p>
        </w:tc>
        <w:tc>
          <w:tcPr>
            <w:tcW w:w="4819" w:type="dxa"/>
          </w:tcPr>
          <w:p w14:paraId="18F26526"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Số CIF:</w:t>
            </w:r>
          </w:p>
          <w:p w14:paraId="261F0FD7" w14:textId="77777777" w:rsidR="00642F8E" w:rsidRDefault="00642F8E" w:rsidP="00724F94">
            <w:pPr>
              <w:pStyle w:val="ListParagraph"/>
              <w:numPr>
                <w:ilvl w:val="0"/>
                <w:numId w:val="6"/>
              </w:numPr>
              <w:spacing w:line="312" w:lineRule="auto"/>
              <w:rPr>
                <w:rFonts w:cs="Times New Roman"/>
                <w:szCs w:val="26"/>
              </w:rPr>
            </w:pPr>
            <w:r>
              <w:rPr>
                <w:rFonts w:cs="Times New Roman"/>
                <w:szCs w:val="26"/>
              </w:rPr>
              <w:t>Thể hiện s</w:t>
            </w:r>
            <w:r w:rsidRPr="0092625B">
              <w:rPr>
                <w:rFonts w:cs="Times New Roman"/>
                <w:szCs w:val="26"/>
              </w:rPr>
              <w:t>ố CIF củ</w:t>
            </w:r>
            <w:r>
              <w:rPr>
                <w:rFonts w:cs="Times New Roman"/>
                <w:szCs w:val="26"/>
              </w:rPr>
              <w:t>a khách hàng</w:t>
            </w:r>
          </w:p>
          <w:p w14:paraId="21A5FAAE" w14:textId="10AF64F4" w:rsidR="00642F8E" w:rsidRPr="00294073" w:rsidRDefault="00642F8E" w:rsidP="00724F94">
            <w:pPr>
              <w:pStyle w:val="ListParagraph"/>
              <w:numPr>
                <w:ilvl w:val="0"/>
                <w:numId w:val="6"/>
              </w:numPr>
              <w:spacing w:line="312" w:lineRule="auto"/>
              <w:rPr>
                <w:rFonts w:cs="Times New Roman"/>
                <w:szCs w:val="26"/>
                <w:u w:val="single"/>
              </w:rPr>
            </w:pPr>
            <w:r w:rsidRPr="0092625B">
              <w:rPr>
                <w:rFonts w:cs="Times New Roman"/>
                <w:szCs w:val="26"/>
              </w:rPr>
              <w:t xml:space="preserve">Hệ thống cho phép nhập số CIF </w:t>
            </w:r>
            <w:r>
              <w:rPr>
                <w:rFonts w:cs="Times New Roman"/>
                <w:szCs w:val="26"/>
              </w:rPr>
              <w:t>hoặc</w:t>
            </w:r>
            <w:r w:rsidRPr="0092625B">
              <w:rPr>
                <w:rFonts w:cs="Times New Roman"/>
                <w:szCs w:val="26"/>
              </w:rPr>
              <w:t xml:space="preserve"> tìm kiếm số CIF, nếu nhập đúng số CIF, hệ thống sẽ lấy các thông tin về tên và địa chỉ của khách hàng </w:t>
            </w:r>
            <w:r>
              <w:rPr>
                <w:rFonts w:cs="Times New Roman"/>
                <w:szCs w:val="26"/>
              </w:rPr>
              <w:t>tr</w:t>
            </w:r>
            <w:r w:rsidRPr="0092625B">
              <w:rPr>
                <w:rFonts w:cs="Times New Roman"/>
                <w:szCs w:val="26"/>
              </w:rPr>
              <w:t>ên màn hình, nếu nhập sai hệ thống cảnh báo lỗi "Số CIF không tồn tại"</w:t>
            </w:r>
          </w:p>
        </w:tc>
        <w:tc>
          <w:tcPr>
            <w:tcW w:w="1418" w:type="dxa"/>
          </w:tcPr>
          <w:p w14:paraId="778EB11D" w14:textId="7FE5F991"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382D8DD6" w14:textId="34A41DBF" w:rsidR="00642F8E" w:rsidRPr="00294073" w:rsidRDefault="00642F8E" w:rsidP="00642F8E">
            <w:pPr>
              <w:spacing w:line="312" w:lineRule="auto"/>
              <w:ind w:firstLine="0"/>
              <w:rPr>
                <w:rFonts w:cs="Times New Roman"/>
                <w:szCs w:val="26"/>
                <w:u w:val="single"/>
              </w:rPr>
            </w:pPr>
          </w:p>
        </w:tc>
      </w:tr>
      <w:tr w:rsidR="00642F8E" w:rsidRPr="00615117" w14:paraId="61B3DC65" w14:textId="77777777" w:rsidTr="00635481">
        <w:tc>
          <w:tcPr>
            <w:tcW w:w="1791" w:type="dxa"/>
          </w:tcPr>
          <w:p w14:paraId="66FB4A49" w14:textId="1715FBC9" w:rsidR="00642F8E" w:rsidRDefault="00642F8E" w:rsidP="00642F8E">
            <w:pPr>
              <w:spacing w:line="312" w:lineRule="auto"/>
              <w:ind w:firstLine="0"/>
              <w:rPr>
                <w:rFonts w:cs="Times New Roman"/>
                <w:szCs w:val="26"/>
              </w:rPr>
            </w:pPr>
            <w:r>
              <w:rPr>
                <w:rFonts w:cs="Times New Roman"/>
                <w:szCs w:val="26"/>
              </w:rPr>
              <w:t>T</w:t>
            </w:r>
            <w:r w:rsidRPr="00615117">
              <w:rPr>
                <w:rFonts w:cs="Times New Roman"/>
                <w:szCs w:val="26"/>
              </w:rPr>
              <w:t xml:space="preserve">ên </w:t>
            </w:r>
            <w:r>
              <w:rPr>
                <w:rFonts w:cs="Times New Roman"/>
                <w:szCs w:val="26"/>
              </w:rPr>
              <w:t>khách hàng</w:t>
            </w:r>
          </w:p>
        </w:tc>
        <w:tc>
          <w:tcPr>
            <w:tcW w:w="1418" w:type="dxa"/>
          </w:tcPr>
          <w:p w14:paraId="515DD1D2" w14:textId="755F8BD0" w:rsidR="00642F8E" w:rsidRPr="00615117" w:rsidRDefault="00642F8E" w:rsidP="00642F8E">
            <w:pPr>
              <w:spacing w:line="312" w:lineRule="auto"/>
              <w:ind w:firstLine="0"/>
              <w:rPr>
                <w:rFonts w:cs="Times New Roman"/>
                <w:szCs w:val="26"/>
              </w:rPr>
            </w:pPr>
            <w:r w:rsidRPr="00615117">
              <w:rPr>
                <w:rFonts w:cs="Times New Roman"/>
                <w:szCs w:val="26"/>
              </w:rPr>
              <w:t xml:space="preserve">Nvarchar </w:t>
            </w:r>
          </w:p>
        </w:tc>
        <w:tc>
          <w:tcPr>
            <w:tcW w:w="567" w:type="dxa"/>
          </w:tcPr>
          <w:p w14:paraId="1747566F" w14:textId="6E691C77" w:rsidR="00642F8E" w:rsidRPr="00615117" w:rsidRDefault="00642F8E" w:rsidP="00642F8E">
            <w:pPr>
              <w:spacing w:line="312" w:lineRule="auto"/>
              <w:ind w:firstLine="0"/>
              <w:rPr>
                <w:rFonts w:cs="Times New Roman"/>
                <w:szCs w:val="26"/>
              </w:rPr>
            </w:pPr>
            <w:r w:rsidRPr="00615117">
              <w:rPr>
                <w:rFonts w:cs="Times New Roman"/>
                <w:szCs w:val="26"/>
              </w:rPr>
              <w:t>255</w:t>
            </w:r>
          </w:p>
        </w:tc>
        <w:tc>
          <w:tcPr>
            <w:tcW w:w="567" w:type="dxa"/>
          </w:tcPr>
          <w:p w14:paraId="26CB9E71" w14:textId="3281865B" w:rsidR="00642F8E" w:rsidRDefault="00642F8E" w:rsidP="00642F8E">
            <w:pPr>
              <w:spacing w:line="312" w:lineRule="auto"/>
              <w:ind w:firstLine="0"/>
              <w:rPr>
                <w:rFonts w:cs="Times New Roman"/>
                <w:szCs w:val="26"/>
              </w:rPr>
            </w:pPr>
            <w:r w:rsidRPr="00D62801">
              <w:rPr>
                <w:rFonts w:cs="Times New Roman"/>
                <w:szCs w:val="26"/>
              </w:rPr>
              <w:t>M</w:t>
            </w:r>
          </w:p>
        </w:tc>
        <w:tc>
          <w:tcPr>
            <w:tcW w:w="4819" w:type="dxa"/>
          </w:tcPr>
          <w:p w14:paraId="208C511F"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 xml:space="preserve">Tên </w:t>
            </w:r>
            <w:r>
              <w:rPr>
                <w:rFonts w:cs="Times New Roman"/>
                <w:szCs w:val="26"/>
                <w:u w:val="single"/>
              </w:rPr>
              <w:t>khách hàng</w:t>
            </w:r>
            <w:r w:rsidRPr="00615117">
              <w:rPr>
                <w:rFonts w:cs="Times New Roman"/>
                <w:szCs w:val="26"/>
                <w:u w:val="single"/>
              </w:rPr>
              <w:t>:</w:t>
            </w:r>
          </w:p>
          <w:p w14:paraId="4210D77F" w14:textId="77777777" w:rsidR="00642F8E" w:rsidRDefault="00642F8E" w:rsidP="00724F94">
            <w:pPr>
              <w:pStyle w:val="ListParagraph"/>
              <w:numPr>
                <w:ilvl w:val="0"/>
                <w:numId w:val="6"/>
              </w:numPr>
              <w:spacing w:line="312" w:lineRule="auto"/>
              <w:rPr>
                <w:rFonts w:cs="Times New Roman"/>
                <w:szCs w:val="26"/>
              </w:rPr>
            </w:pPr>
            <w:r>
              <w:rPr>
                <w:rFonts w:cs="Times New Roman"/>
                <w:szCs w:val="26"/>
              </w:rPr>
              <w:t>Thể hiện tên khách hàng</w:t>
            </w:r>
          </w:p>
          <w:p w14:paraId="09CBAE4F" w14:textId="1B27F6AF" w:rsidR="00642F8E" w:rsidRPr="00294073" w:rsidRDefault="00642F8E" w:rsidP="00724F94">
            <w:pPr>
              <w:pStyle w:val="ListParagraph"/>
              <w:numPr>
                <w:ilvl w:val="0"/>
                <w:numId w:val="6"/>
              </w:numPr>
              <w:spacing w:line="312" w:lineRule="auto"/>
              <w:rPr>
                <w:rFonts w:cs="Times New Roman"/>
                <w:szCs w:val="26"/>
                <w:u w:val="single"/>
              </w:rPr>
            </w:pPr>
            <w:r>
              <w:rPr>
                <w:rFonts w:cs="Times New Roman"/>
                <w:szCs w:val="26"/>
              </w:rPr>
              <w:t>H</w:t>
            </w:r>
            <w:r w:rsidRPr="0092625B">
              <w:rPr>
                <w:rFonts w:cs="Times New Roman"/>
                <w:szCs w:val="26"/>
              </w:rPr>
              <w:t>ệ thống tự động lấy thông tin theo số CIF và cho phép chỉnh sửa</w:t>
            </w:r>
          </w:p>
        </w:tc>
        <w:tc>
          <w:tcPr>
            <w:tcW w:w="1418" w:type="dxa"/>
          </w:tcPr>
          <w:p w14:paraId="65EAC378" w14:textId="1F6A0059"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7A59CA53" w14:textId="409C2B73" w:rsidR="00642F8E" w:rsidRPr="00294073" w:rsidRDefault="00642F8E" w:rsidP="00642F8E">
            <w:pPr>
              <w:spacing w:line="312" w:lineRule="auto"/>
              <w:ind w:firstLine="0"/>
              <w:rPr>
                <w:rFonts w:cs="Times New Roman"/>
                <w:szCs w:val="26"/>
                <w:u w:val="single"/>
              </w:rPr>
            </w:pPr>
          </w:p>
        </w:tc>
      </w:tr>
      <w:tr w:rsidR="00642F8E" w:rsidRPr="00615117" w14:paraId="1FC77DF3" w14:textId="77777777" w:rsidTr="00635481">
        <w:tc>
          <w:tcPr>
            <w:tcW w:w="1791" w:type="dxa"/>
          </w:tcPr>
          <w:p w14:paraId="0840D471" w14:textId="423BC1CE" w:rsidR="00642F8E" w:rsidRDefault="00642F8E" w:rsidP="00642F8E">
            <w:pPr>
              <w:spacing w:line="312" w:lineRule="auto"/>
              <w:ind w:firstLine="0"/>
              <w:rPr>
                <w:rFonts w:cs="Times New Roman"/>
                <w:szCs w:val="26"/>
              </w:rPr>
            </w:pPr>
            <w:r w:rsidRPr="00615117">
              <w:rPr>
                <w:rFonts w:cs="Times New Roman"/>
                <w:szCs w:val="26"/>
              </w:rPr>
              <w:t>Địa chỉ</w:t>
            </w:r>
            <w:r>
              <w:rPr>
                <w:rFonts w:cs="Times New Roman"/>
                <w:szCs w:val="26"/>
              </w:rPr>
              <w:t xml:space="preserve"> khách hàng</w:t>
            </w:r>
          </w:p>
        </w:tc>
        <w:tc>
          <w:tcPr>
            <w:tcW w:w="1418" w:type="dxa"/>
          </w:tcPr>
          <w:p w14:paraId="3A22B3A4" w14:textId="1358CFB0" w:rsidR="00642F8E" w:rsidRPr="00615117" w:rsidRDefault="00642F8E" w:rsidP="00642F8E">
            <w:pPr>
              <w:spacing w:line="312" w:lineRule="auto"/>
              <w:ind w:firstLine="0"/>
              <w:rPr>
                <w:rFonts w:cs="Times New Roman"/>
                <w:szCs w:val="26"/>
              </w:rPr>
            </w:pPr>
            <w:r w:rsidRPr="00615117">
              <w:rPr>
                <w:rFonts w:cs="Times New Roman"/>
                <w:szCs w:val="26"/>
              </w:rPr>
              <w:t>Nvarchar</w:t>
            </w:r>
          </w:p>
        </w:tc>
        <w:tc>
          <w:tcPr>
            <w:tcW w:w="567" w:type="dxa"/>
          </w:tcPr>
          <w:p w14:paraId="60526415" w14:textId="7A1266A1" w:rsidR="00642F8E" w:rsidRDefault="00642F8E" w:rsidP="00642F8E">
            <w:pPr>
              <w:spacing w:line="312" w:lineRule="auto"/>
              <w:ind w:firstLine="0"/>
              <w:rPr>
                <w:rFonts w:cs="Times New Roman"/>
                <w:szCs w:val="26"/>
              </w:rPr>
            </w:pPr>
            <w:r w:rsidRPr="00615117">
              <w:rPr>
                <w:rFonts w:cs="Times New Roman"/>
                <w:szCs w:val="26"/>
              </w:rPr>
              <w:t>255</w:t>
            </w:r>
          </w:p>
        </w:tc>
        <w:tc>
          <w:tcPr>
            <w:tcW w:w="567" w:type="dxa"/>
          </w:tcPr>
          <w:p w14:paraId="53D65ABC" w14:textId="02C22703" w:rsidR="00642F8E" w:rsidRDefault="00642F8E" w:rsidP="00642F8E">
            <w:pPr>
              <w:spacing w:line="312" w:lineRule="auto"/>
              <w:ind w:firstLine="0"/>
              <w:rPr>
                <w:rFonts w:cs="Times New Roman"/>
                <w:szCs w:val="26"/>
              </w:rPr>
            </w:pPr>
            <w:r w:rsidRPr="00D62801">
              <w:rPr>
                <w:rFonts w:cs="Times New Roman"/>
                <w:szCs w:val="26"/>
              </w:rPr>
              <w:t>M</w:t>
            </w:r>
          </w:p>
        </w:tc>
        <w:tc>
          <w:tcPr>
            <w:tcW w:w="4819" w:type="dxa"/>
          </w:tcPr>
          <w:p w14:paraId="7F557BFD"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 xml:space="preserve">Địa chỉ </w:t>
            </w:r>
            <w:r>
              <w:rPr>
                <w:rFonts w:cs="Times New Roman"/>
                <w:szCs w:val="26"/>
                <w:u w:val="single"/>
              </w:rPr>
              <w:t>khách hàng</w:t>
            </w:r>
            <w:r w:rsidRPr="00615117">
              <w:rPr>
                <w:rFonts w:cs="Times New Roman"/>
                <w:szCs w:val="26"/>
                <w:u w:val="single"/>
              </w:rPr>
              <w:t>:</w:t>
            </w:r>
          </w:p>
          <w:p w14:paraId="0D82A0E9" w14:textId="77777777" w:rsidR="00642F8E" w:rsidRDefault="00642F8E" w:rsidP="00724F94">
            <w:pPr>
              <w:pStyle w:val="ListParagraph"/>
              <w:numPr>
                <w:ilvl w:val="0"/>
                <w:numId w:val="6"/>
              </w:numPr>
              <w:spacing w:line="312" w:lineRule="auto"/>
              <w:rPr>
                <w:rFonts w:cs="Times New Roman"/>
                <w:szCs w:val="26"/>
              </w:rPr>
            </w:pPr>
            <w:r>
              <w:rPr>
                <w:rFonts w:cs="Times New Roman"/>
                <w:szCs w:val="26"/>
              </w:rPr>
              <w:t>Thể hiện địa chỉ khách hàng</w:t>
            </w:r>
          </w:p>
          <w:p w14:paraId="1665009D" w14:textId="6763B1D4" w:rsidR="00642F8E" w:rsidRPr="00252AA2" w:rsidRDefault="00642F8E" w:rsidP="00724F94">
            <w:pPr>
              <w:pStyle w:val="ListParagraph"/>
              <w:numPr>
                <w:ilvl w:val="0"/>
                <w:numId w:val="6"/>
              </w:numPr>
              <w:spacing w:line="312" w:lineRule="auto"/>
              <w:rPr>
                <w:rFonts w:cs="Times New Roman"/>
                <w:szCs w:val="26"/>
                <w:u w:val="single"/>
              </w:rPr>
            </w:pPr>
            <w:r w:rsidRPr="00427E49">
              <w:rPr>
                <w:rFonts w:cs="Times New Roman"/>
                <w:szCs w:val="26"/>
              </w:rPr>
              <w:t>Hệ thống tự động lấy thông tin theo số CIF và cho phép chỉnh sửa</w:t>
            </w:r>
          </w:p>
        </w:tc>
        <w:tc>
          <w:tcPr>
            <w:tcW w:w="1418" w:type="dxa"/>
          </w:tcPr>
          <w:p w14:paraId="3BD55676" w14:textId="7586E024" w:rsidR="00642F8E" w:rsidRPr="00294073" w:rsidRDefault="00642F8E" w:rsidP="00642F8E">
            <w:pPr>
              <w:spacing w:line="312" w:lineRule="auto"/>
              <w:ind w:firstLine="0"/>
              <w:rPr>
                <w:rFonts w:cs="Times New Roman"/>
                <w:szCs w:val="26"/>
                <w:u w:val="single"/>
              </w:rPr>
            </w:pPr>
            <w:r>
              <w:rPr>
                <w:rFonts w:cs="Times New Roman"/>
                <w:i/>
                <w:color w:val="0070C0"/>
                <w:sz w:val="20"/>
                <w:szCs w:val="26"/>
              </w:rPr>
              <w:t>N</w:t>
            </w:r>
          </w:p>
        </w:tc>
        <w:tc>
          <w:tcPr>
            <w:tcW w:w="1418" w:type="dxa"/>
          </w:tcPr>
          <w:p w14:paraId="0262B507" w14:textId="5251C907" w:rsidR="00642F8E" w:rsidRDefault="00642F8E" w:rsidP="00642F8E">
            <w:pPr>
              <w:spacing w:line="312" w:lineRule="auto"/>
              <w:ind w:firstLine="0"/>
              <w:rPr>
                <w:rFonts w:cs="Times New Roman"/>
                <w:szCs w:val="26"/>
                <w:u w:val="single"/>
              </w:rPr>
            </w:pPr>
          </w:p>
        </w:tc>
      </w:tr>
      <w:tr w:rsidR="00642F8E" w:rsidRPr="00615117" w14:paraId="42677804" w14:textId="77777777" w:rsidTr="00635481">
        <w:tc>
          <w:tcPr>
            <w:tcW w:w="1791" w:type="dxa"/>
          </w:tcPr>
          <w:p w14:paraId="433793CB" w14:textId="792A28CE" w:rsidR="00642F8E" w:rsidRPr="00615117" w:rsidRDefault="00642F8E" w:rsidP="00642F8E">
            <w:pPr>
              <w:spacing w:line="312" w:lineRule="auto"/>
              <w:ind w:firstLine="0"/>
              <w:rPr>
                <w:rFonts w:cs="Times New Roman"/>
                <w:szCs w:val="26"/>
              </w:rPr>
            </w:pPr>
            <w:r w:rsidRPr="00615117">
              <w:rPr>
                <w:rFonts w:cs="Times New Roman"/>
                <w:szCs w:val="26"/>
              </w:rPr>
              <w:lastRenderedPageBreak/>
              <w:t>Loại tiền</w:t>
            </w:r>
            <w:r w:rsidRPr="00615117">
              <w:rPr>
                <w:rFonts w:cs="Times New Roman"/>
                <w:szCs w:val="26"/>
                <w:lang w:val="vi-VN"/>
              </w:rPr>
              <w:t xml:space="preserve"> </w:t>
            </w:r>
            <w:r w:rsidRPr="00615117">
              <w:rPr>
                <w:rFonts w:cs="Times New Roman"/>
                <w:szCs w:val="26"/>
              </w:rPr>
              <w:t>L/C</w:t>
            </w:r>
          </w:p>
        </w:tc>
        <w:tc>
          <w:tcPr>
            <w:tcW w:w="1418" w:type="dxa"/>
          </w:tcPr>
          <w:p w14:paraId="462DAC49" w14:textId="172CB736" w:rsidR="00642F8E" w:rsidRPr="00615117" w:rsidRDefault="00642F8E" w:rsidP="00642F8E">
            <w:pPr>
              <w:spacing w:line="312" w:lineRule="auto"/>
              <w:ind w:firstLine="0"/>
              <w:rPr>
                <w:rFonts w:cs="Times New Roman"/>
                <w:szCs w:val="26"/>
              </w:rPr>
            </w:pPr>
            <w:r w:rsidRPr="00615117">
              <w:rPr>
                <w:rFonts w:cs="Times New Roman"/>
                <w:szCs w:val="26"/>
              </w:rPr>
              <w:t>Char</w:t>
            </w:r>
          </w:p>
        </w:tc>
        <w:tc>
          <w:tcPr>
            <w:tcW w:w="567" w:type="dxa"/>
          </w:tcPr>
          <w:p w14:paraId="613748AE" w14:textId="453C00CC" w:rsidR="00642F8E" w:rsidRPr="00AD7813" w:rsidRDefault="00642F8E" w:rsidP="00642F8E">
            <w:pPr>
              <w:spacing w:line="312" w:lineRule="auto"/>
              <w:ind w:firstLine="0"/>
              <w:rPr>
                <w:rFonts w:cs="Times New Roman"/>
                <w:color w:val="7030A0"/>
                <w:sz w:val="24"/>
                <w:szCs w:val="26"/>
              </w:rPr>
            </w:pPr>
            <w:r w:rsidRPr="00615117">
              <w:rPr>
                <w:rFonts w:cs="Times New Roman"/>
                <w:szCs w:val="26"/>
              </w:rPr>
              <w:t>3</w:t>
            </w:r>
          </w:p>
        </w:tc>
        <w:tc>
          <w:tcPr>
            <w:tcW w:w="567" w:type="dxa"/>
          </w:tcPr>
          <w:p w14:paraId="20EC2516" w14:textId="13C9FCE4" w:rsidR="00642F8E" w:rsidRPr="00615117" w:rsidRDefault="00642F8E" w:rsidP="00642F8E">
            <w:pPr>
              <w:spacing w:line="312" w:lineRule="auto"/>
              <w:ind w:firstLine="0"/>
              <w:rPr>
                <w:rFonts w:cs="Times New Roman"/>
                <w:szCs w:val="26"/>
              </w:rPr>
            </w:pPr>
            <w:r>
              <w:rPr>
                <w:rFonts w:cs="Times New Roman"/>
                <w:szCs w:val="26"/>
              </w:rPr>
              <w:t>P</w:t>
            </w:r>
          </w:p>
        </w:tc>
        <w:tc>
          <w:tcPr>
            <w:tcW w:w="4819" w:type="dxa"/>
          </w:tcPr>
          <w:p w14:paraId="20287C4F"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Loại tiền:</w:t>
            </w:r>
          </w:p>
          <w:p w14:paraId="4C35968D" w14:textId="77777777" w:rsidR="00642F8E" w:rsidRDefault="00642F8E"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loại tiền LC</w:t>
            </w:r>
            <w:r w:rsidRPr="00427E49">
              <w:rPr>
                <w:rFonts w:cs="Times New Roman"/>
                <w:szCs w:val="26"/>
              </w:rPr>
              <w:t xml:space="preserve"> </w:t>
            </w:r>
          </w:p>
          <w:p w14:paraId="681DC246" w14:textId="3EDD6D60" w:rsidR="00642F8E" w:rsidRPr="0092625B" w:rsidRDefault="00642F8E" w:rsidP="00724F94">
            <w:pPr>
              <w:pStyle w:val="ListParagraph"/>
              <w:numPr>
                <w:ilvl w:val="0"/>
                <w:numId w:val="6"/>
              </w:numPr>
              <w:spacing w:line="312" w:lineRule="auto"/>
              <w:rPr>
                <w:rFonts w:cs="Times New Roman"/>
                <w:szCs w:val="26"/>
              </w:rPr>
            </w:pPr>
            <w:r>
              <w:rPr>
                <w:rFonts w:cs="Times New Roman"/>
                <w:szCs w:val="26"/>
              </w:rPr>
              <w:t>Giá trị được trả về từ TF-EE</w:t>
            </w:r>
          </w:p>
        </w:tc>
        <w:tc>
          <w:tcPr>
            <w:tcW w:w="1418" w:type="dxa"/>
          </w:tcPr>
          <w:p w14:paraId="58B2EC04" w14:textId="2420E37F" w:rsidR="00642F8E" w:rsidRPr="00294073"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63154791" w14:textId="1CC43949" w:rsidR="00642F8E" w:rsidRDefault="00642F8E" w:rsidP="00642F8E">
            <w:pPr>
              <w:spacing w:line="312" w:lineRule="auto"/>
              <w:ind w:firstLine="0"/>
              <w:rPr>
                <w:rFonts w:cs="Times New Roman"/>
                <w:szCs w:val="26"/>
                <w:u w:val="single"/>
              </w:rPr>
            </w:pPr>
          </w:p>
        </w:tc>
      </w:tr>
      <w:tr w:rsidR="00642F8E" w:rsidRPr="00615117" w14:paraId="6603C3BF" w14:textId="77777777" w:rsidTr="00635481">
        <w:tc>
          <w:tcPr>
            <w:tcW w:w="1791" w:type="dxa"/>
          </w:tcPr>
          <w:p w14:paraId="16741257" w14:textId="6FDC0369" w:rsidR="00642F8E" w:rsidRPr="00615117" w:rsidRDefault="00642F8E" w:rsidP="00642F8E">
            <w:pPr>
              <w:spacing w:line="312" w:lineRule="auto"/>
              <w:ind w:firstLine="0"/>
              <w:rPr>
                <w:rFonts w:cs="Times New Roman"/>
                <w:szCs w:val="26"/>
              </w:rPr>
            </w:pPr>
            <w:r w:rsidRPr="00615117">
              <w:rPr>
                <w:rFonts w:cs="Times New Roman"/>
                <w:szCs w:val="26"/>
              </w:rPr>
              <w:t>Số tiền L/C</w:t>
            </w:r>
          </w:p>
        </w:tc>
        <w:tc>
          <w:tcPr>
            <w:tcW w:w="1418" w:type="dxa"/>
          </w:tcPr>
          <w:p w14:paraId="7DF041C2" w14:textId="34E9ABCA" w:rsidR="00642F8E" w:rsidRPr="00615117" w:rsidRDefault="00642F8E" w:rsidP="00642F8E">
            <w:pPr>
              <w:spacing w:line="312" w:lineRule="auto"/>
              <w:ind w:firstLine="0"/>
              <w:rPr>
                <w:rFonts w:cs="Times New Roman"/>
                <w:szCs w:val="26"/>
              </w:rPr>
            </w:pPr>
            <w:r w:rsidRPr="00615117">
              <w:rPr>
                <w:rFonts w:cs="Times New Roman"/>
                <w:szCs w:val="26"/>
              </w:rPr>
              <w:t>Decimal</w:t>
            </w:r>
          </w:p>
        </w:tc>
        <w:tc>
          <w:tcPr>
            <w:tcW w:w="567" w:type="dxa"/>
          </w:tcPr>
          <w:p w14:paraId="0517AB7D" w14:textId="0429C138" w:rsidR="00642F8E" w:rsidRPr="00AD7813" w:rsidRDefault="00642F8E" w:rsidP="00642F8E">
            <w:pPr>
              <w:spacing w:line="312" w:lineRule="auto"/>
              <w:ind w:firstLine="0"/>
              <w:rPr>
                <w:rFonts w:cs="Times New Roman"/>
                <w:color w:val="7030A0"/>
                <w:sz w:val="24"/>
                <w:szCs w:val="26"/>
              </w:rPr>
            </w:pPr>
            <w:r w:rsidRPr="00615117">
              <w:rPr>
                <w:rFonts w:cs="Times New Roman"/>
                <w:szCs w:val="26"/>
                <w:lang w:val="vi-VN"/>
              </w:rPr>
              <w:t>18</w:t>
            </w:r>
            <w:r w:rsidRPr="00615117">
              <w:rPr>
                <w:rFonts w:cs="Times New Roman"/>
                <w:szCs w:val="26"/>
              </w:rPr>
              <w:t>,3</w:t>
            </w:r>
          </w:p>
        </w:tc>
        <w:tc>
          <w:tcPr>
            <w:tcW w:w="567" w:type="dxa"/>
          </w:tcPr>
          <w:p w14:paraId="781A7F32" w14:textId="2AA4CC8A" w:rsidR="00642F8E" w:rsidRPr="00615117" w:rsidRDefault="00642F8E" w:rsidP="00642F8E">
            <w:pPr>
              <w:spacing w:line="312" w:lineRule="auto"/>
              <w:ind w:firstLine="0"/>
              <w:rPr>
                <w:rFonts w:cs="Times New Roman"/>
                <w:szCs w:val="26"/>
              </w:rPr>
            </w:pPr>
            <w:r>
              <w:rPr>
                <w:rFonts w:cs="Times New Roman"/>
                <w:szCs w:val="26"/>
              </w:rPr>
              <w:t>P</w:t>
            </w:r>
          </w:p>
        </w:tc>
        <w:tc>
          <w:tcPr>
            <w:tcW w:w="4819" w:type="dxa"/>
          </w:tcPr>
          <w:p w14:paraId="494DC5EF"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Số tiền L/C:</w:t>
            </w:r>
          </w:p>
          <w:p w14:paraId="47AF2D34" w14:textId="77777777" w:rsidR="00642F8E" w:rsidRDefault="00642F8E"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 xml:space="preserve">số </w:t>
            </w:r>
            <w:r w:rsidRPr="00427E49">
              <w:rPr>
                <w:rFonts w:cs="Times New Roman"/>
                <w:szCs w:val="26"/>
              </w:rPr>
              <w:t>tiền LC</w:t>
            </w:r>
          </w:p>
          <w:p w14:paraId="7D3CB108" w14:textId="2665F364" w:rsidR="00642F8E" w:rsidRPr="0092625B" w:rsidRDefault="00642F8E" w:rsidP="00724F94">
            <w:pPr>
              <w:pStyle w:val="ListParagraph"/>
              <w:numPr>
                <w:ilvl w:val="0"/>
                <w:numId w:val="6"/>
              </w:numPr>
              <w:spacing w:line="312" w:lineRule="auto"/>
              <w:rPr>
                <w:rFonts w:cs="Times New Roman"/>
                <w:szCs w:val="26"/>
              </w:rPr>
            </w:pPr>
            <w:r w:rsidRPr="00427E49">
              <w:rPr>
                <w:rFonts w:cs="Times New Roman"/>
                <w:szCs w:val="26"/>
              </w:rPr>
              <w:t xml:space="preserve"> </w:t>
            </w:r>
            <w:r>
              <w:rPr>
                <w:rFonts w:cs="Times New Roman"/>
                <w:szCs w:val="26"/>
              </w:rPr>
              <w:t>Giá trị được trả về từ TF-EE</w:t>
            </w:r>
          </w:p>
        </w:tc>
        <w:tc>
          <w:tcPr>
            <w:tcW w:w="1418" w:type="dxa"/>
          </w:tcPr>
          <w:p w14:paraId="1C60697C" w14:textId="4BCBBEC9"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39BB6AFA" w14:textId="62630C45" w:rsidR="00642F8E" w:rsidRDefault="00642F8E" w:rsidP="00642F8E">
            <w:pPr>
              <w:spacing w:line="312" w:lineRule="auto"/>
              <w:ind w:firstLine="0"/>
              <w:rPr>
                <w:rFonts w:cs="Times New Roman"/>
                <w:szCs w:val="26"/>
                <w:u w:val="single"/>
              </w:rPr>
            </w:pPr>
          </w:p>
        </w:tc>
      </w:tr>
      <w:tr w:rsidR="00642F8E" w:rsidRPr="00615117" w14:paraId="1587796A" w14:textId="77777777" w:rsidTr="00635481">
        <w:tc>
          <w:tcPr>
            <w:tcW w:w="1791" w:type="dxa"/>
          </w:tcPr>
          <w:p w14:paraId="397968CE" w14:textId="39171E0A" w:rsidR="00642F8E" w:rsidRPr="00615117" w:rsidRDefault="00642F8E" w:rsidP="00642F8E">
            <w:pPr>
              <w:spacing w:line="312" w:lineRule="auto"/>
              <w:ind w:firstLine="0"/>
              <w:rPr>
                <w:rFonts w:cs="Times New Roman"/>
                <w:szCs w:val="26"/>
              </w:rPr>
            </w:pPr>
            <w:r w:rsidRPr="00615117">
              <w:rPr>
                <w:rFonts w:cs="Times New Roman"/>
                <w:szCs w:val="26"/>
              </w:rPr>
              <w:t xml:space="preserve">Dung sai </w:t>
            </w:r>
          </w:p>
        </w:tc>
        <w:tc>
          <w:tcPr>
            <w:tcW w:w="1418" w:type="dxa"/>
          </w:tcPr>
          <w:p w14:paraId="01B66854" w14:textId="53A77B5B" w:rsidR="00642F8E" w:rsidRPr="00615117" w:rsidRDefault="00642F8E" w:rsidP="00642F8E">
            <w:pPr>
              <w:spacing w:line="312" w:lineRule="auto"/>
              <w:ind w:firstLine="0"/>
              <w:rPr>
                <w:rFonts w:cs="Times New Roman"/>
                <w:szCs w:val="26"/>
              </w:rPr>
            </w:pPr>
            <w:r w:rsidRPr="00615117">
              <w:rPr>
                <w:rFonts w:cs="Times New Roman"/>
              </w:rPr>
              <w:t>SMALLINT</w:t>
            </w:r>
          </w:p>
        </w:tc>
        <w:tc>
          <w:tcPr>
            <w:tcW w:w="567" w:type="dxa"/>
          </w:tcPr>
          <w:p w14:paraId="4DCD088D" w14:textId="7E5F0760" w:rsidR="00642F8E" w:rsidRPr="00AD7813" w:rsidRDefault="00642F8E" w:rsidP="00642F8E">
            <w:pPr>
              <w:spacing w:line="312" w:lineRule="auto"/>
              <w:ind w:firstLine="0"/>
              <w:rPr>
                <w:rFonts w:cs="Times New Roman"/>
                <w:color w:val="7030A0"/>
                <w:sz w:val="24"/>
                <w:szCs w:val="26"/>
              </w:rPr>
            </w:pPr>
            <w:r w:rsidRPr="00615117">
              <w:rPr>
                <w:rFonts w:cs="Times New Roman"/>
                <w:szCs w:val="26"/>
              </w:rPr>
              <w:t>5,3</w:t>
            </w:r>
          </w:p>
        </w:tc>
        <w:tc>
          <w:tcPr>
            <w:tcW w:w="567" w:type="dxa"/>
          </w:tcPr>
          <w:p w14:paraId="4DCDDF3E" w14:textId="1CC75AAC" w:rsidR="00642F8E" w:rsidRPr="00615117" w:rsidRDefault="00642F8E" w:rsidP="00642F8E">
            <w:pPr>
              <w:spacing w:line="312" w:lineRule="auto"/>
              <w:ind w:firstLine="0"/>
              <w:rPr>
                <w:rFonts w:cs="Times New Roman"/>
                <w:szCs w:val="26"/>
              </w:rPr>
            </w:pPr>
            <w:r>
              <w:rPr>
                <w:rFonts w:cs="Times New Roman"/>
                <w:szCs w:val="26"/>
              </w:rPr>
              <w:t>P</w:t>
            </w:r>
          </w:p>
        </w:tc>
        <w:tc>
          <w:tcPr>
            <w:tcW w:w="4819" w:type="dxa"/>
          </w:tcPr>
          <w:p w14:paraId="1CF64D10"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Dung sai LC:</w:t>
            </w:r>
          </w:p>
          <w:p w14:paraId="2FF72925" w14:textId="77777777" w:rsidR="00642F8E" w:rsidRDefault="00642F8E"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d</w:t>
            </w:r>
            <w:r w:rsidRPr="00427E49">
              <w:rPr>
                <w:rFonts w:cs="Times New Roman"/>
                <w:szCs w:val="26"/>
              </w:rPr>
              <w:t xml:space="preserve">ung sai LC </w:t>
            </w:r>
            <w:r>
              <w:rPr>
                <w:rFonts w:cs="Times New Roman"/>
                <w:szCs w:val="26"/>
              </w:rPr>
              <w:t xml:space="preserve">+ và dung sai - của LC </w:t>
            </w:r>
          </w:p>
          <w:p w14:paraId="31042D15" w14:textId="37F22B1C" w:rsidR="00642F8E" w:rsidRPr="00427E49" w:rsidRDefault="00642F8E" w:rsidP="00724F94">
            <w:pPr>
              <w:pStyle w:val="ListParagraph"/>
              <w:numPr>
                <w:ilvl w:val="0"/>
                <w:numId w:val="6"/>
              </w:numPr>
              <w:spacing w:line="312" w:lineRule="auto"/>
              <w:rPr>
                <w:rFonts w:cs="Times New Roman"/>
                <w:szCs w:val="26"/>
              </w:rPr>
            </w:pPr>
            <w:r>
              <w:rPr>
                <w:rFonts w:cs="Times New Roman"/>
                <w:szCs w:val="26"/>
              </w:rPr>
              <w:t>Giá trị được trả về từ TF-EE</w:t>
            </w:r>
          </w:p>
        </w:tc>
        <w:tc>
          <w:tcPr>
            <w:tcW w:w="1418" w:type="dxa"/>
          </w:tcPr>
          <w:p w14:paraId="08424511" w14:textId="4533F4E4"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716046C2" w14:textId="75469AA7" w:rsidR="00642F8E" w:rsidRDefault="00642F8E" w:rsidP="00642F8E">
            <w:pPr>
              <w:spacing w:line="312" w:lineRule="auto"/>
              <w:ind w:firstLine="0"/>
              <w:rPr>
                <w:rFonts w:cs="Times New Roman"/>
                <w:szCs w:val="26"/>
                <w:u w:val="single"/>
              </w:rPr>
            </w:pPr>
          </w:p>
        </w:tc>
      </w:tr>
      <w:tr w:rsidR="00642F8E" w:rsidRPr="00615117" w14:paraId="66675BA4" w14:textId="77777777" w:rsidTr="00635481">
        <w:tc>
          <w:tcPr>
            <w:tcW w:w="1791" w:type="dxa"/>
          </w:tcPr>
          <w:p w14:paraId="72671F1C" w14:textId="35FAE0A8" w:rsidR="00642F8E" w:rsidRPr="009E452D" w:rsidRDefault="00642F8E" w:rsidP="00642F8E">
            <w:pPr>
              <w:spacing w:line="312" w:lineRule="auto"/>
              <w:ind w:firstLine="0"/>
              <w:rPr>
                <w:rFonts w:cs="Times New Roman"/>
                <w:szCs w:val="26"/>
              </w:rPr>
            </w:pPr>
            <w:r w:rsidRPr="00615117">
              <w:rPr>
                <w:rFonts w:cs="Times New Roman"/>
                <w:szCs w:val="26"/>
              </w:rPr>
              <w:t>Số dư LC</w:t>
            </w:r>
          </w:p>
        </w:tc>
        <w:tc>
          <w:tcPr>
            <w:tcW w:w="1418" w:type="dxa"/>
          </w:tcPr>
          <w:p w14:paraId="7921645D" w14:textId="5689E731" w:rsidR="00642F8E" w:rsidRPr="00615117" w:rsidRDefault="00642F8E" w:rsidP="00642F8E">
            <w:pPr>
              <w:spacing w:line="312" w:lineRule="auto"/>
              <w:ind w:firstLine="0"/>
              <w:rPr>
                <w:rFonts w:cs="Times New Roman"/>
                <w:szCs w:val="26"/>
              </w:rPr>
            </w:pPr>
            <w:r w:rsidRPr="00615117">
              <w:rPr>
                <w:rFonts w:cs="Times New Roman"/>
                <w:szCs w:val="26"/>
              </w:rPr>
              <w:t>Decimal</w:t>
            </w:r>
          </w:p>
        </w:tc>
        <w:tc>
          <w:tcPr>
            <w:tcW w:w="567" w:type="dxa"/>
          </w:tcPr>
          <w:p w14:paraId="111432E8" w14:textId="0C16CB4E" w:rsidR="00642F8E" w:rsidRPr="00615117" w:rsidRDefault="00642F8E" w:rsidP="00642F8E">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4EF1B025" w14:textId="58C35421" w:rsidR="00642F8E" w:rsidRPr="00615117" w:rsidRDefault="00642F8E" w:rsidP="00642F8E">
            <w:pPr>
              <w:spacing w:line="312" w:lineRule="auto"/>
              <w:ind w:firstLine="0"/>
              <w:rPr>
                <w:rFonts w:cs="Times New Roman"/>
                <w:szCs w:val="26"/>
              </w:rPr>
            </w:pPr>
            <w:r>
              <w:rPr>
                <w:rFonts w:cs="Times New Roman"/>
                <w:szCs w:val="26"/>
              </w:rPr>
              <w:t>P</w:t>
            </w:r>
          </w:p>
        </w:tc>
        <w:tc>
          <w:tcPr>
            <w:tcW w:w="4819" w:type="dxa"/>
          </w:tcPr>
          <w:p w14:paraId="2981EE88" w14:textId="77777777" w:rsidR="00642F8E" w:rsidRPr="00615117" w:rsidRDefault="00642F8E" w:rsidP="00642F8E">
            <w:pPr>
              <w:spacing w:after="200" w:line="312" w:lineRule="auto"/>
              <w:ind w:firstLine="0"/>
              <w:rPr>
                <w:rFonts w:cs="Times New Roman"/>
                <w:szCs w:val="26"/>
                <w:u w:val="single"/>
              </w:rPr>
            </w:pPr>
            <w:r w:rsidRPr="00615117">
              <w:rPr>
                <w:rFonts w:cs="Times New Roman"/>
                <w:szCs w:val="26"/>
                <w:u w:val="single"/>
              </w:rPr>
              <w:t>Số dư LC:</w:t>
            </w:r>
          </w:p>
          <w:p w14:paraId="78A89B5D" w14:textId="77777777" w:rsidR="00642F8E" w:rsidRDefault="00642F8E"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sô dư</w:t>
            </w:r>
            <w:r w:rsidRPr="00427E49">
              <w:rPr>
                <w:rFonts w:cs="Times New Roman"/>
                <w:szCs w:val="26"/>
              </w:rPr>
              <w:t xml:space="preserve"> </w:t>
            </w:r>
            <w:r>
              <w:rPr>
                <w:rFonts w:cs="Times New Roman"/>
                <w:szCs w:val="26"/>
              </w:rPr>
              <w:t xml:space="preserve"> LC</w:t>
            </w:r>
          </w:p>
          <w:p w14:paraId="64863333" w14:textId="775D3552" w:rsidR="00642F8E" w:rsidRPr="00427E49" w:rsidRDefault="00642F8E" w:rsidP="00724F94">
            <w:pPr>
              <w:pStyle w:val="ListParagraph"/>
              <w:numPr>
                <w:ilvl w:val="0"/>
                <w:numId w:val="6"/>
              </w:numPr>
              <w:spacing w:line="312" w:lineRule="auto"/>
              <w:rPr>
                <w:rFonts w:cs="Times New Roman"/>
                <w:szCs w:val="26"/>
              </w:rPr>
            </w:pPr>
            <w:r>
              <w:rPr>
                <w:rFonts w:cs="Times New Roman"/>
                <w:szCs w:val="26"/>
              </w:rPr>
              <w:t>Giá trị được trả về từ TF-EE</w:t>
            </w:r>
          </w:p>
        </w:tc>
        <w:tc>
          <w:tcPr>
            <w:tcW w:w="1418" w:type="dxa"/>
          </w:tcPr>
          <w:p w14:paraId="0B671B53" w14:textId="43D92E70"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0D8FF2EE" w14:textId="7DD76809" w:rsidR="00642F8E" w:rsidRPr="00294073" w:rsidRDefault="00642F8E" w:rsidP="00642F8E">
            <w:pPr>
              <w:spacing w:line="312" w:lineRule="auto"/>
              <w:ind w:firstLine="0"/>
              <w:rPr>
                <w:rFonts w:cs="Times New Roman"/>
                <w:szCs w:val="26"/>
                <w:u w:val="single"/>
              </w:rPr>
            </w:pPr>
          </w:p>
        </w:tc>
      </w:tr>
      <w:tr w:rsidR="00642F8E" w:rsidRPr="00615117" w14:paraId="03559E35" w14:textId="77777777" w:rsidTr="00635481">
        <w:tc>
          <w:tcPr>
            <w:tcW w:w="1791" w:type="dxa"/>
          </w:tcPr>
          <w:p w14:paraId="236F018F" w14:textId="7AED594F" w:rsidR="00642F8E" w:rsidRPr="00615117" w:rsidRDefault="00642F8E" w:rsidP="00642F8E">
            <w:pPr>
              <w:spacing w:line="312" w:lineRule="auto"/>
              <w:ind w:firstLine="0"/>
              <w:rPr>
                <w:rFonts w:cs="Times New Roman"/>
                <w:szCs w:val="26"/>
              </w:rPr>
            </w:pPr>
            <w:r w:rsidRPr="00615117">
              <w:rPr>
                <w:rFonts w:cs="Times New Roman"/>
                <w:szCs w:val="26"/>
              </w:rPr>
              <w:t>Tỷ giá quy đổi</w:t>
            </w:r>
          </w:p>
        </w:tc>
        <w:tc>
          <w:tcPr>
            <w:tcW w:w="1418" w:type="dxa"/>
          </w:tcPr>
          <w:p w14:paraId="749B889D" w14:textId="4876752F" w:rsidR="00642F8E" w:rsidRPr="00615117" w:rsidRDefault="00642F8E" w:rsidP="00642F8E">
            <w:pPr>
              <w:spacing w:line="312" w:lineRule="auto"/>
              <w:ind w:firstLine="0"/>
              <w:rPr>
                <w:rFonts w:cs="Times New Roman"/>
                <w:szCs w:val="26"/>
              </w:rPr>
            </w:pPr>
            <w:r w:rsidRPr="00615117">
              <w:rPr>
                <w:rFonts w:cs="Times New Roman"/>
                <w:szCs w:val="26"/>
              </w:rPr>
              <w:t>Decimal</w:t>
            </w:r>
          </w:p>
        </w:tc>
        <w:tc>
          <w:tcPr>
            <w:tcW w:w="567" w:type="dxa"/>
          </w:tcPr>
          <w:p w14:paraId="0DD4DBAF" w14:textId="0C5674A5" w:rsidR="00642F8E" w:rsidRPr="00615117" w:rsidRDefault="00642F8E" w:rsidP="00642F8E">
            <w:pPr>
              <w:spacing w:line="312" w:lineRule="auto"/>
              <w:ind w:firstLine="0"/>
              <w:rPr>
                <w:rFonts w:cs="Times New Roman"/>
                <w:szCs w:val="26"/>
              </w:rPr>
            </w:pPr>
            <w:r w:rsidRPr="00615117">
              <w:rPr>
                <w:rFonts w:cs="Times New Roman"/>
                <w:szCs w:val="26"/>
              </w:rPr>
              <w:t>18,3</w:t>
            </w:r>
          </w:p>
        </w:tc>
        <w:tc>
          <w:tcPr>
            <w:tcW w:w="567" w:type="dxa"/>
          </w:tcPr>
          <w:p w14:paraId="39FC8ABD" w14:textId="169939D6" w:rsidR="00642F8E" w:rsidRPr="00615117" w:rsidRDefault="00642F8E" w:rsidP="00642F8E">
            <w:pPr>
              <w:spacing w:line="312" w:lineRule="auto"/>
              <w:ind w:firstLine="0"/>
              <w:rPr>
                <w:rFonts w:cs="Times New Roman"/>
                <w:szCs w:val="26"/>
              </w:rPr>
            </w:pPr>
            <w:r w:rsidRPr="00D62801">
              <w:rPr>
                <w:rFonts w:cs="Times New Roman"/>
                <w:szCs w:val="26"/>
              </w:rPr>
              <w:t>M</w:t>
            </w:r>
          </w:p>
        </w:tc>
        <w:tc>
          <w:tcPr>
            <w:tcW w:w="4819" w:type="dxa"/>
          </w:tcPr>
          <w:p w14:paraId="076EE030"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Tỷ giá quy đổi:</w:t>
            </w:r>
          </w:p>
          <w:p w14:paraId="01439EA8" w14:textId="439B412B" w:rsidR="00642F8E" w:rsidRPr="00427E49" w:rsidRDefault="00642F8E" w:rsidP="00724F94">
            <w:pPr>
              <w:pStyle w:val="ListParagraph"/>
              <w:numPr>
                <w:ilvl w:val="0"/>
                <w:numId w:val="6"/>
              </w:numPr>
              <w:spacing w:line="312" w:lineRule="auto"/>
              <w:rPr>
                <w:rFonts w:cs="Times New Roman"/>
                <w:szCs w:val="26"/>
              </w:rPr>
            </w:pPr>
            <w:r>
              <w:rPr>
                <w:rFonts w:cs="Times New Roman"/>
                <w:szCs w:val="26"/>
              </w:rPr>
              <w:t>Thể hiện t</w:t>
            </w:r>
            <w:r w:rsidRPr="00427E49">
              <w:rPr>
                <w:rFonts w:cs="Times New Roman"/>
                <w:szCs w:val="26"/>
              </w:rPr>
              <w:t xml:space="preserve">ỷ giá quy đổi cho đồng tiền </w:t>
            </w:r>
            <w:r>
              <w:rPr>
                <w:rFonts w:cs="Times New Roman"/>
                <w:szCs w:val="26"/>
              </w:rPr>
              <w:t>LC</w:t>
            </w:r>
            <w:r w:rsidRPr="00427E49">
              <w:rPr>
                <w:rFonts w:cs="Times New Roman"/>
                <w:szCs w:val="26"/>
              </w:rPr>
              <w:t xml:space="preserve"> ra đồng nội tệ, hệ thống tự động lấy mặc định tỷ giá Midrate từ hệ thống Core, </w:t>
            </w:r>
            <w:r>
              <w:rPr>
                <w:rFonts w:cs="Times New Roman"/>
                <w:szCs w:val="26"/>
              </w:rPr>
              <w:t>và cho phép</w:t>
            </w:r>
            <w:r w:rsidRPr="00427E49">
              <w:rPr>
                <w:rFonts w:cs="Times New Roman"/>
                <w:szCs w:val="26"/>
              </w:rPr>
              <w:t xml:space="preserve"> chỉnh sửa</w:t>
            </w:r>
          </w:p>
        </w:tc>
        <w:tc>
          <w:tcPr>
            <w:tcW w:w="1418" w:type="dxa"/>
          </w:tcPr>
          <w:p w14:paraId="1A2A3799" w14:textId="7F73BC10"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60A3B4A2" w14:textId="1602BA09" w:rsidR="00642F8E" w:rsidRPr="00294073" w:rsidRDefault="00642F8E" w:rsidP="00642F8E">
            <w:pPr>
              <w:spacing w:line="312" w:lineRule="auto"/>
              <w:ind w:firstLine="0"/>
              <w:rPr>
                <w:rFonts w:cs="Times New Roman"/>
                <w:szCs w:val="26"/>
                <w:u w:val="single"/>
              </w:rPr>
            </w:pPr>
          </w:p>
        </w:tc>
      </w:tr>
      <w:tr w:rsidR="00642F8E" w:rsidRPr="00615117" w14:paraId="1CAF3C15" w14:textId="77777777" w:rsidTr="00635481">
        <w:tc>
          <w:tcPr>
            <w:tcW w:w="1791" w:type="dxa"/>
          </w:tcPr>
          <w:p w14:paraId="06A30FE7" w14:textId="17CF480F" w:rsidR="00642F8E" w:rsidRPr="00615117" w:rsidRDefault="00642F8E" w:rsidP="00642F8E">
            <w:pPr>
              <w:spacing w:line="312" w:lineRule="auto"/>
              <w:ind w:firstLine="0"/>
              <w:rPr>
                <w:rFonts w:cs="Times New Roman"/>
                <w:szCs w:val="26"/>
              </w:rPr>
            </w:pPr>
            <w:r w:rsidRPr="00615117">
              <w:rPr>
                <w:rFonts w:cs="Times New Roman"/>
                <w:szCs w:val="26"/>
              </w:rPr>
              <w:t>Số dư LC quy đổi</w:t>
            </w:r>
          </w:p>
        </w:tc>
        <w:tc>
          <w:tcPr>
            <w:tcW w:w="1418" w:type="dxa"/>
          </w:tcPr>
          <w:p w14:paraId="38A5D0AF" w14:textId="1C79F05B" w:rsidR="00642F8E" w:rsidRPr="00615117" w:rsidRDefault="00642F8E" w:rsidP="00642F8E">
            <w:pPr>
              <w:spacing w:line="312" w:lineRule="auto"/>
              <w:ind w:firstLine="0"/>
              <w:rPr>
                <w:rFonts w:cs="Times New Roman"/>
                <w:szCs w:val="26"/>
              </w:rPr>
            </w:pPr>
            <w:r w:rsidRPr="00615117">
              <w:rPr>
                <w:rFonts w:cs="Times New Roman"/>
                <w:szCs w:val="26"/>
              </w:rPr>
              <w:t>Decimal</w:t>
            </w:r>
          </w:p>
        </w:tc>
        <w:tc>
          <w:tcPr>
            <w:tcW w:w="567" w:type="dxa"/>
          </w:tcPr>
          <w:p w14:paraId="4C439327" w14:textId="507EFF31" w:rsidR="00642F8E" w:rsidRPr="00615117" w:rsidRDefault="00642F8E" w:rsidP="00642F8E">
            <w:pPr>
              <w:spacing w:line="312" w:lineRule="auto"/>
              <w:ind w:firstLine="0"/>
              <w:rPr>
                <w:rFonts w:cs="Times New Roman"/>
                <w:szCs w:val="26"/>
              </w:rPr>
            </w:pPr>
            <w:r w:rsidRPr="00615117">
              <w:rPr>
                <w:rFonts w:cs="Times New Roman"/>
                <w:szCs w:val="26"/>
              </w:rPr>
              <w:t>18,3</w:t>
            </w:r>
          </w:p>
        </w:tc>
        <w:tc>
          <w:tcPr>
            <w:tcW w:w="567" w:type="dxa"/>
          </w:tcPr>
          <w:p w14:paraId="5771273E" w14:textId="29B8A255" w:rsidR="00642F8E" w:rsidRPr="00615117" w:rsidRDefault="00642F8E" w:rsidP="00642F8E">
            <w:pPr>
              <w:spacing w:line="312" w:lineRule="auto"/>
              <w:ind w:firstLine="0"/>
              <w:rPr>
                <w:rFonts w:cs="Times New Roman"/>
                <w:szCs w:val="26"/>
              </w:rPr>
            </w:pPr>
            <w:r w:rsidRPr="00615117">
              <w:rPr>
                <w:rFonts w:cs="Times New Roman"/>
                <w:szCs w:val="26"/>
              </w:rPr>
              <w:t>P</w:t>
            </w:r>
          </w:p>
        </w:tc>
        <w:tc>
          <w:tcPr>
            <w:tcW w:w="4819" w:type="dxa"/>
          </w:tcPr>
          <w:p w14:paraId="2F5A53BE"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Số dư LC quy đổi:</w:t>
            </w:r>
          </w:p>
          <w:p w14:paraId="374B60B0" w14:textId="77777777" w:rsidR="00642F8E" w:rsidRDefault="00642F8E" w:rsidP="00724F94">
            <w:pPr>
              <w:pStyle w:val="ListParagraph"/>
              <w:numPr>
                <w:ilvl w:val="0"/>
                <w:numId w:val="6"/>
              </w:numPr>
              <w:spacing w:line="312" w:lineRule="auto"/>
              <w:rPr>
                <w:rFonts w:cs="Times New Roman"/>
                <w:szCs w:val="26"/>
              </w:rPr>
            </w:pPr>
            <w:r>
              <w:rPr>
                <w:rFonts w:cs="Times New Roman"/>
                <w:szCs w:val="26"/>
              </w:rPr>
              <w:t>H</w:t>
            </w:r>
            <w:r w:rsidRPr="00F36C4A">
              <w:rPr>
                <w:rFonts w:cs="Times New Roman"/>
                <w:szCs w:val="26"/>
              </w:rPr>
              <w:t>ệ thống tự động tính toán</w:t>
            </w:r>
          </w:p>
          <w:p w14:paraId="07D840AD" w14:textId="61C91069" w:rsidR="00642F8E" w:rsidRPr="00427E49" w:rsidRDefault="00642F8E" w:rsidP="00724F94">
            <w:pPr>
              <w:pStyle w:val="ListParagraph"/>
              <w:numPr>
                <w:ilvl w:val="0"/>
                <w:numId w:val="6"/>
              </w:numPr>
              <w:spacing w:line="312" w:lineRule="auto"/>
              <w:rPr>
                <w:rFonts w:cs="Times New Roman"/>
                <w:szCs w:val="26"/>
              </w:rPr>
            </w:pPr>
            <w:r w:rsidRPr="00F36C4A">
              <w:rPr>
                <w:rFonts w:cs="Times New Roman"/>
                <w:szCs w:val="26"/>
              </w:rPr>
              <w:t>Số dư LC quy đổ</w:t>
            </w:r>
            <w:r>
              <w:rPr>
                <w:rFonts w:cs="Times New Roman"/>
                <w:szCs w:val="26"/>
              </w:rPr>
              <w:t xml:space="preserve">i </w:t>
            </w:r>
            <w:r w:rsidRPr="00F36C4A">
              <w:rPr>
                <w:rFonts w:cs="Times New Roman"/>
                <w:szCs w:val="26"/>
              </w:rPr>
              <w:t>= Số</w:t>
            </w:r>
            <w:r>
              <w:rPr>
                <w:rFonts w:cs="Times New Roman"/>
                <w:szCs w:val="26"/>
              </w:rPr>
              <w:t xml:space="preserve"> dư LC nguyên tệ x T</w:t>
            </w:r>
            <w:r w:rsidRPr="00F36C4A">
              <w:rPr>
                <w:rFonts w:cs="Times New Roman"/>
                <w:szCs w:val="26"/>
              </w:rPr>
              <w:t>ỷ</w:t>
            </w:r>
            <w:r>
              <w:rPr>
                <w:rFonts w:cs="Times New Roman"/>
                <w:szCs w:val="26"/>
              </w:rPr>
              <w:t xml:space="preserve"> giá</w:t>
            </w:r>
          </w:p>
        </w:tc>
        <w:tc>
          <w:tcPr>
            <w:tcW w:w="1418" w:type="dxa"/>
          </w:tcPr>
          <w:p w14:paraId="0E35CF2B" w14:textId="5AD900C9"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41595F71" w14:textId="52000B24" w:rsidR="00642F8E" w:rsidRPr="00294073" w:rsidRDefault="00642F8E" w:rsidP="00642F8E">
            <w:pPr>
              <w:spacing w:line="312" w:lineRule="auto"/>
              <w:ind w:firstLine="0"/>
              <w:rPr>
                <w:rFonts w:cs="Times New Roman"/>
                <w:szCs w:val="26"/>
                <w:u w:val="single"/>
              </w:rPr>
            </w:pPr>
          </w:p>
        </w:tc>
      </w:tr>
      <w:tr w:rsidR="00706DA9" w:rsidRPr="00615117" w14:paraId="5F14F5E0" w14:textId="77777777" w:rsidTr="00635481">
        <w:tc>
          <w:tcPr>
            <w:tcW w:w="9162" w:type="dxa"/>
            <w:gridSpan w:val="5"/>
          </w:tcPr>
          <w:p w14:paraId="5DD59FE9" w14:textId="77777777" w:rsidR="00706DA9" w:rsidRDefault="00706DA9" w:rsidP="00642F8E">
            <w:pPr>
              <w:spacing w:line="312" w:lineRule="auto"/>
              <w:ind w:firstLine="0"/>
              <w:rPr>
                <w:rFonts w:cs="Times New Roman"/>
                <w:color w:val="FF0000"/>
                <w:szCs w:val="26"/>
              </w:rPr>
            </w:pPr>
            <w:r w:rsidRPr="002D3DED">
              <w:rPr>
                <w:rFonts w:cs="Times New Roman"/>
                <w:color w:val="FF0000"/>
                <w:szCs w:val="26"/>
              </w:rPr>
              <w:t xml:space="preserve">Remove </w:t>
            </w:r>
            <w:r>
              <w:rPr>
                <w:rFonts w:cs="Times New Roman"/>
                <w:color w:val="FF0000"/>
                <w:szCs w:val="26"/>
              </w:rPr>
              <w:t>5</w:t>
            </w:r>
            <w:r w:rsidRPr="002D3DED">
              <w:rPr>
                <w:rFonts w:cs="Times New Roman"/>
                <w:color w:val="FF0000"/>
                <w:szCs w:val="26"/>
              </w:rPr>
              <w:t xml:space="preserve"> trường </w:t>
            </w:r>
            <w:r>
              <w:rPr>
                <w:rFonts w:cs="Times New Roman"/>
                <w:color w:val="FF0000"/>
                <w:szCs w:val="26"/>
              </w:rPr>
              <w:t>dưới đây l</w:t>
            </w:r>
            <w:r w:rsidRPr="002D3DED">
              <w:rPr>
                <w:rFonts w:cs="Times New Roman"/>
                <w:color w:val="FF0000"/>
                <w:szCs w:val="26"/>
              </w:rPr>
              <w:t xml:space="preserve">iên quan đến KQ </w:t>
            </w:r>
            <w:r>
              <w:rPr>
                <w:rFonts w:cs="Times New Roman"/>
                <w:color w:val="FF0000"/>
                <w:szCs w:val="26"/>
              </w:rPr>
              <w:t>ở</w:t>
            </w:r>
            <w:r w:rsidRPr="002D3DED">
              <w:rPr>
                <w:rFonts w:cs="Times New Roman"/>
                <w:color w:val="FF0000"/>
                <w:szCs w:val="26"/>
              </w:rPr>
              <w:t xml:space="preserve"> </w:t>
            </w:r>
            <w:r>
              <w:rPr>
                <w:rFonts w:cs="Times New Roman"/>
                <w:color w:val="FF0000"/>
                <w:szCs w:val="26"/>
              </w:rPr>
              <w:t>tab Thông tin LC</w:t>
            </w:r>
            <w:r w:rsidRPr="002D3DED">
              <w:rPr>
                <w:rFonts w:cs="Times New Roman"/>
                <w:color w:val="FF0000"/>
                <w:szCs w:val="26"/>
              </w:rPr>
              <w:t xml:space="preserve"> </w:t>
            </w:r>
          </w:p>
          <w:p w14:paraId="67648C21" w14:textId="77777777" w:rsidR="00706DA9" w:rsidRDefault="00706DA9" w:rsidP="00642F8E">
            <w:pPr>
              <w:spacing w:line="312" w:lineRule="auto"/>
              <w:ind w:firstLine="0"/>
              <w:rPr>
                <w:rFonts w:cs="Times New Roman"/>
                <w:color w:val="FF0000"/>
                <w:szCs w:val="26"/>
              </w:rPr>
            </w:pPr>
            <w:r w:rsidRPr="002D3DED">
              <w:rPr>
                <w:rFonts w:cs="Times New Roman"/>
                <w:color w:val="FF0000"/>
                <w:szCs w:val="26"/>
              </w:rPr>
              <w:t>để chuyển sang tab Hạch toán</w:t>
            </w:r>
          </w:p>
          <w:p w14:paraId="1760A9B4" w14:textId="77777777" w:rsidR="00706DA9" w:rsidRDefault="00706DA9" w:rsidP="00642F8E">
            <w:pPr>
              <w:spacing w:line="312" w:lineRule="auto"/>
              <w:ind w:firstLine="0"/>
              <w:rPr>
                <w:rFonts w:cs="Times New Roman"/>
                <w:color w:val="FF0000"/>
                <w:szCs w:val="26"/>
              </w:rPr>
            </w:pPr>
            <w:r>
              <w:rPr>
                <w:rFonts w:cs="Times New Roman"/>
                <w:color w:val="FF0000"/>
                <w:szCs w:val="26"/>
              </w:rPr>
              <w:t xml:space="preserve">(số tiền KQ ban đâu, tỷ lệ KQ, loại tiền KQ, tỷ gia quy đổi KQ, </w:t>
            </w:r>
          </w:p>
          <w:p w14:paraId="003ABAD1" w14:textId="37EA334E" w:rsidR="00706DA9" w:rsidRPr="00706DA9" w:rsidRDefault="00706DA9" w:rsidP="00706DA9">
            <w:pPr>
              <w:spacing w:line="312" w:lineRule="auto"/>
              <w:ind w:firstLine="0"/>
              <w:rPr>
                <w:rFonts w:cs="Times New Roman"/>
                <w:szCs w:val="26"/>
              </w:rPr>
            </w:pPr>
            <w:r>
              <w:rPr>
                <w:rFonts w:cs="Times New Roman"/>
                <w:color w:val="FF0000"/>
                <w:szCs w:val="26"/>
              </w:rPr>
              <w:t>Số dư KQ quy đổi ban đâu)</w:t>
            </w:r>
          </w:p>
        </w:tc>
        <w:tc>
          <w:tcPr>
            <w:tcW w:w="1418" w:type="dxa"/>
            <w:vAlign w:val="center"/>
          </w:tcPr>
          <w:p w14:paraId="681D8C9C" w14:textId="5D9E20F1" w:rsidR="00706DA9" w:rsidRPr="00294073" w:rsidRDefault="00706DA9" w:rsidP="00642F8E">
            <w:pPr>
              <w:spacing w:line="312" w:lineRule="auto"/>
              <w:ind w:firstLine="0"/>
              <w:rPr>
                <w:rFonts w:cs="Times New Roman"/>
                <w:szCs w:val="26"/>
                <w:u w:val="single"/>
              </w:rPr>
            </w:pPr>
          </w:p>
        </w:tc>
        <w:tc>
          <w:tcPr>
            <w:tcW w:w="1418" w:type="dxa"/>
            <w:vAlign w:val="center"/>
          </w:tcPr>
          <w:p w14:paraId="50A82EB7" w14:textId="29E67A5E" w:rsidR="00706DA9" w:rsidRPr="00294073" w:rsidRDefault="00706DA9" w:rsidP="00642F8E">
            <w:pPr>
              <w:spacing w:line="312" w:lineRule="auto"/>
              <w:ind w:firstLine="0"/>
              <w:rPr>
                <w:rFonts w:cs="Times New Roman"/>
                <w:szCs w:val="26"/>
                <w:u w:val="single"/>
              </w:rPr>
            </w:pPr>
            <w:r>
              <w:rPr>
                <w:rFonts w:cs="Times New Roman"/>
                <w:i/>
                <w:color w:val="0070C0"/>
                <w:sz w:val="20"/>
                <w:szCs w:val="26"/>
              </w:rPr>
              <w:t>RV</w:t>
            </w:r>
          </w:p>
        </w:tc>
      </w:tr>
      <w:tr w:rsidR="00642F8E" w:rsidRPr="00615117" w14:paraId="0B30B7F2" w14:textId="77777777" w:rsidTr="00635481">
        <w:tc>
          <w:tcPr>
            <w:tcW w:w="1791" w:type="dxa"/>
          </w:tcPr>
          <w:p w14:paraId="4B1DA0A9" w14:textId="23D0497A" w:rsidR="00642F8E" w:rsidRPr="00615117" w:rsidRDefault="00642F8E" w:rsidP="00642F8E">
            <w:pPr>
              <w:spacing w:line="312" w:lineRule="auto"/>
              <w:ind w:firstLine="0"/>
              <w:rPr>
                <w:rFonts w:cs="Times New Roman"/>
                <w:szCs w:val="26"/>
              </w:rPr>
            </w:pPr>
            <w:r w:rsidRPr="00D62801">
              <w:rPr>
                <w:rFonts w:cs="Times New Roman"/>
                <w:szCs w:val="26"/>
              </w:rPr>
              <w:t>Ngày phát hành</w:t>
            </w:r>
          </w:p>
        </w:tc>
        <w:tc>
          <w:tcPr>
            <w:tcW w:w="1418" w:type="dxa"/>
          </w:tcPr>
          <w:p w14:paraId="4AA947C3" w14:textId="6EE56CB0" w:rsidR="00642F8E" w:rsidRPr="00615117" w:rsidRDefault="00642F8E" w:rsidP="00642F8E">
            <w:pPr>
              <w:spacing w:line="312" w:lineRule="auto"/>
              <w:ind w:firstLine="0"/>
              <w:rPr>
                <w:rFonts w:cs="Times New Roman"/>
                <w:szCs w:val="26"/>
              </w:rPr>
            </w:pPr>
            <w:r w:rsidRPr="00D62801">
              <w:rPr>
                <w:rFonts w:cs="Times New Roman"/>
                <w:szCs w:val="26"/>
              </w:rPr>
              <w:t xml:space="preserve">Datetime </w:t>
            </w:r>
          </w:p>
        </w:tc>
        <w:tc>
          <w:tcPr>
            <w:tcW w:w="567" w:type="dxa"/>
          </w:tcPr>
          <w:p w14:paraId="5B32F1E8" w14:textId="530B9609" w:rsidR="00642F8E" w:rsidRPr="00615117" w:rsidRDefault="00642F8E" w:rsidP="00642F8E">
            <w:pPr>
              <w:spacing w:line="312" w:lineRule="auto"/>
              <w:ind w:firstLine="0"/>
              <w:rPr>
                <w:rFonts w:cs="Times New Roman"/>
                <w:szCs w:val="26"/>
              </w:rPr>
            </w:pPr>
            <w:r w:rsidRPr="00D62801">
              <w:rPr>
                <w:rFonts w:cs="Times New Roman"/>
                <w:szCs w:val="26"/>
              </w:rPr>
              <w:t>10</w:t>
            </w:r>
          </w:p>
        </w:tc>
        <w:tc>
          <w:tcPr>
            <w:tcW w:w="567" w:type="dxa"/>
          </w:tcPr>
          <w:p w14:paraId="4C774AF7" w14:textId="3AB8A1C5" w:rsidR="00642F8E" w:rsidRPr="00615117"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4BCD5AB2"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Ngày phát hành:</w:t>
            </w:r>
          </w:p>
          <w:p w14:paraId="201D38A8" w14:textId="77777777" w:rsidR="00642F8E" w:rsidRDefault="00642F8E" w:rsidP="00724F94">
            <w:pPr>
              <w:pStyle w:val="ListParagraph"/>
              <w:numPr>
                <w:ilvl w:val="0"/>
                <w:numId w:val="6"/>
              </w:numPr>
              <w:spacing w:line="312" w:lineRule="auto"/>
              <w:rPr>
                <w:rFonts w:cs="Times New Roman"/>
                <w:szCs w:val="26"/>
              </w:rPr>
            </w:pPr>
            <w:r>
              <w:rPr>
                <w:rFonts w:cs="Times New Roman"/>
                <w:szCs w:val="26"/>
              </w:rPr>
              <w:t xml:space="preserve">Thể hiện ngày phát hành LC </w:t>
            </w:r>
          </w:p>
          <w:p w14:paraId="344216BF" w14:textId="1C133E47" w:rsidR="00642F8E" w:rsidRPr="00427E49" w:rsidRDefault="00642F8E" w:rsidP="00724F94">
            <w:pPr>
              <w:pStyle w:val="ListParagraph"/>
              <w:numPr>
                <w:ilvl w:val="0"/>
                <w:numId w:val="6"/>
              </w:numPr>
              <w:spacing w:line="312" w:lineRule="auto"/>
              <w:rPr>
                <w:rFonts w:cs="Times New Roman"/>
                <w:szCs w:val="26"/>
              </w:rPr>
            </w:pPr>
            <w:r>
              <w:rPr>
                <w:rFonts w:cs="Times New Roman"/>
                <w:szCs w:val="26"/>
              </w:rPr>
              <w:t>Giá trị được trả về từ TF-EE</w:t>
            </w:r>
          </w:p>
        </w:tc>
        <w:tc>
          <w:tcPr>
            <w:tcW w:w="1418" w:type="dxa"/>
          </w:tcPr>
          <w:p w14:paraId="666F7161" w14:textId="6FCFBE86" w:rsidR="00642F8E" w:rsidRPr="0092625B" w:rsidRDefault="00642F8E" w:rsidP="00642F8E">
            <w:pPr>
              <w:spacing w:line="312" w:lineRule="auto"/>
              <w:ind w:firstLine="0"/>
              <w:rPr>
                <w:rFonts w:cs="Times New Roman"/>
                <w:i/>
                <w:color w:val="0070C0"/>
                <w:szCs w:val="26"/>
              </w:rPr>
            </w:pPr>
            <w:r>
              <w:rPr>
                <w:rFonts w:cs="Times New Roman"/>
                <w:i/>
                <w:color w:val="0070C0"/>
                <w:sz w:val="20"/>
                <w:szCs w:val="26"/>
              </w:rPr>
              <w:t>Y</w:t>
            </w:r>
          </w:p>
        </w:tc>
        <w:tc>
          <w:tcPr>
            <w:tcW w:w="1418" w:type="dxa"/>
          </w:tcPr>
          <w:p w14:paraId="5C5D87D4" w14:textId="0FCD05C1" w:rsidR="00642F8E" w:rsidRPr="00294073" w:rsidRDefault="00642F8E" w:rsidP="00642F8E">
            <w:pPr>
              <w:spacing w:line="312" w:lineRule="auto"/>
              <w:ind w:firstLine="0"/>
              <w:rPr>
                <w:rFonts w:cs="Times New Roman"/>
                <w:szCs w:val="26"/>
                <w:u w:val="single"/>
              </w:rPr>
            </w:pPr>
          </w:p>
        </w:tc>
      </w:tr>
      <w:tr w:rsidR="00642F8E" w:rsidRPr="00615117" w14:paraId="5248A01D" w14:textId="77777777" w:rsidTr="00635481">
        <w:tc>
          <w:tcPr>
            <w:tcW w:w="1791" w:type="dxa"/>
          </w:tcPr>
          <w:p w14:paraId="425F8AFF" w14:textId="47628651" w:rsidR="00642F8E" w:rsidRPr="00615117" w:rsidRDefault="00642F8E" w:rsidP="00642F8E">
            <w:pPr>
              <w:spacing w:line="312" w:lineRule="auto"/>
              <w:ind w:firstLine="0"/>
              <w:rPr>
                <w:rFonts w:cs="Times New Roman"/>
                <w:szCs w:val="26"/>
              </w:rPr>
            </w:pPr>
            <w:r w:rsidRPr="00D62801">
              <w:rPr>
                <w:rFonts w:cs="Times New Roman"/>
                <w:szCs w:val="26"/>
              </w:rPr>
              <w:t>Ngày hết hiệu lực</w:t>
            </w:r>
          </w:p>
        </w:tc>
        <w:tc>
          <w:tcPr>
            <w:tcW w:w="1418" w:type="dxa"/>
          </w:tcPr>
          <w:p w14:paraId="666440DC" w14:textId="6EAB62B9" w:rsidR="00642F8E" w:rsidRPr="00615117" w:rsidRDefault="00642F8E" w:rsidP="00642F8E">
            <w:pPr>
              <w:spacing w:line="312" w:lineRule="auto"/>
              <w:ind w:firstLine="0"/>
              <w:rPr>
                <w:rFonts w:cs="Times New Roman"/>
                <w:szCs w:val="26"/>
              </w:rPr>
            </w:pPr>
            <w:r w:rsidRPr="00D62801">
              <w:rPr>
                <w:rFonts w:cs="Times New Roman"/>
                <w:szCs w:val="26"/>
              </w:rPr>
              <w:t xml:space="preserve">Datetime </w:t>
            </w:r>
          </w:p>
        </w:tc>
        <w:tc>
          <w:tcPr>
            <w:tcW w:w="567" w:type="dxa"/>
          </w:tcPr>
          <w:p w14:paraId="2F192B2A" w14:textId="0B92F423" w:rsidR="00642F8E" w:rsidRPr="00615117" w:rsidRDefault="00642F8E" w:rsidP="00642F8E">
            <w:pPr>
              <w:spacing w:line="312" w:lineRule="auto"/>
              <w:ind w:firstLine="0"/>
              <w:rPr>
                <w:rFonts w:cs="Times New Roman"/>
                <w:szCs w:val="26"/>
              </w:rPr>
            </w:pPr>
            <w:r w:rsidRPr="00D62801">
              <w:rPr>
                <w:rFonts w:cs="Times New Roman"/>
                <w:szCs w:val="26"/>
              </w:rPr>
              <w:t>10</w:t>
            </w:r>
          </w:p>
        </w:tc>
        <w:tc>
          <w:tcPr>
            <w:tcW w:w="567" w:type="dxa"/>
          </w:tcPr>
          <w:p w14:paraId="7399ABAB" w14:textId="3C6C3791" w:rsidR="00642F8E" w:rsidRPr="00615117"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75EFFB7F"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Ngày hết hạn hiệu lực:</w:t>
            </w:r>
          </w:p>
          <w:p w14:paraId="12901E17" w14:textId="77777777" w:rsidR="00642F8E" w:rsidRDefault="00642F8E" w:rsidP="00724F94">
            <w:pPr>
              <w:pStyle w:val="ListParagraph"/>
              <w:numPr>
                <w:ilvl w:val="0"/>
                <w:numId w:val="6"/>
              </w:numPr>
              <w:spacing w:line="312" w:lineRule="auto"/>
              <w:rPr>
                <w:rFonts w:cs="Times New Roman"/>
                <w:szCs w:val="26"/>
              </w:rPr>
            </w:pPr>
            <w:r w:rsidRPr="00F36C4A">
              <w:rPr>
                <w:rFonts w:cs="Times New Roman"/>
                <w:szCs w:val="26"/>
              </w:rPr>
              <w:t xml:space="preserve">Thể hiện ngày </w:t>
            </w:r>
            <w:r>
              <w:rPr>
                <w:rFonts w:cs="Times New Roman"/>
                <w:szCs w:val="26"/>
              </w:rPr>
              <w:t>hết hạn</w:t>
            </w:r>
            <w:r w:rsidRPr="00F36C4A">
              <w:rPr>
                <w:rFonts w:cs="Times New Roman"/>
                <w:szCs w:val="26"/>
              </w:rPr>
              <w:t xml:space="preserve"> LC </w:t>
            </w:r>
          </w:p>
          <w:p w14:paraId="52CE75FC" w14:textId="3DDF2203" w:rsidR="00642F8E" w:rsidRPr="00427E49" w:rsidRDefault="00642F8E" w:rsidP="00724F94">
            <w:pPr>
              <w:pStyle w:val="ListParagraph"/>
              <w:numPr>
                <w:ilvl w:val="0"/>
                <w:numId w:val="6"/>
              </w:numPr>
              <w:spacing w:line="312" w:lineRule="auto"/>
              <w:rPr>
                <w:rFonts w:cs="Times New Roman"/>
                <w:szCs w:val="26"/>
              </w:rPr>
            </w:pPr>
            <w:r>
              <w:rPr>
                <w:rFonts w:cs="Times New Roman"/>
                <w:szCs w:val="26"/>
              </w:rPr>
              <w:lastRenderedPageBreak/>
              <w:t>Giá trị được trả về từ TF-EE</w:t>
            </w:r>
          </w:p>
        </w:tc>
        <w:tc>
          <w:tcPr>
            <w:tcW w:w="1418" w:type="dxa"/>
          </w:tcPr>
          <w:p w14:paraId="559133F7" w14:textId="140687C0"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lastRenderedPageBreak/>
              <w:t>Y</w:t>
            </w:r>
          </w:p>
        </w:tc>
        <w:tc>
          <w:tcPr>
            <w:tcW w:w="1418" w:type="dxa"/>
          </w:tcPr>
          <w:p w14:paraId="3E836864" w14:textId="59929AC7" w:rsidR="00642F8E" w:rsidRDefault="00642F8E" w:rsidP="00642F8E">
            <w:pPr>
              <w:spacing w:line="312" w:lineRule="auto"/>
              <w:ind w:firstLine="0"/>
              <w:rPr>
                <w:rFonts w:cs="Times New Roman"/>
                <w:szCs w:val="26"/>
                <w:u w:val="single"/>
              </w:rPr>
            </w:pPr>
          </w:p>
        </w:tc>
      </w:tr>
      <w:tr w:rsidR="00642F8E" w:rsidRPr="00615117" w14:paraId="1E8CDC37" w14:textId="77777777" w:rsidTr="00635481">
        <w:tc>
          <w:tcPr>
            <w:tcW w:w="1791" w:type="dxa"/>
          </w:tcPr>
          <w:p w14:paraId="473365EE" w14:textId="478DB181" w:rsidR="00642F8E" w:rsidRPr="002E111E" w:rsidRDefault="00642F8E" w:rsidP="00642F8E">
            <w:pPr>
              <w:spacing w:line="312" w:lineRule="auto"/>
              <w:ind w:firstLine="0"/>
              <w:rPr>
                <w:rFonts w:cs="Times New Roman"/>
                <w:color w:val="FF0000"/>
                <w:szCs w:val="26"/>
              </w:rPr>
            </w:pPr>
            <w:r w:rsidRPr="00D62801">
              <w:rPr>
                <w:rFonts w:cs="Times New Roman"/>
                <w:szCs w:val="26"/>
              </w:rPr>
              <w:lastRenderedPageBreak/>
              <w:t>Loại LC</w:t>
            </w:r>
          </w:p>
        </w:tc>
        <w:tc>
          <w:tcPr>
            <w:tcW w:w="1418" w:type="dxa"/>
          </w:tcPr>
          <w:p w14:paraId="19DA3CCC" w14:textId="21DF6DC5" w:rsidR="00642F8E" w:rsidRPr="00615117" w:rsidRDefault="00642F8E" w:rsidP="00642F8E">
            <w:pPr>
              <w:spacing w:line="312" w:lineRule="auto"/>
              <w:ind w:firstLine="0"/>
              <w:rPr>
                <w:rFonts w:cs="Times New Roman"/>
                <w:szCs w:val="26"/>
              </w:rPr>
            </w:pPr>
            <w:r w:rsidRPr="00D62801">
              <w:rPr>
                <w:rFonts w:cs="Times New Roman"/>
                <w:szCs w:val="26"/>
              </w:rPr>
              <w:t>Char</w:t>
            </w:r>
          </w:p>
        </w:tc>
        <w:tc>
          <w:tcPr>
            <w:tcW w:w="567" w:type="dxa"/>
          </w:tcPr>
          <w:p w14:paraId="645B0FB6" w14:textId="1382D21F" w:rsidR="00642F8E" w:rsidRPr="00615117" w:rsidRDefault="00642F8E" w:rsidP="00642F8E">
            <w:pPr>
              <w:spacing w:line="312" w:lineRule="auto"/>
              <w:ind w:firstLine="0"/>
              <w:rPr>
                <w:rFonts w:cs="Times New Roman"/>
                <w:szCs w:val="26"/>
              </w:rPr>
            </w:pPr>
            <w:r w:rsidRPr="00D62801">
              <w:rPr>
                <w:rFonts w:cs="Times New Roman"/>
                <w:szCs w:val="26"/>
              </w:rPr>
              <w:t>11</w:t>
            </w:r>
          </w:p>
        </w:tc>
        <w:tc>
          <w:tcPr>
            <w:tcW w:w="567" w:type="dxa"/>
          </w:tcPr>
          <w:p w14:paraId="14769C66" w14:textId="1CC3A18B" w:rsidR="00642F8E" w:rsidRPr="001D7B38" w:rsidRDefault="00642F8E" w:rsidP="00642F8E">
            <w:pPr>
              <w:spacing w:line="312" w:lineRule="auto"/>
              <w:ind w:firstLine="0"/>
              <w:rPr>
                <w:rFonts w:cs="Times New Roman"/>
                <w:color w:val="FF0000"/>
                <w:szCs w:val="26"/>
              </w:rPr>
            </w:pPr>
            <w:r w:rsidRPr="00D62801">
              <w:rPr>
                <w:rFonts w:cs="Times New Roman"/>
                <w:szCs w:val="26"/>
              </w:rPr>
              <w:t>P</w:t>
            </w:r>
          </w:p>
        </w:tc>
        <w:tc>
          <w:tcPr>
            <w:tcW w:w="4819" w:type="dxa"/>
          </w:tcPr>
          <w:p w14:paraId="12313E05"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Loại LC:</w:t>
            </w:r>
          </w:p>
          <w:p w14:paraId="06250E0D" w14:textId="77777777" w:rsidR="00642F8E" w:rsidRDefault="00642F8E" w:rsidP="00724F94">
            <w:pPr>
              <w:pStyle w:val="ListParagraph"/>
              <w:numPr>
                <w:ilvl w:val="0"/>
                <w:numId w:val="6"/>
              </w:numPr>
              <w:spacing w:line="312" w:lineRule="auto"/>
              <w:rPr>
                <w:rFonts w:cs="Times New Roman"/>
                <w:szCs w:val="26"/>
              </w:rPr>
            </w:pPr>
            <w:r w:rsidRPr="00F36C4A">
              <w:rPr>
                <w:rFonts w:cs="Times New Roman"/>
                <w:szCs w:val="26"/>
              </w:rPr>
              <w:t xml:space="preserve">Thể hiện </w:t>
            </w:r>
            <w:r>
              <w:rPr>
                <w:rFonts w:cs="Times New Roman"/>
                <w:szCs w:val="26"/>
              </w:rPr>
              <w:t xml:space="preserve">loaị LC trả ngay/chậm/mix </w:t>
            </w:r>
          </w:p>
          <w:p w14:paraId="255AC262" w14:textId="5698C018" w:rsidR="00642F8E" w:rsidRPr="00615117" w:rsidRDefault="00642F8E" w:rsidP="00642F8E">
            <w:pPr>
              <w:spacing w:line="312" w:lineRule="auto"/>
              <w:ind w:firstLine="0"/>
              <w:rPr>
                <w:rFonts w:cs="Times New Roman"/>
                <w:szCs w:val="26"/>
                <w:u w:val="single"/>
              </w:rPr>
            </w:pPr>
            <w:r>
              <w:rPr>
                <w:rFonts w:cs="Times New Roman"/>
                <w:szCs w:val="26"/>
              </w:rPr>
              <w:t>Giá trị được trả về từ TF-EE</w:t>
            </w:r>
          </w:p>
        </w:tc>
        <w:tc>
          <w:tcPr>
            <w:tcW w:w="1418" w:type="dxa"/>
          </w:tcPr>
          <w:p w14:paraId="25DFEE76" w14:textId="3D0E3B7A" w:rsidR="00642F8E" w:rsidRDefault="00642F8E" w:rsidP="00642F8E">
            <w:pPr>
              <w:spacing w:line="312" w:lineRule="auto"/>
              <w:ind w:firstLine="0"/>
              <w:rPr>
                <w:rFonts w:cs="Times New Roman"/>
                <w:szCs w:val="26"/>
                <w:u w:val="single"/>
              </w:rPr>
            </w:pPr>
            <w:r>
              <w:rPr>
                <w:rFonts w:cs="Times New Roman"/>
                <w:i/>
                <w:color w:val="0070C0"/>
                <w:sz w:val="20"/>
                <w:szCs w:val="26"/>
              </w:rPr>
              <w:t>Y</w:t>
            </w:r>
          </w:p>
        </w:tc>
        <w:tc>
          <w:tcPr>
            <w:tcW w:w="1418" w:type="dxa"/>
          </w:tcPr>
          <w:p w14:paraId="1ACBFBF0" w14:textId="07BA0B25" w:rsidR="00642F8E" w:rsidRPr="00433D07" w:rsidRDefault="00642F8E" w:rsidP="00642F8E">
            <w:pPr>
              <w:spacing w:line="312" w:lineRule="auto"/>
              <w:ind w:firstLine="0"/>
              <w:rPr>
                <w:rFonts w:cs="Times New Roman"/>
                <w:szCs w:val="26"/>
                <w:u w:val="single"/>
              </w:rPr>
            </w:pPr>
            <w:r>
              <w:rPr>
                <w:rFonts w:cs="Times New Roman"/>
                <w:i/>
                <w:color w:val="0070C0"/>
                <w:sz w:val="20"/>
                <w:szCs w:val="26"/>
              </w:rPr>
              <w:t>N</w:t>
            </w:r>
          </w:p>
        </w:tc>
      </w:tr>
      <w:tr w:rsidR="00642F8E" w:rsidRPr="00615117" w14:paraId="00A2F3EF" w14:textId="77777777" w:rsidTr="00635481">
        <w:tc>
          <w:tcPr>
            <w:tcW w:w="1791" w:type="dxa"/>
          </w:tcPr>
          <w:p w14:paraId="2C4E05A2" w14:textId="45673B5B" w:rsidR="00642F8E" w:rsidRPr="00615117" w:rsidRDefault="00642F8E" w:rsidP="00642F8E">
            <w:pPr>
              <w:spacing w:line="312" w:lineRule="auto"/>
              <w:ind w:firstLine="0"/>
              <w:rPr>
                <w:rFonts w:cs="Times New Roman"/>
                <w:szCs w:val="26"/>
              </w:rPr>
            </w:pPr>
            <w:r w:rsidRPr="00D62801">
              <w:rPr>
                <w:rFonts w:cs="Times New Roman"/>
                <w:szCs w:val="26"/>
              </w:rPr>
              <w:t>Số ngày trả chậm</w:t>
            </w:r>
          </w:p>
        </w:tc>
        <w:tc>
          <w:tcPr>
            <w:tcW w:w="1418" w:type="dxa"/>
          </w:tcPr>
          <w:p w14:paraId="483AF2D0" w14:textId="1A3A7A98" w:rsidR="00642F8E" w:rsidRPr="00615117" w:rsidRDefault="00642F8E" w:rsidP="00642F8E">
            <w:pPr>
              <w:spacing w:line="312" w:lineRule="auto"/>
              <w:ind w:firstLine="0"/>
              <w:rPr>
                <w:rFonts w:cs="Times New Roman"/>
                <w:szCs w:val="26"/>
              </w:rPr>
            </w:pPr>
            <w:r w:rsidRPr="00D62801">
              <w:rPr>
                <w:rFonts w:cs="Times New Roman"/>
                <w:szCs w:val="26"/>
              </w:rPr>
              <w:t>Decimal</w:t>
            </w:r>
          </w:p>
        </w:tc>
        <w:tc>
          <w:tcPr>
            <w:tcW w:w="567" w:type="dxa"/>
          </w:tcPr>
          <w:p w14:paraId="18820309" w14:textId="06870A4E" w:rsidR="00642F8E" w:rsidRPr="00615117" w:rsidRDefault="00642F8E" w:rsidP="00642F8E">
            <w:pPr>
              <w:spacing w:line="312" w:lineRule="auto"/>
              <w:ind w:firstLine="0"/>
              <w:rPr>
                <w:rFonts w:cs="Times New Roman"/>
                <w:szCs w:val="26"/>
              </w:rPr>
            </w:pPr>
            <w:r w:rsidRPr="00D62801">
              <w:rPr>
                <w:rFonts w:cs="Times New Roman"/>
                <w:szCs w:val="26"/>
              </w:rPr>
              <w:t>10</w:t>
            </w:r>
          </w:p>
        </w:tc>
        <w:tc>
          <w:tcPr>
            <w:tcW w:w="567" w:type="dxa"/>
          </w:tcPr>
          <w:p w14:paraId="4EBB3235" w14:textId="583A2438" w:rsidR="00642F8E" w:rsidRPr="00615117"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28A99632"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Số ngày trả chậm:</w:t>
            </w:r>
          </w:p>
          <w:p w14:paraId="0CF3B8C9" w14:textId="77777777" w:rsidR="00642F8E" w:rsidRDefault="00642F8E" w:rsidP="00724F94">
            <w:pPr>
              <w:pStyle w:val="ListParagraph"/>
              <w:numPr>
                <w:ilvl w:val="0"/>
                <w:numId w:val="6"/>
              </w:numPr>
              <w:spacing w:line="312" w:lineRule="auto"/>
              <w:rPr>
                <w:rFonts w:cs="Times New Roman"/>
                <w:szCs w:val="26"/>
              </w:rPr>
            </w:pPr>
            <w:r w:rsidRPr="00E00D74">
              <w:rPr>
                <w:rFonts w:cs="Times New Roman"/>
                <w:szCs w:val="26"/>
              </w:rPr>
              <w:t>Thể hiện số ngày trả chậm của LC nếu LC là trả chậm</w:t>
            </w:r>
            <w:r>
              <w:rPr>
                <w:rFonts w:cs="Times New Roman"/>
                <w:szCs w:val="26"/>
              </w:rPr>
              <w:t xml:space="preserve"> </w:t>
            </w:r>
          </w:p>
          <w:p w14:paraId="7AB79D9C" w14:textId="7D04A878" w:rsidR="00642F8E" w:rsidRPr="00F36C4A" w:rsidRDefault="00642F8E" w:rsidP="00642F8E">
            <w:pPr>
              <w:pStyle w:val="ListParagraph"/>
              <w:spacing w:line="312" w:lineRule="auto"/>
              <w:ind w:firstLine="0"/>
              <w:rPr>
                <w:rFonts w:cs="Times New Roman"/>
                <w:szCs w:val="26"/>
              </w:rPr>
            </w:pPr>
            <w:r>
              <w:rPr>
                <w:rFonts w:cs="Times New Roman"/>
                <w:szCs w:val="26"/>
              </w:rPr>
              <w:t>Giá trị được trả về từ TF-EE</w:t>
            </w:r>
          </w:p>
        </w:tc>
        <w:tc>
          <w:tcPr>
            <w:tcW w:w="1418" w:type="dxa"/>
          </w:tcPr>
          <w:p w14:paraId="71267496" w14:textId="7EB2029D" w:rsidR="00642F8E" w:rsidRPr="00427E49"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6B5395B3" w14:textId="446C4C76" w:rsidR="00642F8E" w:rsidRDefault="00642F8E" w:rsidP="00642F8E">
            <w:pPr>
              <w:spacing w:line="312" w:lineRule="auto"/>
              <w:ind w:firstLine="0"/>
              <w:rPr>
                <w:rFonts w:cs="Times New Roman"/>
                <w:szCs w:val="26"/>
                <w:u w:val="single"/>
              </w:rPr>
            </w:pPr>
            <w:r>
              <w:rPr>
                <w:rFonts w:cs="Times New Roman"/>
                <w:i/>
                <w:color w:val="0070C0"/>
                <w:sz w:val="20"/>
                <w:szCs w:val="26"/>
              </w:rPr>
              <w:t>N</w:t>
            </w:r>
          </w:p>
        </w:tc>
      </w:tr>
      <w:tr w:rsidR="00642F8E" w:rsidRPr="00615117" w14:paraId="614931FD" w14:textId="77777777" w:rsidTr="00635481">
        <w:tc>
          <w:tcPr>
            <w:tcW w:w="1791" w:type="dxa"/>
          </w:tcPr>
          <w:p w14:paraId="0674CDB4" w14:textId="5BC745A0" w:rsidR="00642F8E" w:rsidRPr="00615117" w:rsidRDefault="00642F8E" w:rsidP="00642F8E">
            <w:pPr>
              <w:spacing w:line="312" w:lineRule="auto"/>
              <w:ind w:firstLine="0"/>
              <w:rPr>
                <w:rFonts w:cs="Times New Roman"/>
                <w:szCs w:val="26"/>
              </w:rPr>
            </w:pPr>
            <w:r w:rsidRPr="00D62801">
              <w:rPr>
                <w:rFonts w:cs="Times New Roman"/>
                <w:szCs w:val="26"/>
              </w:rPr>
              <w:t>Điều kiện thanh toán của LC</w:t>
            </w:r>
          </w:p>
        </w:tc>
        <w:tc>
          <w:tcPr>
            <w:tcW w:w="1418" w:type="dxa"/>
          </w:tcPr>
          <w:p w14:paraId="4A041682" w14:textId="1B8658A6" w:rsidR="00642F8E" w:rsidRPr="00615117" w:rsidRDefault="00642F8E" w:rsidP="00642F8E">
            <w:pPr>
              <w:spacing w:line="312" w:lineRule="auto"/>
              <w:ind w:firstLine="0"/>
              <w:rPr>
                <w:rFonts w:cs="Times New Roman"/>
                <w:szCs w:val="26"/>
              </w:rPr>
            </w:pPr>
            <w:r w:rsidRPr="00D62801">
              <w:rPr>
                <w:rFonts w:cs="Times New Roman"/>
                <w:szCs w:val="26"/>
              </w:rPr>
              <w:t xml:space="preserve">Nvarchar </w:t>
            </w:r>
          </w:p>
        </w:tc>
        <w:tc>
          <w:tcPr>
            <w:tcW w:w="567" w:type="dxa"/>
          </w:tcPr>
          <w:p w14:paraId="19E04D55" w14:textId="01E7C8DF" w:rsidR="00642F8E" w:rsidRPr="00615117" w:rsidRDefault="00642F8E" w:rsidP="00642F8E">
            <w:pPr>
              <w:spacing w:line="312" w:lineRule="auto"/>
              <w:ind w:firstLine="0"/>
              <w:rPr>
                <w:rFonts w:cs="Times New Roman"/>
                <w:szCs w:val="26"/>
              </w:rPr>
            </w:pPr>
            <w:r w:rsidRPr="00D62801">
              <w:rPr>
                <w:rFonts w:cs="Times New Roman"/>
                <w:szCs w:val="26"/>
              </w:rPr>
              <w:t>255</w:t>
            </w:r>
          </w:p>
        </w:tc>
        <w:tc>
          <w:tcPr>
            <w:tcW w:w="567" w:type="dxa"/>
          </w:tcPr>
          <w:p w14:paraId="4D0370C6" w14:textId="291DD968" w:rsidR="00642F8E" w:rsidRPr="00615117"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60F14EF9"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Điều kiện thanh toán của LC:</w:t>
            </w:r>
          </w:p>
          <w:p w14:paraId="246F91FB" w14:textId="77777777" w:rsidR="00642F8E" w:rsidRDefault="00642F8E" w:rsidP="00724F94">
            <w:pPr>
              <w:pStyle w:val="ListParagraph"/>
              <w:numPr>
                <w:ilvl w:val="0"/>
                <w:numId w:val="6"/>
              </w:numPr>
              <w:spacing w:line="312" w:lineRule="auto"/>
              <w:rPr>
                <w:rFonts w:cs="Times New Roman"/>
                <w:szCs w:val="26"/>
              </w:rPr>
            </w:pPr>
            <w:r w:rsidRPr="00F36C4A">
              <w:rPr>
                <w:rFonts w:cs="Times New Roman"/>
                <w:szCs w:val="26"/>
              </w:rPr>
              <w:t xml:space="preserve">Thể hiện </w:t>
            </w:r>
            <w:r>
              <w:rPr>
                <w:rFonts w:cs="Times New Roman"/>
                <w:szCs w:val="26"/>
              </w:rPr>
              <w:t>điều kiện thanh toán</w:t>
            </w:r>
            <w:r w:rsidRPr="00F36C4A">
              <w:rPr>
                <w:rFonts w:cs="Times New Roman"/>
                <w:szCs w:val="26"/>
              </w:rPr>
              <w:t xml:space="preserve"> LC </w:t>
            </w:r>
          </w:p>
          <w:p w14:paraId="596A677F" w14:textId="674016C2" w:rsidR="00642F8E" w:rsidRPr="00252AA2" w:rsidRDefault="00642F8E" w:rsidP="00724F94">
            <w:pPr>
              <w:pStyle w:val="ListParagraph"/>
              <w:numPr>
                <w:ilvl w:val="0"/>
                <w:numId w:val="6"/>
              </w:numPr>
              <w:spacing w:line="312" w:lineRule="auto"/>
              <w:rPr>
                <w:rFonts w:cs="Times New Roman"/>
                <w:szCs w:val="26"/>
                <w:u w:val="single"/>
              </w:rPr>
            </w:pPr>
            <w:r>
              <w:rPr>
                <w:rFonts w:cs="Times New Roman"/>
                <w:szCs w:val="26"/>
              </w:rPr>
              <w:t>Giá trị được trả về từ TF-EE</w:t>
            </w:r>
          </w:p>
        </w:tc>
        <w:tc>
          <w:tcPr>
            <w:tcW w:w="1418" w:type="dxa"/>
          </w:tcPr>
          <w:p w14:paraId="62116673" w14:textId="01940CF1" w:rsidR="00642F8E" w:rsidRPr="00294073" w:rsidRDefault="00642F8E" w:rsidP="00642F8E">
            <w:pPr>
              <w:spacing w:line="312" w:lineRule="auto"/>
              <w:ind w:firstLine="0"/>
              <w:rPr>
                <w:rFonts w:cs="Times New Roman"/>
                <w:szCs w:val="26"/>
                <w:u w:val="single"/>
              </w:rPr>
            </w:pPr>
            <w:r>
              <w:rPr>
                <w:rFonts w:cs="Times New Roman"/>
                <w:i/>
                <w:color w:val="0070C0"/>
                <w:sz w:val="20"/>
                <w:szCs w:val="26"/>
              </w:rPr>
              <w:t>Y</w:t>
            </w:r>
          </w:p>
        </w:tc>
        <w:tc>
          <w:tcPr>
            <w:tcW w:w="1418" w:type="dxa"/>
          </w:tcPr>
          <w:p w14:paraId="50943885" w14:textId="38BB3949" w:rsidR="00642F8E" w:rsidRPr="00294073" w:rsidRDefault="00642F8E" w:rsidP="00642F8E">
            <w:pPr>
              <w:spacing w:line="312" w:lineRule="auto"/>
              <w:ind w:firstLine="0"/>
              <w:rPr>
                <w:rFonts w:cs="Times New Roman"/>
                <w:szCs w:val="26"/>
                <w:u w:val="single"/>
              </w:rPr>
            </w:pPr>
            <w:r>
              <w:rPr>
                <w:rFonts w:cs="Times New Roman"/>
                <w:i/>
                <w:color w:val="0070C0"/>
                <w:sz w:val="20"/>
                <w:szCs w:val="26"/>
              </w:rPr>
              <w:t>N</w:t>
            </w:r>
          </w:p>
        </w:tc>
      </w:tr>
      <w:tr w:rsidR="00642F8E" w:rsidRPr="00615117" w14:paraId="00FD4C71" w14:textId="77777777" w:rsidTr="00635481">
        <w:tc>
          <w:tcPr>
            <w:tcW w:w="1791" w:type="dxa"/>
          </w:tcPr>
          <w:p w14:paraId="458EF8B8" w14:textId="106A3025" w:rsidR="00642F8E" w:rsidRPr="00D62801" w:rsidRDefault="00642F8E" w:rsidP="00642F8E">
            <w:pPr>
              <w:spacing w:line="312" w:lineRule="auto"/>
              <w:ind w:firstLine="0"/>
              <w:rPr>
                <w:rFonts w:cs="Times New Roman"/>
                <w:szCs w:val="26"/>
              </w:rPr>
            </w:pPr>
            <w:r w:rsidRPr="00D62801">
              <w:rPr>
                <w:rFonts w:cs="Times New Roman"/>
                <w:szCs w:val="26"/>
              </w:rPr>
              <w:t>Ngân hàng thông báo</w:t>
            </w:r>
          </w:p>
        </w:tc>
        <w:tc>
          <w:tcPr>
            <w:tcW w:w="1418" w:type="dxa"/>
          </w:tcPr>
          <w:p w14:paraId="18E874BA" w14:textId="54C5AB8C" w:rsidR="00642F8E" w:rsidRPr="00D62801" w:rsidRDefault="00642F8E" w:rsidP="00642F8E">
            <w:pPr>
              <w:spacing w:line="312" w:lineRule="auto"/>
              <w:ind w:firstLine="0"/>
              <w:rPr>
                <w:rFonts w:cs="Times New Roman"/>
                <w:szCs w:val="26"/>
              </w:rPr>
            </w:pPr>
            <w:r w:rsidRPr="00D62801">
              <w:rPr>
                <w:rFonts w:cs="Times New Roman"/>
                <w:szCs w:val="26"/>
              </w:rPr>
              <w:t xml:space="preserve">Nvarchar </w:t>
            </w:r>
          </w:p>
        </w:tc>
        <w:tc>
          <w:tcPr>
            <w:tcW w:w="567" w:type="dxa"/>
          </w:tcPr>
          <w:p w14:paraId="28D2BACB" w14:textId="3E52F05D" w:rsidR="00642F8E" w:rsidRPr="00D62801" w:rsidRDefault="00642F8E" w:rsidP="00642F8E">
            <w:pPr>
              <w:spacing w:line="312" w:lineRule="auto"/>
              <w:ind w:firstLine="0"/>
              <w:rPr>
                <w:rFonts w:cs="Times New Roman"/>
                <w:szCs w:val="26"/>
              </w:rPr>
            </w:pPr>
            <w:r w:rsidRPr="00D62801">
              <w:rPr>
                <w:rFonts w:cs="Times New Roman"/>
                <w:szCs w:val="26"/>
              </w:rPr>
              <w:t>255</w:t>
            </w:r>
          </w:p>
        </w:tc>
        <w:tc>
          <w:tcPr>
            <w:tcW w:w="567" w:type="dxa"/>
          </w:tcPr>
          <w:p w14:paraId="3754D291" w14:textId="0EDC017F" w:rsidR="00642F8E" w:rsidRPr="00D62801"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29321338"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Tên ngân hàng thông báo:</w:t>
            </w:r>
          </w:p>
          <w:p w14:paraId="01181A06" w14:textId="77777777" w:rsidR="00642F8E" w:rsidRPr="00166F57" w:rsidRDefault="00642F8E"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tên ngân hàng thông báo</w:t>
            </w:r>
            <w:r w:rsidRPr="00264AFF">
              <w:rPr>
                <w:rFonts w:cs="Times New Roman"/>
                <w:szCs w:val="26"/>
              </w:rPr>
              <w:t xml:space="preserve"> LC </w:t>
            </w:r>
          </w:p>
          <w:p w14:paraId="4C1ECFD4" w14:textId="14AB0105" w:rsidR="00642F8E" w:rsidRPr="00615117" w:rsidRDefault="00642F8E" w:rsidP="00642F8E">
            <w:pPr>
              <w:spacing w:line="312" w:lineRule="auto"/>
              <w:ind w:firstLine="0"/>
              <w:rPr>
                <w:rFonts w:cs="Times New Roman"/>
                <w:szCs w:val="26"/>
                <w:u w:val="single"/>
              </w:rPr>
            </w:pPr>
            <w:r w:rsidRPr="00166F57">
              <w:rPr>
                <w:rFonts w:cs="Times New Roman"/>
                <w:szCs w:val="26"/>
              </w:rPr>
              <w:t>Giá trị được trả về từ TF-EE</w:t>
            </w:r>
          </w:p>
        </w:tc>
        <w:tc>
          <w:tcPr>
            <w:tcW w:w="1418" w:type="dxa"/>
          </w:tcPr>
          <w:p w14:paraId="5517D8F9" w14:textId="7F52D011"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0EEBA3F3" w14:textId="77777777" w:rsidR="00642F8E" w:rsidRDefault="00642F8E" w:rsidP="00642F8E">
            <w:pPr>
              <w:spacing w:line="312" w:lineRule="auto"/>
              <w:ind w:firstLine="0"/>
              <w:rPr>
                <w:rFonts w:cs="Times New Roman"/>
                <w:i/>
                <w:color w:val="0070C0"/>
                <w:sz w:val="20"/>
                <w:szCs w:val="26"/>
              </w:rPr>
            </w:pPr>
          </w:p>
        </w:tc>
      </w:tr>
      <w:tr w:rsidR="00642F8E" w:rsidRPr="00615117" w14:paraId="13B3013D" w14:textId="77777777" w:rsidTr="00635481">
        <w:tc>
          <w:tcPr>
            <w:tcW w:w="1791" w:type="dxa"/>
          </w:tcPr>
          <w:p w14:paraId="1160AA21" w14:textId="55433409" w:rsidR="00642F8E" w:rsidRPr="00D62801" w:rsidRDefault="00642F8E" w:rsidP="00642F8E">
            <w:pPr>
              <w:spacing w:line="312" w:lineRule="auto"/>
              <w:ind w:firstLine="0"/>
              <w:rPr>
                <w:rFonts w:cs="Times New Roman"/>
                <w:szCs w:val="26"/>
              </w:rPr>
            </w:pPr>
            <w:r w:rsidRPr="00D62801">
              <w:rPr>
                <w:rFonts w:cs="Times New Roman"/>
                <w:szCs w:val="26"/>
                <w:lang w:val="vi-VN"/>
              </w:rPr>
              <w:t xml:space="preserve">Tên người hưởng </w:t>
            </w:r>
          </w:p>
        </w:tc>
        <w:tc>
          <w:tcPr>
            <w:tcW w:w="1418" w:type="dxa"/>
          </w:tcPr>
          <w:p w14:paraId="446B7939" w14:textId="0E3023ED" w:rsidR="00642F8E" w:rsidRPr="00D62801" w:rsidRDefault="00642F8E" w:rsidP="00642F8E">
            <w:pPr>
              <w:spacing w:line="312" w:lineRule="auto"/>
              <w:ind w:firstLine="0"/>
              <w:rPr>
                <w:rFonts w:cs="Times New Roman"/>
                <w:szCs w:val="26"/>
              </w:rPr>
            </w:pPr>
            <w:r w:rsidRPr="00D62801">
              <w:rPr>
                <w:rFonts w:cs="Times New Roman"/>
                <w:szCs w:val="26"/>
              </w:rPr>
              <w:t>Nvarchar</w:t>
            </w:r>
          </w:p>
        </w:tc>
        <w:tc>
          <w:tcPr>
            <w:tcW w:w="567" w:type="dxa"/>
          </w:tcPr>
          <w:p w14:paraId="6A165340" w14:textId="67DEE8BA" w:rsidR="00642F8E" w:rsidRPr="00D62801" w:rsidRDefault="00642F8E" w:rsidP="00642F8E">
            <w:pPr>
              <w:spacing w:line="312" w:lineRule="auto"/>
              <w:ind w:firstLine="0"/>
              <w:rPr>
                <w:rFonts w:cs="Times New Roman"/>
                <w:szCs w:val="26"/>
              </w:rPr>
            </w:pPr>
            <w:r w:rsidRPr="00D62801">
              <w:rPr>
                <w:rFonts w:cs="Times New Roman"/>
                <w:szCs w:val="26"/>
              </w:rPr>
              <w:t>255</w:t>
            </w:r>
          </w:p>
        </w:tc>
        <w:tc>
          <w:tcPr>
            <w:tcW w:w="567" w:type="dxa"/>
          </w:tcPr>
          <w:p w14:paraId="7584AC64" w14:textId="6D931929" w:rsidR="00642F8E" w:rsidRPr="00D62801"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3F3921D2"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lang w:val="vi-VN"/>
              </w:rPr>
              <w:t>Tên người hưởng</w:t>
            </w:r>
            <w:r w:rsidRPr="00615117">
              <w:rPr>
                <w:rFonts w:cs="Times New Roman"/>
                <w:szCs w:val="26"/>
                <w:u w:val="single"/>
              </w:rPr>
              <w:t>:</w:t>
            </w:r>
          </w:p>
          <w:p w14:paraId="0DD34CBC" w14:textId="77777777" w:rsidR="00642F8E" w:rsidRDefault="00642F8E" w:rsidP="00724F94">
            <w:pPr>
              <w:pStyle w:val="ListParagraph"/>
              <w:numPr>
                <w:ilvl w:val="0"/>
                <w:numId w:val="6"/>
              </w:numPr>
              <w:spacing w:line="312" w:lineRule="auto"/>
              <w:rPr>
                <w:rFonts w:cs="Times New Roman"/>
                <w:szCs w:val="26"/>
              </w:rPr>
            </w:pPr>
            <w:r w:rsidRPr="00CA1C41">
              <w:rPr>
                <w:rFonts w:cs="Times New Roman"/>
                <w:szCs w:val="26"/>
              </w:rPr>
              <w:t xml:space="preserve">Thể hiện </w:t>
            </w:r>
            <w:r>
              <w:rPr>
                <w:rFonts w:cs="Times New Roman"/>
                <w:szCs w:val="26"/>
              </w:rPr>
              <w:t>tên người hưởng</w:t>
            </w:r>
            <w:r w:rsidRPr="00CA1C41">
              <w:rPr>
                <w:rFonts w:cs="Times New Roman"/>
                <w:szCs w:val="26"/>
              </w:rPr>
              <w:t xml:space="preserve"> </w:t>
            </w:r>
          </w:p>
          <w:p w14:paraId="7DD678FA" w14:textId="7E337ACC" w:rsidR="00642F8E" w:rsidRPr="00615117" w:rsidRDefault="00642F8E" w:rsidP="00642F8E">
            <w:pPr>
              <w:spacing w:line="312" w:lineRule="auto"/>
              <w:ind w:firstLine="0"/>
              <w:rPr>
                <w:rFonts w:cs="Times New Roman"/>
                <w:szCs w:val="26"/>
                <w:u w:val="single"/>
              </w:rPr>
            </w:pPr>
            <w:r w:rsidRPr="00166F57">
              <w:rPr>
                <w:rFonts w:cs="Times New Roman"/>
                <w:szCs w:val="26"/>
              </w:rPr>
              <w:t>Giá trị được trả về từ TF-EE</w:t>
            </w:r>
          </w:p>
        </w:tc>
        <w:tc>
          <w:tcPr>
            <w:tcW w:w="1418" w:type="dxa"/>
          </w:tcPr>
          <w:p w14:paraId="27EC0A61" w14:textId="17FACE49"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2556F2F2" w14:textId="77777777" w:rsidR="00642F8E" w:rsidRDefault="00642F8E" w:rsidP="00642F8E">
            <w:pPr>
              <w:spacing w:line="312" w:lineRule="auto"/>
              <w:ind w:firstLine="0"/>
              <w:rPr>
                <w:rFonts w:cs="Times New Roman"/>
                <w:i/>
                <w:color w:val="0070C0"/>
                <w:sz w:val="20"/>
                <w:szCs w:val="26"/>
              </w:rPr>
            </w:pPr>
          </w:p>
        </w:tc>
      </w:tr>
      <w:tr w:rsidR="00642F8E" w:rsidRPr="00615117" w14:paraId="1C9ACEA7" w14:textId="77777777" w:rsidTr="00635481">
        <w:tc>
          <w:tcPr>
            <w:tcW w:w="1791" w:type="dxa"/>
          </w:tcPr>
          <w:p w14:paraId="13A79F1A" w14:textId="79F6959C" w:rsidR="00642F8E" w:rsidRPr="00D62801" w:rsidRDefault="00642F8E" w:rsidP="00642F8E">
            <w:pPr>
              <w:spacing w:line="312" w:lineRule="auto"/>
              <w:ind w:firstLine="0"/>
              <w:rPr>
                <w:rFonts w:cs="Times New Roman"/>
                <w:szCs w:val="26"/>
                <w:lang w:val="vi-VN"/>
              </w:rPr>
            </w:pPr>
            <w:r w:rsidRPr="00D62801">
              <w:rPr>
                <w:rFonts w:cs="Times New Roman"/>
                <w:szCs w:val="26"/>
              </w:rPr>
              <w:t>Đ</w:t>
            </w:r>
            <w:r w:rsidRPr="00D62801">
              <w:rPr>
                <w:rFonts w:cs="Times New Roman"/>
                <w:szCs w:val="26"/>
                <w:lang w:val="vi-VN"/>
              </w:rPr>
              <w:t xml:space="preserve">ịa chỉ người hưởng </w:t>
            </w:r>
          </w:p>
        </w:tc>
        <w:tc>
          <w:tcPr>
            <w:tcW w:w="1418" w:type="dxa"/>
          </w:tcPr>
          <w:p w14:paraId="208F61EB" w14:textId="03D683AD" w:rsidR="00642F8E" w:rsidRPr="00D62801" w:rsidRDefault="00642F8E" w:rsidP="00642F8E">
            <w:pPr>
              <w:spacing w:line="312" w:lineRule="auto"/>
              <w:ind w:firstLine="0"/>
              <w:rPr>
                <w:rFonts w:cs="Times New Roman"/>
                <w:szCs w:val="26"/>
              </w:rPr>
            </w:pPr>
            <w:r w:rsidRPr="00D62801">
              <w:rPr>
                <w:rFonts w:cs="Times New Roman"/>
                <w:szCs w:val="26"/>
              </w:rPr>
              <w:t>Nvarchar</w:t>
            </w:r>
          </w:p>
        </w:tc>
        <w:tc>
          <w:tcPr>
            <w:tcW w:w="567" w:type="dxa"/>
          </w:tcPr>
          <w:p w14:paraId="37AC3410" w14:textId="57863D04" w:rsidR="00642F8E" w:rsidRPr="00D62801" w:rsidRDefault="00642F8E" w:rsidP="00642F8E">
            <w:pPr>
              <w:spacing w:line="312" w:lineRule="auto"/>
              <w:ind w:firstLine="0"/>
              <w:rPr>
                <w:rFonts w:cs="Times New Roman"/>
                <w:szCs w:val="26"/>
              </w:rPr>
            </w:pPr>
            <w:r w:rsidRPr="00D62801">
              <w:rPr>
                <w:rFonts w:cs="Times New Roman"/>
                <w:szCs w:val="26"/>
              </w:rPr>
              <w:t>255</w:t>
            </w:r>
          </w:p>
        </w:tc>
        <w:tc>
          <w:tcPr>
            <w:tcW w:w="567" w:type="dxa"/>
          </w:tcPr>
          <w:p w14:paraId="64560C6C" w14:textId="53DFB2FF" w:rsidR="00642F8E" w:rsidRPr="00D62801"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47E2B3BB"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Đ</w:t>
            </w:r>
            <w:r w:rsidRPr="00615117">
              <w:rPr>
                <w:rFonts w:cs="Times New Roman"/>
                <w:szCs w:val="26"/>
                <w:u w:val="single"/>
                <w:lang w:val="vi-VN"/>
              </w:rPr>
              <w:t>ịa chỉ người hưởng</w:t>
            </w:r>
            <w:r w:rsidRPr="00615117">
              <w:rPr>
                <w:rFonts w:cs="Times New Roman"/>
                <w:szCs w:val="26"/>
                <w:u w:val="single"/>
              </w:rPr>
              <w:t>:</w:t>
            </w:r>
          </w:p>
          <w:p w14:paraId="5F15F7A1" w14:textId="77777777" w:rsidR="00642F8E" w:rsidRPr="00166F57" w:rsidRDefault="00642F8E" w:rsidP="00724F94">
            <w:pPr>
              <w:pStyle w:val="ListParagraph"/>
              <w:numPr>
                <w:ilvl w:val="0"/>
                <w:numId w:val="6"/>
              </w:numPr>
              <w:spacing w:line="312" w:lineRule="auto"/>
              <w:rPr>
                <w:rFonts w:cs="Times New Roman"/>
                <w:color w:val="000000" w:themeColor="text1"/>
                <w:szCs w:val="26"/>
              </w:rPr>
            </w:pPr>
            <w:r>
              <w:rPr>
                <w:rFonts w:cs="Times New Roman"/>
                <w:szCs w:val="26"/>
              </w:rPr>
              <w:t>T</w:t>
            </w:r>
            <w:r w:rsidRPr="00CA1C41">
              <w:rPr>
                <w:rFonts w:cs="Times New Roman"/>
                <w:szCs w:val="26"/>
              </w:rPr>
              <w:t xml:space="preserve">hể hiện tên người hưởng </w:t>
            </w:r>
          </w:p>
          <w:p w14:paraId="5427776E" w14:textId="68C9CE80" w:rsidR="00642F8E" w:rsidRPr="00615117" w:rsidRDefault="00642F8E" w:rsidP="00642F8E">
            <w:pPr>
              <w:spacing w:line="312" w:lineRule="auto"/>
              <w:ind w:firstLine="0"/>
              <w:rPr>
                <w:rFonts w:cs="Times New Roman"/>
                <w:szCs w:val="26"/>
                <w:u w:val="single"/>
                <w:lang w:val="vi-VN"/>
              </w:rPr>
            </w:pPr>
            <w:r w:rsidRPr="00166F57">
              <w:rPr>
                <w:rFonts w:cs="Times New Roman"/>
                <w:szCs w:val="26"/>
              </w:rPr>
              <w:t>Giá trị được trả về từ TF-EE</w:t>
            </w:r>
          </w:p>
        </w:tc>
        <w:tc>
          <w:tcPr>
            <w:tcW w:w="1418" w:type="dxa"/>
          </w:tcPr>
          <w:p w14:paraId="091D9BE5" w14:textId="2103FDBC"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FF24701" w14:textId="77777777" w:rsidR="00642F8E" w:rsidRDefault="00642F8E" w:rsidP="00642F8E">
            <w:pPr>
              <w:spacing w:line="312" w:lineRule="auto"/>
              <w:ind w:firstLine="0"/>
              <w:rPr>
                <w:rFonts w:cs="Times New Roman"/>
                <w:i/>
                <w:color w:val="0070C0"/>
                <w:sz w:val="20"/>
                <w:szCs w:val="26"/>
              </w:rPr>
            </w:pPr>
          </w:p>
        </w:tc>
      </w:tr>
      <w:tr w:rsidR="00642F8E" w:rsidRPr="00615117" w14:paraId="01743871" w14:textId="77777777" w:rsidTr="00635481">
        <w:tc>
          <w:tcPr>
            <w:tcW w:w="1791" w:type="dxa"/>
          </w:tcPr>
          <w:p w14:paraId="2A5E1E6E" w14:textId="62A5FD13" w:rsidR="00642F8E" w:rsidRPr="00D62801" w:rsidRDefault="00642F8E" w:rsidP="00642F8E">
            <w:pPr>
              <w:spacing w:line="312" w:lineRule="auto"/>
              <w:ind w:firstLine="0"/>
              <w:rPr>
                <w:rFonts w:cs="Times New Roman"/>
                <w:szCs w:val="26"/>
              </w:rPr>
            </w:pPr>
            <w:r w:rsidRPr="00615117">
              <w:rPr>
                <w:rFonts w:cs="Times New Roman"/>
                <w:szCs w:val="26"/>
              </w:rPr>
              <w:t>Đối tượng cấp hạn mức</w:t>
            </w:r>
          </w:p>
        </w:tc>
        <w:tc>
          <w:tcPr>
            <w:tcW w:w="1418" w:type="dxa"/>
          </w:tcPr>
          <w:p w14:paraId="77C2385A" w14:textId="14EA9A52" w:rsidR="00642F8E" w:rsidRPr="00D62801" w:rsidRDefault="00642F8E" w:rsidP="00642F8E">
            <w:pPr>
              <w:spacing w:line="312" w:lineRule="auto"/>
              <w:ind w:firstLine="0"/>
              <w:rPr>
                <w:rFonts w:cs="Times New Roman"/>
                <w:szCs w:val="26"/>
              </w:rPr>
            </w:pPr>
            <w:r w:rsidRPr="00615117">
              <w:rPr>
                <w:rFonts w:cs="Times New Roman"/>
                <w:szCs w:val="26"/>
              </w:rPr>
              <w:t>Char</w:t>
            </w:r>
          </w:p>
        </w:tc>
        <w:tc>
          <w:tcPr>
            <w:tcW w:w="567" w:type="dxa"/>
          </w:tcPr>
          <w:p w14:paraId="70F8BF17" w14:textId="072F079F" w:rsidR="00642F8E" w:rsidRPr="00D62801" w:rsidRDefault="00642F8E" w:rsidP="00642F8E">
            <w:pPr>
              <w:spacing w:line="312" w:lineRule="auto"/>
              <w:ind w:firstLine="0"/>
              <w:rPr>
                <w:rFonts w:cs="Times New Roman"/>
                <w:szCs w:val="26"/>
              </w:rPr>
            </w:pPr>
            <w:r w:rsidRPr="00615117">
              <w:rPr>
                <w:rFonts w:cs="Times New Roman"/>
                <w:szCs w:val="26"/>
              </w:rPr>
              <w:t>21</w:t>
            </w:r>
          </w:p>
        </w:tc>
        <w:tc>
          <w:tcPr>
            <w:tcW w:w="567" w:type="dxa"/>
          </w:tcPr>
          <w:p w14:paraId="11C7D2DD" w14:textId="32440B58" w:rsidR="00642F8E" w:rsidRPr="00D62801" w:rsidRDefault="00642F8E" w:rsidP="00642F8E">
            <w:pPr>
              <w:spacing w:line="312" w:lineRule="auto"/>
              <w:ind w:firstLine="0"/>
              <w:rPr>
                <w:rFonts w:cs="Times New Roman"/>
                <w:szCs w:val="26"/>
              </w:rPr>
            </w:pPr>
            <w:r w:rsidRPr="00615117">
              <w:rPr>
                <w:rFonts w:cs="Times New Roman"/>
                <w:szCs w:val="26"/>
              </w:rPr>
              <w:t>(M)</w:t>
            </w:r>
          </w:p>
        </w:tc>
        <w:tc>
          <w:tcPr>
            <w:tcW w:w="4819" w:type="dxa"/>
          </w:tcPr>
          <w:p w14:paraId="77740BBA" w14:textId="77777777" w:rsidR="00642F8E" w:rsidRPr="00615117" w:rsidRDefault="00642F8E" w:rsidP="00642F8E">
            <w:pPr>
              <w:spacing w:line="312" w:lineRule="auto"/>
              <w:ind w:firstLine="72"/>
              <w:rPr>
                <w:rFonts w:cs="Times New Roman"/>
                <w:szCs w:val="26"/>
                <w:u w:val="single"/>
              </w:rPr>
            </w:pPr>
            <w:r w:rsidRPr="00615117">
              <w:rPr>
                <w:rFonts w:cs="Times New Roman"/>
                <w:szCs w:val="26"/>
                <w:u w:val="single"/>
              </w:rPr>
              <w:t>Đối tượng cấp hạn mức:</w:t>
            </w:r>
          </w:p>
          <w:p w14:paraId="39F2D9D4" w14:textId="77777777" w:rsidR="00642F8E" w:rsidRPr="00615117" w:rsidRDefault="00642F8E" w:rsidP="00642F8E">
            <w:pPr>
              <w:spacing w:line="312" w:lineRule="auto"/>
              <w:ind w:firstLine="72"/>
              <w:rPr>
                <w:rFonts w:cs="Times New Roman"/>
                <w:szCs w:val="26"/>
              </w:rPr>
            </w:pPr>
            <w:r w:rsidRPr="00615117">
              <w:rPr>
                <w:rFonts w:cs="Times New Roman"/>
                <w:szCs w:val="26"/>
              </w:rPr>
              <w:t>Trường này cho biết người dùng cần lấy hạn mức từ đối tượng nào để phát hành LC.</w:t>
            </w:r>
          </w:p>
          <w:p w14:paraId="349B6C37" w14:textId="77777777" w:rsidR="00642F8E" w:rsidRPr="00615117" w:rsidRDefault="00642F8E" w:rsidP="00642F8E">
            <w:pPr>
              <w:spacing w:line="312" w:lineRule="auto"/>
              <w:ind w:firstLine="72"/>
              <w:rPr>
                <w:rFonts w:cs="Times New Roman"/>
                <w:szCs w:val="26"/>
              </w:rPr>
            </w:pPr>
            <w:r w:rsidRPr="00615117">
              <w:rPr>
                <w:rFonts w:cs="Times New Roman"/>
                <w:szCs w:val="26"/>
              </w:rPr>
              <w:t>Gồm 2 giá trị cho người dùng chọn:</w:t>
            </w:r>
          </w:p>
          <w:p w14:paraId="4993376C" w14:textId="77777777" w:rsidR="00642F8E" w:rsidRPr="00615117" w:rsidRDefault="00642F8E" w:rsidP="00642F8E">
            <w:pPr>
              <w:spacing w:line="312" w:lineRule="auto"/>
              <w:ind w:left="357" w:firstLine="72"/>
              <w:rPr>
                <w:rFonts w:cs="Times New Roman"/>
                <w:szCs w:val="26"/>
              </w:rPr>
            </w:pPr>
            <w:r w:rsidRPr="00615117">
              <w:rPr>
                <w:rFonts w:cs="Times New Roman"/>
                <w:szCs w:val="26"/>
              </w:rPr>
              <w:t>-      Người đề nghị</w:t>
            </w:r>
          </w:p>
          <w:p w14:paraId="2FC201FA" w14:textId="77777777" w:rsidR="00642F8E" w:rsidRPr="00615117" w:rsidRDefault="00642F8E" w:rsidP="00642F8E">
            <w:pPr>
              <w:spacing w:line="312" w:lineRule="auto"/>
              <w:ind w:left="357" w:firstLine="72"/>
              <w:rPr>
                <w:rFonts w:cs="Times New Roman"/>
                <w:szCs w:val="26"/>
              </w:rPr>
            </w:pPr>
            <w:r w:rsidRPr="00615117">
              <w:rPr>
                <w:rFonts w:cs="Times New Roman"/>
                <w:szCs w:val="26"/>
              </w:rPr>
              <w:t>-      Đối tượng khác</w:t>
            </w:r>
          </w:p>
          <w:p w14:paraId="39F1255A" w14:textId="40D2A232" w:rsidR="00642F8E" w:rsidRPr="00615117" w:rsidRDefault="00642F8E" w:rsidP="00642F8E">
            <w:pPr>
              <w:spacing w:line="312" w:lineRule="auto"/>
              <w:ind w:firstLine="0"/>
              <w:rPr>
                <w:rFonts w:cs="Times New Roman"/>
                <w:szCs w:val="26"/>
                <w:u w:val="single"/>
              </w:rPr>
            </w:pPr>
            <w:r w:rsidRPr="00615117">
              <w:rPr>
                <w:rFonts w:cs="Times New Roman"/>
                <w:szCs w:val="26"/>
              </w:rPr>
              <w:t>Hệ thống mặc định giá trị “Người đề nghị”, người dùng có thể sửa.</w:t>
            </w:r>
          </w:p>
        </w:tc>
        <w:tc>
          <w:tcPr>
            <w:tcW w:w="1418" w:type="dxa"/>
            <w:vAlign w:val="center"/>
          </w:tcPr>
          <w:p w14:paraId="7332C8F5" w14:textId="6BA531DA"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vAlign w:val="center"/>
          </w:tcPr>
          <w:p w14:paraId="7E5441FB" w14:textId="3B76624B"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r>
      <w:tr w:rsidR="00642F8E" w:rsidRPr="00615117" w14:paraId="65C78B5F" w14:textId="77777777" w:rsidTr="00635481">
        <w:tc>
          <w:tcPr>
            <w:tcW w:w="1791" w:type="dxa"/>
          </w:tcPr>
          <w:p w14:paraId="6EFE3682" w14:textId="333AA40A" w:rsidR="00642F8E" w:rsidRPr="00615117" w:rsidRDefault="00642F8E" w:rsidP="00642F8E">
            <w:pPr>
              <w:spacing w:line="312" w:lineRule="auto"/>
              <w:ind w:firstLine="0"/>
              <w:rPr>
                <w:rFonts w:cs="Times New Roman"/>
                <w:szCs w:val="26"/>
              </w:rPr>
            </w:pPr>
            <w:r w:rsidRPr="00615117">
              <w:rPr>
                <w:rFonts w:cs="Times New Roman"/>
                <w:szCs w:val="26"/>
              </w:rPr>
              <w:t>Số CIF</w:t>
            </w:r>
          </w:p>
        </w:tc>
        <w:tc>
          <w:tcPr>
            <w:tcW w:w="1418" w:type="dxa"/>
          </w:tcPr>
          <w:p w14:paraId="297E0AAB" w14:textId="6BB3D604" w:rsidR="00642F8E" w:rsidRPr="00615117" w:rsidRDefault="00642F8E" w:rsidP="00642F8E">
            <w:pPr>
              <w:spacing w:line="312" w:lineRule="auto"/>
              <w:ind w:firstLine="0"/>
              <w:rPr>
                <w:rFonts w:cs="Times New Roman"/>
                <w:szCs w:val="26"/>
              </w:rPr>
            </w:pPr>
            <w:r w:rsidRPr="00615117">
              <w:rPr>
                <w:rFonts w:cs="Times New Roman"/>
                <w:szCs w:val="26"/>
              </w:rPr>
              <w:t>Char</w:t>
            </w:r>
          </w:p>
        </w:tc>
        <w:tc>
          <w:tcPr>
            <w:tcW w:w="567" w:type="dxa"/>
          </w:tcPr>
          <w:p w14:paraId="636C1C42" w14:textId="6D26551B" w:rsidR="00642F8E" w:rsidRPr="00615117" w:rsidRDefault="00642F8E" w:rsidP="00642F8E">
            <w:pPr>
              <w:spacing w:line="312" w:lineRule="auto"/>
              <w:ind w:firstLine="0"/>
              <w:rPr>
                <w:rFonts w:cs="Times New Roman"/>
                <w:szCs w:val="26"/>
              </w:rPr>
            </w:pPr>
            <w:r w:rsidRPr="00615117">
              <w:rPr>
                <w:rFonts w:cs="Times New Roman"/>
                <w:szCs w:val="26"/>
              </w:rPr>
              <w:t>12</w:t>
            </w:r>
          </w:p>
        </w:tc>
        <w:tc>
          <w:tcPr>
            <w:tcW w:w="567" w:type="dxa"/>
          </w:tcPr>
          <w:p w14:paraId="4584FD86" w14:textId="729BDE2C" w:rsidR="00642F8E" w:rsidRPr="00615117" w:rsidRDefault="00642F8E" w:rsidP="00642F8E">
            <w:pPr>
              <w:spacing w:line="312" w:lineRule="auto"/>
              <w:ind w:firstLine="0"/>
              <w:rPr>
                <w:rFonts w:cs="Times New Roman"/>
                <w:szCs w:val="26"/>
              </w:rPr>
            </w:pPr>
            <w:r w:rsidRPr="00615117">
              <w:rPr>
                <w:rFonts w:cs="Times New Roman"/>
                <w:szCs w:val="26"/>
              </w:rPr>
              <w:t>(P/M)</w:t>
            </w:r>
          </w:p>
        </w:tc>
        <w:tc>
          <w:tcPr>
            <w:tcW w:w="4819" w:type="dxa"/>
          </w:tcPr>
          <w:p w14:paraId="60A73771" w14:textId="77777777" w:rsidR="00642F8E" w:rsidRPr="00615117" w:rsidRDefault="00642F8E" w:rsidP="00642F8E">
            <w:pPr>
              <w:spacing w:line="312" w:lineRule="auto"/>
              <w:ind w:firstLine="72"/>
              <w:rPr>
                <w:rFonts w:cs="Times New Roman"/>
                <w:szCs w:val="26"/>
                <w:u w:val="single"/>
              </w:rPr>
            </w:pPr>
            <w:r w:rsidRPr="00615117">
              <w:rPr>
                <w:rFonts w:cs="Times New Roman"/>
                <w:szCs w:val="26"/>
                <w:u w:val="single"/>
              </w:rPr>
              <w:t>Số CIF:</w:t>
            </w:r>
          </w:p>
          <w:p w14:paraId="0A06D4D4" w14:textId="77777777" w:rsidR="00642F8E" w:rsidRPr="00615117" w:rsidRDefault="00642F8E" w:rsidP="00642F8E">
            <w:pPr>
              <w:spacing w:line="312" w:lineRule="auto"/>
              <w:ind w:firstLine="72"/>
              <w:rPr>
                <w:rFonts w:cs="Times New Roman"/>
                <w:szCs w:val="26"/>
              </w:rPr>
            </w:pPr>
            <w:r w:rsidRPr="00615117">
              <w:rPr>
                <w:rFonts w:cs="Times New Roman"/>
                <w:szCs w:val="26"/>
              </w:rPr>
              <w:t>Trường này cho biết số CIF của Đối tượng cấp hạn mức.</w:t>
            </w:r>
          </w:p>
          <w:p w14:paraId="431F7646" w14:textId="77777777" w:rsidR="00642F8E" w:rsidRPr="00615117" w:rsidRDefault="00642F8E" w:rsidP="00642F8E">
            <w:pPr>
              <w:spacing w:line="312" w:lineRule="auto"/>
              <w:ind w:left="357" w:firstLine="72"/>
              <w:rPr>
                <w:rFonts w:cs="Times New Roman"/>
                <w:szCs w:val="26"/>
              </w:rPr>
            </w:pPr>
            <w:r w:rsidRPr="00615117">
              <w:rPr>
                <w:rFonts w:cs="Times New Roman"/>
                <w:szCs w:val="26"/>
              </w:rPr>
              <w:t xml:space="preserve">-      Nếu Đối tượng cấp hạn mức là </w:t>
            </w:r>
            <w:r w:rsidRPr="00615117">
              <w:rPr>
                <w:rFonts w:cs="Times New Roman"/>
                <w:szCs w:val="26"/>
              </w:rPr>
              <w:lastRenderedPageBreak/>
              <w:t>“Người đề nghị”, trường này bị mờ và mặc định giá trị số CIF của Người đề nghị ở trên.</w:t>
            </w:r>
          </w:p>
          <w:p w14:paraId="29092A2E" w14:textId="77777777" w:rsidR="00642F8E" w:rsidRPr="00615117" w:rsidRDefault="00642F8E" w:rsidP="00642F8E">
            <w:pPr>
              <w:spacing w:line="312" w:lineRule="auto"/>
              <w:ind w:left="357" w:firstLine="72"/>
              <w:rPr>
                <w:rFonts w:cs="Times New Roman"/>
                <w:szCs w:val="26"/>
              </w:rPr>
            </w:pPr>
            <w:r w:rsidRPr="00615117">
              <w:rPr>
                <w:rFonts w:cs="Times New Roman"/>
                <w:szCs w:val="26"/>
              </w:rPr>
              <w:t>-      Nếu Đối tượng cấp hạn mức là “Đối tượng khác”, trường này thành trường bắt buộc nhập thông tin.</w:t>
            </w:r>
          </w:p>
          <w:p w14:paraId="5FA3FCE0" w14:textId="77777777" w:rsidR="00642F8E" w:rsidRPr="00615117" w:rsidRDefault="00642F8E" w:rsidP="00642F8E">
            <w:pPr>
              <w:spacing w:line="312" w:lineRule="auto"/>
              <w:ind w:left="357" w:firstLine="72"/>
              <w:rPr>
                <w:rFonts w:cs="Times New Roman"/>
                <w:szCs w:val="26"/>
              </w:rPr>
            </w:pPr>
            <w:r w:rsidRPr="00615117">
              <w:rPr>
                <w:rFonts w:cs="Times New Roman"/>
                <w:szCs w:val="26"/>
              </w:rPr>
              <w:t>Người dùng có thể nhập trực tiếp số CIF hoặc tìm kiếm số CIF được duy trì trong hệ thống.</w:t>
            </w:r>
          </w:p>
          <w:p w14:paraId="3129193C" w14:textId="77777777" w:rsidR="00642F8E" w:rsidRPr="00615117" w:rsidRDefault="00642F8E" w:rsidP="00642F8E">
            <w:pPr>
              <w:spacing w:line="312" w:lineRule="auto"/>
              <w:ind w:left="357" w:firstLine="72"/>
              <w:rPr>
                <w:rFonts w:cs="Times New Roman"/>
                <w:szCs w:val="26"/>
              </w:rPr>
            </w:pPr>
            <w:r w:rsidRPr="00615117">
              <w:rPr>
                <w:rFonts w:cs="Times New Roman"/>
                <w:szCs w:val="26"/>
              </w:rPr>
              <w:t>Sau khi người dùng nhập/ hoặc chọn số CIF và rời khỏi trường, hệ thống sẽ kiểm tra:</w:t>
            </w:r>
          </w:p>
          <w:p w14:paraId="10B9CFF1" w14:textId="77777777" w:rsidR="00642F8E" w:rsidRPr="00615117" w:rsidRDefault="00642F8E" w:rsidP="00642F8E">
            <w:pPr>
              <w:spacing w:line="312" w:lineRule="auto"/>
              <w:ind w:left="357" w:firstLine="72"/>
              <w:rPr>
                <w:rFonts w:cs="Times New Roman"/>
                <w:szCs w:val="26"/>
              </w:rPr>
            </w:pPr>
            <w:r w:rsidRPr="00615117">
              <w:rPr>
                <w:rFonts w:cs="Times New Roman"/>
                <w:szCs w:val="26"/>
              </w:rPr>
              <w:t>+ Nếu số CIF tồn tại, hệ thống tự động lấy thông tin Tên của KH từ phần Quản lý thông tin KH lên màn hình</w:t>
            </w:r>
          </w:p>
          <w:p w14:paraId="19FEC696" w14:textId="436B0C6B" w:rsidR="00642F8E" w:rsidRPr="00615117" w:rsidRDefault="00642F8E" w:rsidP="00642F8E">
            <w:pPr>
              <w:spacing w:line="312" w:lineRule="auto"/>
              <w:ind w:firstLine="72"/>
              <w:rPr>
                <w:rFonts w:cs="Times New Roman"/>
                <w:szCs w:val="26"/>
                <w:u w:val="single"/>
              </w:rPr>
            </w:pPr>
            <w:r w:rsidRPr="00615117">
              <w:rPr>
                <w:rFonts w:cs="Times New Roman"/>
                <w:szCs w:val="26"/>
              </w:rPr>
              <w:t>+ Nếu số CIF không tồn tại, hệ thống cảnh báo là số CIF không tồn tại và không lấy thông tin.</w:t>
            </w:r>
          </w:p>
        </w:tc>
        <w:tc>
          <w:tcPr>
            <w:tcW w:w="1418" w:type="dxa"/>
            <w:vAlign w:val="center"/>
          </w:tcPr>
          <w:p w14:paraId="5E153837" w14:textId="7CC843BA"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lastRenderedPageBreak/>
              <w:t>N</w:t>
            </w:r>
          </w:p>
        </w:tc>
        <w:tc>
          <w:tcPr>
            <w:tcW w:w="1418" w:type="dxa"/>
            <w:vAlign w:val="center"/>
          </w:tcPr>
          <w:p w14:paraId="6F1A7A02" w14:textId="29DB3520"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r>
      <w:tr w:rsidR="00642F8E" w:rsidRPr="00615117" w14:paraId="2C98E591" w14:textId="77777777" w:rsidTr="00635481">
        <w:tc>
          <w:tcPr>
            <w:tcW w:w="1791" w:type="dxa"/>
          </w:tcPr>
          <w:p w14:paraId="75A1D4B9" w14:textId="00ABA4C6" w:rsidR="00642F8E" w:rsidRPr="00615117" w:rsidRDefault="00642F8E" w:rsidP="00642F8E">
            <w:pPr>
              <w:spacing w:line="312" w:lineRule="auto"/>
              <w:ind w:firstLine="0"/>
              <w:rPr>
                <w:rFonts w:cs="Times New Roman"/>
                <w:szCs w:val="26"/>
              </w:rPr>
            </w:pPr>
            <w:r w:rsidRPr="00615117">
              <w:rPr>
                <w:rFonts w:cs="Times New Roman"/>
                <w:szCs w:val="26"/>
              </w:rPr>
              <w:lastRenderedPageBreak/>
              <w:t>Tên</w:t>
            </w:r>
          </w:p>
        </w:tc>
        <w:tc>
          <w:tcPr>
            <w:tcW w:w="1418" w:type="dxa"/>
          </w:tcPr>
          <w:p w14:paraId="5C6AA56E" w14:textId="53DD0324" w:rsidR="00642F8E" w:rsidRPr="00615117" w:rsidRDefault="00642F8E" w:rsidP="00642F8E">
            <w:pPr>
              <w:spacing w:line="312" w:lineRule="auto"/>
              <w:ind w:firstLine="0"/>
              <w:rPr>
                <w:rFonts w:cs="Times New Roman"/>
                <w:szCs w:val="26"/>
              </w:rPr>
            </w:pPr>
            <w:r w:rsidRPr="00615117">
              <w:rPr>
                <w:rFonts w:cs="Times New Roman"/>
                <w:szCs w:val="26"/>
              </w:rPr>
              <w:t>Varchar</w:t>
            </w:r>
          </w:p>
        </w:tc>
        <w:tc>
          <w:tcPr>
            <w:tcW w:w="567" w:type="dxa"/>
          </w:tcPr>
          <w:p w14:paraId="02596048" w14:textId="60CE534B" w:rsidR="00642F8E" w:rsidRPr="00615117" w:rsidRDefault="00642F8E" w:rsidP="00642F8E">
            <w:pPr>
              <w:spacing w:line="312" w:lineRule="auto"/>
              <w:ind w:firstLine="0"/>
              <w:rPr>
                <w:rFonts w:cs="Times New Roman"/>
                <w:szCs w:val="26"/>
              </w:rPr>
            </w:pPr>
            <w:r w:rsidRPr="00615117">
              <w:rPr>
                <w:rFonts w:cs="Times New Roman"/>
                <w:szCs w:val="26"/>
              </w:rPr>
              <w:t>255</w:t>
            </w:r>
          </w:p>
        </w:tc>
        <w:tc>
          <w:tcPr>
            <w:tcW w:w="567" w:type="dxa"/>
          </w:tcPr>
          <w:p w14:paraId="39CF4C2D" w14:textId="665E5A08" w:rsidR="00642F8E" w:rsidRPr="00615117" w:rsidRDefault="00642F8E" w:rsidP="00642F8E">
            <w:pPr>
              <w:spacing w:line="312" w:lineRule="auto"/>
              <w:ind w:firstLine="0"/>
              <w:rPr>
                <w:rFonts w:cs="Times New Roman"/>
                <w:szCs w:val="26"/>
              </w:rPr>
            </w:pPr>
            <w:r w:rsidRPr="00615117">
              <w:rPr>
                <w:rFonts w:cs="Times New Roman"/>
                <w:szCs w:val="26"/>
              </w:rPr>
              <w:t> </w:t>
            </w:r>
          </w:p>
        </w:tc>
        <w:tc>
          <w:tcPr>
            <w:tcW w:w="4819" w:type="dxa"/>
          </w:tcPr>
          <w:p w14:paraId="4CB0D36D" w14:textId="77777777" w:rsidR="00642F8E" w:rsidRPr="00615117" w:rsidRDefault="00642F8E" w:rsidP="00642F8E">
            <w:pPr>
              <w:spacing w:line="312" w:lineRule="auto"/>
              <w:ind w:firstLine="72"/>
              <w:rPr>
                <w:rFonts w:cs="Times New Roman"/>
                <w:szCs w:val="26"/>
                <w:u w:val="single"/>
              </w:rPr>
            </w:pPr>
            <w:r w:rsidRPr="00615117">
              <w:rPr>
                <w:rFonts w:cs="Times New Roman"/>
                <w:szCs w:val="26"/>
                <w:u w:val="single"/>
              </w:rPr>
              <w:t>Tên:</w:t>
            </w:r>
          </w:p>
          <w:p w14:paraId="36ABD35E" w14:textId="77777777" w:rsidR="00642F8E" w:rsidRPr="00615117" w:rsidRDefault="00642F8E" w:rsidP="00642F8E">
            <w:pPr>
              <w:spacing w:line="312" w:lineRule="auto"/>
              <w:ind w:firstLine="72"/>
              <w:rPr>
                <w:rFonts w:cs="Times New Roman"/>
                <w:szCs w:val="26"/>
              </w:rPr>
            </w:pPr>
            <w:r w:rsidRPr="00615117">
              <w:rPr>
                <w:rFonts w:cs="Times New Roman"/>
                <w:szCs w:val="26"/>
              </w:rPr>
              <w:t>Trường này cho biết tên của Đối tượng cấp hạn mức.</w:t>
            </w:r>
          </w:p>
          <w:p w14:paraId="78D87DA9" w14:textId="77777777" w:rsidR="00642F8E" w:rsidRPr="00615117" w:rsidRDefault="00642F8E" w:rsidP="00642F8E">
            <w:pPr>
              <w:spacing w:line="312" w:lineRule="auto"/>
              <w:ind w:left="357" w:firstLine="72"/>
              <w:rPr>
                <w:rFonts w:cs="Times New Roman"/>
                <w:szCs w:val="26"/>
              </w:rPr>
            </w:pPr>
            <w:r w:rsidRPr="00615117">
              <w:rPr>
                <w:rFonts w:cs="Times New Roman"/>
                <w:szCs w:val="26"/>
              </w:rPr>
              <w:t>-      Nếu Đối tượng cấp hạn mức là “Người đề nghị”, trường này bị mờ và mặc định giá trị ở</w:t>
            </w:r>
            <w:r w:rsidRPr="00615117">
              <w:rPr>
                <w:rFonts w:cs="Times New Roman"/>
                <w:szCs w:val="26"/>
                <w:lang w:val="vi-VN"/>
              </w:rPr>
              <w:t xml:space="preserve"> trường “</w:t>
            </w:r>
            <w:r w:rsidRPr="00615117">
              <w:rPr>
                <w:rFonts w:cs="Times New Roman"/>
                <w:szCs w:val="26"/>
              </w:rPr>
              <w:t>Tên người đề nghị" ở trên</w:t>
            </w:r>
          </w:p>
          <w:p w14:paraId="60AA1FA8" w14:textId="2459A54C" w:rsidR="00642F8E" w:rsidRPr="00615117" w:rsidRDefault="00642F8E" w:rsidP="00642F8E">
            <w:pPr>
              <w:spacing w:line="312" w:lineRule="auto"/>
              <w:ind w:firstLine="72"/>
              <w:rPr>
                <w:rFonts w:cs="Times New Roman"/>
                <w:szCs w:val="26"/>
                <w:u w:val="single"/>
              </w:rPr>
            </w:pPr>
            <w:r w:rsidRPr="00615117">
              <w:rPr>
                <w:rFonts w:cs="Times New Roman"/>
                <w:szCs w:val="26"/>
              </w:rPr>
              <w:t>-      Nếu Đối tượng cấp hạn mức là “Đối tượng khác”, sau khi người dùng nhập/chọn số CIF tồn tại, hệ thống tự động lấy tên KH từ phần Quản lý thông tin KH dựa trên số CIF đó.</w:t>
            </w:r>
          </w:p>
        </w:tc>
        <w:tc>
          <w:tcPr>
            <w:tcW w:w="1418" w:type="dxa"/>
            <w:vAlign w:val="center"/>
          </w:tcPr>
          <w:p w14:paraId="798D618B" w14:textId="1E27137A"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vAlign w:val="center"/>
          </w:tcPr>
          <w:p w14:paraId="3FE418D1" w14:textId="5C22F201"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r>
      <w:tr w:rsidR="00642F8E" w:rsidRPr="00615117" w14:paraId="0D45539F" w14:textId="77777777" w:rsidTr="00635481">
        <w:tc>
          <w:tcPr>
            <w:tcW w:w="1791" w:type="dxa"/>
          </w:tcPr>
          <w:p w14:paraId="37F8D863" w14:textId="37A5B4C2" w:rsidR="00642F8E" w:rsidRPr="00615117" w:rsidRDefault="00642F8E" w:rsidP="00642F8E">
            <w:pPr>
              <w:spacing w:line="312" w:lineRule="auto"/>
              <w:ind w:firstLine="0"/>
              <w:rPr>
                <w:rFonts w:cs="Times New Roman"/>
                <w:szCs w:val="26"/>
              </w:rPr>
            </w:pPr>
            <w:r w:rsidRPr="00615117">
              <w:rPr>
                <w:rFonts w:cs="Times New Roman"/>
                <w:szCs w:val="26"/>
              </w:rPr>
              <w:t>Số TK QLHĐ</w:t>
            </w:r>
          </w:p>
        </w:tc>
        <w:tc>
          <w:tcPr>
            <w:tcW w:w="1418" w:type="dxa"/>
          </w:tcPr>
          <w:p w14:paraId="60920D77" w14:textId="6B144094" w:rsidR="00642F8E" w:rsidRPr="00615117" w:rsidRDefault="00642F8E" w:rsidP="00642F8E">
            <w:pPr>
              <w:spacing w:line="312" w:lineRule="auto"/>
              <w:ind w:firstLine="0"/>
              <w:rPr>
                <w:rFonts w:cs="Times New Roman"/>
                <w:szCs w:val="26"/>
              </w:rPr>
            </w:pPr>
            <w:r w:rsidRPr="00615117">
              <w:rPr>
                <w:rFonts w:cs="Times New Roman"/>
                <w:szCs w:val="26"/>
              </w:rPr>
              <w:t>Char</w:t>
            </w:r>
          </w:p>
        </w:tc>
        <w:tc>
          <w:tcPr>
            <w:tcW w:w="567" w:type="dxa"/>
          </w:tcPr>
          <w:p w14:paraId="5E1B78ED" w14:textId="02FE6043" w:rsidR="00642F8E" w:rsidRPr="00615117" w:rsidRDefault="00642F8E" w:rsidP="00642F8E">
            <w:pPr>
              <w:spacing w:line="312" w:lineRule="auto"/>
              <w:ind w:firstLine="0"/>
              <w:rPr>
                <w:rFonts w:cs="Times New Roman"/>
                <w:szCs w:val="26"/>
              </w:rPr>
            </w:pPr>
            <w:r w:rsidRPr="00615117">
              <w:rPr>
                <w:rFonts w:cs="Times New Roman"/>
                <w:szCs w:val="26"/>
              </w:rPr>
              <w:t>35</w:t>
            </w:r>
          </w:p>
        </w:tc>
        <w:tc>
          <w:tcPr>
            <w:tcW w:w="567" w:type="dxa"/>
          </w:tcPr>
          <w:p w14:paraId="5EFB0F1C" w14:textId="73BF8C6E" w:rsidR="00642F8E" w:rsidRPr="00615117" w:rsidRDefault="00642F8E" w:rsidP="00642F8E">
            <w:pPr>
              <w:spacing w:line="312" w:lineRule="auto"/>
              <w:ind w:firstLine="0"/>
              <w:rPr>
                <w:rFonts w:cs="Times New Roman"/>
                <w:szCs w:val="26"/>
              </w:rPr>
            </w:pPr>
            <w:r w:rsidRPr="00615117">
              <w:rPr>
                <w:rFonts w:cs="Times New Roman"/>
                <w:szCs w:val="26"/>
              </w:rPr>
              <w:t> </w:t>
            </w:r>
          </w:p>
        </w:tc>
        <w:tc>
          <w:tcPr>
            <w:tcW w:w="4819" w:type="dxa"/>
          </w:tcPr>
          <w:p w14:paraId="167B4A9B" w14:textId="77777777" w:rsidR="00642F8E" w:rsidRPr="00615117" w:rsidRDefault="00642F8E" w:rsidP="00642F8E">
            <w:pPr>
              <w:spacing w:line="312" w:lineRule="auto"/>
              <w:ind w:firstLine="72"/>
              <w:rPr>
                <w:rFonts w:cs="Times New Roman"/>
                <w:szCs w:val="26"/>
              </w:rPr>
            </w:pPr>
            <w:r w:rsidRPr="00615117">
              <w:rPr>
                <w:rFonts w:cs="Times New Roman"/>
                <w:szCs w:val="26"/>
              </w:rPr>
              <w:t>Trường này cho biết số tài khoản quản lý hợp đồng (số FAC) cụ thể của KH được dùng để phát hành LC này.</w:t>
            </w:r>
          </w:p>
          <w:p w14:paraId="607F9E67" w14:textId="12E9E36B" w:rsidR="00642F8E" w:rsidRPr="00615117" w:rsidRDefault="00642F8E" w:rsidP="00642F8E">
            <w:pPr>
              <w:spacing w:line="312" w:lineRule="auto"/>
              <w:ind w:firstLine="72"/>
              <w:rPr>
                <w:rFonts w:cs="Times New Roman"/>
                <w:szCs w:val="26"/>
                <w:u w:val="single"/>
              </w:rPr>
            </w:pPr>
            <w:r w:rsidRPr="00615117">
              <w:rPr>
                <w:rFonts w:cs="Times New Roman"/>
                <w:szCs w:val="26"/>
              </w:rPr>
              <w:lastRenderedPageBreak/>
              <w:t>Người dùng tự nhập.</w:t>
            </w:r>
          </w:p>
        </w:tc>
        <w:tc>
          <w:tcPr>
            <w:tcW w:w="1418" w:type="dxa"/>
            <w:vAlign w:val="center"/>
          </w:tcPr>
          <w:p w14:paraId="1AECD194" w14:textId="31C641CF"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lastRenderedPageBreak/>
              <w:t>N</w:t>
            </w:r>
          </w:p>
        </w:tc>
        <w:tc>
          <w:tcPr>
            <w:tcW w:w="1418" w:type="dxa"/>
            <w:vAlign w:val="center"/>
          </w:tcPr>
          <w:p w14:paraId="0A30CD6C" w14:textId="1DD7760C"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r>
      <w:tr w:rsidR="00642F8E" w:rsidRPr="00615117" w14:paraId="58D8EB99" w14:textId="77777777" w:rsidTr="00635481">
        <w:tc>
          <w:tcPr>
            <w:tcW w:w="1791" w:type="dxa"/>
          </w:tcPr>
          <w:p w14:paraId="0410A9CC" w14:textId="14D33BDA" w:rsidR="00642F8E" w:rsidRPr="00615117" w:rsidRDefault="00642F8E" w:rsidP="00642F8E">
            <w:pPr>
              <w:spacing w:line="312" w:lineRule="auto"/>
              <w:ind w:firstLine="0"/>
              <w:rPr>
                <w:rFonts w:cs="Times New Roman"/>
                <w:szCs w:val="26"/>
              </w:rPr>
            </w:pPr>
            <w:r w:rsidRPr="00D62801">
              <w:rPr>
                <w:rFonts w:cs="Times New Roman"/>
                <w:szCs w:val="26"/>
              </w:rPr>
              <w:lastRenderedPageBreak/>
              <w:t>Tên hàng hóa</w:t>
            </w:r>
          </w:p>
        </w:tc>
        <w:tc>
          <w:tcPr>
            <w:tcW w:w="1418" w:type="dxa"/>
          </w:tcPr>
          <w:p w14:paraId="0E4EAFAF" w14:textId="06ABE9EC" w:rsidR="00642F8E" w:rsidRPr="00615117" w:rsidRDefault="00642F8E" w:rsidP="00642F8E">
            <w:pPr>
              <w:spacing w:line="312" w:lineRule="auto"/>
              <w:ind w:firstLine="0"/>
              <w:rPr>
                <w:rFonts w:cs="Times New Roman"/>
                <w:szCs w:val="26"/>
              </w:rPr>
            </w:pPr>
            <w:r w:rsidRPr="00D62801">
              <w:rPr>
                <w:rFonts w:cs="Times New Roman"/>
                <w:szCs w:val="26"/>
              </w:rPr>
              <w:t>Nvarchar</w:t>
            </w:r>
          </w:p>
        </w:tc>
        <w:tc>
          <w:tcPr>
            <w:tcW w:w="567" w:type="dxa"/>
          </w:tcPr>
          <w:p w14:paraId="7BB6855E" w14:textId="0C39C067" w:rsidR="00642F8E" w:rsidRPr="00615117" w:rsidRDefault="00642F8E" w:rsidP="00642F8E">
            <w:pPr>
              <w:spacing w:line="312" w:lineRule="auto"/>
              <w:ind w:firstLine="0"/>
              <w:rPr>
                <w:rFonts w:cs="Times New Roman"/>
                <w:szCs w:val="26"/>
              </w:rPr>
            </w:pPr>
            <w:r w:rsidRPr="00D62801">
              <w:rPr>
                <w:rFonts w:cs="Times New Roman"/>
                <w:szCs w:val="26"/>
              </w:rPr>
              <w:t>255</w:t>
            </w:r>
          </w:p>
        </w:tc>
        <w:tc>
          <w:tcPr>
            <w:tcW w:w="567" w:type="dxa"/>
          </w:tcPr>
          <w:p w14:paraId="24275B37" w14:textId="1E96F5B4" w:rsidR="00642F8E" w:rsidRPr="00615117"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205CBC68" w14:textId="77777777" w:rsidR="00642F8E" w:rsidRPr="00615117" w:rsidRDefault="00642F8E" w:rsidP="00642F8E">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Tên hàng hóa:</w:t>
            </w:r>
          </w:p>
          <w:p w14:paraId="20B4963C" w14:textId="77777777" w:rsidR="00642F8E" w:rsidRDefault="00642F8E"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tên của hàng hóa như trong nội dung trường </w:t>
            </w:r>
            <w:r>
              <w:rPr>
                <w:rFonts w:cs="Times New Roman"/>
                <w:color w:val="000000" w:themeColor="text1"/>
                <w:szCs w:val="26"/>
              </w:rPr>
              <w:t>LC</w:t>
            </w:r>
          </w:p>
          <w:p w14:paraId="14E30E65" w14:textId="4AF434F8" w:rsidR="00642F8E" w:rsidRPr="00615117" w:rsidRDefault="00642F8E" w:rsidP="00642F8E">
            <w:pPr>
              <w:spacing w:line="312" w:lineRule="auto"/>
              <w:ind w:firstLine="72"/>
              <w:rPr>
                <w:rFonts w:cs="Times New Roman"/>
                <w:szCs w:val="26"/>
              </w:rPr>
            </w:pPr>
            <w:r w:rsidRPr="00166F57">
              <w:rPr>
                <w:rFonts w:cs="Times New Roman"/>
                <w:szCs w:val="26"/>
              </w:rPr>
              <w:t>Giá trị được trả về từ TF-EE</w:t>
            </w:r>
          </w:p>
        </w:tc>
        <w:tc>
          <w:tcPr>
            <w:tcW w:w="1418" w:type="dxa"/>
          </w:tcPr>
          <w:p w14:paraId="65AC021F" w14:textId="15A0D847"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2DA3967" w14:textId="5695C886"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r>
      <w:tr w:rsidR="00642F8E" w:rsidRPr="00615117" w14:paraId="1DD81884" w14:textId="77777777" w:rsidTr="00635481">
        <w:tc>
          <w:tcPr>
            <w:tcW w:w="1791" w:type="dxa"/>
          </w:tcPr>
          <w:p w14:paraId="25C4DD38" w14:textId="06314052" w:rsidR="00642F8E" w:rsidRPr="00D62801" w:rsidRDefault="00642F8E" w:rsidP="00642F8E">
            <w:pPr>
              <w:spacing w:line="312" w:lineRule="auto"/>
              <w:ind w:firstLine="0"/>
              <w:rPr>
                <w:rFonts w:cs="Times New Roman"/>
                <w:szCs w:val="26"/>
              </w:rPr>
            </w:pPr>
            <w:r w:rsidRPr="00D62801">
              <w:rPr>
                <w:rFonts w:cs="Times New Roman"/>
                <w:szCs w:val="26"/>
              </w:rPr>
              <w:t>Mã hàng hoá</w:t>
            </w:r>
          </w:p>
        </w:tc>
        <w:tc>
          <w:tcPr>
            <w:tcW w:w="1418" w:type="dxa"/>
          </w:tcPr>
          <w:p w14:paraId="0C6775F4" w14:textId="2A7D3E64" w:rsidR="00642F8E" w:rsidRPr="00D62801" w:rsidRDefault="00642F8E" w:rsidP="00642F8E">
            <w:pPr>
              <w:spacing w:line="312" w:lineRule="auto"/>
              <w:ind w:firstLine="0"/>
              <w:rPr>
                <w:rFonts w:cs="Times New Roman"/>
                <w:szCs w:val="26"/>
              </w:rPr>
            </w:pPr>
            <w:r w:rsidRPr="00D62801">
              <w:rPr>
                <w:rFonts w:cs="Times New Roman"/>
                <w:szCs w:val="26"/>
              </w:rPr>
              <w:t>Nvarchar</w:t>
            </w:r>
          </w:p>
        </w:tc>
        <w:tc>
          <w:tcPr>
            <w:tcW w:w="567" w:type="dxa"/>
          </w:tcPr>
          <w:p w14:paraId="7824C57D" w14:textId="21CF4970" w:rsidR="00642F8E" w:rsidRPr="00D62801" w:rsidRDefault="00642F8E" w:rsidP="00642F8E">
            <w:pPr>
              <w:spacing w:line="312" w:lineRule="auto"/>
              <w:ind w:firstLine="0"/>
              <w:rPr>
                <w:rFonts w:cs="Times New Roman"/>
                <w:szCs w:val="26"/>
              </w:rPr>
            </w:pPr>
            <w:r w:rsidRPr="00D62801">
              <w:rPr>
                <w:rFonts w:cs="Times New Roman"/>
                <w:szCs w:val="26"/>
              </w:rPr>
              <w:t>35</w:t>
            </w:r>
          </w:p>
        </w:tc>
        <w:tc>
          <w:tcPr>
            <w:tcW w:w="567" w:type="dxa"/>
          </w:tcPr>
          <w:p w14:paraId="35B940ED" w14:textId="28410FA0" w:rsidR="00642F8E" w:rsidRPr="00D62801" w:rsidRDefault="00642F8E" w:rsidP="00642F8E">
            <w:pPr>
              <w:spacing w:line="312" w:lineRule="auto"/>
              <w:ind w:firstLine="0"/>
              <w:rPr>
                <w:rFonts w:cs="Times New Roman"/>
                <w:szCs w:val="26"/>
              </w:rPr>
            </w:pPr>
            <w:r w:rsidRPr="00D62801">
              <w:rPr>
                <w:rFonts w:cs="Times New Roman"/>
                <w:szCs w:val="26"/>
              </w:rPr>
              <w:t>P</w:t>
            </w:r>
          </w:p>
        </w:tc>
        <w:tc>
          <w:tcPr>
            <w:tcW w:w="4819" w:type="dxa"/>
          </w:tcPr>
          <w:p w14:paraId="630140F8" w14:textId="77777777" w:rsidR="00642F8E" w:rsidRPr="00615117" w:rsidRDefault="00642F8E" w:rsidP="00642F8E">
            <w:pPr>
              <w:spacing w:line="312" w:lineRule="auto"/>
              <w:ind w:firstLine="0"/>
              <w:rPr>
                <w:rFonts w:cs="Times New Roman"/>
                <w:color w:val="000000" w:themeColor="text1"/>
                <w:szCs w:val="26"/>
                <w:u w:val="single"/>
              </w:rPr>
            </w:pPr>
            <w:r>
              <w:rPr>
                <w:rFonts w:cs="Times New Roman"/>
                <w:color w:val="000000" w:themeColor="text1"/>
                <w:szCs w:val="26"/>
                <w:u w:val="single"/>
              </w:rPr>
              <w:t>Mã</w:t>
            </w:r>
            <w:r w:rsidRPr="00615117">
              <w:rPr>
                <w:rFonts w:cs="Times New Roman"/>
                <w:color w:val="000000" w:themeColor="text1"/>
                <w:szCs w:val="26"/>
                <w:u w:val="single"/>
              </w:rPr>
              <w:t xml:space="preserve"> hàng hóa:</w:t>
            </w:r>
          </w:p>
          <w:p w14:paraId="42264DC0" w14:textId="77777777" w:rsidR="00642F8E" w:rsidRDefault="00642F8E"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w:t>
            </w:r>
            <w:r>
              <w:rPr>
                <w:rFonts w:cs="Times New Roman"/>
                <w:color w:val="000000" w:themeColor="text1"/>
                <w:szCs w:val="26"/>
              </w:rPr>
              <w:t>ma</w:t>
            </w:r>
            <w:r w:rsidRPr="00CA1C41">
              <w:rPr>
                <w:rFonts w:cs="Times New Roman"/>
                <w:color w:val="000000" w:themeColor="text1"/>
                <w:szCs w:val="26"/>
              </w:rPr>
              <w:t xml:space="preserve"> của hàng hóa như trong nội dung trường </w:t>
            </w:r>
            <w:r>
              <w:rPr>
                <w:rFonts w:cs="Times New Roman"/>
                <w:color w:val="000000" w:themeColor="text1"/>
                <w:szCs w:val="26"/>
              </w:rPr>
              <w:t>LC</w:t>
            </w:r>
          </w:p>
          <w:p w14:paraId="1EFC88F6" w14:textId="5281888E" w:rsidR="00642F8E" w:rsidRPr="00615117" w:rsidRDefault="00642F8E" w:rsidP="00642F8E">
            <w:pPr>
              <w:spacing w:line="312" w:lineRule="auto"/>
              <w:ind w:firstLine="0"/>
              <w:rPr>
                <w:rFonts w:cs="Times New Roman"/>
                <w:color w:val="000000" w:themeColor="text1"/>
                <w:szCs w:val="26"/>
                <w:u w:val="single"/>
              </w:rPr>
            </w:pPr>
            <w:r w:rsidRPr="00695CE0">
              <w:rPr>
                <w:rFonts w:cs="Times New Roman"/>
                <w:szCs w:val="26"/>
              </w:rPr>
              <w:t>Giá trị được trả về từ TF-EE</w:t>
            </w:r>
          </w:p>
        </w:tc>
        <w:tc>
          <w:tcPr>
            <w:tcW w:w="1418" w:type="dxa"/>
          </w:tcPr>
          <w:p w14:paraId="591EF612" w14:textId="4E608634"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3D2ECEE" w14:textId="680951D4"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r>
      <w:tr w:rsidR="00642F8E" w:rsidRPr="00615117" w14:paraId="7622772C" w14:textId="77777777" w:rsidTr="00635481">
        <w:tc>
          <w:tcPr>
            <w:tcW w:w="1791" w:type="dxa"/>
          </w:tcPr>
          <w:p w14:paraId="00AA1EAA" w14:textId="2342BB5D" w:rsidR="00642F8E" w:rsidRPr="00D62801" w:rsidRDefault="00642F8E" w:rsidP="00642F8E">
            <w:pPr>
              <w:spacing w:line="312" w:lineRule="auto"/>
              <w:ind w:firstLine="0"/>
              <w:rPr>
                <w:rFonts w:cs="Times New Roman"/>
                <w:szCs w:val="26"/>
              </w:rPr>
            </w:pPr>
            <w:r w:rsidRPr="00D62801">
              <w:rPr>
                <w:rFonts w:cs="Times New Roman"/>
                <w:szCs w:val="26"/>
              </w:rPr>
              <w:t>Thông tin khác</w:t>
            </w:r>
          </w:p>
        </w:tc>
        <w:tc>
          <w:tcPr>
            <w:tcW w:w="1418" w:type="dxa"/>
          </w:tcPr>
          <w:p w14:paraId="196703A7" w14:textId="521A934F" w:rsidR="00642F8E" w:rsidRPr="00D62801" w:rsidRDefault="00642F8E" w:rsidP="00642F8E">
            <w:pPr>
              <w:spacing w:line="312" w:lineRule="auto"/>
              <w:ind w:firstLine="0"/>
              <w:rPr>
                <w:rFonts w:cs="Times New Roman"/>
                <w:szCs w:val="26"/>
              </w:rPr>
            </w:pPr>
            <w:r w:rsidRPr="00D62801">
              <w:rPr>
                <w:rFonts w:cs="Times New Roman"/>
                <w:szCs w:val="26"/>
              </w:rPr>
              <w:t>Nvarchar</w:t>
            </w:r>
          </w:p>
        </w:tc>
        <w:tc>
          <w:tcPr>
            <w:tcW w:w="567" w:type="dxa"/>
          </w:tcPr>
          <w:p w14:paraId="2003D15F" w14:textId="60922433" w:rsidR="00642F8E" w:rsidRPr="00D62801" w:rsidRDefault="00642F8E" w:rsidP="00642F8E">
            <w:pPr>
              <w:spacing w:line="312" w:lineRule="auto"/>
              <w:ind w:firstLine="0"/>
              <w:rPr>
                <w:rFonts w:cs="Times New Roman"/>
                <w:szCs w:val="26"/>
              </w:rPr>
            </w:pPr>
            <w:r w:rsidRPr="00D62801">
              <w:rPr>
                <w:rFonts w:cs="Times New Roman"/>
                <w:szCs w:val="26"/>
              </w:rPr>
              <w:t>255</w:t>
            </w:r>
          </w:p>
        </w:tc>
        <w:tc>
          <w:tcPr>
            <w:tcW w:w="567" w:type="dxa"/>
          </w:tcPr>
          <w:p w14:paraId="4D83F53A" w14:textId="6183A4F2" w:rsidR="00642F8E" w:rsidRPr="00D62801" w:rsidRDefault="00642F8E" w:rsidP="00642F8E">
            <w:pPr>
              <w:spacing w:line="312" w:lineRule="auto"/>
              <w:ind w:firstLine="0"/>
              <w:rPr>
                <w:rFonts w:cs="Times New Roman"/>
                <w:szCs w:val="26"/>
              </w:rPr>
            </w:pPr>
            <w:r w:rsidRPr="00D62801">
              <w:rPr>
                <w:rFonts w:cs="Times New Roman"/>
                <w:szCs w:val="26"/>
              </w:rPr>
              <w:t>O</w:t>
            </w:r>
          </w:p>
        </w:tc>
        <w:tc>
          <w:tcPr>
            <w:tcW w:w="4819" w:type="dxa"/>
          </w:tcPr>
          <w:p w14:paraId="125BD1C0" w14:textId="77777777" w:rsidR="00642F8E" w:rsidRPr="00615117" w:rsidRDefault="00642F8E" w:rsidP="00642F8E">
            <w:pPr>
              <w:spacing w:line="312" w:lineRule="auto"/>
              <w:ind w:firstLine="0"/>
              <w:rPr>
                <w:rFonts w:cs="Times New Roman"/>
                <w:szCs w:val="26"/>
                <w:u w:val="single"/>
              </w:rPr>
            </w:pPr>
            <w:r w:rsidRPr="00615117">
              <w:rPr>
                <w:rFonts w:cs="Times New Roman"/>
                <w:szCs w:val="26"/>
                <w:u w:val="single"/>
              </w:rPr>
              <w:t>Thông tin khác:</w:t>
            </w:r>
          </w:p>
          <w:p w14:paraId="678A7390" w14:textId="77777777" w:rsidR="00642F8E" w:rsidRDefault="00642F8E" w:rsidP="00724F94">
            <w:pPr>
              <w:pStyle w:val="ListParagraph"/>
              <w:numPr>
                <w:ilvl w:val="0"/>
                <w:numId w:val="6"/>
              </w:numPr>
              <w:spacing w:line="312" w:lineRule="auto"/>
              <w:rPr>
                <w:rFonts w:cs="Times New Roman"/>
                <w:szCs w:val="26"/>
              </w:rPr>
            </w:pPr>
            <w:r>
              <w:rPr>
                <w:rFonts w:cs="Times New Roman"/>
                <w:szCs w:val="26"/>
              </w:rPr>
              <w:t>Thể hiện thông tin khác của giao dịch</w:t>
            </w:r>
          </w:p>
          <w:p w14:paraId="5A638DBE" w14:textId="458039B9" w:rsidR="00642F8E" w:rsidRDefault="00642F8E" w:rsidP="00642F8E">
            <w:pPr>
              <w:spacing w:line="312" w:lineRule="auto"/>
              <w:ind w:firstLine="0"/>
              <w:rPr>
                <w:rFonts w:cs="Times New Roman"/>
                <w:color w:val="000000" w:themeColor="text1"/>
                <w:szCs w:val="26"/>
                <w:u w:val="single"/>
              </w:rPr>
            </w:pPr>
            <w:r w:rsidRPr="00FB08F7">
              <w:rPr>
                <w:rFonts w:cs="Times New Roman"/>
                <w:szCs w:val="26"/>
              </w:rPr>
              <w:t>Cho phép nhập liệu thủ công</w:t>
            </w:r>
          </w:p>
        </w:tc>
        <w:tc>
          <w:tcPr>
            <w:tcW w:w="1418" w:type="dxa"/>
          </w:tcPr>
          <w:p w14:paraId="3841A81C" w14:textId="633342F3" w:rsidR="00642F8E" w:rsidRDefault="00642F8E"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49DB1E33" w14:textId="77777777" w:rsidR="00642F8E" w:rsidRDefault="00642F8E" w:rsidP="00642F8E">
            <w:pPr>
              <w:spacing w:line="312" w:lineRule="auto"/>
              <w:ind w:firstLine="0"/>
              <w:rPr>
                <w:rFonts w:cs="Times New Roman"/>
                <w:i/>
                <w:color w:val="0070C0"/>
                <w:sz w:val="20"/>
                <w:szCs w:val="26"/>
              </w:rPr>
            </w:pPr>
          </w:p>
        </w:tc>
      </w:tr>
      <w:tr w:rsidR="0024139D" w:rsidRPr="00615117" w14:paraId="54979DE7" w14:textId="77777777" w:rsidTr="00626CED">
        <w:tc>
          <w:tcPr>
            <w:tcW w:w="1791" w:type="dxa"/>
          </w:tcPr>
          <w:p w14:paraId="21DA8888" w14:textId="77777777" w:rsidR="0024139D" w:rsidRPr="00B6398F" w:rsidRDefault="0024139D" w:rsidP="00626CED">
            <w:pPr>
              <w:spacing w:line="312" w:lineRule="auto"/>
              <w:ind w:firstLine="0"/>
              <w:rPr>
                <w:rFonts w:cs="Times New Roman"/>
                <w:color w:val="FF0000"/>
                <w:szCs w:val="26"/>
              </w:rPr>
            </w:pPr>
            <w:r>
              <w:rPr>
                <w:rFonts w:cs="Times New Roman"/>
                <w:color w:val="FF0000"/>
                <w:szCs w:val="26"/>
              </w:rPr>
              <w:t>Tình trạng hoạt động</w:t>
            </w:r>
          </w:p>
          <w:p w14:paraId="5D095EE3" w14:textId="57B48593" w:rsidR="0024139D" w:rsidRPr="00D62801" w:rsidRDefault="0024139D" w:rsidP="00642F8E">
            <w:pPr>
              <w:spacing w:line="312" w:lineRule="auto"/>
              <w:ind w:firstLine="0"/>
              <w:rPr>
                <w:rFonts w:cs="Times New Roman"/>
                <w:szCs w:val="26"/>
              </w:rPr>
            </w:pPr>
            <w:r w:rsidRPr="00B6398F">
              <w:rPr>
                <w:rFonts w:cs="Times New Roman"/>
                <w:i/>
                <w:szCs w:val="26"/>
              </w:rPr>
              <w:t>(Tên cũ: Trạng thái)</w:t>
            </w:r>
          </w:p>
        </w:tc>
        <w:tc>
          <w:tcPr>
            <w:tcW w:w="1418" w:type="dxa"/>
          </w:tcPr>
          <w:p w14:paraId="4B8A092C" w14:textId="43752CC6" w:rsidR="0024139D" w:rsidRPr="00D62801" w:rsidRDefault="0024139D" w:rsidP="00642F8E">
            <w:pPr>
              <w:spacing w:line="312" w:lineRule="auto"/>
              <w:ind w:firstLine="0"/>
              <w:rPr>
                <w:rFonts w:cs="Times New Roman"/>
                <w:szCs w:val="26"/>
              </w:rPr>
            </w:pPr>
            <w:r w:rsidRPr="00615117">
              <w:rPr>
                <w:rFonts w:cs="Times New Roman"/>
                <w:szCs w:val="26"/>
              </w:rPr>
              <w:t>Nvarchar</w:t>
            </w:r>
          </w:p>
        </w:tc>
        <w:tc>
          <w:tcPr>
            <w:tcW w:w="567" w:type="dxa"/>
          </w:tcPr>
          <w:p w14:paraId="098ECD9B" w14:textId="01436FA4" w:rsidR="0024139D" w:rsidRPr="00D62801" w:rsidRDefault="0024139D" w:rsidP="00642F8E">
            <w:pPr>
              <w:spacing w:line="312" w:lineRule="auto"/>
              <w:ind w:firstLine="0"/>
              <w:rPr>
                <w:rFonts w:cs="Times New Roman"/>
                <w:szCs w:val="26"/>
              </w:rPr>
            </w:pPr>
            <w:r>
              <w:rPr>
                <w:rFonts w:cs="Times New Roman"/>
                <w:szCs w:val="26"/>
              </w:rPr>
              <w:t>15</w:t>
            </w:r>
          </w:p>
        </w:tc>
        <w:tc>
          <w:tcPr>
            <w:tcW w:w="567" w:type="dxa"/>
          </w:tcPr>
          <w:p w14:paraId="46726702" w14:textId="131E938A" w:rsidR="0024139D" w:rsidRPr="00D62801" w:rsidRDefault="0024139D" w:rsidP="00642F8E">
            <w:pPr>
              <w:spacing w:line="312" w:lineRule="auto"/>
              <w:ind w:firstLine="0"/>
              <w:rPr>
                <w:rFonts w:cs="Times New Roman"/>
                <w:szCs w:val="26"/>
              </w:rPr>
            </w:pPr>
            <w:r>
              <w:rPr>
                <w:rFonts w:cs="Times New Roman"/>
                <w:color w:val="FF0000"/>
                <w:szCs w:val="26"/>
              </w:rPr>
              <w:t>P</w:t>
            </w:r>
          </w:p>
        </w:tc>
        <w:tc>
          <w:tcPr>
            <w:tcW w:w="4819" w:type="dxa"/>
          </w:tcPr>
          <w:p w14:paraId="170EC803" w14:textId="77777777" w:rsidR="0024139D" w:rsidRDefault="0024139D" w:rsidP="00626CED">
            <w:pPr>
              <w:spacing w:line="312" w:lineRule="auto"/>
              <w:ind w:firstLine="0"/>
              <w:rPr>
                <w:rFonts w:cs="Times New Roman"/>
                <w:szCs w:val="26"/>
                <w:u w:val="single"/>
              </w:rPr>
            </w:pPr>
            <w:r>
              <w:rPr>
                <w:rFonts w:cs="Times New Roman"/>
                <w:szCs w:val="26"/>
                <w:u w:val="single"/>
              </w:rPr>
              <w:t>Tình trạng hoạt động:</w:t>
            </w:r>
          </w:p>
          <w:p w14:paraId="2D1BE6E2" w14:textId="77777777" w:rsidR="0024139D" w:rsidRDefault="0024139D"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trạng thái giao dịch</w:t>
            </w:r>
            <w:r w:rsidRPr="00264AFF">
              <w:rPr>
                <w:rFonts w:cs="Times New Roman"/>
                <w:szCs w:val="26"/>
              </w:rPr>
              <w:t xml:space="preserve"> trả về từ </w:t>
            </w:r>
            <w:r>
              <w:rPr>
                <w:rFonts w:cs="Times New Roman"/>
                <w:szCs w:val="26"/>
              </w:rPr>
              <w:t>TF-</w:t>
            </w:r>
            <w:r w:rsidRPr="00264AFF">
              <w:rPr>
                <w:rFonts w:cs="Times New Roman"/>
                <w:szCs w:val="26"/>
              </w:rPr>
              <w:t>EE</w:t>
            </w:r>
            <w:r>
              <w:rPr>
                <w:rFonts w:cs="Times New Roman"/>
                <w:szCs w:val="26"/>
                <w:u w:val="single"/>
              </w:rPr>
              <w:t xml:space="preserve"> </w:t>
            </w:r>
          </w:p>
          <w:p w14:paraId="2DE69E4E" w14:textId="22752862" w:rsidR="0024139D" w:rsidRPr="00615117" w:rsidRDefault="0024139D" w:rsidP="00642F8E">
            <w:pPr>
              <w:spacing w:line="312" w:lineRule="auto"/>
              <w:ind w:firstLine="0"/>
              <w:rPr>
                <w:rFonts w:cs="Times New Roman"/>
                <w:szCs w:val="26"/>
                <w:u w:val="single"/>
              </w:rPr>
            </w:pPr>
            <w:r>
              <w:rPr>
                <w:rFonts w:cs="Times New Roman"/>
                <w:szCs w:val="26"/>
                <w:u w:val="single"/>
              </w:rPr>
              <w:t>Các lựa chọn: Đang hoạt động, Đóng</w:t>
            </w:r>
          </w:p>
        </w:tc>
        <w:tc>
          <w:tcPr>
            <w:tcW w:w="1418" w:type="dxa"/>
            <w:vAlign w:val="center"/>
          </w:tcPr>
          <w:p w14:paraId="0353E35E" w14:textId="039B033F" w:rsidR="0024139D" w:rsidRDefault="0024139D" w:rsidP="00642F8E">
            <w:pPr>
              <w:spacing w:line="312" w:lineRule="auto"/>
              <w:ind w:firstLine="0"/>
              <w:rPr>
                <w:rFonts w:cs="Times New Roman"/>
                <w:i/>
                <w:color w:val="0070C0"/>
                <w:sz w:val="20"/>
                <w:szCs w:val="26"/>
              </w:rPr>
            </w:pPr>
            <w:r>
              <w:rPr>
                <w:rFonts w:cs="Times New Roman"/>
                <w:szCs w:val="26"/>
                <w:u w:val="single"/>
              </w:rPr>
              <w:t>Y</w:t>
            </w:r>
          </w:p>
        </w:tc>
        <w:tc>
          <w:tcPr>
            <w:tcW w:w="1418" w:type="dxa"/>
            <w:vAlign w:val="center"/>
          </w:tcPr>
          <w:p w14:paraId="44463622" w14:textId="6CD8363A" w:rsidR="0024139D" w:rsidRDefault="0024139D" w:rsidP="00642F8E">
            <w:pPr>
              <w:spacing w:line="312" w:lineRule="auto"/>
              <w:ind w:firstLine="0"/>
              <w:rPr>
                <w:rFonts w:cs="Times New Roman"/>
                <w:i/>
                <w:color w:val="0070C0"/>
                <w:sz w:val="20"/>
                <w:szCs w:val="26"/>
              </w:rPr>
            </w:pPr>
            <w:r>
              <w:rPr>
                <w:rFonts w:cs="Times New Roman"/>
                <w:szCs w:val="26"/>
                <w:u w:val="single"/>
              </w:rPr>
              <w:t>N</w:t>
            </w:r>
          </w:p>
        </w:tc>
      </w:tr>
      <w:tr w:rsidR="0024139D" w:rsidRPr="00615117" w14:paraId="195E736B" w14:textId="77777777" w:rsidTr="00635481">
        <w:tc>
          <w:tcPr>
            <w:tcW w:w="1791" w:type="dxa"/>
          </w:tcPr>
          <w:p w14:paraId="1D9429B9" w14:textId="577E9C39" w:rsidR="0024139D" w:rsidRPr="00D62801" w:rsidRDefault="0024139D" w:rsidP="00642F8E">
            <w:pPr>
              <w:spacing w:line="312" w:lineRule="auto"/>
              <w:ind w:firstLine="0"/>
              <w:rPr>
                <w:rFonts w:cs="Times New Roman"/>
                <w:szCs w:val="26"/>
              </w:rPr>
            </w:pPr>
            <w:r w:rsidRPr="00D62801">
              <w:rPr>
                <w:rFonts w:cs="Times New Roman"/>
                <w:szCs w:val="26"/>
              </w:rPr>
              <w:t>Trạng thái hồ sơ</w:t>
            </w:r>
          </w:p>
        </w:tc>
        <w:tc>
          <w:tcPr>
            <w:tcW w:w="1418" w:type="dxa"/>
          </w:tcPr>
          <w:p w14:paraId="58115235" w14:textId="77777777" w:rsidR="0024139D" w:rsidRPr="00D62801" w:rsidRDefault="0024139D" w:rsidP="00642F8E">
            <w:pPr>
              <w:spacing w:line="312" w:lineRule="auto"/>
              <w:ind w:firstLine="0"/>
              <w:rPr>
                <w:rFonts w:cs="Times New Roman"/>
                <w:szCs w:val="26"/>
              </w:rPr>
            </w:pPr>
          </w:p>
        </w:tc>
        <w:tc>
          <w:tcPr>
            <w:tcW w:w="567" w:type="dxa"/>
          </w:tcPr>
          <w:p w14:paraId="2B8B9758" w14:textId="77777777" w:rsidR="0024139D" w:rsidRPr="00D62801" w:rsidRDefault="0024139D" w:rsidP="00642F8E">
            <w:pPr>
              <w:spacing w:line="312" w:lineRule="auto"/>
              <w:ind w:firstLine="0"/>
              <w:rPr>
                <w:rFonts w:cs="Times New Roman"/>
                <w:szCs w:val="26"/>
              </w:rPr>
            </w:pPr>
          </w:p>
        </w:tc>
        <w:tc>
          <w:tcPr>
            <w:tcW w:w="567" w:type="dxa"/>
          </w:tcPr>
          <w:p w14:paraId="2539C783" w14:textId="2F3C1412"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2EDAB674" w14:textId="77777777" w:rsidR="0024139D" w:rsidRDefault="0024139D" w:rsidP="00642F8E">
            <w:pPr>
              <w:spacing w:line="312" w:lineRule="auto"/>
              <w:ind w:firstLine="0"/>
              <w:rPr>
                <w:rFonts w:cs="Times New Roman"/>
                <w:szCs w:val="26"/>
                <w:u w:val="single"/>
              </w:rPr>
            </w:pPr>
            <w:r>
              <w:rPr>
                <w:rFonts w:cs="Times New Roman"/>
                <w:szCs w:val="26"/>
                <w:u w:val="single"/>
              </w:rPr>
              <w:t>Trạng thái hồ sơ:</w:t>
            </w:r>
          </w:p>
          <w:p w14:paraId="179657A9" w14:textId="77777777" w:rsidR="0024139D" w:rsidRDefault="0024139D" w:rsidP="00724F94">
            <w:pPr>
              <w:pStyle w:val="ListParagraph"/>
              <w:numPr>
                <w:ilvl w:val="0"/>
                <w:numId w:val="6"/>
              </w:numPr>
              <w:spacing w:line="312" w:lineRule="auto"/>
              <w:rPr>
                <w:rFonts w:cs="Times New Roman"/>
                <w:szCs w:val="26"/>
                <w:u w:val="single"/>
              </w:rPr>
            </w:pPr>
            <w:r>
              <w:rPr>
                <w:rFonts w:cs="Times New Roman"/>
                <w:szCs w:val="26"/>
              </w:rPr>
              <w:t>Thể hiện trạng thái giao dịch trả về từ TF-EE</w:t>
            </w:r>
            <w:r>
              <w:rPr>
                <w:rFonts w:cs="Times New Roman"/>
                <w:szCs w:val="26"/>
                <w:u w:val="single"/>
              </w:rPr>
              <w:t xml:space="preserve"> </w:t>
            </w:r>
          </w:p>
          <w:tbl>
            <w:tblPr>
              <w:tblStyle w:val="TableGrid"/>
              <w:tblW w:w="4193" w:type="dxa"/>
              <w:tblInd w:w="392" w:type="dxa"/>
              <w:tblLayout w:type="fixed"/>
              <w:tblLook w:val="04A0" w:firstRow="1" w:lastRow="0" w:firstColumn="1" w:lastColumn="0" w:noHBand="0" w:noVBand="1"/>
            </w:tblPr>
            <w:tblGrid>
              <w:gridCol w:w="721"/>
              <w:gridCol w:w="1008"/>
              <w:gridCol w:w="2464"/>
            </w:tblGrid>
            <w:tr w:rsidR="0024139D" w14:paraId="57B36CEB" w14:textId="77777777" w:rsidTr="00635481">
              <w:trPr>
                <w:trHeight w:val="817"/>
              </w:trPr>
              <w:tc>
                <w:tcPr>
                  <w:tcW w:w="721" w:type="dxa"/>
                  <w:tcBorders>
                    <w:top w:val="single" w:sz="4" w:space="0" w:color="auto"/>
                    <w:left w:val="single" w:sz="4" w:space="0" w:color="auto"/>
                    <w:bottom w:val="single" w:sz="4" w:space="0" w:color="auto"/>
                    <w:right w:val="single" w:sz="4" w:space="0" w:color="auto"/>
                  </w:tcBorders>
                  <w:hideMark/>
                </w:tcPr>
                <w:p w14:paraId="7DADA7DC" w14:textId="77777777" w:rsidR="0024139D" w:rsidRPr="00C658AA" w:rsidRDefault="0024139D" w:rsidP="00642F8E">
                  <w:pPr>
                    <w:ind w:firstLine="0"/>
                    <w:rPr>
                      <w:sz w:val="18"/>
                    </w:rPr>
                  </w:pPr>
                  <w:r w:rsidRPr="00C658AA">
                    <w:rPr>
                      <w:sz w:val="18"/>
                    </w:rPr>
                    <w:t>Trạng thái</w:t>
                  </w:r>
                </w:p>
              </w:tc>
              <w:tc>
                <w:tcPr>
                  <w:tcW w:w="1008" w:type="dxa"/>
                  <w:tcBorders>
                    <w:top w:val="single" w:sz="4" w:space="0" w:color="auto"/>
                    <w:left w:val="single" w:sz="4" w:space="0" w:color="auto"/>
                    <w:bottom w:val="single" w:sz="4" w:space="0" w:color="auto"/>
                    <w:right w:val="single" w:sz="4" w:space="0" w:color="auto"/>
                  </w:tcBorders>
                  <w:hideMark/>
                </w:tcPr>
                <w:p w14:paraId="0A0DAF57" w14:textId="77777777" w:rsidR="0024139D" w:rsidRPr="00C658AA" w:rsidRDefault="0024139D" w:rsidP="00642F8E">
                  <w:pPr>
                    <w:ind w:firstLine="0"/>
                    <w:rPr>
                      <w:sz w:val="18"/>
                    </w:rPr>
                  </w:pPr>
                  <w:r w:rsidRPr="00C658AA">
                    <w:rPr>
                      <w:sz w:val="18"/>
                    </w:rPr>
                    <w:t>Tiếng Anh</w:t>
                  </w:r>
                </w:p>
              </w:tc>
              <w:tc>
                <w:tcPr>
                  <w:tcW w:w="2464" w:type="dxa"/>
                  <w:tcBorders>
                    <w:top w:val="single" w:sz="4" w:space="0" w:color="auto"/>
                    <w:left w:val="single" w:sz="4" w:space="0" w:color="auto"/>
                    <w:bottom w:val="single" w:sz="4" w:space="0" w:color="auto"/>
                    <w:right w:val="single" w:sz="4" w:space="0" w:color="auto"/>
                  </w:tcBorders>
                  <w:hideMark/>
                </w:tcPr>
                <w:p w14:paraId="4A0C5F5E" w14:textId="77777777" w:rsidR="0024139D" w:rsidRPr="00C658AA" w:rsidRDefault="0024139D" w:rsidP="00642F8E">
                  <w:pPr>
                    <w:ind w:firstLine="0"/>
                    <w:rPr>
                      <w:sz w:val="18"/>
                    </w:rPr>
                  </w:pPr>
                  <w:r w:rsidRPr="00C658AA">
                    <w:rPr>
                      <w:sz w:val="18"/>
                    </w:rPr>
                    <w:t>Tiếng Việt</w:t>
                  </w:r>
                </w:p>
              </w:tc>
            </w:tr>
            <w:tr w:rsidR="0024139D" w14:paraId="6A54D55C" w14:textId="77777777" w:rsidTr="00635481">
              <w:trPr>
                <w:trHeight w:val="408"/>
              </w:trPr>
              <w:tc>
                <w:tcPr>
                  <w:tcW w:w="721" w:type="dxa"/>
                  <w:tcBorders>
                    <w:top w:val="single" w:sz="4" w:space="0" w:color="auto"/>
                    <w:left w:val="single" w:sz="4" w:space="0" w:color="auto"/>
                    <w:bottom w:val="single" w:sz="4" w:space="0" w:color="auto"/>
                    <w:right w:val="single" w:sz="4" w:space="0" w:color="auto"/>
                  </w:tcBorders>
                  <w:hideMark/>
                </w:tcPr>
                <w:p w14:paraId="1966500F" w14:textId="77777777" w:rsidR="0024139D" w:rsidRPr="00C658AA" w:rsidRDefault="0024139D" w:rsidP="00642F8E">
                  <w:pPr>
                    <w:ind w:firstLine="0"/>
                    <w:rPr>
                      <w:sz w:val="18"/>
                    </w:rPr>
                  </w:pPr>
                  <w:r w:rsidRPr="00C658AA">
                    <w:rPr>
                      <w:sz w:val="18"/>
                    </w:rPr>
                    <w:t>N</w:t>
                  </w:r>
                </w:p>
              </w:tc>
              <w:tc>
                <w:tcPr>
                  <w:tcW w:w="1008" w:type="dxa"/>
                  <w:tcBorders>
                    <w:top w:val="single" w:sz="4" w:space="0" w:color="auto"/>
                    <w:left w:val="single" w:sz="4" w:space="0" w:color="auto"/>
                    <w:bottom w:val="single" w:sz="4" w:space="0" w:color="auto"/>
                    <w:right w:val="single" w:sz="4" w:space="0" w:color="auto"/>
                  </w:tcBorders>
                  <w:hideMark/>
                </w:tcPr>
                <w:p w14:paraId="051A1D61" w14:textId="77777777" w:rsidR="0024139D" w:rsidRPr="00C658AA" w:rsidRDefault="0024139D" w:rsidP="00642F8E">
                  <w:pPr>
                    <w:ind w:firstLine="0"/>
                    <w:rPr>
                      <w:sz w:val="18"/>
                    </w:rPr>
                  </w:pPr>
                  <w:r w:rsidRPr="00C658AA">
                    <w:rPr>
                      <w:sz w:val="18"/>
                    </w:rPr>
                    <w:t>New</w:t>
                  </w:r>
                </w:p>
              </w:tc>
              <w:tc>
                <w:tcPr>
                  <w:tcW w:w="2464" w:type="dxa"/>
                  <w:tcBorders>
                    <w:top w:val="single" w:sz="4" w:space="0" w:color="auto"/>
                    <w:left w:val="single" w:sz="4" w:space="0" w:color="auto"/>
                    <w:bottom w:val="single" w:sz="4" w:space="0" w:color="auto"/>
                    <w:right w:val="single" w:sz="4" w:space="0" w:color="auto"/>
                  </w:tcBorders>
                  <w:hideMark/>
                </w:tcPr>
                <w:p w14:paraId="55E5C21E" w14:textId="77777777" w:rsidR="0024139D" w:rsidRPr="00C658AA" w:rsidRDefault="0024139D" w:rsidP="00642F8E">
                  <w:pPr>
                    <w:ind w:firstLine="0"/>
                    <w:rPr>
                      <w:sz w:val="18"/>
                    </w:rPr>
                  </w:pPr>
                  <w:r w:rsidRPr="00C658AA">
                    <w:rPr>
                      <w:sz w:val="18"/>
                    </w:rPr>
                    <w:t>Chưa xử lý</w:t>
                  </w:r>
                </w:p>
              </w:tc>
            </w:tr>
            <w:tr w:rsidR="0024139D" w14:paraId="667BD7FD" w14:textId="77777777" w:rsidTr="00635481">
              <w:trPr>
                <w:trHeight w:val="408"/>
              </w:trPr>
              <w:tc>
                <w:tcPr>
                  <w:tcW w:w="721" w:type="dxa"/>
                  <w:tcBorders>
                    <w:top w:val="single" w:sz="4" w:space="0" w:color="auto"/>
                    <w:left w:val="single" w:sz="4" w:space="0" w:color="auto"/>
                    <w:bottom w:val="single" w:sz="4" w:space="0" w:color="auto"/>
                    <w:right w:val="single" w:sz="4" w:space="0" w:color="auto"/>
                  </w:tcBorders>
                  <w:hideMark/>
                </w:tcPr>
                <w:p w14:paraId="538A09CE" w14:textId="77777777" w:rsidR="0024139D" w:rsidRPr="00C658AA" w:rsidRDefault="0024139D" w:rsidP="00642F8E">
                  <w:pPr>
                    <w:ind w:firstLine="0"/>
                    <w:rPr>
                      <w:sz w:val="18"/>
                    </w:rPr>
                  </w:pPr>
                  <w:r w:rsidRPr="00C658AA">
                    <w:rPr>
                      <w:sz w:val="18"/>
                    </w:rPr>
                    <w:t>S</w:t>
                  </w:r>
                </w:p>
              </w:tc>
              <w:tc>
                <w:tcPr>
                  <w:tcW w:w="1008" w:type="dxa"/>
                  <w:tcBorders>
                    <w:top w:val="single" w:sz="4" w:space="0" w:color="auto"/>
                    <w:left w:val="single" w:sz="4" w:space="0" w:color="auto"/>
                    <w:bottom w:val="single" w:sz="4" w:space="0" w:color="auto"/>
                    <w:right w:val="single" w:sz="4" w:space="0" w:color="auto"/>
                  </w:tcBorders>
                  <w:hideMark/>
                </w:tcPr>
                <w:p w14:paraId="71A70670" w14:textId="77777777" w:rsidR="0024139D" w:rsidRPr="00C658AA" w:rsidRDefault="0024139D" w:rsidP="00642F8E">
                  <w:pPr>
                    <w:ind w:firstLine="0"/>
                    <w:rPr>
                      <w:sz w:val="18"/>
                    </w:rPr>
                  </w:pPr>
                  <w:r w:rsidRPr="00C658AA">
                    <w:rPr>
                      <w:sz w:val="18"/>
                    </w:rPr>
                    <w:t>Save</w:t>
                  </w:r>
                </w:p>
              </w:tc>
              <w:tc>
                <w:tcPr>
                  <w:tcW w:w="2464" w:type="dxa"/>
                  <w:tcBorders>
                    <w:top w:val="single" w:sz="4" w:space="0" w:color="auto"/>
                    <w:left w:val="single" w:sz="4" w:space="0" w:color="auto"/>
                    <w:bottom w:val="single" w:sz="4" w:space="0" w:color="auto"/>
                    <w:right w:val="single" w:sz="4" w:space="0" w:color="auto"/>
                  </w:tcBorders>
                  <w:hideMark/>
                </w:tcPr>
                <w:p w14:paraId="2FAEF864" w14:textId="77777777" w:rsidR="0024139D" w:rsidRPr="00C658AA" w:rsidRDefault="0024139D" w:rsidP="00642F8E">
                  <w:pPr>
                    <w:ind w:firstLine="0"/>
                    <w:rPr>
                      <w:sz w:val="18"/>
                    </w:rPr>
                  </w:pPr>
                  <w:r w:rsidRPr="00C658AA">
                    <w:rPr>
                      <w:sz w:val="18"/>
                    </w:rPr>
                    <w:t>Lưu</w:t>
                  </w:r>
                </w:p>
              </w:tc>
            </w:tr>
            <w:tr w:rsidR="0024139D" w14:paraId="613C0794" w14:textId="77777777" w:rsidTr="00635481">
              <w:trPr>
                <w:trHeight w:val="396"/>
              </w:trPr>
              <w:tc>
                <w:tcPr>
                  <w:tcW w:w="721" w:type="dxa"/>
                  <w:tcBorders>
                    <w:top w:val="single" w:sz="4" w:space="0" w:color="auto"/>
                    <w:left w:val="single" w:sz="4" w:space="0" w:color="auto"/>
                    <w:bottom w:val="single" w:sz="4" w:space="0" w:color="auto"/>
                    <w:right w:val="single" w:sz="4" w:space="0" w:color="auto"/>
                  </w:tcBorders>
                  <w:hideMark/>
                </w:tcPr>
                <w:p w14:paraId="3819DF93" w14:textId="77777777" w:rsidR="0024139D" w:rsidRPr="00C658AA" w:rsidRDefault="0024139D" w:rsidP="00642F8E">
                  <w:pPr>
                    <w:ind w:firstLine="0"/>
                    <w:rPr>
                      <w:sz w:val="18"/>
                    </w:rPr>
                  </w:pPr>
                  <w:r w:rsidRPr="00C658AA">
                    <w:rPr>
                      <w:sz w:val="18"/>
                    </w:rPr>
                    <w:t>P</w:t>
                  </w:r>
                </w:p>
              </w:tc>
              <w:tc>
                <w:tcPr>
                  <w:tcW w:w="1008" w:type="dxa"/>
                  <w:tcBorders>
                    <w:top w:val="single" w:sz="4" w:space="0" w:color="auto"/>
                    <w:left w:val="single" w:sz="4" w:space="0" w:color="auto"/>
                    <w:bottom w:val="single" w:sz="4" w:space="0" w:color="auto"/>
                    <w:right w:val="single" w:sz="4" w:space="0" w:color="auto"/>
                  </w:tcBorders>
                  <w:hideMark/>
                </w:tcPr>
                <w:p w14:paraId="53A2DC00" w14:textId="77777777" w:rsidR="0024139D" w:rsidRPr="00C658AA" w:rsidRDefault="0024139D" w:rsidP="00642F8E">
                  <w:pPr>
                    <w:ind w:firstLine="0"/>
                    <w:rPr>
                      <w:sz w:val="18"/>
                    </w:rPr>
                  </w:pPr>
                  <w:r w:rsidRPr="00C658AA">
                    <w:rPr>
                      <w:sz w:val="18"/>
                    </w:rPr>
                    <w:t>Pending</w:t>
                  </w:r>
                </w:p>
              </w:tc>
              <w:tc>
                <w:tcPr>
                  <w:tcW w:w="2464" w:type="dxa"/>
                  <w:tcBorders>
                    <w:top w:val="single" w:sz="4" w:space="0" w:color="auto"/>
                    <w:left w:val="single" w:sz="4" w:space="0" w:color="auto"/>
                    <w:bottom w:val="single" w:sz="4" w:space="0" w:color="auto"/>
                    <w:right w:val="single" w:sz="4" w:space="0" w:color="auto"/>
                  </w:tcBorders>
                  <w:hideMark/>
                </w:tcPr>
                <w:p w14:paraId="29DEBE6C" w14:textId="77777777" w:rsidR="0024139D" w:rsidRPr="00C658AA" w:rsidRDefault="0024139D" w:rsidP="00642F8E">
                  <w:pPr>
                    <w:ind w:firstLine="0"/>
                    <w:rPr>
                      <w:sz w:val="18"/>
                    </w:rPr>
                  </w:pPr>
                  <w:r w:rsidRPr="00C658AA">
                    <w:rPr>
                      <w:sz w:val="18"/>
                    </w:rPr>
                    <w:t>Chờ phê duyệt</w:t>
                  </w:r>
                </w:p>
              </w:tc>
            </w:tr>
            <w:tr w:rsidR="0024139D" w14:paraId="4979214F" w14:textId="77777777" w:rsidTr="00635481">
              <w:trPr>
                <w:trHeight w:val="817"/>
              </w:trPr>
              <w:tc>
                <w:tcPr>
                  <w:tcW w:w="721" w:type="dxa"/>
                  <w:tcBorders>
                    <w:top w:val="single" w:sz="4" w:space="0" w:color="auto"/>
                    <w:left w:val="single" w:sz="4" w:space="0" w:color="auto"/>
                    <w:bottom w:val="single" w:sz="4" w:space="0" w:color="auto"/>
                    <w:right w:val="single" w:sz="4" w:space="0" w:color="auto"/>
                  </w:tcBorders>
                  <w:hideMark/>
                </w:tcPr>
                <w:p w14:paraId="56FBAA81" w14:textId="77777777" w:rsidR="0024139D" w:rsidRPr="00C658AA" w:rsidRDefault="0024139D" w:rsidP="00642F8E">
                  <w:pPr>
                    <w:ind w:firstLine="0"/>
                    <w:rPr>
                      <w:sz w:val="18"/>
                    </w:rPr>
                  </w:pPr>
                  <w:r w:rsidRPr="00C658AA">
                    <w:rPr>
                      <w:sz w:val="18"/>
                    </w:rPr>
                    <w:t>R</w:t>
                  </w:r>
                </w:p>
              </w:tc>
              <w:tc>
                <w:tcPr>
                  <w:tcW w:w="1008" w:type="dxa"/>
                  <w:tcBorders>
                    <w:top w:val="single" w:sz="4" w:space="0" w:color="auto"/>
                    <w:left w:val="single" w:sz="4" w:space="0" w:color="auto"/>
                    <w:bottom w:val="single" w:sz="4" w:space="0" w:color="auto"/>
                    <w:right w:val="single" w:sz="4" w:space="0" w:color="auto"/>
                  </w:tcBorders>
                  <w:hideMark/>
                </w:tcPr>
                <w:p w14:paraId="0FC90CBB" w14:textId="77777777" w:rsidR="0024139D" w:rsidRPr="00C658AA" w:rsidRDefault="0024139D" w:rsidP="00642F8E">
                  <w:pPr>
                    <w:ind w:firstLine="0"/>
                    <w:rPr>
                      <w:sz w:val="18"/>
                    </w:rPr>
                  </w:pPr>
                  <w:r w:rsidRPr="00C658AA">
                    <w:rPr>
                      <w:sz w:val="18"/>
                    </w:rPr>
                    <w:t>Reject</w:t>
                  </w:r>
                </w:p>
              </w:tc>
              <w:tc>
                <w:tcPr>
                  <w:tcW w:w="2464" w:type="dxa"/>
                  <w:tcBorders>
                    <w:top w:val="single" w:sz="4" w:space="0" w:color="auto"/>
                    <w:left w:val="single" w:sz="4" w:space="0" w:color="auto"/>
                    <w:bottom w:val="single" w:sz="4" w:space="0" w:color="auto"/>
                    <w:right w:val="single" w:sz="4" w:space="0" w:color="auto"/>
                  </w:tcBorders>
                  <w:hideMark/>
                </w:tcPr>
                <w:p w14:paraId="2EFA0AB2" w14:textId="77777777" w:rsidR="0024139D" w:rsidRPr="00C658AA" w:rsidRDefault="0024139D" w:rsidP="00642F8E">
                  <w:pPr>
                    <w:ind w:firstLine="0"/>
                    <w:rPr>
                      <w:sz w:val="18"/>
                    </w:rPr>
                  </w:pPr>
                  <w:r w:rsidRPr="00C658AA">
                    <w:rPr>
                      <w:sz w:val="18"/>
                    </w:rPr>
                    <w:t>Từ chối phê duyệt</w:t>
                  </w:r>
                </w:p>
              </w:tc>
            </w:tr>
            <w:tr w:rsidR="0024139D" w14:paraId="47D98397" w14:textId="77777777" w:rsidTr="00635481">
              <w:trPr>
                <w:trHeight w:val="421"/>
              </w:trPr>
              <w:tc>
                <w:tcPr>
                  <w:tcW w:w="721" w:type="dxa"/>
                  <w:tcBorders>
                    <w:top w:val="single" w:sz="4" w:space="0" w:color="auto"/>
                    <w:left w:val="single" w:sz="4" w:space="0" w:color="auto"/>
                    <w:bottom w:val="single" w:sz="4" w:space="0" w:color="auto"/>
                    <w:right w:val="single" w:sz="4" w:space="0" w:color="auto"/>
                  </w:tcBorders>
                  <w:hideMark/>
                </w:tcPr>
                <w:p w14:paraId="46FFBAF3" w14:textId="77777777" w:rsidR="0024139D" w:rsidRPr="00C658AA" w:rsidRDefault="0024139D" w:rsidP="00642F8E">
                  <w:pPr>
                    <w:ind w:firstLine="0"/>
                    <w:rPr>
                      <w:sz w:val="18"/>
                    </w:rPr>
                  </w:pPr>
                  <w:r w:rsidRPr="00C658AA">
                    <w:rPr>
                      <w:sz w:val="18"/>
                    </w:rPr>
                    <w:t>M</w:t>
                  </w:r>
                </w:p>
              </w:tc>
              <w:tc>
                <w:tcPr>
                  <w:tcW w:w="1008" w:type="dxa"/>
                  <w:tcBorders>
                    <w:top w:val="single" w:sz="4" w:space="0" w:color="auto"/>
                    <w:left w:val="single" w:sz="4" w:space="0" w:color="auto"/>
                    <w:bottom w:val="single" w:sz="4" w:space="0" w:color="auto"/>
                    <w:right w:val="single" w:sz="4" w:space="0" w:color="auto"/>
                  </w:tcBorders>
                  <w:hideMark/>
                </w:tcPr>
                <w:p w14:paraId="5BB3E1A7" w14:textId="77777777" w:rsidR="0024139D" w:rsidRPr="00C658AA" w:rsidRDefault="0024139D" w:rsidP="00642F8E">
                  <w:pPr>
                    <w:ind w:firstLine="0"/>
                    <w:rPr>
                      <w:sz w:val="18"/>
                    </w:rPr>
                  </w:pPr>
                  <w:r w:rsidRPr="00C658AA">
                    <w:rPr>
                      <w:sz w:val="18"/>
                    </w:rPr>
                    <w:t>Master</w:t>
                  </w:r>
                </w:p>
              </w:tc>
              <w:tc>
                <w:tcPr>
                  <w:tcW w:w="2464" w:type="dxa"/>
                  <w:tcBorders>
                    <w:top w:val="single" w:sz="4" w:space="0" w:color="auto"/>
                    <w:left w:val="single" w:sz="4" w:space="0" w:color="auto"/>
                    <w:bottom w:val="single" w:sz="4" w:space="0" w:color="auto"/>
                    <w:right w:val="single" w:sz="4" w:space="0" w:color="auto"/>
                  </w:tcBorders>
                  <w:hideMark/>
                </w:tcPr>
                <w:p w14:paraId="1EE4BAA8" w14:textId="77777777" w:rsidR="0024139D" w:rsidRPr="00C658AA" w:rsidRDefault="0024139D" w:rsidP="00642F8E">
                  <w:pPr>
                    <w:ind w:firstLine="0"/>
                    <w:rPr>
                      <w:sz w:val="18"/>
                    </w:rPr>
                  </w:pPr>
                  <w:r w:rsidRPr="00C658AA">
                    <w:rPr>
                      <w:sz w:val="18"/>
                    </w:rPr>
                    <w:t>Đã xử lý</w:t>
                  </w:r>
                </w:p>
              </w:tc>
            </w:tr>
          </w:tbl>
          <w:p w14:paraId="34A7BD70" w14:textId="77777777" w:rsidR="0024139D" w:rsidRPr="00615117" w:rsidRDefault="0024139D" w:rsidP="00642F8E">
            <w:pPr>
              <w:spacing w:line="312" w:lineRule="auto"/>
              <w:ind w:firstLine="0"/>
              <w:rPr>
                <w:rFonts w:cs="Times New Roman"/>
                <w:szCs w:val="26"/>
                <w:u w:val="single"/>
              </w:rPr>
            </w:pPr>
          </w:p>
        </w:tc>
        <w:tc>
          <w:tcPr>
            <w:tcW w:w="1418" w:type="dxa"/>
          </w:tcPr>
          <w:p w14:paraId="221B4B27" w14:textId="7E9A1969"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0C1EEC5D" w14:textId="78CDBE03"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456659D" w14:textId="77777777" w:rsidTr="00635481">
        <w:tc>
          <w:tcPr>
            <w:tcW w:w="1791" w:type="dxa"/>
          </w:tcPr>
          <w:p w14:paraId="5B06D2EE" w14:textId="318522E2" w:rsidR="0024139D" w:rsidRPr="00D62801" w:rsidRDefault="0024139D" w:rsidP="00642F8E">
            <w:pPr>
              <w:spacing w:line="312" w:lineRule="auto"/>
              <w:ind w:firstLine="0"/>
              <w:rPr>
                <w:rFonts w:cs="Times New Roman"/>
                <w:szCs w:val="26"/>
              </w:rPr>
            </w:pPr>
            <w:r w:rsidRPr="00D62801">
              <w:rPr>
                <w:rFonts w:cs="Times New Roman"/>
                <w:szCs w:val="26"/>
              </w:rPr>
              <w:t>Sự kiện</w:t>
            </w:r>
          </w:p>
        </w:tc>
        <w:tc>
          <w:tcPr>
            <w:tcW w:w="1418" w:type="dxa"/>
          </w:tcPr>
          <w:p w14:paraId="2FD6E1A2" w14:textId="5B9812D7" w:rsidR="0024139D" w:rsidRPr="00D62801" w:rsidRDefault="0024139D" w:rsidP="00642F8E">
            <w:pPr>
              <w:spacing w:line="312" w:lineRule="auto"/>
              <w:ind w:firstLine="0"/>
              <w:rPr>
                <w:rFonts w:cs="Times New Roman"/>
                <w:szCs w:val="26"/>
              </w:rPr>
            </w:pPr>
            <w:r w:rsidRPr="00D62801">
              <w:rPr>
                <w:rFonts w:cs="Times New Roman"/>
                <w:szCs w:val="26"/>
              </w:rPr>
              <w:t>Nvarchar</w:t>
            </w:r>
          </w:p>
        </w:tc>
        <w:tc>
          <w:tcPr>
            <w:tcW w:w="567" w:type="dxa"/>
          </w:tcPr>
          <w:p w14:paraId="619AD047" w14:textId="74179AAB" w:rsidR="0024139D" w:rsidRPr="00D62801" w:rsidRDefault="0024139D" w:rsidP="00642F8E">
            <w:pPr>
              <w:spacing w:line="312" w:lineRule="auto"/>
              <w:ind w:firstLine="0"/>
              <w:rPr>
                <w:rFonts w:cs="Times New Roman"/>
                <w:szCs w:val="26"/>
              </w:rPr>
            </w:pPr>
            <w:r w:rsidRPr="00D62801">
              <w:rPr>
                <w:rFonts w:cs="Times New Roman"/>
                <w:szCs w:val="26"/>
              </w:rPr>
              <w:t>200</w:t>
            </w:r>
          </w:p>
        </w:tc>
        <w:tc>
          <w:tcPr>
            <w:tcW w:w="567" w:type="dxa"/>
          </w:tcPr>
          <w:p w14:paraId="0B351820" w14:textId="489586C9"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2B609FD1" w14:textId="77777777" w:rsidR="0024139D" w:rsidRDefault="0024139D" w:rsidP="00642F8E">
            <w:pPr>
              <w:spacing w:line="312" w:lineRule="auto"/>
              <w:ind w:firstLine="0"/>
              <w:rPr>
                <w:rFonts w:cs="Times New Roman"/>
                <w:szCs w:val="26"/>
                <w:u w:val="single"/>
              </w:rPr>
            </w:pPr>
            <w:r>
              <w:rPr>
                <w:rFonts w:cs="Times New Roman"/>
                <w:szCs w:val="26"/>
                <w:u w:val="single"/>
              </w:rPr>
              <w:t>Sự kiện giao dịch:</w:t>
            </w:r>
          </w:p>
          <w:p w14:paraId="34DFE3C0" w14:textId="77777777" w:rsidR="0024139D" w:rsidRDefault="0024139D" w:rsidP="00724F94">
            <w:pPr>
              <w:pStyle w:val="ListParagraph"/>
              <w:numPr>
                <w:ilvl w:val="0"/>
                <w:numId w:val="6"/>
              </w:numPr>
              <w:spacing w:line="312" w:lineRule="auto"/>
              <w:rPr>
                <w:rFonts w:cs="Times New Roman"/>
                <w:szCs w:val="26"/>
              </w:rPr>
            </w:pPr>
            <w:r>
              <w:rPr>
                <w:rFonts w:cs="Times New Roman"/>
                <w:szCs w:val="26"/>
              </w:rPr>
              <w:t>Thể hiện diễn giải của sự kiện nhận về tương ứng từ hệ thống nguồn TF-EE</w:t>
            </w:r>
          </w:p>
          <w:p w14:paraId="0EEB3F6C" w14:textId="0C3119E4" w:rsidR="0024139D" w:rsidRDefault="0024139D" w:rsidP="00642F8E">
            <w:pPr>
              <w:spacing w:line="312" w:lineRule="auto"/>
              <w:ind w:firstLine="0"/>
              <w:rPr>
                <w:rFonts w:cs="Times New Roman"/>
                <w:szCs w:val="26"/>
                <w:u w:val="single"/>
              </w:rPr>
            </w:pPr>
            <w:r w:rsidRPr="005C0F28">
              <w:rPr>
                <w:rFonts w:cs="Times New Roman"/>
                <w:szCs w:val="26"/>
              </w:rPr>
              <w:lastRenderedPageBreak/>
              <w:t>Tham chiếu Bảng diễn giải sự kiện bên dưới</w:t>
            </w:r>
          </w:p>
        </w:tc>
        <w:tc>
          <w:tcPr>
            <w:tcW w:w="1418" w:type="dxa"/>
          </w:tcPr>
          <w:p w14:paraId="71ECC3C2" w14:textId="52BAEAD6"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lastRenderedPageBreak/>
              <w:t>N</w:t>
            </w:r>
          </w:p>
        </w:tc>
        <w:tc>
          <w:tcPr>
            <w:tcW w:w="1418" w:type="dxa"/>
          </w:tcPr>
          <w:p w14:paraId="231EEC27" w14:textId="67CFF79F"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23FE9F52" w14:textId="77777777" w:rsidTr="00635481">
        <w:tc>
          <w:tcPr>
            <w:tcW w:w="1791" w:type="dxa"/>
          </w:tcPr>
          <w:p w14:paraId="0CB2300B" w14:textId="7A32E042" w:rsidR="0024139D" w:rsidRPr="00D62801" w:rsidRDefault="0024139D" w:rsidP="00642F8E">
            <w:pPr>
              <w:spacing w:line="312" w:lineRule="auto"/>
              <w:ind w:firstLine="0"/>
              <w:rPr>
                <w:rFonts w:cs="Times New Roman"/>
                <w:szCs w:val="26"/>
              </w:rPr>
            </w:pPr>
            <w:r w:rsidRPr="00D62801">
              <w:rPr>
                <w:rFonts w:cs="Times New Roman"/>
                <w:szCs w:val="26"/>
              </w:rPr>
              <w:lastRenderedPageBreak/>
              <w:t>STT sự kiện</w:t>
            </w:r>
          </w:p>
        </w:tc>
        <w:tc>
          <w:tcPr>
            <w:tcW w:w="1418" w:type="dxa"/>
          </w:tcPr>
          <w:p w14:paraId="2AE9D636" w14:textId="0CD22B28" w:rsidR="0024139D" w:rsidRPr="00D62801" w:rsidRDefault="0024139D" w:rsidP="00642F8E">
            <w:pPr>
              <w:spacing w:line="312" w:lineRule="auto"/>
              <w:ind w:firstLine="0"/>
              <w:rPr>
                <w:rFonts w:cs="Times New Roman"/>
                <w:szCs w:val="26"/>
              </w:rPr>
            </w:pPr>
            <w:r w:rsidRPr="00D62801">
              <w:rPr>
                <w:rFonts w:cs="Times New Roman"/>
                <w:szCs w:val="26"/>
              </w:rPr>
              <w:t>Nvarchar</w:t>
            </w:r>
          </w:p>
        </w:tc>
        <w:tc>
          <w:tcPr>
            <w:tcW w:w="567" w:type="dxa"/>
          </w:tcPr>
          <w:p w14:paraId="67CBA2A4" w14:textId="75CE55A6" w:rsidR="0024139D" w:rsidRPr="00D62801" w:rsidRDefault="0024139D" w:rsidP="00642F8E">
            <w:pPr>
              <w:spacing w:line="312" w:lineRule="auto"/>
              <w:ind w:firstLine="0"/>
              <w:rPr>
                <w:rFonts w:cs="Times New Roman"/>
                <w:szCs w:val="26"/>
              </w:rPr>
            </w:pPr>
            <w:r w:rsidRPr="00D62801">
              <w:rPr>
                <w:rFonts w:cs="Times New Roman"/>
                <w:szCs w:val="26"/>
              </w:rPr>
              <w:t>3</w:t>
            </w:r>
          </w:p>
        </w:tc>
        <w:tc>
          <w:tcPr>
            <w:tcW w:w="567" w:type="dxa"/>
          </w:tcPr>
          <w:p w14:paraId="0A2B634B" w14:textId="07B8C362"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562C46AA" w14:textId="77777777" w:rsidR="0024139D" w:rsidRDefault="0024139D" w:rsidP="00642F8E">
            <w:pPr>
              <w:spacing w:line="312" w:lineRule="auto"/>
              <w:ind w:firstLine="0"/>
              <w:rPr>
                <w:rFonts w:cs="Times New Roman"/>
                <w:szCs w:val="26"/>
                <w:u w:val="single"/>
              </w:rPr>
            </w:pPr>
            <w:r>
              <w:rPr>
                <w:rFonts w:cs="Times New Roman"/>
                <w:szCs w:val="26"/>
                <w:u w:val="single"/>
              </w:rPr>
              <w:t>Số thứ tự sự kiện</w:t>
            </w:r>
          </w:p>
          <w:p w14:paraId="3D8CF56F" w14:textId="7B9FCD35" w:rsidR="0024139D" w:rsidRDefault="0024139D" w:rsidP="00642F8E">
            <w:pPr>
              <w:spacing w:line="312" w:lineRule="auto"/>
              <w:ind w:firstLine="0"/>
              <w:rPr>
                <w:rFonts w:cs="Times New Roman"/>
                <w:szCs w:val="26"/>
                <w:u w:val="single"/>
              </w:rPr>
            </w:pPr>
            <w:r>
              <w:rPr>
                <w:rFonts w:cs="Times New Roman"/>
                <w:szCs w:val="26"/>
              </w:rPr>
              <w:t>Hệ thống tự động sinh số thứ tự của sự kiện căn cứ theo điều kiện cùng Số LC và tương ứng với thứ tự ngày giờ phê duyệt EE.</w:t>
            </w:r>
          </w:p>
        </w:tc>
        <w:tc>
          <w:tcPr>
            <w:tcW w:w="1418" w:type="dxa"/>
          </w:tcPr>
          <w:p w14:paraId="63B07E36" w14:textId="3C906835"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04E6C41F" w14:textId="0AFAA022"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46A6490C" w14:textId="77777777" w:rsidTr="00635481">
        <w:tc>
          <w:tcPr>
            <w:tcW w:w="1791" w:type="dxa"/>
          </w:tcPr>
          <w:p w14:paraId="5C39B757" w14:textId="744D2AAC" w:rsidR="0024139D" w:rsidRPr="00D62801" w:rsidRDefault="0024139D" w:rsidP="00642F8E">
            <w:pPr>
              <w:spacing w:line="312" w:lineRule="auto"/>
              <w:ind w:firstLine="0"/>
              <w:rPr>
                <w:rFonts w:cs="Times New Roman"/>
                <w:szCs w:val="26"/>
              </w:rPr>
            </w:pPr>
            <w:r w:rsidRPr="00D62801">
              <w:rPr>
                <w:rFonts w:cs="Times New Roman"/>
                <w:szCs w:val="26"/>
              </w:rPr>
              <w:t>Nhóm sản phẩm</w:t>
            </w:r>
          </w:p>
        </w:tc>
        <w:tc>
          <w:tcPr>
            <w:tcW w:w="1418" w:type="dxa"/>
          </w:tcPr>
          <w:p w14:paraId="2D3B6231" w14:textId="4F6AF61B" w:rsidR="0024139D" w:rsidRPr="00D62801" w:rsidRDefault="0024139D" w:rsidP="00642F8E">
            <w:pPr>
              <w:spacing w:line="312" w:lineRule="auto"/>
              <w:ind w:firstLine="0"/>
              <w:rPr>
                <w:rFonts w:cs="Times New Roman"/>
                <w:szCs w:val="26"/>
              </w:rPr>
            </w:pPr>
            <w:r w:rsidRPr="00D62801">
              <w:rPr>
                <w:rFonts w:cs="Times New Roman"/>
                <w:szCs w:val="26"/>
              </w:rPr>
              <w:t>nChar</w:t>
            </w:r>
          </w:p>
        </w:tc>
        <w:tc>
          <w:tcPr>
            <w:tcW w:w="567" w:type="dxa"/>
          </w:tcPr>
          <w:p w14:paraId="5A32C69E" w14:textId="77777777" w:rsidR="0024139D" w:rsidRPr="00D62801" w:rsidRDefault="0024139D" w:rsidP="00642F8E">
            <w:pPr>
              <w:spacing w:line="312" w:lineRule="auto"/>
              <w:ind w:firstLine="0"/>
              <w:rPr>
                <w:rFonts w:cs="Times New Roman"/>
                <w:szCs w:val="26"/>
              </w:rPr>
            </w:pPr>
          </w:p>
        </w:tc>
        <w:tc>
          <w:tcPr>
            <w:tcW w:w="567" w:type="dxa"/>
          </w:tcPr>
          <w:p w14:paraId="68FA8CEA" w14:textId="557039C2" w:rsidR="0024139D" w:rsidRPr="00D62801" w:rsidRDefault="0024139D" w:rsidP="00642F8E">
            <w:pPr>
              <w:spacing w:line="312" w:lineRule="auto"/>
              <w:ind w:firstLine="0"/>
              <w:rPr>
                <w:rFonts w:cs="Times New Roman"/>
                <w:szCs w:val="26"/>
              </w:rPr>
            </w:pPr>
            <w:r w:rsidRPr="00D62801">
              <w:rPr>
                <w:rFonts w:cs="Times New Roman"/>
                <w:szCs w:val="26"/>
              </w:rPr>
              <w:t>H</w:t>
            </w:r>
          </w:p>
        </w:tc>
        <w:tc>
          <w:tcPr>
            <w:tcW w:w="4819" w:type="dxa"/>
          </w:tcPr>
          <w:p w14:paraId="4D649A0C" w14:textId="77777777" w:rsidR="0024139D" w:rsidRDefault="0024139D" w:rsidP="00642F8E">
            <w:pPr>
              <w:spacing w:line="312" w:lineRule="auto"/>
              <w:ind w:firstLine="0"/>
              <w:rPr>
                <w:rFonts w:cs="Times New Roman"/>
                <w:szCs w:val="26"/>
                <w:u w:val="single"/>
              </w:rPr>
            </w:pPr>
            <w:r>
              <w:rPr>
                <w:rFonts w:cs="Times New Roman"/>
                <w:szCs w:val="26"/>
                <w:u w:val="single"/>
              </w:rPr>
              <w:t>Nhóm sản phẩm</w:t>
            </w:r>
          </w:p>
          <w:p w14:paraId="27769EA5" w14:textId="77777777" w:rsidR="0024139D" w:rsidRDefault="0024139D" w:rsidP="00724F94">
            <w:pPr>
              <w:pStyle w:val="ListParagraph"/>
              <w:numPr>
                <w:ilvl w:val="0"/>
                <w:numId w:val="6"/>
              </w:numPr>
              <w:spacing w:line="312" w:lineRule="auto"/>
              <w:jc w:val="both"/>
              <w:rPr>
                <w:rFonts w:cs="Times New Roman"/>
                <w:szCs w:val="26"/>
              </w:rPr>
            </w:pPr>
            <w:r>
              <w:rPr>
                <w:rFonts w:cs="Times New Roman"/>
                <w:szCs w:val="26"/>
              </w:rPr>
              <w:t>Trường thông tin phục vụ báo cáo, không hiển thị trên màn hình</w:t>
            </w:r>
          </w:p>
          <w:p w14:paraId="6EFCCDF6" w14:textId="0CB0E315" w:rsidR="0024139D" w:rsidRDefault="0024139D" w:rsidP="00642F8E">
            <w:pPr>
              <w:spacing w:line="312" w:lineRule="auto"/>
              <w:ind w:firstLine="0"/>
              <w:rPr>
                <w:rFonts w:cs="Times New Roman"/>
                <w:szCs w:val="26"/>
                <w:u w:val="single"/>
              </w:rPr>
            </w:pPr>
            <w:r>
              <w:rPr>
                <w:rFonts w:cs="Times New Roman"/>
                <w:szCs w:val="26"/>
              </w:rPr>
              <w:t xml:space="preserve">Mặc định giá trị: </w:t>
            </w:r>
            <w:r>
              <w:rPr>
                <w:rFonts w:cs="Times New Roman"/>
                <w:b/>
                <w:szCs w:val="26"/>
              </w:rPr>
              <w:t>IMPORT</w:t>
            </w:r>
          </w:p>
        </w:tc>
        <w:tc>
          <w:tcPr>
            <w:tcW w:w="1418" w:type="dxa"/>
          </w:tcPr>
          <w:p w14:paraId="73765837" w14:textId="79044683"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1E232DF1" w14:textId="3411FE09"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A0CA244" w14:textId="77777777" w:rsidTr="00635481">
        <w:tc>
          <w:tcPr>
            <w:tcW w:w="1791" w:type="dxa"/>
          </w:tcPr>
          <w:p w14:paraId="056B96DB" w14:textId="51BA031D" w:rsidR="0024139D" w:rsidRPr="00D62801" w:rsidRDefault="0024139D" w:rsidP="00642F8E">
            <w:pPr>
              <w:spacing w:line="312" w:lineRule="auto"/>
              <w:ind w:firstLine="0"/>
              <w:rPr>
                <w:rFonts w:cs="Times New Roman"/>
                <w:szCs w:val="26"/>
              </w:rPr>
            </w:pPr>
            <w:r w:rsidRPr="00D62801">
              <w:rPr>
                <w:rFonts w:cs="Times New Roman"/>
                <w:szCs w:val="26"/>
              </w:rPr>
              <w:t>Mã sản phẩm</w:t>
            </w:r>
          </w:p>
        </w:tc>
        <w:tc>
          <w:tcPr>
            <w:tcW w:w="1418" w:type="dxa"/>
          </w:tcPr>
          <w:p w14:paraId="0B8711B9" w14:textId="6816457A" w:rsidR="0024139D" w:rsidRPr="00D62801" w:rsidRDefault="0024139D" w:rsidP="00642F8E">
            <w:pPr>
              <w:spacing w:line="312" w:lineRule="auto"/>
              <w:ind w:firstLine="0"/>
              <w:rPr>
                <w:rFonts w:cs="Times New Roman"/>
                <w:szCs w:val="26"/>
              </w:rPr>
            </w:pPr>
            <w:r w:rsidRPr="00D62801">
              <w:rPr>
                <w:rFonts w:cs="Times New Roman"/>
                <w:szCs w:val="26"/>
              </w:rPr>
              <w:t>nChar</w:t>
            </w:r>
          </w:p>
        </w:tc>
        <w:tc>
          <w:tcPr>
            <w:tcW w:w="567" w:type="dxa"/>
          </w:tcPr>
          <w:p w14:paraId="57BFA898" w14:textId="39744046" w:rsidR="0024139D" w:rsidRPr="00D62801" w:rsidRDefault="0024139D" w:rsidP="00642F8E">
            <w:pPr>
              <w:spacing w:line="312" w:lineRule="auto"/>
              <w:ind w:firstLine="0"/>
              <w:rPr>
                <w:rFonts w:cs="Times New Roman"/>
                <w:szCs w:val="26"/>
              </w:rPr>
            </w:pPr>
            <w:r w:rsidRPr="00D62801">
              <w:rPr>
                <w:rFonts w:cs="Times New Roman"/>
                <w:szCs w:val="26"/>
              </w:rPr>
              <w:t>2</w:t>
            </w:r>
          </w:p>
        </w:tc>
        <w:tc>
          <w:tcPr>
            <w:tcW w:w="567" w:type="dxa"/>
          </w:tcPr>
          <w:p w14:paraId="6EB3A682" w14:textId="3BD286EF" w:rsidR="0024139D" w:rsidRPr="00D62801" w:rsidRDefault="0024139D" w:rsidP="00642F8E">
            <w:pPr>
              <w:spacing w:line="312" w:lineRule="auto"/>
              <w:ind w:firstLine="0"/>
              <w:rPr>
                <w:rFonts w:cs="Times New Roman"/>
                <w:szCs w:val="26"/>
              </w:rPr>
            </w:pPr>
            <w:r w:rsidRPr="00D62801">
              <w:rPr>
                <w:rFonts w:cs="Times New Roman"/>
                <w:szCs w:val="26"/>
              </w:rPr>
              <w:t>H</w:t>
            </w:r>
          </w:p>
        </w:tc>
        <w:tc>
          <w:tcPr>
            <w:tcW w:w="4819" w:type="dxa"/>
          </w:tcPr>
          <w:p w14:paraId="168F5FEF" w14:textId="77777777" w:rsidR="0024139D" w:rsidRDefault="0024139D" w:rsidP="00642F8E">
            <w:pPr>
              <w:spacing w:line="312" w:lineRule="auto"/>
              <w:ind w:firstLine="0"/>
              <w:rPr>
                <w:rFonts w:cs="Times New Roman"/>
                <w:szCs w:val="26"/>
                <w:u w:val="single"/>
              </w:rPr>
            </w:pPr>
            <w:r>
              <w:rPr>
                <w:rFonts w:cs="Times New Roman"/>
                <w:szCs w:val="26"/>
                <w:u w:val="single"/>
              </w:rPr>
              <w:t>Mã sản phẩm</w:t>
            </w:r>
          </w:p>
          <w:p w14:paraId="156016E3" w14:textId="77777777" w:rsidR="0024139D" w:rsidRDefault="0024139D" w:rsidP="00724F94">
            <w:pPr>
              <w:pStyle w:val="ListParagraph"/>
              <w:numPr>
                <w:ilvl w:val="0"/>
                <w:numId w:val="6"/>
              </w:numPr>
              <w:spacing w:line="312" w:lineRule="auto"/>
              <w:jc w:val="both"/>
              <w:rPr>
                <w:rFonts w:cs="Times New Roman"/>
                <w:szCs w:val="26"/>
              </w:rPr>
            </w:pPr>
            <w:r>
              <w:rPr>
                <w:rFonts w:cs="Times New Roman"/>
                <w:szCs w:val="26"/>
              </w:rPr>
              <w:t>Trường thông tin phục vụ báo cáo, không hiển thị trên màn hình</w:t>
            </w:r>
          </w:p>
          <w:p w14:paraId="7D07BA84" w14:textId="225ACBBF" w:rsidR="0024139D" w:rsidRDefault="0024139D" w:rsidP="00642F8E">
            <w:pPr>
              <w:spacing w:line="312" w:lineRule="auto"/>
              <w:ind w:firstLine="0"/>
              <w:rPr>
                <w:rFonts w:cs="Times New Roman"/>
                <w:szCs w:val="26"/>
                <w:u w:val="single"/>
              </w:rPr>
            </w:pPr>
            <w:r>
              <w:rPr>
                <w:rFonts w:cs="Times New Roman"/>
                <w:szCs w:val="26"/>
              </w:rPr>
              <w:t xml:space="preserve">Mặc định giá trị: </w:t>
            </w:r>
            <w:r>
              <w:rPr>
                <w:rFonts w:cs="Times New Roman"/>
                <w:b/>
                <w:szCs w:val="26"/>
              </w:rPr>
              <w:t>IL</w:t>
            </w:r>
          </w:p>
        </w:tc>
        <w:tc>
          <w:tcPr>
            <w:tcW w:w="1418" w:type="dxa"/>
          </w:tcPr>
          <w:p w14:paraId="2C8B4C5F" w14:textId="10472A98"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76FD9A12" w14:textId="1539B248"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21A08DEF" w14:textId="77777777" w:rsidTr="00635481">
        <w:tc>
          <w:tcPr>
            <w:tcW w:w="9162" w:type="dxa"/>
            <w:gridSpan w:val="5"/>
          </w:tcPr>
          <w:p w14:paraId="3B0961F8" w14:textId="77777777" w:rsidR="0024139D" w:rsidRDefault="0024139D" w:rsidP="00642F8E">
            <w:pPr>
              <w:spacing w:line="312" w:lineRule="auto"/>
              <w:ind w:firstLine="0"/>
              <w:rPr>
                <w:rFonts w:cs="Times New Roman"/>
                <w:b/>
                <w:color w:val="FF0000"/>
                <w:szCs w:val="26"/>
              </w:rPr>
            </w:pPr>
            <w:r w:rsidRPr="0061546F">
              <w:rPr>
                <w:rFonts w:cs="Times New Roman"/>
                <w:b/>
                <w:color w:val="FF0000"/>
                <w:szCs w:val="26"/>
              </w:rPr>
              <w:t xml:space="preserve">2. </w:t>
            </w:r>
            <w:r>
              <w:rPr>
                <w:rFonts w:cs="Times New Roman"/>
                <w:b/>
                <w:color w:val="FF0000"/>
                <w:szCs w:val="26"/>
              </w:rPr>
              <w:t>S</w:t>
            </w:r>
            <w:r w:rsidRPr="0061546F">
              <w:rPr>
                <w:rFonts w:cs="Times New Roman"/>
                <w:b/>
                <w:color w:val="FF0000"/>
                <w:szCs w:val="26"/>
              </w:rPr>
              <w:t>ự kiện</w:t>
            </w:r>
            <w:r>
              <w:rPr>
                <w:rFonts w:cs="Times New Roman"/>
                <w:b/>
                <w:color w:val="FF0000"/>
                <w:szCs w:val="26"/>
              </w:rPr>
              <w:t>:</w:t>
            </w:r>
            <w:r w:rsidRPr="0061546F">
              <w:rPr>
                <w:rFonts w:cs="Times New Roman"/>
                <w:b/>
                <w:color w:val="FF0000"/>
                <w:szCs w:val="26"/>
              </w:rPr>
              <w:t xml:space="preserve"> Sửa đổi LC </w:t>
            </w:r>
          </w:p>
          <w:p w14:paraId="09D52BBA" w14:textId="72003730" w:rsidR="0024139D" w:rsidRDefault="0024139D" w:rsidP="00642F8E">
            <w:pPr>
              <w:spacing w:line="312" w:lineRule="auto"/>
              <w:ind w:firstLine="0"/>
              <w:rPr>
                <w:rFonts w:cs="Times New Roman"/>
                <w:szCs w:val="26"/>
                <w:u w:val="single"/>
              </w:rPr>
            </w:pPr>
            <w:r w:rsidRPr="00D62801">
              <w:rPr>
                <w:rFonts w:cs="Times New Roman"/>
                <w:i/>
                <w:color w:val="FF0000"/>
                <w:szCs w:val="26"/>
                <w:u w:val="single"/>
              </w:rPr>
              <w:t>Giống màn hình sự kiện Phát hành LC và hiển thị thêm các trương sau đây:</w:t>
            </w:r>
          </w:p>
        </w:tc>
        <w:tc>
          <w:tcPr>
            <w:tcW w:w="1418" w:type="dxa"/>
          </w:tcPr>
          <w:p w14:paraId="51FB2755" w14:textId="77777777" w:rsidR="0024139D" w:rsidRDefault="0024139D" w:rsidP="00642F8E">
            <w:pPr>
              <w:spacing w:line="312" w:lineRule="auto"/>
              <w:ind w:firstLine="0"/>
              <w:rPr>
                <w:rFonts w:cs="Times New Roman"/>
                <w:i/>
                <w:color w:val="0070C0"/>
                <w:sz w:val="20"/>
                <w:szCs w:val="26"/>
              </w:rPr>
            </w:pPr>
          </w:p>
        </w:tc>
        <w:tc>
          <w:tcPr>
            <w:tcW w:w="1418" w:type="dxa"/>
          </w:tcPr>
          <w:p w14:paraId="2B20BA87" w14:textId="77777777" w:rsidR="0024139D" w:rsidRDefault="0024139D" w:rsidP="00642F8E">
            <w:pPr>
              <w:spacing w:line="312" w:lineRule="auto"/>
              <w:ind w:firstLine="0"/>
              <w:rPr>
                <w:rFonts w:cs="Times New Roman"/>
                <w:i/>
                <w:color w:val="0070C0"/>
                <w:sz w:val="20"/>
                <w:szCs w:val="26"/>
              </w:rPr>
            </w:pPr>
          </w:p>
        </w:tc>
      </w:tr>
      <w:tr w:rsidR="0024139D" w:rsidRPr="00615117" w14:paraId="3C84A6E7" w14:textId="77777777" w:rsidTr="00635481">
        <w:tc>
          <w:tcPr>
            <w:tcW w:w="1791" w:type="dxa"/>
          </w:tcPr>
          <w:p w14:paraId="4C557C7C" w14:textId="4803B3B3" w:rsidR="0024139D" w:rsidRPr="0061546F" w:rsidRDefault="0024139D" w:rsidP="00642F8E">
            <w:pPr>
              <w:spacing w:line="312" w:lineRule="auto"/>
              <w:ind w:firstLine="0"/>
              <w:rPr>
                <w:rFonts w:cs="Times New Roman"/>
                <w:b/>
                <w:color w:val="FF0000"/>
                <w:szCs w:val="26"/>
              </w:rPr>
            </w:pPr>
            <w:r w:rsidRPr="00D62801">
              <w:rPr>
                <w:rFonts w:cs="Times New Roman"/>
                <w:szCs w:val="26"/>
              </w:rPr>
              <w:t>Số tiền tăng</w:t>
            </w:r>
          </w:p>
        </w:tc>
        <w:tc>
          <w:tcPr>
            <w:tcW w:w="1418" w:type="dxa"/>
          </w:tcPr>
          <w:p w14:paraId="0695915E" w14:textId="5111B451" w:rsidR="0024139D" w:rsidRPr="00D62801" w:rsidRDefault="0024139D" w:rsidP="00642F8E">
            <w:pPr>
              <w:spacing w:line="312" w:lineRule="auto"/>
              <w:ind w:firstLine="0"/>
              <w:rPr>
                <w:rFonts w:cs="Times New Roman"/>
                <w:szCs w:val="26"/>
              </w:rPr>
            </w:pPr>
            <w:r w:rsidRPr="00D62801">
              <w:rPr>
                <w:rFonts w:cs="Times New Roman"/>
                <w:szCs w:val="26"/>
              </w:rPr>
              <w:t>Decimal</w:t>
            </w:r>
          </w:p>
        </w:tc>
        <w:tc>
          <w:tcPr>
            <w:tcW w:w="567" w:type="dxa"/>
          </w:tcPr>
          <w:p w14:paraId="32F68157" w14:textId="2F3F5C8C" w:rsidR="0024139D" w:rsidRPr="00D62801" w:rsidRDefault="0024139D" w:rsidP="00642F8E">
            <w:pPr>
              <w:spacing w:line="312" w:lineRule="auto"/>
              <w:ind w:firstLine="0"/>
              <w:rPr>
                <w:rFonts w:cs="Times New Roman"/>
                <w:szCs w:val="26"/>
              </w:rPr>
            </w:pPr>
            <w:r w:rsidRPr="00D62801">
              <w:rPr>
                <w:rFonts w:cs="Times New Roman"/>
                <w:szCs w:val="26"/>
              </w:rPr>
              <w:t>18,3</w:t>
            </w:r>
          </w:p>
        </w:tc>
        <w:tc>
          <w:tcPr>
            <w:tcW w:w="567" w:type="dxa"/>
          </w:tcPr>
          <w:p w14:paraId="35CCB74E" w14:textId="2CCE2786"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7BCF1026" w14:textId="77777777" w:rsidR="0024139D" w:rsidRPr="00D62801" w:rsidRDefault="0024139D" w:rsidP="00642F8E">
            <w:pPr>
              <w:spacing w:line="312" w:lineRule="auto"/>
              <w:ind w:firstLine="0"/>
              <w:rPr>
                <w:rFonts w:cs="Times New Roman"/>
                <w:szCs w:val="26"/>
                <w:u w:val="single"/>
              </w:rPr>
            </w:pPr>
            <w:r w:rsidRPr="00D62801">
              <w:rPr>
                <w:rFonts w:cs="Times New Roman"/>
                <w:szCs w:val="26"/>
                <w:u w:val="single"/>
              </w:rPr>
              <w:t>Số tiền tăng/giảm LC:</w:t>
            </w:r>
          </w:p>
          <w:p w14:paraId="51AB8527" w14:textId="77777777" w:rsidR="0024139D" w:rsidRPr="00D62801" w:rsidRDefault="0024139D" w:rsidP="00724F94">
            <w:pPr>
              <w:pStyle w:val="ListParagraph"/>
              <w:numPr>
                <w:ilvl w:val="0"/>
                <w:numId w:val="6"/>
              </w:numPr>
              <w:spacing w:line="312" w:lineRule="auto"/>
              <w:rPr>
                <w:rFonts w:cs="Times New Roman"/>
                <w:szCs w:val="26"/>
                <w:u w:val="single"/>
              </w:rPr>
            </w:pPr>
            <w:r w:rsidRPr="00D62801">
              <w:rPr>
                <w:rFonts w:cs="Times New Roman"/>
                <w:szCs w:val="26"/>
              </w:rPr>
              <w:t>Thể hiện số tiền tăng của LC</w:t>
            </w:r>
          </w:p>
          <w:p w14:paraId="09A0F6DE" w14:textId="3C20130B" w:rsidR="0024139D" w:rsidRDefault="0024139D" w:rsidP="00642F8E">
            <w:pPr>
              <w:spacing w:line="312" w:lineRule="auto"/>
              <w:ind w:firstLine="0"/>
              <w:rPr>
                <w:rFonts w:cs="Times New Roman"/>
                <w:szCs w:val="26"/>
                <w:u w:val="single"/>
              </w:rPr>
            </w:pPr>
            <w:r w:rsidRPr="00D62801">
              <w:rPr>
                <w:rFonts w:cs="Times New Roman"/>
                <w:szCs w:val="26"/>
              </w:rPr>
              <w:t>Giá trị được trả về từ TF-EE</w:t>
            </w:r>
          </w:p>
        </w:tc>
        <w:tc>
          <w:tcPr>
            <w:tcW w:w="1418" w:type="dxa"/>
          </w:tcPr>
          <w:p w14:paraId="7F2B59B8" w14:textId="358759B9"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3D1DD517" w14:textId="2489E80C"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22205A3E" w14:textId="77777777" w:rsidTr="00635481">
        <w:tc>
          <w:tcPr>
            <w:tcW w:w="1791" w:type="dxa"/>
          </w:tcPr>
          <w:p w14:paraId="64BBD3F8" w14:textId="4E32BACA" w:rsidR="0024139D" w:rsidRPr="00D62801" w:rsidRDefault="0024139D" w:rsidP="00642F8E">
            <w:pPr>
              <w:spacing w:line="312" w:lineRule="auto"/>
              <w:ind w:firstLine="0"/>
              <w:rPr>
                <w:rFonts w:cs="Times New Roman"/>
                <w:szCs w:val="26"/>
              </w:rPr>
            </w:pPr>
            <w:r w:rsidRPr="00D62801">
              <w:rPr>
                <w:rFonts w:cs="Times New Roman"/>
                <w:szCs w:val="26"/>
              </w:rPr>
              <w:t>Số tiền giảm</w:t>
            </w:r>
          </w:p>
        </w:tc>
        <w:tc>
          <w:tcPr>
            <w:tcW w:w="1418" w:type="dxa"/>
          </w:tcPr>
          <w:p w14:paraId="14BFC28A" w14:textId="0B34AF0D" w:rsidR="0024139D" w:rsidRPr="00D62801" w:rsidRDefault="0024139D" w:rsidP="00642F8E">
            <w:pPr>
              <w:spacing w:line="312" w:lineRule="auto"/>
              <w:ind w:firstLine="0"/>
              <w:rPr>
                <w:rFonts w:cs="Times New Roman"/>
                <w:szCs w:val="26"/>
              </w:rPr>
            </w:pPr>
            <w:r w:rsidRPr="00D62801">
              <w:rPr>
                <w:rFonts w:cs="Times New Roman"/>
                <w:szCs w:val="26"/>
              </w:rPr>
              <w:t>Decimal</w:t>
            </w:r>
          </w:p>
        </w:tc>
        <w:tc>
          <w:tcPr>
            <w:tcW w:w="567" w:type="dxa"/>
          </w:tcPr>
          <w:p w14:paraId="1B96DBC3" w14:textId="7F2C4D20" w:rsidR="0024139D" w:rsidRPr="00D62801" w:rsidRDefault="0024139D" w:rsidP="00642F8E">
            <w:pPr>
              <w:spacing w:line="312" w:lineRule="auto"/>
              <w:ind w:firstLine="0"/>
              <w:rPr>
                <w:rFonts w:cs="Times New Roman"/>
                <w:szCs w:val="26"/>
              </w:rPr>
            </w:pPr>
            <w:r w:rsidRPr="00D62801">
              <w:rPr>
                <w:rFonts w:cs="Times New Roman"/>
                <w:szCs w:val="26"/>
              </w:rPr>
              <w:t>18,3</w:t>
            </w:r>
          </w:p>
        </w:tc>
        <w:tc>
          <w:tcPr>
            <w:tcW w:w="567" w:type="dxa"/>
          </w:tcPr>
          <w:p w14:paraId="05798117" w14:textId="6197C8CC"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16FF23D6" w14:textId="77777777" w:rsidR="0024139D" w:rsidRPr="00D62801" w:rsidRDefault="0024139D" w:rsidP="00642F8E">
            <w:pPr>
              <w:spacing w:line="312" w:lineRule="auto"/>
              <w:ind w:firstLine="0"/>
              <w:rPr>
                <w:rFonts w:cs="Times New Roman"/>
                <w:szCs w:val="26"/>
                <w:u w:val="single"/>
              </w:rPr>
            </w:pPr>
            <w:r w:rsidRPr="00D62801">
              <w:rPr>
                <w:rFonts w:cs="Times New Roman"/>
                <w:szCs w:val="26"/>
                <w:u w:val="single"/>
              </w:rPr>
              <w:t>Số tiền tăng/giảm LC:</w:t>
            </w:r>
          </w:p>
          <w:p w14:paraId="550E8788" w14:textId="77777777" w:rsidR="0024139D" w:rsidRPr="00D62801" w:rsidRDefault="0024139D" w:rsidP="00724F94">
            <w:pPr>
              <w:pStyle w:val="ListParagraph"/>
              <w:numPr>
                <w:ilvl w:val="0"/>
                <w:numId w:val="6"/>
              </w:numPr>
              <w:spacing w:line="312" w:lineRule="auto"/>
              <w:rPr>
                <w:rFonts w:cs="Times New Roman"/>
                <w:szCs w:val="26"/>
                <w:u w:val="single"/>
              </w:rPr>
            </w:pPr>
            <w:r w:rsidRPr="00D62801">
              <w:rPr>
                <w:rFonts w:cs="Times New Roman"/>
                <w:szCs w:val="26"/>
              </w:rPr>
              <w:t xml:space="preserve">Thể hiện số tiền giảm của LC </w:t>
            </w:r>
          </w:p>
          <w:p w14:paraId="2159FA24" w14:textId="29724E7D" w:rsidR="0024139D" w:rsidRPr="00D62801" w:rsidRDefault="0024139D" w:rsidP="00642F8E">
            <w:pPr>
              <w:spacing w:line="312" w:lineRule="auto"/>
              <w:ind w:firstLine="0"/>
              <w:rPr>
                <w:rFonts w:cs="Times New Roman"/>
                <w:szCs w:val="26"/>
                <w:u w:val="single"/>
              </w:rPr>
            </w:pPr>
            <w:r w:rsidRPr="00D62801">
              <w:rPr>
                <w:rFonts w:cs="Times New Roman"/>
                <w:szCs w:val="26"/>
              </w:rPr>
              <w:t>Giá trị được trả về từ TF-EE</w:t>
            </w:r>
          </w:p>
        </w:tc>
        <w:tc>
          <w:tcPr>
            <w:tcW w:w="1418" w:type="dxa"/>
          </w:tcPr>
          <w:p w14:paraId="13DE060E" w14:textId="2139E256"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79B0BCC" w14:textId="44ACB750"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466F5219" w14:textId="77777777" w:rsidTr="00635481">
        <w:tc>
          <w:tcPr>
            <w:tcW w:w="1791" w:type="dxa"/>
          </w:tcPr>
          <w:p w14:paraId="0AE4F474" w14:textId="37AD5DD4" w:rsidR="0024139D" w:rsidRPr="00D62801" w:rsidRDefault="0024139D" w:rsidP="00642F8E">
            <w:pPr>
              <w:spacing w:line="312" w:lineRule="auto"/>
              <w:ind w:firstLine="0"/>
              <w:rPr>
                <w:rFonts w:cs="Times New Roman"/>
                <w:szCs w:val="26"/>
              </w:rPr>
            </w:pPr>
            <w:r w:rsidRPr="00D62801">
              <w:rPr>
                <w:rFonts w:cs="Times New Roman"/>
                <w:szCs w:val="26"/>
              </w:rPr>
              <w:t>Số tiền LC mới</w:t>
            </w:r>
          </w:p>
        </w:tc>
        <w:tc>
          <w:tcPr>
            <w:tcW w:w="1418" w:type="dxa"/>
          </w:tcPr>
          <w:p w14:paraId="0C82BE31" w14:textId="10F55234" w:rsidR="0024139D" w:rsidRPr="00D62801" w:rsidRDefault="0024139D" w:rsidP="00642F8E">
            <w:pPr>
              <w:spacing w:line="312" w:lineRule="auto"/>
              <w:ind w:firstLine="0"/>
              <w:rPr>
                <w:rFonts w:cs="Times New Roman"/>
                <w:szCs w:val="26"/>
              </w:rPr>
            </w:pPr>
            <w:r w:rsidRPr="00D62801">
              <w:rPr>
                <w:rFonts w:cs="Times New Roman"/>
                <w:szCs w:val="26"/>
              </w:rPr>
              <w:t>Decimal</w:t>
            </w:r>
          </w:p>
        </w:tc>
        <w:tc>
          <w:tcPr>
            <w:tcW w:w="567" w:type="dxa"/>
          </w:tcPr>
          <w:p w14:paraId="0EC70C2F" w14:textId="2E5F539B" w:rsidR="0024139D" w:rsidRPr="00D62801" w:rsidRDefault="0024139D" w:rsidP="00642F8E">
            <w:pPr>
              <w:spacing w:line="312" w:lineRule="auto"/>
              <w:ind w:firstLine="0"/>
              <w:rPr>
                <w:rFonts w:cs="Times New Roman"/>
                <w:szCs w:val="26"/>
              </w:rPr>
            </w:pPr>
            <w:r w:rsidRPr="00D62801">
              <w:rPr>
                <w:rFonts w:cs="Times New Roman"/>
                <w:szCs w:val="26"/>
              </w:rPr>
              <w:t>18,3</w:t>
            </w:r>
          </w:p>
        </w:tc>
        <w:tc>
          <w:tcPr>
            <w:tcW w:w="567" w:type="dxa"/>
          </w:tcPr>
          <w:p w14:paraId="052B2B43" w14:textId="1A173C6D"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0875D048" w14:textId="77777777" w:rsidR="0024139D" w:rsidRPr="00D62801" w:rsidRDefault="0024139D" w:rsidP="00642F8E">
            <w:pPr>
              <w:spacing w:line="312" w:lineRule="auto"/>
              <w:ind w:firstLine="0"/>
              <w:rPr>
                <w:rFonts w:cs="Times New Roman"/>
                <w:szCs w:val="26"/>
                <w:u w:val="single"/>
                <w:lang w:val="vi-VN"/>
              </w:rPr>
            </w:pPr>
            <w:r w:rsidRPr="00D62801">
              <w:rPr>
                <w:rFonts w:cs="Times New Roman"/>
                <w:szCs w:val="26"/>
                <w:u w:val="single"/>
              </w:rPr>
              <w:t>Số</w:t>
            </w:r>
            <w:r w:rsidRPr="00D62801">
              <w:rPr>
                <w:rFonts w:cs="Times New Roman"/>
                <w:szCs w:val="26"/>
                <w:u w:val="single"/>
                <w:lang w:val="vi-VN"/>
              </w:rPr>
              <w:t xml:space="preserve"> </w:t>
            </w:r>
            <w:r w:rsidRPr="00D62801">
              <w:rPr>
                <w:rFonts w:cs="Times New Roman"/>
                <w:szCs w:val="26"/>
                <w:u w:val="single"/>
              </w:rPr>
              <w:t>tiền</w:t>
            </w:r>
            <w:r w:rsidRPr="00D62801">
              <w:rPr>
                <w:rFonts w:cs="Times New Roman"/>
                <w:szCs w:val="26"/>
                <w:u w:val="single"/>
                <w:lang w:val="vi-VN"/>
              </w:rPr>
              <w:t xml:space="preserve"> </w:t>
            </w:r>
            <w:r w:rsidRPr="00D62801">
              <w:rPr>
                <w:rFonts w:cs="Times New Roman"/>
                <w:szCs w:val="26"/>
                <w:u w:val="single"/>
              </w:rPr>
              <w:t>LC sau sửa đổi</w:t>
            </w:r>
            <w:r w:rsidRPr="00D62801">
              <w:rPr>
                <w:rFonts w:cs="Times New Roman"/>
                <w:szCs w:val="26"/>
                <w:u w:val="single"/>
                <w:lang w:val="vi-VN"/>
              </w:rPr>
              <w:t>:</w:t>
            </w:r>
          </w:p>
          <w:p w14:paraId="2AC413DA" w14:textId="77777777" w:rsidR="0024139D" w:rsidRPr="00D62801" w:rsidRDefault="0024139D" w:rsidP="00724F94">
            <w:pPr>
              <w:pStyle w:val="ListParagraph"/>
              <w:numPr>
                <w:ilvl w:val="0"/>
                <w:numId w:val="6"/>
              </w:numPr>
              <w:spacing w:line="312" w:lineRule="auto"/>
              <w:rPr>
                <w:rFonts w:cs="Times New Roman"/>
                <w:szCs w:val="26"/>
                <w:u w:val="single"/>
              </w:rPr>
            </w:pPr>
            <w:r w:rsidRPr="00D62801">
              <w:rPr>
                <w:rFonts w:cs="Times New Roman"/>
                <w:szCs w:val="26"/>
              </w:rPr>
              <w:t>Thể hiện số tiền LC sau sửa đổi</w:t>
            </w:r>
          </w:p>
          <w:p w14:paraId="3F3A66CA" w14:textId="77777777" w:rsidR="0024139D" w:rsidRPr="00D62801" w:rsidRDefault="0024139D" w:rsidP="00724F94">
            <w:pPr>
              <w:pStyle w:val="ListParagraph"/>
              <w:numPr>
                <w:ilvl w:val="0"/>
                <w:numId w:val="6"/>
              </w:numPr>
              <w:spacing w:line="312" w:lineRule="auto"/>
              <w:rPr>
                <w:rFonts w:cs="Times New Roman"/>
                <w:szCs w:val="26"/>
                <w:u w:val="single"/>
              </w:rPr>
            </w:pPr>
            <w:r w:rsidRPr="00D62801">
              <w:rPr>
                <w:rFonts w:cs="Times New Roman"/>
                <w:szCs w:val="26"/>
              </w:rPr>
              <w:t>Giá trị được trả về từ TF-EE</w:t>
            </w:r>
          </w:p>
          <w:p w14:paraId="6427680E" w14:textId="3E862FFF" w:rsidR="0024139D" w:rsidRPr="00D62801" w:rsidRDefault="0024139D" w:rsidP="00642F8E">
            <w:pPr>
              <w:spacing w:line="312" w:lineRule="auto"/>
              <w:ind w:firstLine="0"/>
              <w:rPr>
                <w:rFonts w:cs="Times New Roman"/>
                <w:szCs w:val="26"/>
                <w:u w:val="single"/>
              </w:rPr>
            </w:pPr>
            <w:r w:rsidRPr="00D62801">
              <w:rPr>
                <w:rFonts w:cs="Times New Roman"/>
                <w:szCs w:val="26"/>
              </w:rPr>
              <w:t>Sau khi phê duyệt, hệ thống cập nhật số tiền LC mới =&gt; Số tiền LC</w:t>
            </w:r>
          </w:p>
        </w:tc>
        <w:tc>
          <w:tcPr>
            <w:tcW w:w="1418" w:type="dxa"/>
          </w:tcPr>
          <w:p w14:paraId="56CFBC33" w14:textId="3CEC1098"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7A73C591" w14:textId="47457195"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27C8549" w14:textId="77777777" w:rsidTr="00635481">
        <w:tc>
          <w:tcPr>
            <w:tcW w:w="1791" w:type="dxa"/>
          </w:tcPr>
          <w:p w14:paraId="2A9D5705" w14:textId="2E122F71" w:rsidR="0024139D" w:rsidRPr="00D62801" w:rsidRDefault="0024139D" w:rsidP="00642F8E">
            <w:pPr>
              <w:spacing w:line="312" w:lineRule="auto"/>
              <w:ind w:firstLine="0"/>
              <w:rPr>
                <w:rFonts w:cs="Times New Roman"/>
                <w:szCs w:val="26"/>
              </w:rPr>
            </w:pPr>
            <w:r w:rsidRPr="00D62801">
              <w:rPr>
                <w:rFonts w:cs="Times New Roman"/>
                <w:szCs w:val="26"/>
              </w:rPr>
              <w:t>Dung sai</w:t>
            </w:r>
          </w:p>
        </w:tc>
        <w:tc>
          <w:tcPr>
            <w:tcW w:w="1418" w:type="dxa"/>
          </w:tcPr>
          <w:p w14:paraId="71202212" w14:textId="0AB2DE71" w:rsidR="0024139D" w:rsidRPr="00D62801" w:rsidRDefault="0024139D" w:rsidP="00642F8E">
            <w:pPr>
              <w:spacing w:line="312" w:lineRule="auto"/>
              <w:ind w:firstLine="0"/>
              <w:rPr>
                <w:rFonts w:cs="Times New Roman"/>
                <w:szCs w:val="26"/>
              </w:rPr>
            </w:pPr>
            <w:r w:rsidRPr="00D62801">
              <w:rPr>
                <w:rFonts w:cs="Times New Roman"/>
              </w:rPr>
              <w:t>SMALLINT</w:t>
            </w:r>
          </w:p>
        </w:tc>
        <w:tc>
          <w:tcPr>
            <w:tcW w:w="567" w:type="dxa"/>
          </w:tcPr>
          <w:p w14:paraId="78C802C6" w14:textId="0B0C471B" w:rsidR="0024139D" w:rsidRPr="00D62801" w:rsidRDefault="0024139D" w:rsidP="00642F8E">
            <w:pPr>
              <w:spacing w:line="312" w:lineRule="auto"/>
              <w:ind w:firstLine="0"/>
              <w:rPr>
                <w:rFonts w:cs="Times New Roman"/>
                <w:szCs w:val="26"/>
              </w:rPr>
            </w:pPr>
            <w:r w:rsidRPr="00D62801">
              <w:rPr>
                <w:rFonts w:cs="Times New Roman"/>
                <w:szCs w:val="26"/>
              </w:rPr>
              <w:t>5,3</w:t>
            </w:r>
          </w:p>
        </w:tc>
        <w:tc>
          <w:tcPr>
            <w:tcW w:w="567" w:type="dxa"/>
          </w:tcPr>
          <w:p w14:paraId="2C1F580C" w14:textId="7110972B"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24844DF3" w14:textId="77777777" w:rsidR="0024139D" w:rsidRPr="00D62801" w:rsidRDefault="0024139D" w:rsidP="00642F8E">
            <w:pPr>
              <w:spacing w:line="312" w:lineRule="auto"/>
              <w:ind w:firstLine="0"/>
              <w:rPr>
                <w:rFonts w:cs="Times New Roman"/>
                <w:szCs w:val="26"/>
                <w:u w:val="single"/>
              </w:rPr>
            </w:pPr>
            <w:r w:rsidRPr="00D62801">
              <w:rPr>
                <w:rFonts w:cs="Times New Roman"/>
                <w:szCs w:val="26"/>
                <w:u w:val="single"/>
              </w:rPr>
              <w:t>Dung sai LC:</w:t>
            </w:r>
          </w:p>
          <w:p w14:paraId="02AF2A8A" w14:textId="77777777" w:rsidR="0024139D" w:rsidRPr="00D62801" w:rsidRDefault="0024139D" w:rsidP="00724F94">
            <w:pPr>
              <w:pStyle w:val="ListParagraph"/>
              <w:numPr>
                <w:ilvl w:val="0"/>
                <w:numId w:val="6"/>
              </w:numPr>
              <w:spacing w:line="312" w:lineRule="auto"/>
              <w:rPr>
                <w:rFonts w:cs="Times New Roman"/>
                <w:szCs w:val="26"/>
              </w:rPr>
            </w:pPr>
            <w:r w:rsidRPr="00D62801">
              <w:rPr>
                <w:rFonts w:cs="Times New Roman"/>
                <w:szCs w:val="26"/>
              </w:rPr>
              <w:t xml:space="preserve">Thể hiện dung sai LC + và dung sai - của LC </w:t>
            </w:r>
          </w:p>
          <w:p w14:paraId="14FF99A5" w14:textId="77777777" w:rsidR="0024139D" w:rsidRPr="00D62801" w:rsidRDefault="0024139D" w:rsidP="00724F94">
            <w:pPr>
              <w:pStyle w:val="ListParagraph"/>
              <w:numPr>
                <w:ilvl w:val="0"/>
                <w:numId w:val="6"/>
              </w:numPr>
              <w:spacing w:line="312" w:lineRule="auto"/>
              <w:rPr>
                <w:rFonts w:cs="Times New Roman"/>
                <w:szCs w:val="26"/>
              </w:rPr>
            </w:pPr>
            <w:r w:rsidRPr="00D62801">
              <w:rPr>
                <w:rFonts w:cs="Times New Roman"/>
                <w:szCs w:val="26"/>
              </w:rPr>
              <w:t>Giá trị được trả về từ TF-EE</w:t>
            </w:r>
          </w:p>
          <w:p w14:paraId="49819069" w14:textId="2CB61A8C" w:rsidR="0024139D" w:rsidRPr="00D62801" w:rsidRDefault="0024139D" w:rsidP="00642F8E">
            <w:pPr>
              <w:spacing w:line="312" w:lineRule="auto"/>
              <w:ind w:firstLine="0"/>
              <w:rPr>
                <w:rFonts w:cs="Times New Roman"/>
                <w:szCs w:val="26"/>
                <w:u w:val="single"/>
              </w:rPr>
            </w:pPr>
            <w:r w:rsidRPr="00D62801">
              <w:rPr>
                <w:rFonts w:cs="Times New Roman"/>
                <w:szCs w:val="26"/>
              </w:rPr>
              <w:t>Sau khi phê duyệt, hệ thống cập nhật giá trị dung sai</w:t>
            </w:r>
          </w:p>
        </w:tc>
        <w:tc>
          <w:tcPr>
            <w:tcW w:w="1418" w:type="dxa"/>
          </w:tcPr>
          <w:p w14:paraId="0A8DF400" w14:textId="612541E7"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02D64E0A" w14:textId="6D5E1AF9"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3EF71597" w14:textId="77777777" w:rsidTr="00635481">
        <w:tc>
          <w:tcPr>
            <w:tcW w:w="1791" w:type="dxa"/>
          </w:tcPr>
          <w:p w14:paraId="31D13C1B" w14:textId="280423DD" w:rsidR="0024139D" w:rsidRPr="00D62801" w:rsidRDefault="0024139D" w:rsidP="00642F8E">
            <w:pPr>
              <w:spacing w:line="312" w:lineRule="auto"/>
              <w:ind w:firstLine="0"/>
              <w:rPr>
                <w:rFonts w:cs="Times New Roman"/>
                <w:szCs w:val="26"/>
              </w:rPr>
            </w:pPr>
            <w:r w:rsidRPr="00D62801">
              <w:rPr>
                <w:rFonts w:cs="Times New Roman"/>
                <w:szCs w:val="26"/>
              </w:rPr>
              <w:lastRenderedPageBreak/>
              <w:t>Số dư LC mới</w:t>
            </w:r>
          </w:p>
        </w:tc>
        <w:tc>
          <w:tcPr>
            <w:tcW w:w="1418" w:type="dxa"/>
          </w:tcPr>
          <w:p w14:paraId="42FB9C5E" w14:textId="41E09F3D" w:rsidR="0024139D" w:rsidRPr="00D62801" w:rsidRDefault="0024139D" w:rsidP="00642F8E">
            <w:pPr>
              <w:spacing w:line="312" w:lineRule="auto"/>
              <w:ind w:firstLine="0"/>
              <w:rPr>
                <w:rFonts w:cs="Times New Roman"/>
              </w:rPr>
            </w:pPr>
            <w:r w:rsidRPr="00D62801">
              <w:rPr>
                <w:rFonts w:cs="Times New Roman"/>
                <w:szCs w:val="26"/>
              </w:rPr>
              <w:t>Decimal</w:t>
            </w:r>
          </w:p>
        </w:tc>
        <w:tc>
          <w:tcPr>
            <w:tcW w:w="567" w:type="dxa"/>
          </w:tcPr>
          <w:p w14:paraId="49AAA3B4" w14:textId="6149CBB6" w:rsidR="0024139D" w:rsidRPr="00D62801" w:rsidRDefault="0024139D" w:rsidP="00642F8E">
            <w:pPr>
              <w:spacing w:line="312" w:lineRule="auto"/>
              <w:ind w:firstLine="0"/>
              <w:rPr>
                <w:rFonts w:cs="Times New Roman"/>
                <w:szCs w:val="26"/>
              </w:rPr>
            </w:pPr>
            <w:r w:rsidRPr="00D62801">
              <w:rPr>
                <w:rFonts w:cs="Times New Roman"/>
                <w:szCs w:val="26"/>
                <w:lang w:val="vi-VN"/>
              </w:rPr>
              <w:t>18</w:t>
            </w:r>
            <w:r w:rsidRPr="00D62801">
              <w:rPr>
                <w:rFonts w:cs="Times New Roman"/>
                <w:szCs w:val="26"/>
              </w:rPr>
              <w:t>,3</w:t>
            </w:r>
          </w:p>
        </w:tc>
        <w:tc>
          <w:tcPr>
            <w:tcW w:w="567" w:type="dxa"/>
          </w:tcPr>
          <w:p w14:paraId="32571D43" w14:textId="6718FC2D"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448F3C3D" w14:textId="77777777" w:rsidR="0024139D" w:rsidRPr="00D62801" w:rsidRDefault="0024139D" w:rsidP="00642F8E">
            <w:pPr>
              <w:spacing w:after="200" w:line="312" w:lineRule="auto"/>
              <w:ind w:firstLine="0"/>
              <w:rPr>
                <w:rFonts w:cs="Times New Roman"/>
                <w:szCs w:val="26"/>
                <w:u w:val="single"/>
              </w:rPr>
            </w:pPr>
            <w:r w:rsidRPr="00D62801">
              <w:rPr>
                <w:rFonts w:cs="Times New Roman"/>
                <w:szCs w:val="26"/>
                <w:u w:val="single"/>
              </w:rPr>
              <w:t>Số dư LC mới:</w:t>
            </w:r>
          </w:p>
          <w:p w14:paraId="4606CD98" w14:textId="77777777" w:rsidR="0024139D" w:rsidRPr="00D62801" w:rsidRDefault="0024139D" w:rsidP="00724F94">
            <w:pPr>
              <w:pStyle w:val="ListParagraph"/>
              <w:numPr>
                <w:ilvl w:val="0"/>
                <w:numId w:val="6"/>
              </w:numPr>
              <w:spacing w:line="312" w:lineRule="auto"/>
              <w:rPr>
                <w:rFonts w:cs="Times New Roman"/>
                <w:szCs w:val="26"/>
              </w:rPr>
            </w:pPr>
            <w:r w:rsidRPr="00D62801">
              <w:rPr>
                <w:rFonts w:cs="Times New Roman"/>
                <w:szCs w:val="26"/>
              </w:rPr>
              <w:t>Thể hiện sô dư  LC mới</w:t>
            </w:r>
          </w:p>
          <w:p w14:paraId="0E0A2D78" w14:textId="77777777" w:rsidR="0024139D" w:rsidRPr="00D62801" w:rsidRDefault="0024139D" w:rsidP="00724F94">
            <w:pPr>
              <w:pStyle w:val="ListParagraph"/>
              <w:numPr>
                <w:ilvl w:val="0"/>
                <w:numId w:val="6"/>
              </w:numPr>
              <w:spacing w:line="312" w:lineRule="auto"/>
              <w:rPr>
                <w:rFonts w:cs="Times New Roman"/>
                <w:szCs w:val="26"/>
              </w:rPr>
            </w:pPr>
            <w:r w:rsidRPr="00D62801">
              <w:rPr>
                <w:rFonts w:cs="Times New Roman"/>
                <w:szCs w:val="26"/>
              </w:rPr>
              <w:t>Giá trị được trả về từ TF-EE</w:t>
            </w:r>
          </w:p>
          <w:p w14:paraId="530A6A41" w14:textId="377F01A0" w:rsidR="0024139D" w:rsidRPr="00D62801" w:rsidRDefault="0024139D" w:rsidP="00642F8E">
            <w:pPr>
              <w:spacing w:line="312" w:lineRule="auto"/>
              <w:ind w:firstLine="0"/>
              <w:rPr>
                <w:rFonts w:cs="Times New Roman"/>
                <w:szCs w:val="26"/>
                <w:u w:val="single"/>
              </w:rPr>
            </w:pPr>
            <w:r w:rsidRPr="00D62801">
              <w:rPr>
                <w:rFonts w:cs="Times New Roman"/>
                <w:szCs w:val="26"/>
              </w:rPr>
              <w:t>Sau khi phê duyệt, hệ thống cập nhật số dư LC mới =&gt; số dư LC</w:t>
            </w:r>
          </w:p>
        </w:tc>
        <w:tc>
          <w:tcPr>
            <w:tcW w:w="1418" w:type="dxa"/>
          </w:tcPr>
          <w:p w14:paraId="519B346D" w14:textId="1E6E3756"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A371A41" w14:textId="054D9A6A"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2A736682" w14:textId="77777777" w:rsidTr="00635481">
        <w:tc>
          <w:tcPr>
            <w:tcW w:w="1791" w:type="dxa"/>
          </w:tcPr>
          <w:p w14:paraId="0E639D7A" w14:textId="28304D1D" w:rsidR="0024139D" w:rsidRPr="00D62801" w:rsidRDefault="0024139D" w:rsidP="00642F8E">
            <w:pPr>
              <w:spacing w:line="312" w:lineRule="auto"/>
              <w:ind w:firstLine="0"/>
              <w:rPr>
                <w:rFonts w:cs="Times New Roman"/>
                <w:szCs w:val="26"/>
              </w:rPr>
            </w:pPr>
            <w:r w:rsidRPr="00D62801">
              <w:rPr>
                <w:rFonts w:cs="Times New Roman"/>
                <w:szCs w:val="26"/>
              </w:rPr>
              <w:t>Ngày hết hạn mới</w:t>
            </w:r>
          </w:p>
        </w:tc>
        <w:tc>
          <w:tcPr>
            <w:tcW w:w="1418" w:type="dxa"/>
          </w:tcPr>
          <w:p w14:paraId="1E9D0313" w14:textId="600B1ABD" w:rsidR="0024139D" w:rsidRPr="00D62801" w:rsidRDefault="0024139D" w:rsidP="00642F8E">
            <w:pPr>
              <w:spacing w:line="312" w:lineRule="auto"/>
              <w:ind w:firstLine="0"/>
              <w:rPr>
                <w:rFonts w:cs="Times New Roman"/>
                <w:szCs w:val="26"/>
              </w:rPr>
            </w:pPr>
            <w:r w:rsidRPr="00D62801">
              <w:rPr>
                <w:rFonts w:cs="Times New Roman"/>
                <w:szCs w:val="26"/>
              </w:rPr>
              <w:t xml:space="preserve">Datetime </w:t>
            </w:r>
          </w:p>
        </w:tc>
        <w:tc>
          <w:tcPr>
            <w:tcW w:w="567" w:type="dxa"/>
          </w:tcPr>
          <w:p w14:paraId="088BBAC2" w14:textId="250DB042" w:rsidR="0024139D" w:rsidRPr="00D62801" w:rsidRDefault="0024139D" w:rsidP="00642F8E">
            <w:pPr>
              <w:spacing w:line="312" w:lineRule="auto"/>
              <w:ind w:firstLine="0"/>
              <w:rPr>
                <w:rFonts w:cs="Times New Roman"/>
                <w:szCs w:val="26"/>
                <w:lang w:val="vi-VN"/>
              </w:rPr>
            </w:pPr>
            <w:r w:rsidRPr="00D62801">
              <w:rPr>
                <w:rFonts w:cs="Times New Roman"/>
                <w:szCs w:val="26"/>
              </w:rPr>
              <w:t>10</w:t>
            </w:r>
          </w:p>
        </w:tc>
        <w:tc>
          <w:tcPr>
            <w:tcW w:w="567" w:type="dxa"/>
          </w:tcPr>
          <w:p w14:paraId="7388698F" w14:textId="192FA786" w:rsidR="0024139D" w:rsidRPr="00D62801" w:rsidRDefault="0024139D" w:rsidP="00642F8E">
            <w:pPr>
              <w:spacing w:line="312" w:lineRule="auto"/>
              <w:ind w:firstLine="0"/>
              <w:rPr>
                <w:rFonts w:cs="Times New Roman"/>
                <w:szCs w:val="26"/>
              </w:rPr>
            </w:pPr>
            <w:r w:rsidRPr="00D62801">
              <w:rPr>
                <w:rFonts w:cs="Times New Roman"/>
                <w:szCs w:val="26"/>
              </w:rPr>
              <w:t>P</w:t>
            </w:r>
          </w:p>
        </w:tc>
        <w:tc>
          <w:tcPr>
            <w:tcW w:w="4819" w:type="dxa"/>
          </w:tcPr>
          <w:p w14:paraId="543A8776" w14:textId="77777777" w:rsidR="0024139D" w:rsidRPr="00D62801" w:rsidRDefault="0024139D" w:rsidP="00642F8E">
            <w:pPr>
              <w:spacing w:line="312" w:lineRule="auto"/>
              <w:ind w:firstLine="0"/>
              <w:rPr>
                <w:rFonts w:cs="Times New Roman"/>
                <w:szCs w:val="26"/>
                <w:u w:val="single"/>
              </w:rPr>
            </w:pPr>
            <w:r w:rsidRPr="00D62801">
              <w:rPr>
                <w:rFonts w:cs="Times New Roman"/>
                <w:szCs w:val="26"/>
                <w:u w:val="single"/>
              </w:rPr>
              <w:t>Ngày hết hạn mới:</w:t>
            </w:r>
          </w:p>
          <w:p w14:paraId="646B9427" w14:textId="77777777" w:rsidR="0024139D" w:rsidRPr="00D62801" w:rsidRDefault="0024139D" w:rsidP="00724F94">
            <w:pPr>
              <w:pStyle w:val="ListParagraph"/>
              <w:numPr>
                <w:ilvl w:val="0"/>
                <w:numId w:val="6"/>
              </w:numPr>
              <w:spacing w:line="312" w:lineRule="auto"/>
              <w:rPr>
                <w:rFonts w:cs="Times New Roman"/>
                <w:szCs w:val="26"/>
              </w:rPr>
            </w:pPr>
            <w:r w:rsidRPr="00D62801">
              <w:rPr>
                <w:rFonts w:cs="Times New Roman"/>
                <w:szCs w:val="26"/>
              </w:rPr>
              <w:t xml:space="preserve">Thể hiện ngày hết hạn LC mới trong trường hợp có sửa đổi </w:t>
            </w:r>
          </w:p>
          <w:p w14:paraId="0E1F97A7" w14:textId="77777777" w:rsidR="0024139D" w:rsidRPr="00D62801" w:rsidRDefault="0024139D" w:rsidP="00724F94">
            <w:pPr>
              <w:pStyle w:val="ListParagraph"/>
              <w:numPr>
                <w:ilvl w:val="0"/>
                <w:numId w:val="6"/>
              </w:numPr>
              <w:spacing w:line="312" w:lineRule="auto"/>
              <w:rPr>
                <w:rFonts w:cs="Times New Roman"/>
                <w:szCs w:val="26"/>
              </w:rPr>
            </w:pPr>
            <w:r w:rsidRPr="00D62801">
              <w:rPr>
                <w:rFonts w:cs="Times New Roman"/>
                <w:szCs w:val="26"/>
              </w:rPr>
              <w:t>Giá trị được trả về từ TF-EE</w:t>
            </w:r>
          </w:p>
          <w:p w14:paraId="53467EEC" w14:textId="6D09A254" w:rsidR="0024139D" w:rsidRPr="00D62801" w:rsidRDefault="0024139D" w:rsidP="00642F8E">
            <w:pPr>
              <w:spacing w:line="312" w:lineRule="auto"/>
              <w:ind w:firstLine="0"/>
              <w:rPr>
                <w:rFonts w:cs="Times New Roman"/>
                <w:szCs w:val="26"/>
                <w:u w:val="single"/>
              </w:rPr>
            </w:pPr>
            <w:r w:rsidRPr="00D62801">
              <w:rPr>
                <w:rFonts w:cs="Times New Roman"/>
                <w:szCs w:val="26"/>
              </w:rPr>
              <w:t>Sau khi phê duyệt, hệ thống cập nhật Ngày hết hạn mới =&gt;Ngày hết hạn</w:t>
            </w:r>
          </w:p>
        </w:tc>
        <w:tc>
          <w:tcPr>
            <w:tcW w:w="1418" w:type="dxa"/>
          </w:tcPr>
          <w:p w14:paraId="527FF3D5" w14:textId="25A5675B"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1BA12E4" w14:textId="557AC4D5"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5B1298BE" w14:textId="77777777" w:rsidTr="00635481">
        <w:tc>
          <w:tcPr>
            <w:tcW w:w="9162" w:type="dxa"/>
            <w:gridSpan w:val="5"/>
          </w:tcPr>
          <w:p w14:paraId="39CB747A" w14:textId="77777777" w:rsidR="0024139D" w:rsidRPr="00674561" w:rsidRDefault="0024139D" w:rsidP="00642F8E">
            <w:pPr>
              <w:spacing w:line="312" w:lineRule="auto"/>
              <w:ind w:firstLine="0"/>
              <w:rPr>
                <w:rFonts w:cs="Times New Roman"/>
                <w:b/>
                <w:color w:val="FF0000"/>
                <w:szCs w:val="26"/>
                <w:u w:val="single"/>
              </w:rPr>
            </w:pPr>
            <w:r w:rsidRPr="00674561">
              <w:rPr>
                <w:rFonts w:cs="Times New Roman"/>
                <w:b/>
                <w:color w:val="FF0000"/>
                <w:szCs w:val="26"/>
                <w:u w:val="single"/>
              </w:rPr>
              <w:t>3.</w:t>
            </w:r>
            <w:r>
              <w:rPr>
                <w:rFonts w:cs="Times New Roman"/>
                <w:b/>
                <w:color w:val="FF0000"/>
                <w:szCs w:val="26"/>
                <w:u w:val="single"/>
              </w:rPr>
              <w:t>S</w:t>
            </w:r>
            <w:r w:rsidRPr="00674561">
              <w:rPr>
                <w:rFonts w:cs="Times New Roman"/>
                <w:b/>
                <w:color w:val="FF0000"/>
                <w:szCs w:val="26"/>
                <w:u w:val="single"/>
              </w:rPr>
              <w:t>ự kiện</w:t>
            </w:r>
            <w:r>
              <w:rPr>
                <w:rFonts w:cs="Times New Roman"/>
                <w:b/>
                <w:color w:val="FF0000"/>
                <w:szCs w:val="26"/>
                <w:u w:val="single"/>
              </w:rPr>
              <w:t>:</w:t>
            </w:r>
            <w:r w:rsidRPr="00674561">
              <w:rPr>
                <w:rFonts w:cs="Times New Roman"/>
                <w:b/>
                <w:color w:val="FF0000"/>
                <w:szCs w:val="26"/>
                <w:u w:val="single"/>
              </w:rPr>
              <w:t xml:space="preserve"> </w:t>
            </w:r>
            <w:r>
              <w:rPr>
                <w:rFonts w:cs="Times New Roman"/>
                <w:b/>
                <w:color w:val="FF0000"/>
                <w:szCs w:val="26"/>
                <w:u w:val="single"/>
              </w:rPr>
              <w:t>Đ</w:t>
            </w:r>
            <w:r w:rsidRPr="00674561">
              <w:rPr>
                <w:rFonts w:cs="Times New Roman"/>
                <w:b/>
                <w:color w:val="FF0000"/>
                <w:szCs w:val="26"/>
                <w:u w:val="single"/>
              </w:rPr>
              <w:t>óng LC:</w:t>
            </w:r>
          </w:p>
          <w:p w14:paraId="22049E80" w14:textId="4D40488E" w:rsidR="0024139D" w:rsidRPr="00D62801" w:rsidRDefault="0024139D" w:rsidP="00642F8E">
            <w:pPr>
              <w:spacing w:line="312" w:lineRule="auto"/>
              <w:ind w:firstLine="0"/>
              <w:rPr>
                <w:rFonts w:cs="Times New Roman"/>
                <w:szCs w:val="26"/>
                <w:u w:val="single"/>
              </w:rPr>
            </w:pPr>
            <w:r w:rsidRPr="00D62801">
              <w:rPr>
                <w:rFonts w:cs="Times New Roman"/>
                <w:i/>
                <w:color w:val="FF0000"/>
                <w:szCs w:val="26"/>
                <w:u w:val="single"/>
              </w:rPr>
              <w:t>(Màn hình giống chức năng phát hành LC)</w:t>
            </w:r>
          </w:p>
        </w:tc>
        <w:tc>
          <w:tcPr>
            <w:tcW w:w="1418" w:type="dxa"/>
          </w:tcPr>
          <w:p w14:paraId="264169D8" w14:textId="77777777" w:rsidR="0024139D" w:rsidRDefault="0024139D" w:rsidP="00642F8E">
            <w:pPr>
              <w:spacing w:line="312" w:lineRule="auto"/>
              <w:ind w:firstLine="0"/>
              <w:rPr>
                <w:rFonts w:cs="Times New Roman"/>
                <w:i/>
                <w:color w:val="0070C0"/>
                <w:sz w:val="20"/>
                <w:szCs w:val="26"/>
              </w:rPr>
            </w:pPr>
          </w:p>
        </w:tc>
        <w:tc>
          <w:tcPr>
            <w:tcW w:w="1418" w:type="dxa"/>
          </w:tcPr>
          <w:p w14:paraId="3686590A" w14:textId="77777777" w:rsidR="0024139D" w:rsidRDefault="0024139D" w:rsidP="00642F8E">
            <w:pPr>
              <w:spacing w:line="312" w:lineRule="auto"/>
              <w:ind w:firstLine="0"/>
              <w:rPr>
                <w:rFonts w:cs="Times New Roman"/>
                <w:i/>
                <w:color w:val="0070C0"/>
                <w:sz w:val="20"/>
                <w:szCs w:val="26"/>
              </w:rPr>
            </w:pPr>
          </w:p>
        </w:tc>
      </w:tr>
      <w:tr w:rsidR="0024139D" w:rsidRPr="00615117" w14:paraId="6FF5853D" w14:textId="77777777" w:rsidTr="00635481">
        <w:tc>
          <w:tcPr>
            <w:tcW w:w="9162" w:type="dxa"/>
            <w:gridSpan w:val="5"/>
          </w:tcPr>
          <w:p w14:paraId="0EF5D1FD" w14:textId="77777777" w:rsidR="0024139D" w:rsidRPr="00674561" w:rsidRDefault="0024139D" w:rsidP="00642F8E">
            <w:pPr>
              <w:spacing w:line="312" w:lineRule="auto"/>
              <w:ind w:firstLine="0"/>
              <w:rPr>
                <w:rFonts w:cs="Times New Roman"/>
                <w:b/>
                <w:color w:val="FF0000"/>
                <w:szCs w:val="26"/>
                <w:u w:val="single"/>
              </w:rPr>
            </w:pPr>
            <w:r>
              <w:rPr>
                <w:rFonts w:cs="Times New Roman"/>
                <w:b/>
                <w:color w:val="FF0000"/>
                <w:szCs w:val="26"/>
                <w:u w:val="single"/>
              </w:rPr>
              <w:t>4</w:t>
            </w:r>
            <w:r w:rsidRPr="00674561">
              <w:rPr>
                <w:rFonts w:cs="Times New Roman"/>
                <w:b/>
                <w:color w:val="FF0000"/>
                <w:szCs w:val="26"/>
                <w:u w:val="single"/>
              </w:rPr>
              <w:t>.</w:t>
            </w:r>
            <w:r>
              <w:rPr>
                <w:rFonts w:cs="Times New Roman"/>
                <w:b/>
                <w:color w:val="FF0000"/>
                <w:szCs w:val="26"/>
                <w:u w:val="single"/>
              </w:rPr>
              <w:t>S</w:t>
            </w:r>
            <w:r w:rsidRPr="00674561">
              <w:rPr>
                <w:rFonts w:cs="Times New Roman"/>
                <w:b/>
                <w:color w:val="FF0000"/>
                <w:szCs w:val="26"/>
                <w:u w:val="single"/>
              </w:rPr>
              <w:t>ự kiện</w:t>
            </w:r>
            <w:r>
              <w:rPr>
                <w:rFonts w:cs="Times New Roman"/>
                <w:b/>
                <w:color w:val="FF0000"/>
                <w:szCs w:val="26"/>
                <w:u w:val="single"/>
              </w:rPr>
              <w:t>:</w:t>
            </w:r>
            <w:r w:rsidRPr="00674561">
              <w:rPr>
                <w:rFonts w:cs="Times New Roman"/>
                <w:b/>
                <w:color w:val="FF0000"/>
                <w:szCs w:val="26"/>
                <w:u w:val="single"/>
              </w:rPr>
              <w:t xml:space="preserve"> </w:t>
            </w:r>
            <w:r>
              <w:rPr>
                <w:rFonts w:cs="Times New Roman"/>
                <w:b/>
                <w:color w:val="FF0000"/>
                <w:szCs w:val="26"/>
                <w:u w:val="single"/>
              </w:rPr>
              <w:t>Kich hoạt</w:t>
            </w:r>
            <w:r w:rsidRPr="00674561">
              <w:rPr>
                <w:rFonts w:cs="Times New Roman"/>
                <w:b/>
                <w:color w:val="FF0000"/>
                <w:szCs w:val="26"/>
                <w:u w:val="single"/>
              </w:rPr>
              <w:t xml:space="preserve"> LC:</w:t>
            </w:r>
          </w:p>
          <w:p w14:paraId="0179DD7B" w14:textId="07859B40" w:rsidR="0024139D" w:rsidRPr="00D62801" w:rsidRDefault="0024139D" w:rsidP="00642F8E">
            <w:pPr>
              <w:spacing w:line="312" w:lineRule="auto"/>
              <w:ind w:firstLine="0"/>
              <w:rPr>
                <w:rFonts w:cs="Times New Roman"/>
                <w:szCs w:val="26"/>
                <w:u w:val="single"/>
              </w:rPr>
            </w:pPr>
            <w:r w:rsidRPr="00D62801">
              <w:rPr>
                <w:rFonts w:cs="Times New Roman"/>
                <w:i/>
                <w:color w:val="FF0000"/>
                <w:szCs w:val="26"/>
                <w:u w:val="single"/>
              </w:rPr>
              <w:t>(Màn hình giống chức năng phát hành LC)</w:t>
            </w:r>
          </w:p>
        </w:tc>
        <w:tc>
          <w:tcPr>
            <w:tcW w:w="1418" w:type="dxa"/>
          </w:tcPr>
          <w:p w14:paraId="3B325A3A" w14:textId="77777777" w:rsidR="0024139D" w:rsidRDefault="0024139D" w:rsidP="00642F8E">
            <w:pPr>
              <w:spacing w:line="312" w:lineRule="auto"/>
              <w:ind w:firstLine="0"/>
              <w:rPr>
                <w:rFonts w:cs="Times New Roman"/>
                <w:i/>
                <w:color w:val="0070C0"/>
                <w:sz w:val="20"/>
                <w:szCs w:val="26"/>
              </w:rPr>
            </w:pPr>
          </w:p>
        </w:tc>
        <w:tc>
          <w:tcPr>
            <w:tcW w:w="1418" w:type="dxa"/>
          </w:tcPr>
          <w:p w14:paraId="15BC32CC" w14:textId="77777777" w:rsidR="0024139D" w:rsidRDefault="0024139D" w:rsidP="00642F8E">
            <w:pPr>
              <w:spacing w:line="312" w:lineRule="auto"/>
              <w:ind w:firstLine="0"/>
              <w:rPr>
                <w:rFonts w:cs="Times New Roman"/>
                <w:i/>
                <w:color w:val="0070C0"/>
                <w:sz w:val="20"/>
                <w:szCs w:val="26"/>
              </w:rPr>
            </w:pPr>
          </w:p>
        </w:tc>
      </w:tr>
      <w:tr w:rsidR="0024139D" w:rsidRPr="00615117" w14:paraId="6DD4B615" w14:textId="77777777" w:rsidTr="00635481">
        <w:tc>
          <w:tcPr>
            <w:tcW w:w="9162" w:type="dxa"/>
            <w:gridSpan w:val="5"/>
          </w:tcPr>
          <w:p w14:paraId="2D00DB0A" w14:textId="77777777" w:rsidR="0024139D" w:rsidRPr="00D62801" w:rsidRDefault="0024139D" w:rsidP="00642F8E">
            <w:pPr>
              <w:spacing w:line="312" w:lineRule="auto"/>
              <w:ind w:firstLine="0"/>
              <w:rPr>
                <w:rFonts w:cs="Times New Roman"/>
                <w:b/>
                <w:color w:val="FF0000"/>
                <w:szCs w:val="26"/>
                <w:u w:val="single"/>
              </w:rPr>
            </w:pPr>
            <w:r>
              <w:rPr>
                <w:rFonts w:cs="Times New Roman"/>
                <w:b/>
                <w:color w:val="FF0000"/>
                <w:szCs w:val="26"/>
                <w:u w:val="single"/>
              </w:rPr>
              <w:t>5</w:t>
            </w:r>
            <w:r w:rsidRPr="00674561">
              <w:rPr>
                <w:rFonts w:cs="Times New Roman"/>
                <w:b/>
                <w:color w:val="FF0000"/>
                <w:szCs w:val="26"/>
                <w:u w:val="single"/>
              </w:rPr>
              <w:t>.</w:t>
            </w:r>
            <w:r>
              <w:rPr>
                <w:rFonts w:cs="Times New Roman"/>
                <w:b/>
                <w:color w:val="FF0000"/>
                <w:szCs w:val="26"/>
                <w:u w:val="single"/>
              </w:rPr>
              <w:t>Sự kiện</w:t>
            </w:r>
            <w:r w:rsidRPr="00674561">
              <w:rPr>
                <w:rFonts w:cs="Times New Roman"/>
                <w:b/>
                <w:color w:val="FF0000"/>
                <w:szCs w:val="26"/>
                <w:u w:val="single"/>
              </w:rPr>
              <w:t>:</w:t>
            </w:r>
            <w:r>
              <w:rPr>
                <w:rFonts w:cs="Times New Roman"/>
                <w:b/>
                <w:color w:val="FF0000"/>
                <w:szCs w:val="26"/>
                <w:u w:val="single"/>
              </w:rPr>
              <w:t xml:space="preserve"> BCT đến theo LC</w:t>
            </w:r>
          </w:p>
          <w:p w14:paraId="14DFCC4D" w14:textId="77777777" w:rsidR="0024139D" w:rsidRPr="00C43883" w:rsidRDefault="0024139D" w:rsidP="00642F8E">
            <w:pPr>
              <w:spacing w:line="312" w:lineRule="auto"/>
              <w:ind w:firstLine="0"/>
              <w:rPr>
                <w:rFonts w:cs="Times New Roman"/>
                <w:color w:val="FF0000"/>
                <w:szCs w:val="26"/>
              </w:rPr>
            </w:pPr>
            <w:r w:rsidRPr="00C43883">
              <w:rPr>
                <w:rFonts w:cs="Times New Roman"/>
                <w:color w:val="FF0000"/>
                <w:szCs w:val="26"/>
              </w:rPr>
              <w:t>Màn hình giống sự kiện phát hành LC và hiển thị thêm phần thông tin về BCT như sau:</w:t>
            </w:r>
          </w:p>
          <w:p w14:paraId="582FBA5C" w14:textId="68AD6C41" w:rsidR="0024139D" w:rsidRPr="00D62801" w:rsidRDefault="0024139D" w:rsidP="00642F8E">
            <w:pPr>
              <w:spacing w:line="312" w:lineRule="auto"/>
              <w:ind w:firstLine="0"/>
              <w:rPr>
                <w:rFonts w:cs="Times New Roman"/>
                <w:szCs w:val="26"/>
                <w:u w:val="single"/>
              </w:rPr>
            </w:pPr>
            <w:r w:rsidRPr="001F7476">
              <w:rPr>
                <w:rFonts w:cs="Times New Roman"/>
                <w:i/>
                <w:color w:val="FF0000"/>
                <w:szCs w:val="26"/>
                <w:u w:val="single"/>
              </w:rPr>
              <w:t>(Xây</w:t>
            </w:r>
            <w:r>
              <w:rPr>
                <w:rFonts w:cs="Times New Roman"/>
                <w:i/>
                <w:color w:val="FF0000"/>
                <w:szCs w:val="26"/>
                <w:u w:val="single"/>
              </w:rPr>
              <w:t xml:space="preserve"> dựng dựa trên màn hình tạo mới BCT đến theo LC)</w:t>
            </w:r>
          </w:p>
        </w:tc>
        <w:tc>
          <w:tcPr>
            <w:tcW w:w="1418" w:type="dxa"/>
          </w:tcPr>
          <w:p w14:paraId="3A0D2DFE" w14:textId="77777777" w:rsidR="0024139D" w:rsidRDefault="0024139D" w:rsidP="00642F8E">
            <w:pPr>
              <w:spacing w:line="312" w:lineRule="auto"/>
              <w:ind w:firstLine="0"/>
              <w:rPr>
                <w:rFonts w:cs="Times New Roman"/>
                <w:i/>
                <w:color w:val="0070C0"/>
                <w:sz w:val="20"/>
                <w:szCs w:val="26"/>
              </w:rPr>
            </w:pPr>
          </w:p>
        </w:tc>
        <w:tc>
          <w:tcPr>
            <w:tcW w:w="1418" w:type="dxa"/>
          </w:tcPr>
          <w:p w14:paraId="26AA498F" w14:textId="77777777" w:rsidR="0024139D" w:rsidRDefault="0024139D" w:rsidP="00642F8E">
            <w:pPr>
              <w:spacing w:line="312" w:lineRule="auto"/>
              <w:ind w:firstLine="0"/>
              <w:rPr>
                <w:rFonts w:cs="Times New Roman"/>
                <w:i/>
                <w:color w:val="0070C0"/>
                <w:sz w:val="20"/>
                <w:szCs w:val="26"/>
              </w:rPr>
            </w:pPr>
          </w:p>
        </w:tc>
      </w:tr>
      <w:tr w:rsidR="0024139D" w:rsidRPr="00615117" w14:paraId="579766B2" w14:textId="77777777" w:rsidTr="00635481">
        <w:tc>
          <w:tcPr>
            <w:tcW w:w="9162" w:type="dxa"/>
            <w:gridSpan w:val="5"/>
          </w:tcPr>
          <w:p w14:paraId="0B0BAA4F" w14:textId="77777777" w:rsidR="0024139D" w:rsidRPr="00C658AA" w:rsidRDefault="0024139D" w:rsidP="00642F8E">
            <w:pPr>
              <w:spacing w:line="312" w:lineRule="auto"/>
              <w:ind w:firstLine="0"/>
              <w:rPr>
                <w:rFonts w:cs="Times New Roman"/>
                <w:color w:val="FF0000"/>
                <w:szCs w:val="26"/>
                <w:u w:val="single"/>
              </w:rPr>
            </w:pPr>
            <w:r w:rsidRPr="00C658AA">
              <w:rPr>
                <w:rFonts w:cs="Times New Roman"/>
                <w:color w:val="FF0000"/>
                <w:szCs w:val="26"/>
                <w:u w:val="single"/>
              </w:rPr>
              <w:t>Remove 6 trường sau không dùng:</w:t>
            </w:r>
          </w:p>
          <w:p w14:paraId="51B95866" w14:textId="14C0693A" w:rsidR="0024139D" w:rsidRPr="00706DA9" w:rsidRDefault="0024139D" w:rsidP="00642F8E">
            <w:pPr>
              <w:spacing w:line="312" w:lineRule="auto"/>
              <w:ind w:firstLine="0"/>
              <w:rPr>
                <w:rFonts w:cs="Times New Roman"/>
                <w:b/>
                <w:color w:val="FF0000"/>
                <w:szCs w:val="26"/>
                <w:u w:val="single"/>
              </w:rPr>
            </w:pPr>
            <w:r w:rsidRPr="00C658AA">
              <w:rPr>
                <w:rFonts w:cs="Times New Roman"/>
                <w:color w:val="FF0000"/>
                <w:szCs w:val="26"/>
              </w:rPr>
              <w:t xml:space="preserve">Số LC, Số CIF, Tên khách hàng, Địa chỉ, Tên người hưởng LC, Địa chỉ người hưởng LC </w:t>
            </w:r>
          </w:p>
        </w:tc>
        <w:tc>
          <w:tcPr>
            <w:tcW w:w="1418" w:type="dxa"/>
          </w:tcPr>
          <w:p w14:paraId="4E812529" w14:textId="6CB4A6FC"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RM</w:t>
            </w:r>
          </w:p>
        </w:tc>
        <w:tc>
          <w:tcPr>
            <w:tcW w:w="1418" w:type="dxa"/>
          </w:tcPr>
          <w:p w14:paraId="4B7B6325" w14:textId="77777777" w:rsidR="0024139D" w:rsidRDefault="0024139D" w:rsidP="00642F8E">
            <w:pPr>
              <w:spacing w:line="312" w:lineRule="auto"/>
              <w:ind w:firstLine="0"/>
              <w:rPr>
                <w:rFonts w:cs="Times New Roman"/>
                <w:i/>
                <w:color w:val="0070C0"/>
                <w:sz w:val="20"/>
                <w:szCs w:val="26"/>
              </w:rPr>
            </w:pPr>
          </w:p>
        </w:tc>
      </w:tr>
      <w:tr w:rsidR="0024139D" w:rsidRPr="00615117" w14:paraId="5CA12E59" w14:textId="77777777" w:rsidTr="00635481">
        <w:tc>
          <w:tcPr>
            <w:tcW w:w="1791" w:type="dxa"/>
          </w:tcPr>
          <w:p w14:paraId="067E6D27" w14:textId="2E7BF036" w:rsidR="0024139D" w:rsidRPr="00C658AA" w:rsidRDefault="0024139D" w:rsidP="00642F8E">
            <w:pPr>
              <w:spacing w:line="312" w:lineRule="auto"/>
              <w:ind w:firstLine="0"/>
              <w:rPr>
                <w:rFonts w:cs="Times New Roman"/>
                <w:color w:val="FF0000"/>
                <w:szCs w:val="26"/>
                <w:u w:val="single"/>
              </w:rPr>
            </w:pPr>
            <w:r w:rsidRPr="00615117">
              <w:rPr>
                <w:rFonts w:cs="Times New Roman"/>
                <w:szCs w:val="26"/>
              </w:rPr>
              <w:t xml:space="preserve">Số Bill ref </w:t>
            </w:r>
          </w:p>
        </w:tc>
        <w:tc>
          <w:tcPr>
            <w:tcW w:w="1418" w:type="dxa"/>
          </w:tcPr>
          <w:p w14:paraId="3B2E2D6A" w14:textId="63BB2653" w:rsidR="0024139D" w:rsidRPr="00D62801" w:rsidRDefault="0024139D" w:rsidP="00642F8E">
            <w:pPr>
              <w:spacing w:line="312" w:lineRule="auto"/>
              <w:ind w:firstLine="0"/>
              <w:rPr>
                <w:rFonts w:cs="Times New Roman"/>
                <w:szCs w:val="26"/>
              </w:rPr>
            </w:pPr>
            <w:r w:rsidRPr="00615117">
              <w:rPr>
                <w:rFonts w:cs="Times New Roman"/>
                <w:szCs w:val="26"/>
              </w:rPr>
              <w:t>Nvarchar</w:t>
            </w:r>
          </w:p>
        </w:tc>
        <w:tc>
          <w:tcPr>
            <w:tcW w:w="567" w:type="dxa"/>
          </w:tcPr>
          <w:p w14:paraId="7590FEDA" w14:textId="1DBA2EC6" w:rsidR="0024139D" w:rsidRDefault="0024139D" w:rsidP="00642F8E">
            <w:pPr>
              <w:spacing w:line="312" w:lineRule="auto"/>
              <w:ind w:firstLine="0"/>
              <w:rPr>
                <w:rFonts w:cs="Times New Roman"/>
                <w:i/>
                <w:color w:val="0070C0"/>
                <w:sz w:val="20"/>
                <w:szCs w:val="26"/>
              </w:rPr>
            </w:pPr>
            <w:r w:rsidRPr="00615117">
              <w:rPr>
                <w:rFonts w:cs="Times New Roman"/>
                <w:szCs w:val="26"/>
              </w:rPr>
              <w:t>12</w:t>
            </w:r>
          </w:p>
        </w:tc>
        <w:tc>
          <w:tcPr>
            <w:tcW w:w="567" w:type="dxa"/>
          </w:tcPr>
          <w:p w14:paraId="568DE5DC" w14:textId="0AA115A2" w:rsidR="0024139D" w:rsidRPr="00D62801" w:rsidRDefault="0024139D" w:rsidP="00642F8E">
            <w:pPr>
              <w:spacing w:line="312" w:lineRule="auto"/>
              <w:ind w:firstLine="0"/>
              <w:rPr>
                <w:rFonts w:cs="Times New Roman"/>
                <w:szCs w:val="26"/>
              </w:rPr>
            </w:pPr>
            <w:r w:rsidRPr="00615117">
              <w:rPr>
                <w:rFonts w:cs="Times New Roman"/>
                <w:szCs w:val="26"/>
              </w:rPr>
              <w:t>M</w:t>
            </w:r>
          </w:p>
        </w:tc>
        <w:tc>
          <w:tcPr>
            <w:tcW w:w="4819" w:type="dxa"/>
          </w:tcPr>
          <w:p w14:paraId="60C7A810"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Số Bill ref:</w:t>
            </w:r>
          </w:p>
          <w:p w14:paraId="66876133" w14:textId="77777777" w:rsidR="0024139D" w:rsidRPr="00615117" w:rsidRDefault="0024139D" w:rsidP="00642F8E">
            <w:pPr>
              <w:spacing w:line="312" w:lineRule="auto"/>
              <w:ind w:firstLine="0"/>
              <w:rPr>
                <w:rFonts w:cs="Times New Roman"/>
                <w:szCs w:val="26"/>
              </w:rPr>
            </w:pPr>
            <w:r w:rsidRPr="00615117">
              <w:rPr>
                <w:rFonts w:cs="Times New Roman"/>
                <w:szCs w:val="26"/>
              </w:rPr>
              <w:t>Số Bill ref của chi nhánh do hệ thống tự sinh ra</w:t>
            </w:r>
          </w:p>
          <w:p w14:paraId="72A8D73D" w14:textId="77777777" w:rsidR="0024139D" w:rsidRPr="00615117" w:rsidRDefault="0024139D" w:rsidP="00642F8E">
            <w:pPr>
              <w:spacing w:line="312" w:lineRule="auto"/>
              <w:ind w:firstLine="0"/>
              <w:rPr>
                <w:rFonts w:cs="Times New Roman"/>
                <w:szCs w:val="26"/>
              </w:rPr>
            </w:pPr>
            <w:r w:rsidRPr="00615117">
              <w:rPr>
                <w:rFonts w:cs="Times New Roman"/>
                <w:szCs w:val="26"/>
              </w:rPr>
              <w:t xml:space="preserve">- Khi TTV bấm vào nút tạo mới chương trình tự động sinh ra số tham chiếu  gồm 12 ký tự gồm cả chữ và số có dạng </w:t>
            </w:r>
          </w:p>
          <w:p w14:paraId="525626B6" w14:textId="77777777" w:rsidR="0024139D" w:rsidRPr="00615117" w:rsidRDefault="0024139D" w:rsidP="00642F8E">
            <w:pPr>
              <w:spacing w:line="312" w:lineRule="auto"/>
              <w:ind w:firstLine="0"/>
              <w:rPr>
                <w:rFonts w:cs="Times New Roman"/>
                <w:szCs w:val="26"/>
              </w:rPr>
            </w:pPr>
            <w:r w:rsidRPr="00615117">
              <w:rPr>
                <w:rFonts w:cs="Times New Roman"/>
                <w:szCs w:val="26"/>
              </w:rPr>
              <w:t>LAOIByyxxxxx (2 ký yy là năm phát hành, năm ký tự xxxxx  là số thứ tự của Bill phát sinh trong năm) nếu giá trị trường Bill type là Sight</w:t>
            </w:r>
          </w:p>
          <w:p w14:paraId="1CB7FBB8" w14:textId="4E17EF28" w:rsidR="0024139D" w:rsidRPr="00D62801" w:rsidRDefault="0024139D" w:rsidP="00642F8E">
            <w:pPr>
              <w:spacing w:line="312" w:lineRule="auto"/>
              <w:ind w:firstLine="0"/>
              <w:rPr>
                <w:rFonts w:cs="Times New Roman"/>
                <w:szCs w:val="26"/>
                <w:u w:val="single"/>
              </w:rPr>
            </w:pPr>
            <w:r w:rsidRPr="00615117">
              <w:rPr>
                <w:rFonts w:cs="Times New Roman"/>
                <w:szCs w:val="26"/>
              </w:rPr>
              <w:lastRenderedPageBreak/>
              <w:t>LAOITyyxxxxx (2 ký yy là năm phát hành, năm ký tự xxxxx  là số thứ tự của Bill phát sinh trong năm) nếu giá trị trường Bill type là Tern</w:t>
            </w:r>
          </w:p>
        </w:tc>
        <w:tc>
          <w:tcPr>
            <w:tcW w:w="1418" w:type="dxa"/>
          </w:tcPr>
          <w:p w14:paraId="594090AB" w14:textId="073E9F9C"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lastRenderedPageBreak/>
              <w:t>N</w:t>
            </w:r>
          </w:p>
        </w:tc>
        <w:tc>
          <w:tcPr>
            <w:tcW w:w="1418" w:type="dxa"/>
          </w:tcPr>
          <w:p w14:paraId="087DE17E" w14:textId="77777777"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RL</w:t>
            </w:r>
          </w:p>
          <w:p w14:paraId="1CFACD42" w14:textId="60404CA1"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(Số IBLC)</w:t>
            </w:r>
          </w:p>
        </w:tc>
      </w:tr>
      <w:tr w:rsidR="0024139D" w:rsidRPr="00615117" w14:paraId="7EEAB0A2" w14:textId="77777777" w:rsidTr="00635481">
        <w:tc>
          <w:tcPr>
            <w:tcW w:w="1791" w:type="dxa"/>
          </w:tcPr>
          <w:p w14:paraId="70ED2BD6" w14:textId="0C873C61" w:rsidR="0024139D" w:rsidRPr="00615117" w:rsidRDefault="0024139D" w:rsidP="00642F8E">
            <w:pPr>
              <w:spacing w:line="312" w:lineRule="auto"/>
              <w:ind w:firstLine="0"/>
              <w:rPr>
                <w:rFonts w:cs="Times New Roman"/>
                <w:szCs w:val="26"/>
              </w:rPr>
            </w:pPr>
            <w:r w:rsidRPr="00615117">
              <w:rPr>
                <w:rFonts w:cs="Times New Roman"/>
                <w:szCs w:val="26"/>
              </w:rPr>
              <w:lastRenderedPageBreak/>
              <w:t>Số Ref EE</w:t>
            </w:r>
          </w:p>
        </w:tc>
        <w:tc>
          <w:tcPr>
            <w:tcW w:w="1418" w:type="dxa"/>
          </w:tcPr>
          <w:p w14:paraId="55B7A1CF" w14:textId="3B23FCBA" w:rsidR="0024139D" w:rsidRPr="00615117" w:rsidRDefault="0024139D" w:rsidP="00642F8E">
            <w:pPr>
              <w:spacing w:line="312" w:lineRule="auto"/>
              <w:ind w:firstLine="0"/>
              <w:rPr>
                <w:rFonts w:cs="Times New Roman"/>
                <w:szCs w:val="26"/>
              </w:rPr>
            </w:pPr>
            <w:r w:rsidRPr="00615117">
              <w:rPr>
                <w:rFonts w:cs="Times New Roman"/>
                <w:szCs w:val="26"/>
              </w:rPr>
              <w:t>Nvarchar</w:t>
            </w:r>
          </w:p>
        </w:tc>
        <w:tc>
          <w:tcPr>
            <w:tcW w:w="567" w:type="dxa"/>
          </w:tcPr>
          <w:p w14:paraId="00C75FCA" w14:textId="6EA33AD8" w:rsidR="0024139D" w:rsidRPr="00615117" w:rsidRDefault="0024139D" w:rsidP="00642F8E">
            <w:pPr>
              <w:spacing w:line="312" w:lineRule="auto"/>
              <w:ind w:firstLine="0"/>
              <w:rPr>
                <w:rFonts w:cs="Times New Roman"/>
                <w:szCs w:val="26"/>
              </w:rPr>
            </w:pPr>
            <w:r w:rsidRPr="00615117">
              <w:rPr>
                <w:rFonts w:cs="Times New Roman"/>
                <w:szCs w:val="26"/>
              </w:rPr>
              <w:t>13</w:t>
            </w:r>
          </w:p>
        </w:tc>
        <w:tc>
          <w:tcPr>
            <w:tcW w:w="567" w:type="dxa"/>
          </w:tcPr>
          <w:p w14:paraId="7BB276D6" w14:textId="0715510E" w:rsidR="0024139D" w:rsidRPr="00615117" w:rsidRDefault="0024139D" w:rsidP="00642F8E">
            <w:pPr>
              <w:spacing w:line="312" w:lineRule="auto"/>
              <w:ind w:firstLine="0"/>
              <w:rPr>
                <w:rFonts w:cs="Times New Roman"/>
                <w:szCs w:val="26"/>
              </w:rPr>
            </w:pPr>
            <w:r>
              <w:rPr>
                <w:rFonts w:cs="Times New Roman"/>
                <w:szCs w:val="26"/>
              </w:rPr>
              <w:t>P</w:t>
            </w:r>
          </w:p>
        </w:tc>
        <w:tc>
          <w:tcPr>
            <w:tcW w:w="4819" w:type="dxa"/>
          </w:tcPr>
          <w:p w14:paraId="57D33ECE"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Số Ref EE:</w:t>
            </w:r>
          </w:p>
          <w:p w14:paraId="5E1D51EE"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Số Bill được TT TTTM phát hành từ hệ thống EE</w:t>
            </w:r>
          </w:p>
          <w:p w14:paraId="0885E143" w14:textId="25DD0349" w:rsidR="0024139D" w:rsidRPr="00615117" w:rsidRDefault="0024139D" w:rsidP="00642F8E">
            <w:pPr>
              <w:spacing w:line="312" w:lineRule="auto"/>
              <w:ind w:firstLine="0"/>
              <w:rPr>
                <w:rFonts w:cs="Times New Roman"/>
                <w:szCs w:val="26"/>
                <w:u w:val="single"/>
              </w:rPr>
            </w:pPr>
            <w:r w:rsidRPr="001F7476">
              <w:rPr>
                <w:rFonts w:cs="Times New Roman"/>
                <w:szCs w:val="26"/>
              </w:rPr>
              <w:t>Giá trị được trả về từ TF-EE</w:t>
            </w:r>
          </w:p>
        </w:tc>
        <w:tc>
          <w:tcPr>
            <w:tcW w:w="1418" w:type="dxa"/>
          </w:tcPr>
          <w:p w14:paraId="131F8D8D" w14:textId="2AD3C99C"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3C861544" w14:textId="19EA2118"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022E078A" w14:textId="77777777" w:rsidTr="00635481">
        <w:tc>
          <w:tcPr>
            <w:tcW w:w="1791" w:type="dxa"/>
          </w:tcPr>
          <w:p w14:paraId="2E2CABC4" w14:textId="3AE3E8CA" w:rsidR="0024139D" w:rsidRPr="00615117" w:rsidRDefault="0024139D" w:rsidP="00642F8E">
            <w:pPr>
              <w:spacing w:line="312" w:lineRule="auto"/>
              <w:ind w:firstLine="0"/>
              <w:rPr>
                <w:rFonts w:cs="Times New Roman"/>
                <w:szCs w:val="26"/>
              </w:rPr>
            </w:pPr>
            <w:r w:rsidRPr="00615117">
              <w:rPr>
                <w:rFonts w:cs="Times New Roman"/>
                <w:szCs w:val="26"/>
              </w:rPr>
              <w:t>Bill type</w:t>
            </w:r>
          </w:p>
        </w:tc>
        <w:tc>
          <w:tcPr>
            <w:tcW w:w="1418" w:type="dxa"/>
          </w:tcPr>
          <w:p w14:paraId="02C640AB" w14:textId="546654F1" w:rsidR="0024139D" w:rsidRPr="00615117" w:rsidRDefault="0024139D" w:rsidP="00642F8E">
            <w:pPr>
              <w:spacing w:line="312" w:lineRule="auto"/>
              <w:ind w:firstLine="0"/>
              <w:rPr>
                <w:rFonts w:cs="Times New Roman"/>
                <w:szCs w:val="26"/>
              </w:rPr>
            </w:pPr>
            <w:r w:rsidRPr="00615117">
              <w:rPr>
                <w:rFonts w:cs="Times New Roman"/>
                <w:szCs w:val="26"/>
              </w:rPr>
              <w:t>Char</w:t>
            </w:r>
          </w:p>
        </w:tc>
        <w:tc>
          <w:tcPr>
            <w:tcW w:w="567" w:type="dxa"/>
          </w:tcPr>
          <w:p w14:paraId="0AAB9805" w14:textId="74D57DEF" w:rsidR="0024139D" w:rsidRPr="00615117" w:rsidRDefault="0024139D" w:rsidP="00642F8E">
            <w:pPr>
              <w:spacing w:line="312" w:lineRule="auto"/>
              <w:ind w:firstLine="0"/>
              <w:rPr>
                <w:rFonts w:cs="Times New Roman"/>
                <w:szCs w:val="26"/>
              </w:rPr>
            </w:pPr>
            <w:r w:rsidRPr="00615117">
              <w:rPr>
                <w:rFonts w:cs="Times New Roman"/>
                <w:szCs w:val="26"/>
              </w:rPr>
              <w:t>3</w:t>
            </w:r>
          </w:p>
        </w:tc>
        <w:tc>
          <w:tcPr>
            <w:tcW w:w="567" w:type="dxa"/>
          </w:tcPr>
          <w:p w14:paraId="73F3BEA0" w14:textId="3D4D389A"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568152AC" w14:textId="77777777" w:rsidR="0024139D" w:rsidRDefault="0024139D" w:rsidP="00642F8E">
            <w:pPr>
              <w:spacing w:line="312" w:lineRule="auto"/>
              <w:ind w:firstLine="0"/>
              <w:rPr>
                <w:rFonts w:cs="Times New Roman"/>
                <w:szCs w:val="26"/>
                <w:u w:val="single"/>
              </w:rPr>
            </w:pPr>
            <w:r w:rsidRPr="00615117">
              <w:rPr>
                <w:rFonts w:cs="Times New Roman"/>
                <w:szCs w:val="26"/>
                <w:u w:val="single"/>
              </w:rPr>
              <w:t>Bill type:</w:t>
            </w:r>
          </w:p>
          <w:p w14:paraId="3A4D6B73" w14:textId="77777777" w:rsidR="0024139D" w:rsidRPr="00054E58" w:rsidRDefault="0024139D" w:rsidP="00642F8E">
            <w:pPr>
              <w:spacing w:line="312" w:lineRule="auto"/>
              <w:ind w:left="590" w:hanging="270"/>
              <w:rPr>
                <w:rFonts w:cs="Times New Roman"/>
                <w:szCs w:val="26"/>
                <w:u w:val="single"/>
              </w:rPr>
            </w:pPr>
            <w:r>
              <w:rPr>
                <w:rFonts w:cs="Times New Roman"/>
                <w:szCs w:val="26"/>
              </w:rPr>
              <w:t xml:space="preserve"> </w:t>
            </w:r>
            <w:r w:rsidRPr="00054E58">
              <w:rPr>
                <w:rFonts w:cs="Times New Roman"/>
                <w:szCs w:val="26"/>
              </w:rPr>
              <w:t xml:space="preserve">- </w:t>
            </w:r>
            <w:r>
              <w:rPr>
                <w:rFonts w:cs="Times New Roman"/>
                <w:szCs w:val="26"/>
              </w:rPr>
              <w:t>T</w:t>
            </w:r>
            <w:r w:rsidRPr="00615117">
              <w:rPr>
                <w:rFonts w:cs="Times New Roman"/>
                <w:szCs w:val="26"/>
              </w:rPr>
              <w:t xml:space="preserve">rường thể hiện loại thanh toán </w:t>
            </w:r>
            <w:r>
              <w:rPr>
                <w:rFonts w:cs="Times New Roman"/>
                <w:szCs w:val="26"/>
              </w:rPr>
              <w:t xml:space="preserve"> </w:t>
            </w:r>
            <w:r w:rsidRPr="00615117">
              <w:rPr>
                <w:rFonts w:cs="Times New Roman"/>
                <w:szCs w:val="26"/>
              </w:rPr>
              <w:t>củ</w:t>
            </w:r>
            <w:r>
              <w:rPr>
                <w:rFonts w:cs="Times New Roman"/>
                <w:szCs w:val="26"/>
              </w:rPr>
              <w:t>a BCT</w:t>
            </w:r>
            <w:r w:rsidRPr="00615117">
              <w:rPr>
                <w:rFonts w:cs="Times New Roman"/>
                <w:szCs w:val="26"/>
              </w:rPr>
              <w:t xml:space="preserve"> </w:t>
            </w:r>
          </w:p>
          <w:p w14:paraId="68E4E38B" w14:textId="471FE1E2" w:rsidR="0024139D" w:rsidRPr="00615117" w:rsidRDefault="0024139D" w:rsidP="00642F8E">
            <w:pPr>
              <w:spacing w:line="312" w:lineRule="auto"/>
              <w:ind w:firstLine="0"/>
              <w:rPr>
                <w:rFonts w:cs="Times New Roman"/>
                <w:szCs w:val="26"/>
                <w:u w:val="single"/>
              </w:rPr>
            </w:pPr>
            <w:r w:rsidRPr="00054E58">
              <w:rPr>
                <w:rFonts w:cs="Times New Roman"/>
                <w:szCs w:val="26"/>
              </w:rPr>
              <w:t>Giá trị được trả về từ TF-EE</w:t>
            </w:r>
          </w:p>
        </w:tc>
        <w:tc>
          <w:tcPr>
            <w:tcW w:w="1418" w:type="dxa"/>
          </w:tcPr>
          <w:p w14:paraId="2FFA3DEA" w14:textId="2D298367"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2E25FB7F" w14:textId="2CA2DA44"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3C9369BB" w14:textId="77777777" w:rsidTr="00635481">
        <w:tc>
          <w:tcPr>
            <w:tcW w:w="1791" w:type="dxa"/>
          </w:tcPr>
          <w:p w14:paraId="0E01F104" w14:textId="7E4BF482" w:rsidR="0024139D" w:rsidRPr="00615117" w:rsidRDefault="0024139D" w:rsidP="00642F8E">
            <w:pPr>
              <w:spacing w:line="312" w:lineRule="auto"/>
              <w:ind w:firstLine="0"/>
              <w:rPr>
                <w:rFonts w:cs="Times New Roman"/>
                <w:szCs w:val="26"/>
              </w:rPr>
            </w:pPr>
            <w:r w:rsidRPr="00615117">
              <w:rPr>
                <w:rFonts w:cs="Times New Roman"/>
                <w:szCs w:val="26"/>
              </w:rPr>
              <w:t>Loại tiền</w:t>
            </w:r>
          </w:p>
        </w:tc>
        <w:tc>
          <w:tcPr>
            <w:tcW w:w="1418" w:type="dxa"/>
          </w:tcPr>
          <w:p w14:paraId="7B87DF05" w14:textId="42F02DAA" w:rsidR="0024139D" w:rsidRPr="00615117" w:rsidRDefault="0024139D" w:rsidP="00642F8E">
            <w:pPr>
              <w:spacing w:line="312" w:lineRule="auto"/>
              <w:ind w:firstLine="0"/>
              <w:rPr>
                <w:rFonts w:cs="Times New Roman"/>
                <w:szCs w:val="26"/>
              </w:rPr>
            </w:pPr>
            <w:r w:rsidRPr="00615117">
              <w:rPr>
                <w:rFonts w:cs="Times New Roman"/>
                <w:szCs w:val="26"/>
              </w:rPr>
              <w:t>Char</w:t>
            </w:r>
          </w:p>
        </w:tc>
        <w:tc>
          <w:tcPr>
            <w:tcW w:w="567" w:type="dxa"/>
          </w:tcPr>
          <w:p w14:paraId="2683C857" w14:textId="1314B824" w:rsidR="0024139D" w:rsidRPr="00615117" w:rsidRDefault="0024139D" w:rsidP="00642F8E">
            <w:pPr>
              <w:spacing w:line="312" w:lineRule="auto"/>
              <w:ind w:firstLine="0"/>
              <w:rPr>
                <w:rFonts w:cs="Times New Roman"/>
                <w:szCs w:val="26"/>
              </w:rPr>
            </w:pPr>
            <w:r w:rsidRPr="00615117">
              <w:rPr>
                <w:rFonts w:cs="Times New Roman"/>
                <w:szCs w:val="26"/>
              </w:rPr>
              <w:t>3</w:t>
            </w:r>
          </w:p>
        </w:tc>
        <w:tc>
          <w:tcPr>
            <w:tcW w:w="567" w:type="dxa"/>
          </w:tcPr>
          <w:p w14:paraId="28A97F75" w14:textId="1CE8E757" w:rsidR="0024139D" w:rsidRDefault="0024139D" w:rsidP="00642F8E">
            <w:pPr>
              <w:spacing w:line="312" w:lineRule="auto"/>
              <w:ind w:firstLine="0"/>
              <w:rPr>
                <w:rFonts w:cs="Times New Roman"/>
                <w:szCs w:val="26"/>
              </w:rPr>
            </w:pPr>
            <w:r w:rsidRPr="00615117">
              <w:rPr>
                <w:rFonts w:cs="Times New Roman"/>
                <w:szCs w:val="26"/>
              </w:rPr>
              <w:t>P</w:t>
            </w:r>
          </w:p>
        </w:tc>
        <w:tc>
          <w:tcPr>
            <w:tcW w:w="4819" w:type="dxa"/>
          </w:tcPr>
          <w:p w14:paraId="2DFFB92B"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Loại tiền:</w:t>
            </w:r>
          </w:p>
          <w:p w14:paraId="466F61D0" w14:textId="77777777" w:rsidR="0024139D" w:rsidRPr="006B0C5A" w:rsidRDefault="0024139D" w:rsidP="00724F94">
            <w:pPr>
              <w:pStyle w:val="ListParagraph"/>
              <w:numPr>
                <w:ilvl w:val="0"/>
                <w:numId w:val="6"/>
              </w:numPr>
              <w:spacing w:line="312" w:lineRule="auto"/>
              <w:rPr>
                <w:rFonts w:cs="Times New Roman"/>
                <w:szCs w:val="26"/>
                <w:u w:val="single"/>
              </w:rPr>
            </w:pPr>
            <w:r w:rsidRPr="00615117">
              <w:rPr>
                <w:rFonts w:cs="Times New Roman"/>
                <w:szCs w:val="26"/>
              </w:rPr>
              <w:t>Loại tiền củ</w:t>
            </w:r>
            <w:r>
              <w:rPr>
                <w:rFonts w:cs="Times New Roman"/>
                <w:szCs w:val="26"/>
              </w:rPr>
              <w:t>a BCT</w:t>
            </w:r>
          </w:p>
          <w:p w14:paraId="098B7AC8" w14:textId="3A08556F" w:rsidR="0024139D" w:rsidRPr="00615117" w:rsidRDefault="0024139D" w:rsidP="00642F8E">
            <w:pPr>
              <w:spacing w:line="312" w:lineRule="auto"/>
              <w:ind w:firstLine="0"/>
              <w:rPr>
                <w:rFonts w:cs="Times New Roman"/>
                <w:szCs w:val="26"/>
                <w:u w:val="single"/>
              </w:rPr>
            </w:pPr>
            <w:r w:rsidRPr="006B0C5A">
              <w:rPr>
                <w:rFonts w:cs="Times New Roman"/>
                <w:szCs w:val="26"/>
              </w:rPr>
              <w:t>Giá trị được trả về từ TF-EE</w:t>
            </w:r>
            <w:r w:rsidRPr="00615117">
              <w:rPr>
                <w:rFonts w:cs="Times New Roman"/>
                <w:szCs w:val="26"/>
              </w:rPr>
              <w:t xml:space="preserve"> </w:t>
            </w:r>
          </w:p>
        </w:tc>
        <w:tc>
          <w:tcPr>
            <w:tcW w:w="1418" w:type="dxa"/>
          </w:tcPr>
          <w:p w14:paraId="46F204E0" w14:textId="6CC25A3D"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DB1E462" w14:textId="77777777" w:rsidR="0024139D" w:rsidRDefault="0024139D" w:rsidP="00642F8E">
            <w:pPr>
              <w:spacing w:line="312" w:lineRule="auto"/>
              <w:ind w:firstLine="0"/>
              <w:rPr>
                <w:rFonts w:cs="Times New Roman"/>
                <w:i/>
                <w:color w:val="0070C0"/>
                <w:sz w:val="20"/>
                <w:szCs w:val="26"/>
              </w:rPr>
            </w:pPr>
          </w:p>
        </w:tc>
      </w:tr>
      <w:tr w:rsidR="0024139D" w:rsidRPr="00615117" w14:paraId="37A0B905" w14:textId="77777777" w:rsidTr="00635481">
        <w:tc>
          <w:tcPr>
            <w:tcW w:w="1791" w:type="dxa"/>
          </w:tcPr>
          <w:p w14:paraId="59D0CCC8" w14:textId="2BE6B3C2" w:rsidR="0024139D" w:rsidRPr="00615117" w:rsidRDefault="0024139D" w:rsidP="00642F8E">
            <w:pPr>
              <w:spacing w:line="312" w:lineRule="auto"/>
              <w:ind w:firstLine="0"/>
              <w:rPr>
                <w:rFonts w:cs="Times New Roman"/>
                <w:szCs w:val="26"/>
              </w:rPr>
            </w:pPr>
            <w:r w:rsidRPr="00615117">
              <w:rPr>
                <w:rFonts w:cs="Times New Roman"/>
                <w:szCs w:val="26"/>
              </w:rPr>
              <w:t>Số tiền hối phiếu</w:t>
            </w:r>
          </w:p>
        </w:tc>
        <w:tc>
          <w:tcPr>
            <w:tcW w:w="1418" w:type="dxa"/>
          </w:tcPr>
          <w:p w14:paraId="3A4D08DF" w14:textId="4C8AE321"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385A2249" w14:textId="07385809" w:rsidR="0024139D" w:rsidRPr="00615117" w:rsidRDefault="0024139D" w:rsidP="00642F8E">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74E22B19" w14:textId="17960C17" w:rsidR="0024139D" w:rsidRPr="00615117" w:rsidRDefault="0024139D" w:rsidP="00642F8E">
            <w:pPr>
              <w:spacing w:line="312" w:lineRule="auto"/>
              <w:ind w:firstLine="0"/>
              <w:rPr>
                <w:rFonts w:cs="Times New Roman"/>
                <w:szCs w:val="26"/>
              </w:rPr>
            </w:pPr>
            <w:r>
              <w:rPr>
                <w:rFonts w:cs="Times New Roman"/>
                <w:szCs w:val="26"/>
              </w:rPr>
              <w:t>p</w:t>
            </w:r>
          </w:p>
        </w:tc>
        <w:tc>
          <w:tcPr>
            <w:tcW w:w="4819" w:type="dxa"/>
          </w:tcPr>
          <w:p w14:paraId="725A9862"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 xml:space="preserve">Số tiền </w:t>
            </w:r>
            <w:r>
              <w:rPr>
                <w:rFonts w:cs="Times New Roman"/>
                <w:szCs w:val="26"/>
                <w:u w:val="single"/>
              </w:rPr>
              <w:t>hối phiếu</w:t>
            </w:r>
            <w:r w:rsidRPr="00615117">
              <w:rPr>
                <w:rFonts w:cs="Times New Roman"/>
                <w:szCs w:val="26"/>
                <w:u w:val="single"/>
              </w:rPr>
              <w:t>:</w:t>
            </w:r>
          </w:p>
          <w:p w14:paraId="1894D320"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Số tiền của BCT</w:t>
            </w:r>
          </w:p>
          <w:p w14:paraId="239C6375" w14:textId="20743F47" w:rsidR="0024139D" w:rsidRPr="00615117" w:rsidRDefault="0024139D" w:rsidP="00642F8E">
            <w:pPr>
              <w:spacing w:line="312" w:lineRule="auto"/>
              <w:ind w:firstLine="0"/>
              <w:rPr>
                <w:rFonts w:cs="Times New Roman"/>
                <w:szCs w:val="26"/>
                <w:u w:val="single"/>
              </w:rPr>
            </w:pPr>
            <w:r w:rsidRPr="006B0C5A">
              <w:rPr>
                <w:rFonts w:cs="Times New Roman"/>
                <w:szCs w:val="26"/>
              </w:rPr>
              <w:t>Giá trị được trả về từ TF-EE</w:t>
            </w:r>
          </w:p>
        </w:tc>
        <w:tc>
          <w:tcPr>
            <w:tcW w:w="1418" w:type="dxa"/>
          </w:tcPr>
          <w:p w14:paraId="41A03F45" w14:textId="26AC59AA"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3BA803A6" w14:textId="77777777" w:rsidR="0024139D" w:rsidRDefault="0024139D" w:rsidP="00642F8E">
            <w:pPr>
              <w:spacing w:line="312" w:lineRule="auto"/>
              <w:ind w:firstLine="0"/>
              <w:rPr>
                <w:rFonts w:cs="Times New Roman"/>
                <w:i/>
                <w:color w:val="0070C0"/>
                <w:sz w:val="20"/>
                <w:szCs w:val="26"/>
              </w:rPr>
            </w:pPr>
          </w:p>
        </w:tc>
      </w:tr>
      <w:tr w:rsidR="0024139D" w:rsidRPr="00615117" w14:paraId="6CBAC86E" w14:textId="77777777" w:rsidTr="00635481">
        <w:tc>
          <w:tcPr>
            <w:tcW w:w="1791" w:type="dxa"/>
          </w:tcPr>
          <w:p w14:paraId="0E8EBF1D" w14:textId="54A82343" w:rsidR="0024139D" w:rsidRPr="00615117" w:rsidRDefault="0024139D" w:rsidP="00642F8E">
            <w:pPr>
              <w:spacing w:line="312" w:lineRule="auto"/>
              <w:ind w:firstLine="0"/>
              <w:rPr>
                <w:rFonts w:cs="Times New Roman"/>
                <w:szCs w:val="26"/>
              </w:rPr>
            </w:pPr>
            <w:r>
              <w:rPr>
                <w:rFonts w:cs="Times New Roman"/>
                <w:szCs w:val="26"/>
              </w:rPr>
              <w:t>Tỷ giá</w:t>
            </w:r>
          </w:p>
        </w:tc>
        <w:tc>
          <w:tcPr>
            <w:tcW w:w="1418" w:type="dxa"/>
          </w:tcPr>
          <w:p w14:paraId="15466B91" w14:textId="515DB28E"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49995DB6" w14:textId="1297DD09" w:rsidR="0024139D" w:rsidRPr="00615117" w:rsidRDefault="0024139D" w:rsidP="00642F8E">
            <w:pPr>
              <w:spacing w:line="312" w:lineRule="auto"/>
              <w:ind w:firstLine="0"/>
              <w:rPr>
                <w:rFonts w:cs="Times New Roman"/>
                <w:szCs w:val="26"/>
                <w:lang w:val="vi-VN"/>
              </w:rPr>
            </w:pPr>
            <w:r w:rsidRPr="00615117">
              <w:rPr>
                <w:rFonts w:cs="Times New Roman"/>
                <w:szCs w:val="26"/>
                <w:lang w:val="vi-VN"/>
              </w:rPr>
              <w:t>18</w:t>
            </w:r>
            <w:r w:rsidRPr="00615117">
              <w:rPr>
                <w:rFonts w:cs="Times New Roman"/>
                <w:szCs w:val="26"/>
              </w:rPr>
              <w:t>,3</w:t>
            </w:r>
          </w:p>
        </w:tc>
        <w:tc>
          <w:tcPr>
            <w:tcW w:w="567" w:type="dxa"/>
          </w:tcPr>
          <w:p w14:paraId="1BACE643" w14:textId="670767E0" w:rsidR="0024139D" w:rsidRDefault="0024139D" w:rsidP="00642F8E">
            <w:pPr>
              <w:spacing w:line="312" w:lineRule="auto"/>
              <w:ind w:firstLine="0"/>
              <w:rPr>
                <w:rFonts w:cs="Times New Roman"/>
                <w:szCs w:val="26"/>
              </w:rPr>
            </w:pPr>
            <w:r>
              <w:rPr>
                <w:rFonts w:cs="Times New Roman"/>
                <w:szCs w:val="26"/>
              </w:rPr>
              <w:t>O</w:t>
            </w:r>
          </w:p>
        </w:tc>
        <w:tc>
          <w:tcPr>
            <w:tcW w:w="4819" w:type="dxa"/>
          </w:tcPr>
          <w:p w14:paraId="2228F2C4" w14:textId="77777777" w:rsidR="0024139D" w:rsidRDefault="0024139D" w:rsidP="00642F8E">
            <w:pPr>
              <w:spacing w:line="312" w:lineRule="auto"/>
              <w:ind w:firstLine="0"/>
              <w:rPr>
                <w:rFonts w:cs="Times New Roman"/>
                <w:szCs w:val="26"/>
                <w:u w:val="single"/>
              </w:rPr>
            </w:pPr>
            <w:r w:rsidRPr="00743BA5">
              <w:rPr>
                <w:rFonts w:cs="Times New Roman"/>
                <w:szCs w:val="26"/>
                <w:u w:val="single"/>
              </w:rPr>
              <w:t>Tỷ giá</w:t>
            </w:r>
            <w:r>
              <w:rPr>
                <w:rFonts w:cs="Times New Roman"/>
                <w:szCs w:val="26"/>
                <w:u w:val="single"/>
              </w:rPr>
              <w:t>:</w:t>
            </w:r>
          </w:p>
          <w:p w14:paraId="530A5555" w14:textId="17F5FC62" w:rsidR="0024139D" w:rsidRPr="00615117" w:rsidRDefault="0024139D" w:rsidP="00642F8E">
            <w:pPr>
              <w:spacing w:line="312" w:lineRule="auto"/>
              <w:ind w:firstLine="0"/>
              <w:rPr>
                <w:rFonts w:cs="Times New Roman"/>
                <w:szCs w:val="26"/>
                <w:u w:val="single"/>
              </w:rPr>
            </w:pPr>
            <w:r w:rsidRPr="00C658AA">
              <w:rPr>
                <w:rFonts w:cs="Times New Roman"/>
                <w:szCs w:val="26"/>
              </w:rPr>
              <w:t>Tỷ giá của đồng nội tệ với đồng tiền của BCT, hệ thống mặc định tỷ giá Midrate và cho phép sửa</w:t>
            </w:r>
          </w:p>
        </w:tc>
        <w:tc>
          <w:tcPr>
            <w:tcW w:w="1418" w:type="dxa"/>
          </w:tcPr>
          <w:p w14:paraId="4E78722C" w14:textId="52DFF166"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7DC0E915" w14:textId="77777777" w:rsidR="0024139D" w:rsidRDefault="0024139D" w:rsidP="00642F8E">
            <w:pPr>
              <w:spacing w:line="312" w:lineRule="auto"/>
              <w:ind w:firstLine="0"/>
              <w:rPr>
                <w:rFonts w:cs="Times New Roman"/>
                <w:i/>
                <w:color w:val="0070C0"/>
                <w:sz w:val="20"/>
                <w:szCs w:val="26"/>
              </w:rPr>
            </w:pPr>
          </w:p>
        </w:tc>
      </w:tr>
      <w:tr w:rsidR="0024139D" w:rsidRPr="00615117" w14:paraId="7851E33A" w14:textId="77777777" w:rsidTr="00635481">
        <w:tc>
          <w:tcPr>
            <w:tcW w:w="1791" w:type="dxa"/>
          </w:tcPr>
          <w:p w14:paraId="6A133DA0" w14:textId="7887207A" w:rsidR="0024139D" w:rsidRDefault="0024139D" w:rsidP="00642F8E">
            <w:pPr>
              <w:spacing w:line="312" w:lineRule="auto"/>
              <w:ind w:firstLine="0"/>
              <w:rPr>
                <w:rFonts w:cs="Times New Roman"/>
                <w:szCs w:val="26"/>
              </w:rPr>
            </w:pPr>
            <w:r>
              <w:rPr>
                <w:rFonts w:cs="Times New Roman"/>
                <w:szCs w:val="26"/>
              </w:rPr>
              <w:t>Số tiền hối phiếu qui đổi</w:t>
            </w:r>
          </w:p>
        </w:tc>
        <w:tc>
          <w:tcPr>
            <w:tcW w:w="1418" w:type="dxa"/>
          </w:tcPr>
          <w:p w14:paraId="7F300461" w14:textId="72F5E4A0"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7024F499" w14:textId="5E50B526" w:rsidR="0024139D" w:rsidRPr="00615117" w:rsidRDefault="0024139D" w:rsidP="00642F8E">
            <w:pPr>
              <w:spacing w:line="312" w:lineRule="auto"/>
              <w:ind w:firstLine="0"/>
              <w:rPr>
                <w:rFonts w:cs="Times New Roman"/>
                <w:szCs w:val="26"/>
                <w:lang w:val="vi-VN"/>
              </w:rPr>
            </w:pPr>
            <w:r w:rsidRPr="00615117">
              <w:rPr>
                <w:rFonts w:cs="Times New Roman"/>
                <w:szCs w:val="26"/>
                <w:lang w:val="vi-VN"/>
              </w:rPr>
              <w:t>18</w:t>
            </w:r>
            <w:r w:rsidRPr="00615117">
              <w:rPr>
                <w:rFonts w:cs="Times New Roman"/>
                <w:szCs w:val="26"/>
              </w:rPr>
              <w:t>,3</w:t>
            </w:r>
          </w:p>
        </w:tc>
        <w:tc>
          <w:tcPr>
            <w:tcW w:w="567" w:type="dxa"/>
          </w:tcPr>
          <w:p w14:paraId="54C8790F" w14:textId="594269B7"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63DE756F" w14:textId="77777777" w:rsidR="0024139D" w:rsidRDefault="0024139D" w:rsidP="00642F8E">
            <w:pPr>
              <w:spacing w:line="312" w:lineRule="auto"/>
              <w:ind w:firstLine="0"/>
              <w:rPr>
                <w:rFonts w:cs="Times New Roman"/>
                <w:szCs w:val="26"/>
                <w:u w:val="single"/>
              </w:rPr>
            </w:pPr>
            <w:r w:rsidRPr="00743BA5">
              <w:rPr>
                <w:rFonts w:cs="Times New Roman"/>
                <w:szCs w:val="26"/>
                <w:u w:val="single"/>
              </w:rPr>
              <w:t>Số tiền hối phiếu qui đổi</w:t>
            </w:r>
            <w:r>
              <w:rPr>
                <w:rFonts w:cs="Times New Roman"/>
                <w:szCs w:val="26"/>
                <w:u w:val="single"/>
              </w:rPr>
              <w:t>:</w:t>
            </w:r>
          </w:p>
          <w:p w14:paraId="684C0900" w14:textId="77777777" w:rsidR="0024139D" w:rsidRDefault="0024139D" w:rsidP="00724F94">
            <w:pPr>
              <w:pStyle w:val="ListParagraph"/>
              <w:numPr>
                <w:ilvl w:val="0"/>
                <w:numId w:val="6"/>
              </w:numPr>
              <w:spacing w:line="312" w:lineRule="auto"/>
              <w:rPr>
                <w:rFonts w:cs="Times New Roman"/>
                <w:szCs w:val="26"/>
              </w:rPr>
            </w:pPr>
            <w:r>
              <w:rPr>
                <w:rFonts w:cs="Times New Roman"/>
                <w:szCs w:val="26"/>
              </w:rPr>
              <w:t>Số tiền hối phiếu qui đổi là số tiền hối phiếu được qui đổi sang tiênf nội tệ</w:t>
            </w:r>
          </w:p>
          <w:p w14:paraId="29D90872" w14:textId="4802317F" w:rsidR="0024139D" w:rsidRPr="00743BA5" w:rsidRDefault="0024139D" w:rsidP="00642F8E">
            <w:pPr>
              <w:spacing w:line="312" w:lineRule="auto"/>
              <w:ind w:firstLine="0"/>
              <w:rPr>
                <w:rFonts w:cs="Times New Roman"/>
                <w:szCs w:val="26"/>
                <w:u w:val="single"/>
              </w:rPr>
            </w:pPr>
            <w:r>
              <w:rPr>
                <w:rFonts w:cs="Times New Roman"/>
                <w:szCs w:val="26"/>
              </w:rPr>
              <w:t>Số tiê HP qui đổi = số tiên HP x tỷ giá</w:t>
            </w:r>
          </w:p>
        </w:tc>
        <w:tc>
          <w:tcPr>
            <w:tcW w:w="1418" w:type="dxa"/>
          </w:tcPr>
          <w:p w14:paraId="0625C8A5" w14:textId="1731AF94"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728F2380" w14:textId="77777777" w:rsidR="0024139D" w:rsidRDefault="0024139D" w:rsidP="00642F8E">
            <w:pPr>
              <w:spacing w:line="312" w:lineRule="auto"/>
              <w:ind w:firstLine="0"/>
              <w:rPr>
                <w:rFonts w:cs="Times New Roman"/>
                <w:i/>
                <w:color w:val="0070C0"/>
                <w:sz w:val="20"/>
                <w:szCs w:val="26"/>
              </w:rPr>
            </w:pPr>
          </w:p>
        </w:tc>
      </w:tr>
      <w:tr w:rsidR="0024139D" w:rsidRPr="00615117" w14:paraId="1906DE41" w14:textId="77777777" w:rsidTr="00635481">
        <w:tc>
          <w:tcPr>
            <w:tcW w:w="1791" w:type="dxa"/>
          </w:tcPr>
          <w:p w14:paraId="4DC0CDE7" w14:textId="378924E0" w:rsidR="0024139D" w:rsidRDefault="0024139D" w:rsidP="00642F8E">
            <w:pPr>
              <w:spacing w:line="312" w:lineRule="auto"/>
              <w:ind w:firstLine="0"/>
              <w:rPr>
                <w:rFonts w:cs="Times New Roman"/>
                <w:szCs w:val="26"/>
              </w:rPr>
            </w:pPr>
            <w:r w:rsidRPr="00615117">
              <w:rPr>
                <w:rFonts w:cs="Times New Roman"/>
                <w:szCs w:val="26"/>
              </w:rPr>
              <w:t>Số dư hối phiếu</w:t>
            </w:r>
          </w:p>
        </w:tc>
        <w:tc>
          <w:tcPr>
            <w:tcW w:w="1418" w:type="dxa"/>
          </w:tcPr>
          <w:p w14:paraId="78A80270" w14:textId="2358873C"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607275A0" w14:textId="1648C4D1" w:rsidR="0024139D" w:rsidRPr="00615117" w:rsidRDefault="0024139D" w:rsidP="00642F8E">
            <w:pPr>
              <w:spacing w:line="312" w:lineRule="auto"/>
              <w:ind w:firstLine="0"/>
              <w:rPr>
                <w:rFonts w:cs="Times New Roman"/>
                <w:szCs w:val="26"/>
                <w:lang w:val="vi-VN"/>
              </w:rPr>
            </w:pPr>
            <w:r w:rsidRPr="00615117">
              <w:rPr>
                <w:rFonts w:cs="Times New Roman"/>
                <w:szCs w:val="26"/>
                <w:lang w:val="vi-VN"/>
              </w:rPr>
              <w:t>18</w:t>
            </w:r>
            <w:r w:rsidRPr="00615117">
              <w:rPr>
                <w:rFonts w:cs="Times New Roman"/>
                <w:szCs w:val="26"/>
              </w:rPr>
              <w:t>,3</w:t>
            </w:r>
          </w:p>
        </w:tc>
        <w:tc>
          <w:tcPr>
            <w:tcW w:w="567" w:type="dxa"/>
          </w:tcPr>
          <w:p w14:paraId="22176D8B" w14:textId="00B34C5D" w:rsidR="0024139D" w:rsidRDefault="0024139D" w:rsidP="00642F8E">
            <w:pPr>
              <w:spacing w:line="312" w:lineRule="auto"/>
              <w:ind w:firstLine="0"/>
              <w:rPr>
                <w:rFonts w:cs="Times New Roman"/>
                <w:szCs w:val="26"/>
              </w:rPr>
            </w:pPr>
            <w:r w:rsidRPr="00615117">
              <w:rPr>
                <w:rFonts w:cs="Times New Roman"/>
                <w:szCs w:val="26"/>
              </w:rPr>
              <w:t>P</w:t>
            </w:r>
          </w:p>
        </w:tc>
        <w:tc>
          <w:tcPr>
            <w:tcW w:w="4819" w:type="dxa"/>
          </w:tcPr>
          <w:p w14:paraId="7985355E"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Số dư hối phiếu:</w:t>
            </w:r>
          </w:p>
          <w:p w14:paraId="065D5016"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Số dư của hối phiếu là số tiền còn lại của BCT sau mỗi lần phát sinh tăng giảm</w:t>
            </w:r>
          </w:p>
          <w:p w14:paraId="77D22EFB" w14:textId="44D62173" w:rsidR="0024139D" w:rsidRPr="00743BA5" w:rsidRDefault="0024139D" w:rsidP="00642F8E">
            <w:pPr>
              <w:spacing w:line="312" w:lineRule="auto"/>
              <w:ind w:firstLine="0"/>
              <w:rPr>
                <w:rFonts w:cs="Times New Roman"/>
                <w:szCs w:val="26"/>
                <w:u w:val="single"/>
              </w:rPr>
            </w:pPr>
            <w:r w:rsidRPr="006B0C5A">
              <w:rPr>
                <w:rFonts w:cs="Times New Roman"/>
                <w:szCs w:val="26"/>
              </w:rPr>
              <w:t>Giá trị được trả về từ TF-EE</w:t>
            </w:r>
          </w:p>
        </w:tc>
        <w:tc>
          <w:tcPr>
            <w:tcW w:w="1418" w:type="dxa"/>
          </w:tcPr>
          <w:p w14:paraId="556149F2" w14:textId="65CE213A"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05E9F03" w14:textId="2FDD8FDA"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258B67CC" w14:textId="77777777" w:rsidTr="00635481">
        <w:tc>
          <w:tcPr>
            <w:tcW w:w="1791" w:type="dxa"/>
          </w:tcPr>
          <w:p w14:paraId="0081FC89" w14:textId="7019B288" w:rsidR="0024139D" w:rsidRPr="00615117" w:rsidRDefault="0024139D" w:rsidP="00642F8E">
            <w:pPr>
              <w:spacing w:line="312" w:lineRule="auto"/>
              <w:ind w:firstLine="0"/>
              <w:rPr>
                <w:rFonts w:cs="Times New Roman"/>
                <w:szCs w:val="26"/>
              </w:rPr>
            </w:pPr>
            <w:r w:rsidRPr="00615117">
              <w:rPr>
                <w:rFonts w:cs="Times New Roman"/>
                <w:szCs w:val="26"/>
              </w:rPr>
              <w:t xml:space="preserve">Tình trạng bộ </w:t>
            </w:r>
            <w:r w:rsidRPr="00615117">
              <w:rPr>
                <w:rFonts w:cs="Times New Roman"/>
                <w:szCs w:val="26"/>
              </w:rPr>
              <w:lastRenderedPageBreak/>
              <w:t>chứng từ</w:t>
            </w:r>
          </w:p>
        </w:tc>
        <w:tc>
          <w:tcPr>
            <w:tcW w:w="1418" w:type="dxa"/>
          </w:tcPr>
          <w:p w14:paraId="15C1B3EB" w14:textId="24E2F8CE" w:rsidR="0024139D" w:rsidRPr="00615117" w:rsidRDefault="0024139D" w:rsidP="00642F8E">
            <w:pPr>
              <w:spacing w:line="312" w:lineRule="auto"/>
              <w:ind w:firstLine="0"/>
              <w:rPr>
                <w:rFonts w:cs="Times New Roman"/>
                <w:szCs w:val="26"/>
              </w:rPr>
            </w:pPr>
            <w:r w:rsidRPr="00615117">
              <w:rPr>
                <w:rFonts w:cs="Times New Roman"/>
                <w:szCs w:val="26"/>
              </w:rPr>
              <w:lastRenderedPageBreak/>
              <w:t xml:space="preserve">Char </w:t>
            </w:r>
          </w:p>
        </w:tc>
        <w:tc>
          <w:tcPr>
            <w:tcW w:w="567" w:type="dxa"/>
          </w:tcPr>
          <w:p w14:paraId="431FEEED" w14:textId="326FB1CE" w:rsidR="0024139D" w:rsidRPr="00615117" w:rsidRDefault="0024139D" w:rsidP="00642F8E">
            <w:pPr>
              <w:spacing w:line="312" w:lineRule="auto"/>
              <w:ind w:firstLine="0"/>
              <w:rPr>
                <w:rFonts w:cs="Times New Roman"/>
                <w:szCs w:val="26"/>
                <w:lang w:val="vi-VN"/>
              </w:rPr>
            </w:pPr>
            <w:r w:rsidRPr="00615117">
              <w:rPr>
                <w:rFonts w:cs="Times New Roman"/>
                <w:szCs w:val="26"/>
              </w:rPr>
              <w:t>25</w:t>
            </w:r>
          </w:p>
        </w:tc>
        <w:tc>
          <w:tcPr>
            <w:tcW w:w="567" w:type="dxa"/>
          </w:tcPr>
          <w:p w14:paraId="3B1DD40D" w14:textId="020503CE" w:rsidR="0024139D" w:rsidRPr="00615117" w:rsidRDefault="0024139D" w:rsidP="00642F8E">
            <w:pPr>
              <w:spacing w:line="312" w:lineRule="auto"/>
              <w:ind w:firstLine="0"/>
              <w:rPr>
                <w:rFonts w:cs="Times New Roman"/>
                <w:szCs w:val="26"/>
              </w:rPr>
            </w:pPr>
            <w:r>
              <w:rPr>
                <w:rFonts w:cs="Times New Roman"/>
                <w:szCs w:val="26"/>
              </w:rPr>
              <w:t>P</w:t>
            </w:r>
          </w:p>
        </w:tc>
        <w:tc>
          <w:tcPr>
            <w:tcW w:w="4819" w:type="dxa"/>
          </w:tcPr>
          <w:p w14:paraId="156FB2C1"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Tình trạng bộ chứng từ:</w:t>
            </w:r>
          </w:p>
          <w:p w14:paraId="79296370" w14:textId="77777777" w:rsidR="0024139D" w:rsidRPr="00615117" w:rsidRDefault="0024139D" w:rsidP="00724F94">
            <w:pPr>
              <w:pStyle w:val="ListParagraph"/>
              <w:numPr>
                <w:ilvl w:val="0"/>
                <w:numId w:val="6"/>
              </w:numPr>
              <w:spacing w:line="312" w:lineRule="auto"/>
              <w:rPr>
                <w:rFonts w:cs="Times New Roman"/>
                <w:szCs w:val="26"/>
              </w:rPr>
            </w:pPr>
            <w:r w:rsidRPr="00615117">
              <w:rPr>
                <w:rFonts w:cs="Times New Roman"/>
                <w:szCs w:val="26"/>
              </w:rPr>
              <w:lastRenderedPageBreak/>
              <w:t>Trường này thể hiện tình trạng của BCT, gồm các giá trị sau:</w:t>
            </w:r>
          </w:p>
          <w:p w14:paraId="43D8C1EA" w14:textId="77777777" w:rsidR="0024139D" w:rsidRPr="00615117" w:rsidRDefault="0024139D" w:rsidP="00724F94">
            <w:pPr>
              <w:pStyle w:val="ListParagraph"/>
              <w:numPr>
                <w:ilvl w:val="0"/>
                <w:numId w:val="6"/>
              </w:numPr>
              <w:spacing w:line="312" w:lineRule="auto"/>
              <w:rPr>
                <w:rFonts w:cs="Times New Roman"/>
                <w:szCs w:val="26"/>
              </w:rPr>
            </w:pPr>
            <w:r w:rsidRPr="00615117">
              <w:rPr>
                <w:rFonts w:cs="Times New Roman"/>
                <w:szCs w:val="26"/>
              </w:rPr>
              <w:t>Phù hợp</w:t>
            </w:r>
          </w:p>
          <w:p w14:paraId="6D93FC28"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Sai sốt</w:t>
            </w:r>
          </w:p>
          <w:p w14:paraId="025CBFB5" w14:textId="613D75AD" w:rsidR="0024139D" w:rsidRPr="00615117" w:rsidRDefault="0024139D" w:rsidP="00642F8E">
            <w:pPr>
              <w:spacing w:line="312" w:lineRule="auto"/>
              <w:ind w:firstLine="0"/>
              <w:rPr>
                <w:rFonts w:cs="Times New Roman"/>
                <w:szCs w:val="26"/>
                <w:u w:val="single"/>
              </w:rPr>
            </w:pPr>
            <w:r w:rsidRPr="00C43883">
              <w:rPr>
                <w:rFonts w:cs="Times New Roman"/>
                <w:szCs w:val="26"/>
              </w:rPr>
              <w:t>Giá trị được trả về từ TF-EE</w:t>
            </w:r>
          </w:p>
        </w:tc>
        <w:tc>
          <w:tcPr>
            <w:tcW w:w="1418" w:type="dxa"/>
          </w:tcPr>
          <w:p w14:paraId="3B333315" w14:textId="0DD86476"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lastRenderedPageBreak/>
              <w:t>Y</w:t>
            </w:r>
          </w:p>
        </w:tc>
        <w:tc>
          <w:tcPr>
            <w:tcW w:w="1418" w:type="dxa"/>
          </w:tcPr>
          <w:p w14:paraId="363B8C8A" w14:textId="77777777" w:rsidR="0024139D" w:rsidRDefault="0024139D" w:rsidP="00642F8E">
            <w:pPr>
              <w:spacing w:line="312" w:lineRule="auto"/>
              <w:ind w:firstLine="0"/>
              <w:rPr>
                <w:rFonts w:cs="Times New Roman"/>
                <w:i/>
                <w:color w:val="0070C0"/>
                <w:sz w:val="20"/>
                <w:szCs w:val="26"/>
              </w:rPr>
            </w:pPr>
          </w:p>
        </w:tc>
      </w:tr>
      <w:tr w:rsidR="0024139D" w:rsidRPr="00615117" w14:paraId="64820722" w14:textId="77777777" w:rsidTr="00635481">
        <w:tc>
          <w:tcPr>
            <w:tcW w:w="1791" w:type="dxa"/>
          </w:tcPr>
          <w:p w14:paraId="67150C7A" w14:textId="6B587E63" w:rsidR="0024139D" w:rsidRPr="00615117" w:rsidRDefault="0024139D" w:rsidP="00642F8E">
            <w:pPr>
              <w:spacing w:line="312" w:lineRule="auto"/>
              <w:ind w:firstLine="0"/>
              <w:rPr>
                <w:rFonts w:cs="Times New Roman"/>
                <w:szCs w:val="26"/>
              </w:rPr>
            </w:pPr>
            <w:r w:rsidRPr="00615117">
              <w:rPr>
                <w:rFonts w:cs="Times New Roman"/>
                <w:szCs w:val="26"/>
              </w:rPr>
              <w:lastRenderedPageBreak/>
              <w:t>Ngày nhận chứng từ</w:t>
            </w:r>
          </w:p>
        </w:tc>
        <w:tc>
          <w:tcPr>
            <w:tcW w:w="1418" w:type="dxa"/>
          </w:tcPr>
          <w:p w14:paraId="2D8C8C2C" w14:textId="3CF59067" w:rsidR="0024139D" w:rsidRPr="00615117" w:rsidRDefault="0024139D" w:rsidP="00642F8E">
            <w:pPr>
              <w:spacing w:line="312" w:lineRule="auto"/>
              <w:ind w:firstLine="0"/>
              <w:rPr>
                <w:rFonts w:cs="Times New Roman"/>
                <w:szCs w:val="26"/>
              </w:rPr>
            </w:pPr>
            <w:r w:rsidRPr="00615117">
              <w:rPr>
                <w:rFonts w:cs="Times New Roman"/>
                <w:szCs w:val="26"/>
              </w:rPr>
              <w:t xml:space="preserve">Datetime </w:t>
            </w:r>
          </w:p>
        </w:tc>
        <w:tc>
          <w:tcPr>
            <w:tcW w:w="567" w:type="dxa"/>
          </w:tcPr>
          <w:p w14:paraId="03EA4463" w14:textId="33B1A3BF" w:rsidR="0024139D" w:rsidRPr="00615117" w:rsidRDefault="0024139D" w:rsidP="00642F8E">
            <w:pPr>
              <w:spacing w:line="312" w:lineRule="auto"/>
              <w:ind w:firstLine="0"/>
              <w:rPr>
                <w:rFonts w:cs="Times New Roman"/>
                <w:szCs w:val="26"/>
              </w:rPr>
            </w:pPr>
            <w:r w:rsidRPr="00615117">
              <w:rPr>
                <w:rFonts w:cs="Times New Roman"/>
                <w:szCs w:val="26"/>
              </w:rPr>
              <w:t>10</w:t>
            </w:r>
          </w:p>
        </w:tc>
        <w:tc>
          <w:tcPr>
            <w:tcW w:w="567" w:type="dxa"/>
          </w:tcPr>
          <w:p w14:paraId="4D4E399E" w14:textId="40E3B88B"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7B2B8462" w14:textId="77777777" w:rsidR="0024139D" w:rsidRPr="00615117" w:rsidRDefault="0024139D" w:rsidP="00642F8E">
            <w:pPr>
              <w:spacing w:after="200" w:line="312" w:lineRule="auto"/>
              <w:ind w:firstLine="0"/>
              <w:rPr>
                <w:rFonts w:cs="Times New Roman"/>
                <w:szCs w:val="26"/>
                <w:u w:val="single"/>
              </w:rPr>
            </w:pPr>
            <w:r w:rsidRPr="00615117">
              <w:rPr>
                <w:rFonts w:cs="Times New Roman"/>
                <w:szCs w:val="26"/>
                <w:u w:val="single"/>
              </w:rPr>
              <w:t>Ngày nhận chứng từ:</w:t>
            </w:r>
          </w:p>
          <w:p w14:paraId="4F82A647"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ngày ngân hàng nhận chứng từ</w:t>
            </w:r>
          </w:p>
          <w:p w14:paraId="4D055051" w14:textId="6231C33D" w:rsidR="0024139D" w:rsidRPr="00615117" w:rsidRDefault="0024139D" w:rsidP="00642F8E">
            <w:pPr>
              <w:spacing w:line="312" w:lineRule="auto"/>
              <w:ind w:firstLine="0"/>
              <w:rPr>
                <w:rFonts w:cs="Times New Roman"/>
                <w:szCs w:val="26"/>
                <w:u w:val="single"/>
              </w:rPr>
            </w:pPr>
            <w:r w:rsidRPr="00652E75">
              <w:rPr>
                <w:rFonts w:cs="Times New Roman"/>
                <w:szCs w:val="26"/>
                <w:lang w:val="vi-VN"/>
              </w:rPr>
              <w:t>Giá trị được trả về từ TF-EE</w:t>
            </w:r>
          </w:p>
        </w:tc>
        <w:tc>
          <w:tcPr>
            <w:tcW w:w="1418" w:type="dxa"/>
          </w:tcPr>
          <w:p w14:paraId="5FE71F2C" w14:textId="2A1BE602"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0A3BC77" w14:textId="77777777" w:rsidR="0024139D" w:rsidRDefault="0024139D" w:rsidP="00642F8E">
            <w:pPr>
              <w:spacing w:line="312" w:lineRule="auto"/>
              <w:ind w:firstLine="0"/>
              <w:rPr>
                <w:rFonts w:cs="Times New Roman"/>
                <w:i/>
                <w:color w:val="0070C0"/>
                <w:sz w:val="20"/>
                <w:szCs w:val="26"/>
              </w:rPr>
            </w:pPr>
          </w:p>
        </w:tc>
      </w:tr>
      <w:tr w:rsidR="0024139D" w:rsidRPr="00615117" w14:paraId="75CCF439" w14:textId="77777777" w:rsidTr="00635481">
        <w:tc>
          <w:tcPr>
            <w:tcW w:w="1791" w:type="dxa"/>
          </w:tcPr>
          <w:p w14:paraId="0CA37D89" w14:textId="52C21FD9" w:rsidR="0024139D" w:rsidRPr="00615117" w:rsidRDefault="0024139D" w:rsidP="00642F8E">
            <w:pPr>
              <w:spacing w:line="312" w:lineRule="auto"/>
              <w:ind w:firstLine="0"/>
              <w:rPr>
                <w:rFonts w:cs="Times New Roman"/>
                <w:szCs w:val="26"/>
              </w:rPr>
            </w:pPr>
            <w:r w:rsidRPr="00615117">
              <w:rPr>
                <w:rFonts w:cs="Times New Roman"/>
                <w:szCs w:val="26"/>
              </w:rPr>
              <w:t>Ngày thanh toán/ngày chấp nhận</w:t>
            </w:r>
          </w:p>
        </w:tc>
        <w:tc>
          <w:tcPr>
            <w:tcW w:w="1418" w:type="dxa"/>
          </w:tcPr>
          <w:p w14:paraId="7713A5BE" w14:textId="7C4CAC75" w:rsidR="0024139D" w:rsidRPr="00615117" w:rsidRDefault="0024139D" w:rsidP="00642F8E">
            <w:pPr>
              <w:spacing w:line="312" w:lineRule="auto"/>
              <w:ind w:firstLine="0"/>
              <w:rPr>
                <w:rFonts w:cs="Times New Roman"/>
                <w:szCs w:val="26"/>
              </w:rPr>
            </w:pPr>
            <w:r w:rsidRPr="00615117">
              <w:rPr>
                <w:rFonts w:cs="Times New Roman"/>
                <w:szCs w:val="26"/>
              </w:rPr>
              <w:t xml:space="preserve">Datetime </w:t>
            </w:r>
          </w:p>
        </w:tc>
        <w:tc>
          <w:tcPr>
            <w:tcW w:w="567" w:type="dxa"/>
          </w:tcPr>
          <w:p w14:paraId="47CA53F9" w14:textId="24810289" w:rsidR="0024139D" w:rsidRPr="00615117" w:rsidRDefault="0024139D" w:rsidP="00642F8E">
            <w:pPr>
              <w:spacing w:line="312" w:lineRule="auto"/>
              <w:ind w:firstLine="0"/>
              <w:rPr>
                <w:rFonts w:cs="Times New Roman"/>
                <w:szCs w:val="26"/>
              </w:rPr>
            </w:pPr>
            <w:r w:rsidRPr="00615117">
              <w:rPr>
                <w:rFonts w:cs="Times New Roman"/>
                <w:szCs w:val="26"/>
              </w:rPr>
              <w:t>10</w:t>
            </w:r>
          </w:p>
        </w:tc>
        <w:tc>
          <w:tcPr>
            <w:tcW w:w="567" w:type="dxa"/>
          </w:tcPr>
          <w:p w14:paraId="38044B4D" w14:textId="044B0954"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4DB1A0E6"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Ngày thanh toán/ngày chấp nhận:</w:t>
            </w:r>
          </w:p>
          <w:p w14:paraId="3276790A"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ngày thanh toán nếu là BCT trả ngay hoặc là ngày chấp nhận thanh toán nếu là BCT trả chậ</w:t>
            </w:r>
            <w:r>
              <w:rPr>
                <w:rFonts w:cs="Times New Roman"/>
                <w:szCs w:val="26"/>
              </w:rPr>
              <w:t>m</w:t>
            </w:r>
          </w:p>
          <w:p w14:paraId="17C9ACA1" w14:textId="060E342D" w:rsidR="0024139D" w:rsidRPr="00615117" w:rsidRDefault="0024139D" w:rsidP="00642F8E">
            <w:pPr>
              <w:spacing w:line="312" w:lineRule="auto"/>
              <w:ind w:firstLine="0"/>
              <w:rPr>
                <w:rFonts w:cs="Times New Roman"/>
                <w:szCs w:val="26"/>
                <w:u w:val="single"/>
              </w:rPr>
            </w:pPr>
            <w:r w:rsidRPr="00652E75">
              <w:rPr>
                <w:rFonts w:cs="Times New Roman"/>
                <w:szCs w:val="26"/>
              </w:rPr>
              <w:t>Giá trị được trả về từ TF-EE</w:t>
            </w:r>
          </w:p>
        </w:tc>
        <w:tc>
          <w:tcPr>
            <w:tcW w:w="1418" w:type="dxa"/>
          </w:tcPr>
          <w:p w14:paraId="2EF0664B" w14:textId="69F45705"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5DBB4F41" w14:textId="77777777"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RL</w:t>
            </w:r>
          </w:p>
          <w:p w14:paraId="579121DD" w14:textId="75DC54CA"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(Ngày thanh toán)</w:t>
            </w:r>
          </w:p>
        </w:tc>
      </w:tr>
      <w:tr w:rsidR="0024139D" w:rsidRPr="00615117" w14:paraId="3D80A993" w14:textId="77777777" w:rsidTr="00635481">
        <w:tc>
          <w:tcPr>
            <w:tcW w:w="1791" w:type="dxa"/>
          </w:tcPr>
          <w:p w14:paraId="7CCF5779" w14:textId="0BF64592" w:rsidR="0024139D" w:rsidRPr="00615117" w:rsidRDefault="0024139D" w:rsidP="00642F8E">
            <w:pPr>
              <w:spacing w:line="312" w:lineRule="auto"/>
              <w:ind w:firstLine="0"/>
              <w:rPr>
                <w:rFonts w:cs="Times New Roman"/>
                <w:szCs w:val="26"/>
              </w:rPr>
            </w:pPr>
            <w:r w:rsidRPr="00615117">
              <w:rPr>
                <w:rFonts w:cs="Times New Roman"/>
                <w:szCs w:val="26"/>
              </w:rPr>
              <w:t>Ngày đến hạn</w:t>
            </w:r>
          </w:p>
        </w:tc>
        <w:tc>
          <w:tcPr>
            <w:tcW w:w="1418" w:type="dxa"/>
          </w:tcPr>
          <w:p w14:paraId="395BC8EC" w14:textId="01D7AB5D" w:rsidR="0024139D" w:rsidRPr="00615117" w:rsidRDefault="0024139D" w:rsidP="00642F8E">
            <w:pPr>
              <w:spacing w:line="312" w:lineRule="auto"/>
              <w:ind w:firstLine="0"/>
              <w:rPr>
                <w:rFonts w:cs="Times New Roman"/>
                <w:szCs w:val="26"/>
              </w:rPr>
            </w:pPr>
            <w:r w:rsidRPr="00615117">
              <w:rPr>
                <w:rFonts w:cs="Times New Roman"/>
                <w:szCs w:val="26"/>
              </w:rPr>
              <w:t xml:space="preserve">Datetime </w:t>
            </w:r>
          </w:p>
        </w:tc>
        <w:tc>
          <w:tcPr>
            <w:tcW w:w="567" w:type="dxa"/>
          </w:tcPr>
          <w:p w14:paraId="1137EB44" w14:textId="49D5C08A" w:rsidR="0024139D" w:rsidRPr="00615117" w:rsidRDefault="0024139D" w:rsidP="00642F8E">
            <w:pPr>
              <w:spacing w:line="312" w:lineRule="auto"/>
              <w:ind w:firstLine="0"/>
              <w:rPr>
                <w:rFonts w:cs="Times New Roman"/>
                <w:szCs w:val="26"/>
              </w:rPr>
            </w:pPr>
            <w:r w:rsidRPr="00615117">
              <w:rPr>
                <w:rFonts w:cs="Times New Roman"/>
                <w:szCs w:val="26"/>
              </w:rPr>
              <w:t>10</w:t>
            </w:r>
          </w:p>
        </w:tc>
        <w:tc>
          <w:tcPr>
            <w:tcW w:w="567" w:type="dxa"/>
          </w:tcPr>
          <w:p w14:paraId="294947E7" w14:textId="284838FE"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75BF1DFE"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Ngày đến hạn:</w:t>
            </w:r>
          </w:p>
          <w:p w14:paraId="3FEEA28B"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ngày đáo hạn thanh toán củ</w:t>
            </w:r>
            <w:r>
              <w:rPr>
                <w:rFonts w:cs="Times New Roman"/>
                <w:szCs w:val="26"/>
              </w:rPr>
              <w:t>a BCT</w:t>
            </w:r>
          </w:p>
          <w:p w14:paraId="7B58253B" w14:textId="40DE7F58" w:rsidR="0024139D" w:rsidRPr="00615117" w:rsidRDefault="0024139D" w:rsidP="00642F8E">
            <w:pPr>
              <w:spacing w:line="312" w:lineRule="auto"/>
              <w:ind w:firstLine="0"/>
              <w:rPr>
                <w:rFonts w:cs="Times New Roman"/>
                <w:szCs w:val="26"/>
                <w:u w:val="single"/>
              </w:rPr>
            </w:pPr>
            <w:r w:rsidRPr="00615117">
              <w:rPr>
                <w:rFonts w:cs="Times New Roman"/>
                <w:szCs w:val="26"/>
              </w:rPr>
              <w:t xml:space="preserve"> </w:t>
            </w:r>
            <w:r w:rsidRPr="00C43883">
              <w:rPr>
                <w:rFonts w:cs="Times New Roman"/>
                <w:szCs w:val="26"/>
              </w:rPr>
              <w:t>Giá trị được trả về từ TF-EE</w:t>
            </w:r>
          </w:p>
        </w:tc>
        <w:tc>
          <w:tcPr>
            <w:tcW w:w="1418" w:type="dxa"/>
          </w:tcPr>
          <w:p w14:paraId="7F995119" w14:textId="32C82C6F"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37C93846" w14:textId="445D7385"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15F7AF22" w14:textId="77777777" w:rsidTr="00635481">
        <w:tc>
          <w:tcPr>
            <w:tcW w:w="1791" w:type="dxa"/>
          </w:tcPr>
          <w:p w14:paraId="40511F60" w14:textId="5A067A8D" w:rsidR="0024139D" w:rsidRPr="00615117" w:rsidRDefault="0024139D" w:rsidP="00642F8E">
            <w:pPr>
              <w:spacing w:line="312" w:lineRule="auto"/>
              <w:ind w:firstLine="0"/>
              <w:rPr>
                <w:rFonts w:cs="Times New Roman"/>
                <w:szCs w:val="26"/>
              </w:rPr>
            </w:pPr>
            <w:r w:rsidRPr="00615117">
              <w:rPr>
                <w:rFonts w:cs="Times New Roman"/>
                <w:szCs w:val="26"/>
              </w:rPr>
              <w:t>Tên ngân hàng thương lượng</w:t>
            </w:r>
          </w:p>
        </w:tc>
        <w:tc>
          <w:tcPr>
            <w:tcW w:w="1418" w:type="dxa"/>
          </w:tcPr>
          <w:p w14:paraId="032D6BCA" w14:textId="45984CD6" w:rsidR="0024139D" w:rsidRPr="00615117" w:rsidRDefault="0024139D" w:rsidP="00642F8E">
            <w:pPr>
              <w:spacing w:line="312" w:lineRule="auto"/>
              <w:ind w:firstLine="0"/>
              <w:rPr>
                <w:rFonts w:cs="Times New Roman"/>
                <w:szCs w:val="26"/>
              </w:rPr>
            </w:pPr>
            <w:r w:rsidRPr="00615117">
              <w:rPr>
                <w:rFonts w:cs="Times New Roman"/>
                <w:szCs w:val="26"/>
              </w:rPr>
              <w:t xml:space="preserve">Nvarchar </w:t>
            </w:r>
          </w:p>
        </w:tc>
        <w:tc>
          <w:tcPr>
            <w:tcW w:w="567" w:type="dxa"/>
          </w:tcPr>
          <w:p w14:paraId="008CC38F" w14:textId="7EC890DE" w:rsidR="0024139D" w:rsidRPr="00615117" w:rsidRDefault="0024139D" w:rsidP="00642F8E">
            <w:pPr>
              <w:spacing w:line="312" w:lineRule="auto"/>
              <w:ind w:firstLine="0"/>
              <w:rPr>
                <w:rFonts w:cs="Times New Roman"/>
                <w:szCs w:val="26"/>
              </w:rPr>
            </w:pPr>
            <w:r w:rsidRPr="00615117">
              <w:rPr>
                <w:rFonts w:cs="Times New Roman"/>
                <w:szCs w:val="26"/>
              </w:rPr>
              <w:t>255</w:t>
            </w:r>
          </w:p>
        </w:tc>
        <w:tc>
          <w:tcPr>
            <w:tcW w:w="567" w:type="dxa"/>
          </w:tcPr>
          <w:p w14:paraId="3336E7A5" w14:textId="6F6AA0C3"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68A64C74"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Tên ngân hàng thương lượng:</w:t>
            </w:r>
          </w:p>
          <w:p w14:paraId="4ECFE278"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 xml:space="preserve">Tên ngân hàng thương lượng </w:t>
            </w:r>
            <w:r>
              <w:rPr>
                <w:rFonts w:cs="Times New Roman"/>
                <w:szCs w:val="26"/>
              </w:rPr>
              <w:t>BCT</w:t>
            </w:r>
          </w:p>
          <w:p w14:paraId="5C61733C" w14:textId="182FF7C1" w:rsidR="0024139D" w:rsidRPr="00615117" w:rsidRDefault="0024139D" w:rsidP="00642F8E">
            <w:pPr>
              <w:spacing w:line="312" w:lineRule="auto"/>
              <w:ind w:firstLine="0"/>
              <w:rPr>
                <w:rFonts w:cs="Times New Roman"/>
                <w:szCs w:val="26"/>
                <w:u w:val="single"/>
              </w:rPr>
            </w:pPr>
            <w:r w:rsidRPr="00A43F1A">
              <w:rPr>
                <w:rFonts w:cs="Times New Roman"/>
                <w:szCs w:val="26"/>
              </w:rPr>
              <w:t>Giá trị được trả về từ TF-EE</w:t>
            </w:r>
          </w:p>
        </w:tc>
        <w:tc>
          <w:tcPr>
            <w:tcW w:w="1418" w:type="dxa"/>
          </w:tcPr>
          <w:p w14:paraId="218EAABD" w14:textId="034058A5"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7938E009" w14:textId="77777777" w:rsidR="0024139D" w:rsidRDefault="0024139D" w:rsidP="00642F8E">
            <w:pPr>
              <w:spacing w:line="312" w:lineRule="auto"/>
              <w:ind w:firstLine="0"/>
              <w:rPr>
                <w:rFonts w:cs="Times New Roman"/>
                <w:i/>
                <w:color w:val="0070C0"/>
                <w:sz w:val="20"/>
                <w:szCs w:val="26"/>
              </w:rPr>
            </w:pPr>
          </w:p>
        </w:tc>
      </w:tr>
      <w:tr w:rsidR="0024139D" w:rsidRPr="00615117" w14:paraId="051E7776" w14:textId="77777777" w:rsidTr="00635481">
        <w:tc>
          <w:tcPr>
            <w:tcW w:w="9162" w:type="dxa"/>
            <w:gridSpan w:val="5"/>
          </w:tcPr>
          <w:p w14:paraId="62FB263D" w14:textId="77777777" w:rsidR="0024139D" w:rsidRPr="00674561" w:rsidRDefault="0024139D" w:rsidP="00642F8E">
            <w:pPr>
              <w:spacing w:line="312" w:lineRule="auto"/>
              <w:ind w:firstLine="0"/>
              <w:rPr>
                <w:rFonts w:cs="Times New Roman"/>
                <w:b/>
                <w:color w:val="FF0000"/>
                <w:szCs w:val="26"/>
                <w:u w:val="single"/>
              </w:rPr>
            </w:pPr>
            <w:r>
              <w:rPr>
                <w:rFonts w:cs="Times New Roman"/>
                <w:b/>
                <w:color w:val="FF0000"/>
                <w:szCs w:val="26"/>
                <w:u w:val="single"/>
              </w:rPr>
              <w:t>6</w:t>
            </w:r>
            <w:r w:rsidRPr="00674561">
              <w:rPr>
                <w:rFonts w:cs="Times New Roman"/>
                <w:b/>
                <w:color w:val="FF0000"/>
                <w:szCs w:val="26"/>
                <w:u w:val="single"/>
              </w:rPr>
              <w:t>.</w:t>
            </w:r>
            <w:r>
              <w:rPr>
                <w:rFonts w:cs="Times New Roman"/>
                <w:b/>
                <w:color w:val="FF0000"/>
                <w:szCs w:val="26"/>
                <w:u w:val="single"/>
              </w:rPr>
              <w:t>Sự kiện</w:t>
            </w:r>
            <w:r w:rsidRPr="00674561">
              <w:rPr>
                <w:rFonts w:cs="Times New Roman"/>
                <w:b/>
                <w:color w:val="FF0000"/>
                <w:szCs w:val="26"/>
                <w:u w:val="single"/>
              </w:rPr>
              <w:t>:</w:t>
            </w:r>
            <w:r>
              <w:rPr>
                <w:rFonts w:cs="Times New Roman"/>
                <w:b/>
                <w:color w:val="FF0000"/>
                <w:szCs w:val="26"/>
                <w:u w:val="single"/>
              </w:rPr>
              <w:t xml:space="preserve"> Sửa đổi BCT:</w:t>
            </w:r>
          </w:p>
          <w:p w14:paraId="739B340C" w14:textId="57F6E639" w:rsidR="0024139D" w:rsidRPr="00615117" w:rsidRDefault="0024139D" w:rsidP="00642F8E">
            <w:pPr>
              <w:spacing w:line="312" w:lineRule="auto"/>
              <w:ind w:firstLine="0"/>
              <w:rPr>
                <w:rFonts w:cs="Times New Roman"/>
                <w:szCs w:val="26"/>
                <w:u w:val="single"/>
              </w:rPr>
            </w:pPr>
            <w:r w:rsidRPr="00C43883">
              <w:rPr>
                <w:rFonts w:cs="Times New Roman"/>
                <w:color w:val="FF0000"/>
                <w:szCs w:val="26"/>
              </w:rPr>
              <w:t xml:space="preserve">Màn hình giống sự kiện </w:t>
            </w:r>
            <w:r>
              <w:rPr>
                <w:rFonts w:cs="Times New Roman"/>
                <w:color w:val="FF0000"/>
                <w:szCs w:val="26"/>
              </w:rPr>
              <w:t xml:space="preserve">BCT đến theo LC và </w:t>
            </w:r>
            <w:r w:rsidRPr="00C43883">
              <w:rPr>
                <w:rFonts w:cs="Times New Roman"/>
                <w:color w:val="FF0000"/>
                <w:szCs w:val="26"/>
              </w:rPr>
              <w:t xml:space="preserve">hiển thị thêm </w:t>
            </w:r>
            <w:r>
              <w:rPr>
                <w:rFonts w:cs="Times New Roman"/>
                <w:color w:val="FF0000"/>
                <w:szCs w:val="26"/>
              </w:rPr>
              <w:t>những trường</w:t>
            </w:r>
            <w:r w:rsidRPr="00C43883">
              <w:rPr>
                <w:rFonts w:cs="Times New Roman"/>
                <w:color w:val="FF0000"/>
                <w:szCs w:val="26"/>
              </w:rPr>
              <w:t xml:space="preserve"> sau</w:t>
            </w:r>
            <w:r>
              <w:rPr>
                <w:rFonts w:cs="Times New Roman"/>
                <w:color w:val="FF0000"/>
                <w:szCs w:val="26"/>
              </w:rPr>
              <w:t>:</w:t>
            </w:r>
          </w:p>
        </w:tc>
        <w:tc>
          <w:tcPr>
            <w:tcW w:w="1418" w:type="dxa"/>
          </w:tcPr>
          <w:p w14:paraId="2428A1BA" w14:textId="77777777" w:rsidR="0024139D" w:rsidRDefault="0024139D" w:rsidP="00642F8E">
            <w:pPr>
              <w:spacing w:line="312" w:lineRule="auto"/>
              <w:ind w:firstLine="0"/>
              <w:rPr>
                <w:rFonts w:cs="Times New Roman"/>
                <w:i/>
                <w:color w:val="0070C0"/>
                <w:sz w:val="20"/>
                <w:szCs w:val="26"/>
              </w:rPr>
            </w:pPr>
          </w:p>
        </w:tc>
        <w:tc>
          <w:tcPr>
            <w:tcW w:w="1418" w:type="dxa"/>
          </w:tcPr>
          <w:p w14:paraId="45D12FAA" w14:textId="77777777" w:rsidR="0024139D" w:rsidRDefault="0024139D" w:rsidP="00642F8E">
            <w:pPr>
              <w:spacing w:line="312" w:lineRule="auto"/>
              <w:ind w:firstLine="0"/>
              <w:rPr>
                <w:rFonts w:cs="Times New Roman"/>
                <w:i/>
                <w:color w:val="0070C0"/>
                <w:sz w:val="20"/>
                <w:szCs w:val="26"/>
              </w:rPr>
            </w:pPr>
          </w:p>
        </w:tc>
      </w:tr>
      <w:tr w:rsidR="0024139D" w:rsidRPr="00615117" w14:paraId="64484679" w14:textId="77777777" w:rsidTr="00635481">
        <w:tc>
          <w:tcPr>
            <w:tcW w:w="1791" w:type="dxa"/>
          </w:tcPr>
          <w:p w14:paraId="0DAF580A" w14:textId="43C48179" w:rsidR="0024139D" w:rsidRDefault="0024139D" w:rsidP="00642F8E">
            <w:pPr>
              <w:spacing w:line="312" w:lineRule="auto"/>
              <w:ind w:firstLine="0"/>
              <w:rPr>
                <w:rFonts w:cs="Times New Roman"/>
                <w:b/>
                <w:color w:val="FF0000"/>
                <w:szCs w:val="26"/>
                <w:u w:val="single"/>
              </w:rPr>
            </w:pPr>
            <w:r w:rsidRPr="00615117">
              <w:rPr>
                <w:rFonts w:cs="Times New Roman"/>
                <w:szCs w:val="26"/>
              </w:rPr>
              <w:t>Số tiền sử</w:t>
            </w:r>
            <w:r>
              <w:rPr>
                <w:rFonts w:cs="Times New Roman"/>
                <w:szCs w:val="26"/>
              </w:rPr>
              <w:t>a tăng</w:t>
            </w:r>
          </w:p>
        </w:tc>
        <w:tc>
          <w:tcPr>
            <w:tcW w:w="1418" w:type="dxa"/>
          </w:tcPr>
          <w:p w14:paraId="1AD12F3B" w14:textId="64A7DFEA"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660DBBBB" w14:textId="1745EF80" w:rsidR="0024139D" w:rsidRPr="00615117" w:rsidRDefault="0024139D" w:rsidP="00642F8E">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37E7D1D8" w14:textId="7101ACA8"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68499AD8"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Số tiền sử</w:t>
            </w:r>
            <w:r>
              <w:rPr>
                <w:rFonts w:cs="Times New Roman"/>
                <w:szCs w:val="26"/>
                <w:u w:val="single"/>
              </w:rPr>
              <w:t>a tăng</w:t>
            </w:r>
            <w:r w:rsidRPr="00615117">
              <w:rPr>
                <w:rFonts w:cs="Times New Roman"/>
                <w:szCs w:val="26"/>
                <w:u w:val="single"/>
              </w:rPr>
              <w:t>:</w:t>
            </w:r>
          </w:p>
          <w:p w14:paraId="6AC64D5F"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số tiền người dùng muốn sử</w:t>
            </w:r>
            <w:r>
              <w:rPr>
                <w:rFonts w:cs="Times New Roman"/>
                <w:szCs w:val="26"/>
              </w:rPr>
              <w:t>a tăng</w:t>
            </w:r>
            <w:r w:rsidRPr="00615117">
              <w:rPr>
                <w:rFonts w:cs="Times New Roman"/>
                <w:szCs w:val="26"/>
              </w:rPr>
              <w:t xml:space="preserve">, </w:t>
            </w:r>
          </w:p>
          <w:p w14:paraId="536A2E4C" w14:textId="54932DD8" w:rsidR="0024139D" w:rsidRPr="00615117" w:rsidRDefault="0024139D" w:rsidP="00642F8E">
            <w:pPr>
              <w:spacing w:line="312" w:lineRule="auto"/>
              <w:ind w:firstLine="0"/>
              <w:rPr>
                <w:rFonts w:cs="Times New Roman"/>
                <w:szCs w:val="26"/>
                <w:u w:val="single"/>
              </w:rPr>
            </w:pPr>
            <w:r w:rsidRPr="00F263D0">
              <w:rPr>
                <w:rFonts w:cs="Times New Roman"/>
                <w:szCs w:val="26"/>
              </w:rPr>
              <w:t>Giá trị được trả về từ TF-EE</w:t>
            </w:r>
          </w:p>
        </w:tc>
        <w:tc>
          <w:tcPr>
            <w:tcW w:w="1418" w:type="dxa"/>
          </w:tcPr>
          <w:p w14:paraId="2B7F09DB" w14:textId="2D52ACE2"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3A9CDC8" w14:textId="57BF25C7"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4E1ECA64" w14:textId="77777777" w:rsidTr="00635481">
        <w:tc>
          <w:tcPr>
            <w:tcW w:w="1791" w:type="dxa"/>
          </w:tcPr>
          <w:p w14:paraId="38F1F692" w14:textId="0E474B6D" w:rsidR="0024139D" w:rsidRPr="00615117" w:rsidRDefault="0024139D" w:rsidP="00642F8E">
            <w:pPr>
              <w:spacing w:line="312" w:lineRule="auto"/>
              <w:ind w:firstLine="0"/>
              <w:rPr>
                <w:rFonts w:cs="Times New Roman"/>
                <w:szCs w:val="26"/>
              </w:rPr>
            </w:pPr>
            <w:r w:rsidRPr="00615117">
              <w:rPr>
                <w:rFonts w:cs="Times New Roman"/>
                <w:szCs w:val="26"/>
              </w:rPr>
              <w:t>Số tiền sử</w:t>
            </w:r>
            <w:r>
              <w:rPr>
                <w:rFonts w:cs="Times New Roman"/>
                <w:szCs w:val="26"/>
              </w:rPr>
              <w:t xml:space="preserve">a </w:t>
            </w:r>
            <w:r w:rsidRPr="00615117">
              <w:rPr>
                <w:rFonts w:cs="Times New Roman"/>
                <w:szCs w:val="26"/>
              </w:rPr>
              <w:t>giảm</w:t>
            </w:r>
          </w:p>
        </w:tc>
        <w:tc>
          <w:tcPr>
            <w:tcW w:w="1418" w:type="dxa"/>
          </w:tcPr>
          <w:p w14:paraId="358D1668" w14:textId="60255A0E"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00A165AF" w14:textId="13FCB38A" w:rsidR="0024139D" w:rsidRPr="00615117" w:rsidRDefault="0024139D" w:rsidP="00642F8E">
            <w:pPr>
              <w:spacing w:line="312" w:lineRule="auto"/>
              <w:ind w:firstLine="0"/>
              <w:rPr>
                <w:rFonts w:cs="Times New Roman"/>
                <w:szCs w:val="26"/>
                <w:lang w:val="vi-VN"/>
              </w:rPr>
            </w:pPr>
            <w:r w:rsidRPr="00615117">
              <w:rPr>
                <w:rFonts w:cs="Times New Roman"/>
                <w:szCs w:val="26"/>
                <w:lang w:val="vi-VN"/>
              </w:rPr>
              <w:t>18</w:t>
            </w:r>
            <w:r w:rsidRPr="00615117">
              <w:rPr>
                <w:rFonts w:cs="Times New Roman"/>
                <w:szCs w:val="26"/>
              </w:rPr>
              <w:t>,3</w:t>
            </w:r>
          </w:p>
        </w:tc>
        <w:tc>
          <w:tcPr>
            <w:tcW w:w="567" w:type="dxa"/>
          </w:tcPr>
          <w:p w14:paraId="4AC68C24" w14:textId="6080708D"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3A6AACA3"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Số tiền sử</w:t>
            </w:r>
            <w:r>
              <w:rPr>
                <w:rFonts w:cs="Times New Roman"/>
                <w:szCs w:val="26"/>
                <w:u w:val="single"/>
              </w:rPr>
              <w:t xml:space="preserve">a </w:t>
            </w:r>
            <w:r w:rsidRPr="00615117">
              <w:rPr>
                <w:rFonts w:cs="Times New Roman"/>
                <w:szCs w:val="26"/>
                <w:u w:val="single"/>
              </w:rPr>
              <w:t>giảm:</w:t>
            </w:r>
          </w:p>
          <w:p w14:paraId="296DB3C5"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số tiền người dùng muốn sử</w:t>
            </w:r>
            <w:r>
              <w:rPr>
                <w:rFonts w:cs="Times New Roman"/>
                <w:szCs w:val="26"/>
              </w:rPr>
              <w:t>a</w:t>
            </w:r>
            <w:r w:rsidRPr="00615117">
              <w:rPr>
                <w:rFonts w:cs="Times New Roman"/>
                <w:szCs w:val="26"/>
              </w:rPr>
              <w:t xml:space="preserve"> giả</w:t>
            </w:r>
            <w:r>
              <w:rPr>
                <w:rFonts w:cs="Times New Roman"/>
                <w:szCs w:val="26"/>
              </w:rPr>
              <w:t>m</w:t>
            </w:r>
          </w:p>
          <w:p w14:paraId="3DFB294E" w14:textId="70965C23" w:rsidR="0024139D" w:rsidRPr="00615117" w:rsidRDefault="0024139D" w:rsidP="00642F8E">
            <w:pPr>
              <w:spacing w:line="312" w:lineRule="auto"/>
              <w:ind w:firstLine="0"/>
              <w:rPr>
                <w:rFonts w:cs="Times New Roman"/>
                <w:szCs w:val="26"/>
                <w:u w:val="single"/>
              </w:rPr>
            </w:pPr>
            <w:r w:rsidRPr="00F263D0">
              <w:rPr>
                <w:rFonts w:cs="Times New Roman"/>
                <w:szCs w:val="26"/>
              </w:rPr>
              <w:t>Giá trị được trả về từ TF-EE</w:t>
            </w:r>
          </w:p>
        </w:tc>
        <w:tc>
          <w:tcPr>
            <w:tcW w:w="1418" w:type="dxa"/>
          </w:tcPr>
          <w:p w14:paraId="676C6DAD" w14:textId="5359A72B"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5B8659B" w14:textId="316F1196"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8127D51" w14:textId="77777777" w:rsidTr="00635481">
        <w:tc>
          <w:tcPr>
            <w:tcW w:w="1791" w:type="dxa"/>
          </w:tcPr>
          <w:p w14:paraId="112D2753" w14:textId="785E7BEA" w:rsidR="0024139D" w:rsidRPr="00615117" w:rsidRDefault="0024139D" w:rsidP="00642F8E">
            <w:pPr>
              <w:spacing w:line="312" w:lineRule="auto"/>
              <w:ind w:firstLine="0"/>
              <w:rPr>
                <w:rFonts w:cs="Times New Roman"/>
                <w:szCs w:val="26"/>
              </w:rPr>
            </w:pPr>
            <w:r>
              <w:rPr>
                <w:rFonts w:cs="Times New Roman"/>
                <w:szCs w:val="26"/>
              </w:rPr>
              <w:lastRenderedPageBreak/>
              <w:t>Số tiền BCT mới</w:t>
            </w:r>
          </w:p>
        </w:tc>
        <w:tc>
          <w:tcPr>
            <w:tcW w:w="1418" w:type="dxa"/>
          </w:tcPr>
          <w:p w14:paraId="0C4A4A70" w14:textId="5BC4CB00"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19164F68" w14:textId="27AC96BE" w:rsidR="0024139D" w:rsidRPr="00615117" w:rsidRDefault="0024139D" w:rsidP="00642F8E">
            <w:pPr>
              <w:spacing w:line="312" w:lineRule="auto"/>
              <w:ind w:firstLine="0"/>
              <w:rPr>
                <w:rFonts w:cs="Times New Roman"/>
                <w:szCs w:val="26"/>
                <w:lang w:val="vi-VN"/>
              </w:rPr>
            </w:pPr>
            <w:r w:rsidRPr="00615117">
              <w:rPr>
                <w:rFonts w:cs="Times New Roman"/>
                <w:szCs w:val="26"/>
                <w:lang w:val="vi-VN"/>
              </w:rPr>
              <w:t>18</w:t>
            </w:r>
            <w:r w:rsidRPr="00615117">
              <w:rPr>
                <w:rFonts w:cs="Times New Roman"/>
                <w:szCs w:val="26"/>
              </w:rPr>
              <w:t>,3</w:t>
            </w:r>
          </w:p>
        </w:tc>
        <w:tc>
          <w:tcPr>
            <w:tcW w:w="567" w:type="dxa"/>
          </w:tcPr>
          <w:p w14:paraId="07F0FC69" w14:textId="231FC567"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14E4B3BF"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 xml:space="preserve">Số tiền </w:t>
            </w:r>
            <w:r>
              <w:rPr>
                <w:rFonts w:cs="Times New Roman"/>
                <w:szCs w:val="26"/>
                <w:u w:val="single"/>
              </w:rPr>
              <w:t>BCT mới</w:t>
            </w:r>
            <w:r w:rsidRPr="00615117">
              <w:rPr>
                <w:rFonts w:cs="Times New Roman"/>
                <w:szCs w:val="26"/>
                <w:u w:val="single"/>
              </w:rPr>
              <w:t>:</w:t>
            </w:r>
          </w:p>
          <w:p w14:paraId="24D06A20"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 xml:space="preserve">Trường này thể hiện số tiền </w:t>
            </w:r>
            <w:r>
              <w:rPr>
                <w:rFonts w:cs="Times New Roman"/>
                <w:szCs w:val="26"/>
              </w:rPr>
              <w:t>mới của BCT sau khi sửa tăng hoặc giảm</w:t>
            </w:r>
          </w:p>
          <w:p w14:paraId="43100164" w14:textId="6A8408E4" w:rsidR="0024139D" w:rsidRPr="00615117" w:rsidRDefault="0024139D" w:rsidP="00642F8E">
            <w:pPr>
              <w:spacing w:line="312" w:lineRule="auto"/>
              <w:ind w:firstLine="0"/>
              <w:rPr>
                <w:rFonts w:cs="Times New Roman"/>
                <w:szCs w:val="26"/>
                <w:u w:val="single"/>
              </w:rPr>
            </w:pPr>
            <w:r w:rsidRPr="00F263D0">
              <w:rPr>
                <w:rFonts w:cs="Times New Roman"/>
                <w:szCs w:val="26"/>
              </w:rPr>
              <w:t>Giá trị được trả về từ TF-EE</w:t>
            </w:r>
          </w:p>
        </w:tc>
        <w:tc>
          <w:tcPr>
            <w:tcW w:w="1418" w:type="dxa"/>
          </w:tcPr>
          <w:p w14:paraId="58122A79" w14:textId="665606AA"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BF4594B" w14:textId="0D4AA0EC"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6E28A2FD" w14:textId="77777777" w:rsidTr="00635481">
        <w:tc>
          <w:tcPr>
            <w:tcW w:w="9162" w:type="dxa"/>
            <w:gridSpan w:val="5"/>
          </w:tcPr>
          <w:p w14:paraId="3E3BE2EE" w14:textId="77777777" w:rsidR="0024139D" w:rsidRPr="00674561" w:rsidRDefault="0024139D" w:rsidP="00642F8E">
            <w:pPr>
              <w:spacing w:line="312" w:lineRule="auto"/>
              <w:ind w:firstLine="0"/>
              <w:rPr>
                <w:rFonts w:cs="Times New Roman"/>
                <w:b/>
                <w:color w:val="FF0000"/>
                <w:szCs w:val="26"/>
                <w:u w:val="single"/>
              </w:rPr>
            </w:pPr>
            <w:r>
              <w:rPr>
                <w:rFonts w:cs="Times New Roman"/>
                <w:b/>
                <w:color w:val="FF0000"/>
                <w:szCs w:val="26"/>
                <w:u w:val="single"/>
              </w:rPr>
              <w:t>7</w:t>
            </w:r>
            <w:r w:rsidRPr="00674561">
              <w:rPr>
                <w:rFonts w:cs="Times New Roman"/>
                <w:b/>
                <w:color w:val="FF0000"/>
                <w:szCs w:val="26"/>
                <w:u w:val="single"/>
              </w:rPr>
              <w:t>.</w:t>
            </w:r>
            <w:r>
              <w:rPr>
                <w:rFonts w:cs="Times New Roman"/>
                <w:b/>
                <w:color w:val="FF0000"/>
                <w:szCs w:val="26"/>
                <w:u w:val="single"/>
              </w:rPr>
              <w:t>Sự kiện</w:t>
            </w:r>
            <w:r w:rsidRPr="00674561">
              <w:rPr>
                <w:rFonts w:cs="Times New Roman"/>
                <w:b/>
                <w:color w:val="FF0000"/>
                <w:szCs w:val="26"/>
                <w:u w:val="single"/>
              </w:rPr>
              <w:t>:</w:t>
            </w:r>
            <w:r>
              <w:rPr>
                <w:rFonts w:cs="Times New Roman"/>
                <w:b/>
                <w:color w:val="FF0000"/>
                <w:szCs w:val="26"/>
                <w:u w:val="single"/>
              </w:rPr>
              <w:t xml:space="preserve"> Chấp nhận BCT:</w:t>
            </w:r>
          </w:p>
          <w:p w14:paraId="0E294211" w14:textId="1A7D8B1F" w:rsidR="0024139D" w:rsidRPr="00615117" w:rsidRDefault="0024139D" w:rsidP="00642F8E">
            <w:pPr>
              <w:spacing w:line="312" w:lineRule="auto"/>
              <w:ind w:firstLine="0"/>
              <w:rPr>
                <w:rFonts w:cs="Times New Roman"/>
                <w:szCs w:val="26"/>
                <w:u w:val="single"/>
              </w:rPr>
            </w:pPr>
            <w:r w:rsidRPr="00D62801">
              <w:rPr>
                <w:rFonts w:cs="Times New Roman"/>
                <w:color w:val="FF0000"/>
                <w:szCs w:val="26"/>
              </w:rPr>
              <w:t xml:space="preserve">Màn hình giống sự kiện BCT đến theo LC </w:t>
            </w:r>
          </w:p>
        </w:tc>
        <w:tc>
          <w:tcPr>
            <w:tcW w:w="1418" w:type="dxa"/>
          </w:tcPr>
          <w:p w14:paraId="5FD834DB" w14:textId="77777777" w:rsidR="0024139D" w:rsidRDefault="0024139D" w:rsidP="00642F8E">
            <w:pPr>
              <w:spacing w:line="312" w:lineRule="auto"/>
              <w:ind w:firstLine="0"/>
              <w:rPr>
                <w:rFonts w:cs="Times New Roman"/>
                <w:i/>
                <w:color w:val="0070C0"/>
                <w:sz w:val="20"/>
                <w:szCs w:val="26"/>
              </w:rPr>
            </w:pPr>
          </w:p>
        </w:tc>
        <w:tc>
          <w:tcPr>
            <w:tcW w:w="1418" w:type="dxa"/>
          </w:tcPr>
          <w:p w14:paraId="0470959F" w14:textId="77777777" w:rsidR="0024139D" w:rsidRDefault="0024139D" w:rsidP="00642F8E">
            <w:pPr>
              <w:spacing w:line="312" w:lineRule="auto"/>
              <w:ind w:firstLine="0"/>
              <w:rPr>
                <w:rFonts w:cs="Times New Roman"/>
                <w:i/>
                <w:color w:val="0070C0"/>
                <w:sz w:val="20"/>
                <w:szCs w:val="26"/>
              </w:rPr>
            </w:pPr>
          </w:p>
        </w:tc>
      </w:tr>
      <w:tr w:rsidR="0024139D" w:rsidRPr="00615117" w14:paraId="0107FD72" w14:textId="77777777" w:rsidTr="00635481">
        <w:tc>
          <w:tcPr>
            <w:tcW w:w="9162" w:type="dxa"/>
            <w:gridSpan w:val="5"/>
          </w:tcPr>
          <w:p w14:paraId="3186E562" w14:textId="77777777" w:rsidR="0024139D" w:rsidRPr="00674561" w:rsidRDefault="0024139D" w:rsidP="00642F8E">
            <w:pPr>
              <w:spacing w:line="312" w:lineRule="auto"/>
              <w:ind w:firstLine="0"/>
              <w:rPr>
                <w:rFonts w:cs="Times New Roman"/>
                <w:b/>
                <w:color w:val="FF0000"/>
                <w:szCs w:val="26"/>
                <w:u w:val="single"/>
              </w:rPr>
            </w:pPr>
            <w:r>
              <w:rPr>
                <w:rFonts w:cs="Times New Roman"/>
                <w:b/>
                <w:color w:val="FF0000"/>
                <w:szCs w:val="26"/>
                <w:u w:val="single"/>
              </w:rPr>
              <w:t>8</w:t>
            </w:r>
            <w:r w:rsidRPr="00674561">
              <w:rPr>
                <w:rFonts w:cs="Times New Roman"/>
                <w:b/>
                <w:color w:val="FF0000"/>
                <w:szCs w:val="26"/>
                <w:u w:val="single"/>
              </w:rPr>
              <w:t>.</w:t>
            </w:r>
            <w:r>
              <w:rPr>
                <w:rFonts w:cs="Times New Roman"/>
                <w:b/>
                <w:color w:val="FF0000"/>
                <w:szCs w:val="26"/>
                <w:u w:val="single"/>
              </w:rPr>
              <w:t>Sự kiện</w:t>
            </w:r>
            <w:r w:rsidRPr="00674561">
              <w:rPr>
                <w:rFonts w:cs="Times New Roman"/>
                <w:b/>
                <w:color w:val="FF0000"/>
                <w:szCs w:val="26"/>
                <w:u w:val="single"/>
              </w:rPr>
              <w:t>:</w:t>
            </w:r>
            <w:r>
              <w:rPr>
                <w:rFonts w:cs="Times New Roman"/>
                <w:b/>
                <w:color w:val="FF0000"/>
                <w:szCs w:val="26"/>
                <w:u w:val="single"/>
              </w:rPr>
              <w:t xml:space="preserve"> Thanh toán:</w:t>
            </w:r>
          </w:p>
          <w:p w14:paraId="11B7FE52" w14:textId="1F1AB965" w:rsidR="0024139D" w:rsidRPr="00615117" w:rsidRDefault="0024139D" w:rsidP="00642F8E">
            <w:pPr>
              <w:spacing w:line="312" w:lineRule="auto"/>
              <w:ind w:firstLine="0"/>
              <w:rPr>
                <w:rFonts w:cs="Times New Roman"/>
                <w:szCs w:val="26"/>
                <w:u w:val="single"/>
              </w:rPr>
            </w:pPr>
            <w:r w:rsidRPr="00C43883">
              <w:rPr>
                <w:rFonts w:cs="Times New Roman"/>
                <w:color w:val="FF0000"/>
                <w:szCs w:val="26"/>
              </w:rPr>
              <w:t xml:space="preserve">Màn hình giống sự kiện </w:t>
            </w:r>
            <w:r>
              <w:rPr>
                <w:rFonts w:cs="Times New Roman"/>
                <w:color w:val="FF0000"/>
                <w:szCs w:val="26"/>
              </w:rPr>
              <w:t xml:space="preserve">BCT đến theo LC và </w:t>
            </w:r>
            <w:r w:rsidRPr="00C43883">
              <w:rPr>
                <w:rFonts w:cs="Times New Roman"/>
                <w:color w:val="FF0000"/>
                <w:szCs w:val="26"/>
              </w:rPr>
              <w:t xml:space="preserve">hiển thị thêm </w:t>
            </w:r>
            <w:r>
              <w:rPr>
                <w:rFonts w:cs="Times New Roman"/>
                <w:color w:val="FF0000"/>
                <w:szCs w:val="26"/>
              </w:rPr>
              <w:t>những trường</w:t>
            </w:r>
            <w:r w:rsidRPr="00C43883">
              <w:rPr>
                <w:rFonts w:cs="Times New Roman"/>
                <w:color w:val="FF0000"/>
                <w:szCs w:val="26"/>
              </w:rPr>
              <w:t xml:space="preserve"> sau</w:t>
            </w:r>
            <w:r>
              <w:rPr>
                <w:rFonts w:cs="Times New Roman"/>
                <w:color w:val="FF0000"/>
                <w:szCs w:val="26"/>
              </w:rPr>
              <w:t>:</w:t>
            </w:r>
          </w:p>
        </w:tc>
        <w:tc>
          <w:tcPr>
            <w:tcW w:w="1418" w:type="dxa"/>
          </w:tcPr>
          <w:p w14:paraId="5AA44F7A" w14:textId="77777777" w:rsidR="0024139D" w:rsidRDefault="0024139D" w:rsidP="00642F8E">
            <w:pPr>
              <w:spacing w:line="312" w:lineRule="auto"/>
              <w:ind w:firstLine="0"/>
              <w:rPr>
                <w:rFonts w:cs="Times New Roman"/>
                <w:i/>
                <w:color w:val="0070C0"/>
                <w:sz w:val="20"/>
                <w:szCs w:val="26"/>
              </w:rPr>
            </w:pPr>
          </w:p>
        </w:tc>
        <w:tc>
          <w:tcPr>
            <w:tcW w:w="1418" w:type="dxa"/>
          </w:tcPr>
          <w:p w14:paraId="6C89E44B" w14:textId="77777777" w:rsidR="0024139D" w:rsidRDefault="0024139D" w:rsidP="00642F8E">
            <w:pPr>
              <w:spacing w:line="312" w:lineRule="auto"/>
              <w:ind w:firstLine="0"/>
              <w:rPr>
                <w:rFonts w:cs="Times New Roman"/>
                <w:i/>
                <w:color w:val="0070C0"/>
                <w:sz w:val="20"/>
                <w:szCs w:val="26"/>
              </w:rPr>
            </w:pPr>
          </w:p>
        </w:tc>
      </w:tr>
      <w:tr w:rsidR="0024139D" w:rsidRPr="00615117" w14:paraId="7A950154" w14:textId="77777777" w:rsidTr="00635481">
        <w:tc>
          <w:tcPr>
            <w:tcW w:w="1791" w:type="dxa"/>
          </w:tcPr>
          <w:p w14:paraId="264E4583" w14:textId="4160F332" w:rsidR="0024139D" w:rsidRDefault="0024139D" w:rsidP="00642F8E">
            <w:pPr>
              <w:spacing w:line="312" w:lineRule="auto"/>
              <w:ind w:firstLine="0"/>
              <w:rPr>
                <w:rFonts w:cs="Times New Roman"/>
                <w:b/>
                <w:color w:val="FF0000"/>
                <w:szCs w:val="26"/>
                <w:u w:val="single"/>
              </w:rPr>
            </w:pPr>
            <w:r w:rsidRPr="00615117">
              <w:rPr>
                <w:rFonts w:cs="Times New Roman"/>
                <w:szCs w:val="26"/>
              </w:rPr>
              <w:t>Ngày thanh toán</w:t>
            </w:r>
          </w:p>
        </w:tc>
        <w:tc>
          <w:tcPr>
            <w:tcW w:w="1418" w:type="dxa"/>
          </w:tcPr>
          <w:p w14:paraId="23CD7E0B" w14:textId="3F5E8C6C" w:rsidR="0024139D" w:rsidRPr="00615117" w:rsidRDefault="0024139D" w:rsidP="00642F8E">
            <w:pPr>
              <w:spacing w:line="312" w:lineRule="auto"/>
              <w:ind w:firstLine="0"/>
              <w:rPr>
                <w:rFonts w:cs="Times New Roman"/>
                <w:szCs w:val="26"/>
              </w:rPr>
            </w:pPr>
            <w:r w:rsidRPr="00615117">
              <w:rPr>
                <w:rFonts w:cs="Times New Roman"/>
                <w:szCs w:val="26"/>
              </w:rPr>
              <w:t xml:space="preserve">Datetime </w:t>
            </w:r>
          </w:p>
        </w:tc>
        <w:tc>
          <w:tcPr>
            <w:tcW w:w="567" w:type="dxa"/>
          </w:tcPr>
          <w:p w14:paraId="1D694277" w14:textId="293DDB1C" w:rsidR="0024139D" w:rsidRPr="00615117" w:rsidRDefault="0024139D" w:rsidP="00642F8E">
            <w:pPr>
              <w:spacing w:line="312" w:lineRule="auto"/>
              <w:ind w:firstLine="0"/>
              <w:rPr>
                <w:rFonts w:cs="Times New Roman"/>
                <w:szCs w:val="26"/>
                <w:lang w:val="vi-VN"/>
              </w:rPr>
            </w:pPr>
            <w:r w:rsidRPr="00615117">
              <w:rPr>
                <w:rFonts w:cs="Times New Roman"/>
                <w:szCs w:val="26"/>
              </w:rPr>
              <w:t>10</w:t>
            </w:r>
          </w:p>
        </w:tc>
        <w:tc>
          <w:tcPr>
            <w:tcW w:w="567" w:type="dxa"/>
          </w:tcPr>
          <w:p w14:paraId="6A279A3B" w14:textId="450B8CC6"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67246C55"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Ngày thanh toán:</w:t>
            </w:r>
          </w:p>
          <w:p w14:paraId="7B5CE200"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ngày thanh toán củ</w:t>
            </w:r>
            <w:r>
              <w:rPr>
                <w:rFonts w:cs="Times New Roman"/>
                <w:szCs w:val="26"/>
              </w:rPr>
              <w:t>a HP</w:t>
            </w:r>
          </w:p>
          <w:p w14:paraId="0C54C2D2" w14:textId="35571422" w:rsidR="0024139D" w:rsidRPr="00615117" w:rsidRDefault="0024139D" w:rsidP="00642F8E">
            <w:pPr>
              <w:spacing w:line="312" w:lineRule="auto"/>
              <w:ind w:firstLine="0"/>
              <w:rPr>
                <w:rFonts w:cs="Times New Roman"/>
                <w:szCs w:val="26"/>
                <w:u w:val="single"/>
              </w:rPr>
            </w:pPr>
            <w:r w:rsidRPr="006E1C7B">
              <w:rPr>
                <w:rFonts w:cs="Times New Roman"/>
                <w:szCs w:val="26"/>
              </w:rPr>
              <w:t>Giá trị được trả về từ TF-EE</w:t>
            </w:r>
          </w:p>
        </w:tc>
        <w:tc>
          <w:tcPr>
            <w:tcW w:w="1418" w:type="dxa"/>
          </w:tcPr>
          <w:p w14:paraId="2AC2AFA8" w14:textId="68AC3930"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09D990CF" w14:textId="77777777" w:rsidR="0024139D" w:rsidRDefault="0024139D" w:rsidP="00642F8E">
            <w:pPr>
              <w:spacing w:line="312" w:lineRule="auto"/>
              <w:ind w:firstLine="0"/>
              <w:rPr>
                <w:rFonts w:cs="Times New Roman"/>
                <w:i/>
                <w:color w:val="0070C0"/>
                <w:sz w:val="20"/>
                <w:szCs w:val="26"/>
              </w:rPr>
            </w:pPr>
          </w:p>
        </w:tc>
      </w:tr>
      <w:tr w:rsidR="0024139D" w:rsidRPr="00615117" w14:paraId="6EE475A2" w14:textId="77777777" w:rsidTr="00635481">
        <w:tc>
          <w:tcPr>
            <w:tcW w:w="1791" w:type="dxa"/>
          </w:tcPr>
          <w:p w14:paraId="249F1928" w14:textId="4D81B672" w:rsidR="0024139D" w:rsidRPr="00615117" w:rsidRDefault="0024139D" w:rsidP="00642F8E">
            <w:pPr>
              <w:spacing w:line="312" w:lineRule="auto"/>
              <w:ind w:firstLine="0"/>
              <w:rPr>
                <w:rFonts w:cs="Times New Roman"/>
                <w:szCs w:val="26"/>
              </w:rPr>
            </w:pPr>
            <w:r w:rsidRPr="00615117">
              <w:rPr>
                <w:rFonts w:cs="Times New Roman"/>
                <w:szCs w:val="26"/>
              </w:rPr>
              <w:t>Số tiền thanh toán</w:t>
            </w:r>
          </w:p>
        </w:tc>
        <w:tc>
          <w:tcPr>
            <w:tcW w:w="1418" w:type="dxa"/>
          </w:tcPr>
          <w:p w14:paraId="0694D59F" w14:textId="04411127" w:rsidR="0024139D" w:rsidRPr="00615117" w:rsidRDefault="0024139D" w:rsidP="00642F8E">
            <w:pPr>
              <w:spacing w:line="312" w:lineRule="auto"/>
              <w:ind w:firstLine="0"/>
              <w:rPr>
                <w:rFonts w:cs="Times New Roman"/>
                <w:szCs w:val="26"/>
              </w:rPr>
            </w:pPr>
            <w:r w:rsidRPr="00615117">
              <w:rPr>
                <w:rFonts w:cs="Times New Roman"/>
                <w:szCs w:val="26"/>
              </w:rPr>
              <w:t>Decimal</w:t>
            </w:r>
          </w:p>
        </w:tc>
        <w:tc>
          <w:tcPr>
            <w:tcW w:w="567" w:type="dxa"/>
          </w:tcPr>
          <w:p w14:paraId="16D3F02F" w14:textId="4F3BC18F" w:rsidR="0024139D" w:rsidRPr="00615117" w:rsidRDefault="0024139D" w:rsidP="00642F8E">
            <w:pPr>
              <w:spacing w:line="312" w:lineRule="auto"/>
              <w:ind w:firstLine="0"/>
              <w:rPr>
                <w:rFonts w:cs="Times New Roman"/>
                <w:szCs w:val="26"/>
              </w:rPr>
            </w:pPr>
            <w:r w:rsidRPr="00615117">
              <w:rPr>
                <w:rFonts w:cs="Times New Roman"/>
                <w:szCs w:val="26"/>
              </w:rPr>
              <w:t>18,3</w:t>
            </w:r>
          </w:p>
        </w:tc>
        <w:tc>
          <w:tcPr>
            <w:tcW w:w="567" w:type="dxa"/>
          </w:tcPr>
          <w:p w14:paraId="5BB1F01F" w14:textId="427D7439" w:rsidR="0024139D" w:rsidRDefault="0024139D" w:rsidP="00642F8E">
            <w:pPr>
              <w:spacing w:line="312" w:lineRule="auto"/>
              <w:ind w:firstLine="0"/>
              <w:rPr>
                <w:rFonts w:cs="Times New Roman"/>
                <w:szCs w:val="26"/>
              </w:rPr>
            </w:pPr>
            <w:r>
              <w:rPr>
                <w:rFonts w:cs="Times New Roman"/>
                <w:szCs w:val="26"/>
              </w:rPr>
              <w:t>P</w:t>
            </w:r>
          </w:p>
        </w:tc>
        <w:tc>
          <w:tcPr>
            <w:tcW w:w="4819" w:type="dxa"/>
          </w:tcPr>
          <w:p w14:paraId="61E09069" w14:textId="77777777" w:rsidR="0024139D" w:rsidRPr="00615117" w:rsidRDefault="0024139D" w:rsidP="00642F8E">
            <w:pPr>
              <w:spacing w:line="312" w:lineRule="auto"/>
              <w:ind w:firstLine="0"/>
              <w:rPr>
                <w:rFonts w:cs="Times New Roman"/>
                <w:szCs w:val="26"/>
                <w:u w:val="single"/>
              </w:rPr>
            </w:pPr>
            <w:r w:rsidRPr="00615117">
              <w:rPr>
                <w:rFonts w:cs="Times New Roman"/>
                <w:szCs w:val="26"/>
                <w:u w:val="single"/>
              </w:rPr>
              <w:t>Số tiền</w:t>
            </w:r>
            <w:r>
              <w:rPr>
                <w:rFonts w:cs="Times New Roman"/>
                <w:szCs w:val="26"/>
                <w:u w:val="single"/>
              </w:rPr>
              <w:t xml:space="preserve"> </w:t>
            </w:r>
            <w:r w:rsidRPr="00615117">
              <w:rPr>
                <w:rFonts w:cs="Times New Roman"/>
                <w:szCs w:val="26"/>
                <w:u w:val="single"/>
              </w:rPr>
              <w:t>thanh toán:</w:t>
            </w:r>
          </w:p>
          <w:p w14:paraId="7F1106F3"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số tiền hối phiếu thanh toán</w:t>
            </w:r>
          </w:p>
          <w:p w14:paraId="5455C62E" w14:textId="4B448D51" w:rsidR="0024139D" w:rsidRPr="00615117" w:rsidRDefault="0024139D" w:rsidP="00642F8E">
            <w:pPr>
              <w:spacing w:line="312" w:lineRule="auto"/>
              <w:ind w:firstLine="0"/>
              <w:rPr>
                <w:rFonts w:cs="Times New Roman"/>
                <w:szCs w:val="26"/>
                <w:u w:val="single"/>
              </w:rPr>
            </w:pPr>
            <w:r w:rsidRPr="006E1C7B">
              <w:rPr>
                <w:rFonts w:cs="Times New Roman"/>
                <w:szCs w:val="26"/>
              </w:rPr>
              <w:t>Giá trị được trả về từ TF-EE</w:t>
            </w:r>
          </w:p>
        </w:tc>
        <w:tc>
          <w:tcPr>
            <w:tcW w:w="1418" w:type="dxa"/>
          </w:tcPr>
          <w:p w14:paraId="79A0A248" w14:textId="1FEE2BC7" w:rsidR="0024139D" w:rsidRDefault="0024139D" w:rsidP="00642F8E">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227EA09D" w14:textId="77777777" w:rsidR="0024139D" w:rsidRDefault="0024139D" w:rsidP="00642F8E">
            <w:pPr>
              <w:spacing w:line="312" w:lineRule="auto"/>
              <w:ind w:firstLine="0"/>
              <w:rPr>
                <w:rFonts w:cs="Times New Roman"/>
                <w:i/>
                <w:color w:val="0070C0"/>
                <w:sz w:val="20"/>
                <w:szCs w:val="26"/>
              </w:rPr>
            </w:pPr>
          </w:p>
        </w:tc>
      </w:tr>
      <w:tr w:rsidR="0024139D" w:rsidRPr="00615117" w14:paraId="223579EA" w14:textId="77777777" w:rsidTr="00635481">
        <w:tc>
          <w:tcPr>
            <w:tcW w:w="9162" w:type="dxa"/>
            <w:gridSpan w:val="5"/>
          </w:tcPr>
          <w:p w14:paraId="6EAE9D00" w14:textId="77777777" w:rsidR="0024139D" w:rsidRPr="00674561" w:rsidRDefault="0024139D" w:rsidP="00642F8E">
            <w:pPr>
              <w:spacing w:line="312" w:lineRule="auto"/>
              <w:ind w:firstLine="0"/>
              <w:rPr>
                <w:rFonts w:cs="Times New Roman"/>
                <w:b/>
                <w:color w:val="FF0000"/>
                <w:szCs w:val="26"/>
                <w:u w:val="single"/>
              </w:rPr>
            </w:pPr>
            <w:r>
              <w:rPr>
                <w:rFonts w:cs="Times New Roman"/>
                <w:b/>
                <w:color w:val="FF0000"/>
                <w:szCs w:val="26"/>
                <w:u w:val="single"/>
              </w:rPr>
              <w:t>9</w:t>
            </w:r>
            <w:r w:rsidRPr="00674561">
              <w:rPr>
                <w:rFonts w:cs="Times New Roman"/>
                <w:b/>
                <w:color w:val="FF0000"/>
                <w:szCs w:val="26"/>
                <w:u w:val="single"/>
              </w:rPr>
              <w:t>.</w:t>
            </w:r>
            <w:r>
              <w:rPr>
                <w:rFonts w:cs="Times New Roman"/>
                <w:b/>
                <w:color w:val="FF0000"/>
                <w:szCs w:val="26"/>
                <w:u w:val="single"/>
              </w:rPr>
              <w:t>Sự kiện</w:t>
            </w:r>
            <w:r w:rsidRPr="00674561">
              <w:rPr>
                <w:rFonts w:cs="Times New Roman"/>
                <w:b/>
                <w:color w:val="FF0000"/>
                <w:szCs w:val="26"/>
                <w:u w:val="single"/>
              </w:rPr>
              <w:t>:</w:t>
            </w:r>
            <w:r>
              <w:rPr>
                <w:rFonts w:cs="Times New Roman"/>
                <w:b/>
                <w:color w:val="FF0000"/>
                <w:szCs w:val="26"/>
                <w:u w:val="single"/>
              </w:rPr>
              <w:t xml:space="preserve"> Đóng BCT:</w:t>
            </w:r>
          </w:p>
          <w:p w14:paraId="1D4B96DE" w14:textId="3BC9EE14" w:rsidR="0024139D" w:rsidRPr="00615117" w:rsidRDefault="0024139D" w:rsidP="00642F8E">
            <w:pPr>
              <w:spacing w:line="312" w:lineRule="auto"/>
              <w:ind w:firstLine="0"/>
              <w:rPr>
                <w:rFonts w:cs="Times New Roman"/>
                <w:szCs w:val="26"/>
                <w:u w:val="single"/>
              </w:rPr>
            </w:pPr>
            <w:r w:rsidRPr="00C43883">
              <w:rPr>
                <w:rFonts w:cs="Times New Roman"/>
                <w:color w:val="FF0000"/>
                <w:szCs w:val="26"/>
              </w:rPr>
              <w:t xml:space="preserve">Màn hình giống sự kiện </w:t>
            </w:r>
            <w:r>
              <w:rPr>
                <w:rFonts w:cs="Times New Roman"/>
                <w:color w:val="FF0000"/>
                <w:szCs w:val="26"/>
              </w:rPr>
              <w:t>BCT đến theo LC</w:t>
            </w:r>
          </w:p>
        </w:tc>
        <w:tc>
          <w:tcPr>
            <w:tcW w:w="1418" w:type="dxa"/>
          </w:tcPr>
          <w:p w14:paraId="77E78542" w14:textId="77777777" w:rsidR="0024139D" w:rsidRDefault="0024139D" w:rsidP="00642F8E">
            <w:pPr>
              <w:spacing w:line="312" w:lineRule="auto"/>
              <w:ind w:firstLine="0"/>
              <w:rPr>
                <w:rFonts w:cs="Times New Roman"/>
                <w:i/>
                <w:color w:val="0070C0"/>
                <w:sz w:val="20"/>
                <w:szCs w:val="26"/>
              </w:rPr>
            </w:pPr>
          </w:p>
        </w:tc>
        <w:tc>
          <w:tcPr>
            <w:tcW w:w="1418" w:type="dxa"/>
          </w:tcPr>
          <w:p w14:paraId="07F0212D" w14:textId="77777777" w:rsidR="0024139D" w:rsidRDefault="0024139D" w:rsidP="00642F8E">
            <w:pPr>
              <w:spacing w:line="312" w:lineRule="auto"/>
              <w:ind w:firstLine="0"/>
              <w:rPr>
                <w:rFonts w:cs="Times New Roman"/>
                <w:i/>
                <w:color w:val="0070C0"/>
                <w:sz w:val="20"/>
                <w:szCs w:val="26"/>
              </w:rPr>
            </w:pPr>
          </w:p>
        </w:tc>
      </w:tr>
    </w:tbl>
    <w:p w14:paraId="24477BA3" w14:textId="77777777" w:rsidR="003A0EC1" w:rsidRPr="00F80D11" w:rsidRDefault="003A0EC1" w:rsidP="003A0EC1">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sidRPr="00F80D11">
        <w:rPr>
          <w:rFonts w:ascii="Times New Roman" w:eastAsiaTheme="minorHAnsi" w:hAnsi="Times New Roman" w:cstheme="minorBidi"/>
          <w:bCs w:val="0"/>
          <w:iCs w:val="0"/>
          <w:noProof w:val="0"/>
          <w:snapToGrid/>
          <w:color w:val="auto"/>
          <w:sz w:val="26"/>
          <w:szCs w:val="22"/>
          <w:u w:val="single"/>
        </w:rPr>
        <w:t>Diễn giải các sự kiện giao dịch trả về từ TF-EE:</w:t>
      </w:r>
    </w:p>
    <w:p w14:paraId="655ED95B" w14:textId="77777777" w:rsidR="003A0EC1" w:rsidRPr="00F162B4" w:rsidRDefault="003A0EC1" w:rsidP="003A0EC1">
      <w:pPr>
        <w:ind w:firstLine="227"/>
      </w:pPr>
      <w:r>
        <w:t>Các giao dịch từ TF-EE sẽ được trả về hệ thống Visys và lưu thông tin theo từng sự kiện tương ứng như bảng bên dưới:</w:t>
      </w:r>
    </w:p>
    <w:tbl>
      <w:tblPr>
        <w:tblStyle w:val="TableGrid"/>
        <w:tblW w:w="10598" w:type="dxa"/>
        <w:tblLook w:val="04A0" w:firstRow="1" w:lastRow="0" w:firstColumn="1" w:lastColumn="0" w:noHBand="0" w:noVBand="1"/>
      </w:tblPr>
      <w:tblGrid>
        <w:gridCol w:w="3227"/>
        <w:gridCol w:w="4110"/>
        <w:gridCol w:w="3261"/>
      </w:tblGrid>
      <w:tr w:rsidR="003A0EC1" w14:paraId="45F8B2CE" w14:textId="77777777" w:rsidTr="005E5229">
        <w:tc>
          <w:tcPr>
            <w:tcW w:w="3227" w:type="dxa"/>
          </w:tcPr>
          <w:p w14:paraId="02C55A4B" w14:textId="77777777" w:rsidR="003A0EC1" w:rsidRDefault="003A0EC1" w:rsidP="005E5229">
            <w:pPr>
              <w:ind w:firstLine="0"/>
              <w:rPr>
                <w:u w:val="single"/>
              </w:rPr>
            </w:pPr>
            <w:r>
              <w:rPr>
                <w:u w:val="single"/>
              </w:rPr>
              <w:t>Tình huống</w:t>
            </w:r>
          </w:p>
        </w:tc>
        <w:tc>
          <w:tcPr>
            <w:tcW w:w="4110" w:type="dxa"/>
          </w:tcPr>
          <w:p w14:paraId="6825A7BD" w14:textId="77777777" w:rsidR="003A0EC1" w:rsidRDefault="003A0EC1" w:rsidP="005E5229">
            <w:pPr>
              <w:ind w:firstLine="0"/>
              <w:rPr>
                <w:u w:val="single"/>
              </w:rPr>
            </w:pPr>
            <w:r>
              <w:rPr>
                <w:u w:val="single"/>
              </w:rPr>
              <w:t>Giao dịch từ TF-EE</w:t>
            </w:r>
          </w:p>
        </w:tc>
        <w:tc>
          <w:tcPr>
            <w:tcW w:w="3261" w:type="dxa"/>
          </w:tcPr>
          <w:p w14:paraId="07A0FC38" w14:textId="77777777" w:rsidR="003A0EC1" w:rsidRDefault="003A0EC1" w:rsidP="005E5229">
            <w:pPr>
              <w:ind w:firstLine="0"/>
              <w:rPr>
                <w:u w:val="single"/>
              </w:rPr>
            </w:pPr>
            <w:r>
              <w:rPr>
                <w:u w:val="single"/>
              </w:rPr>
              <w:t>Sự kiện giao dịch Visys</w:t>
            </w:r>
          </w:p>
        </w:tc>
      </w:tr>
      <w:tr w:rsidR="003A0EC1" w:rsidRPr="00E067F3" w14:paraId="65C08598" w14:textId="77777777" w:rsidTr="005E5229">
        <w:tc>
          <w:tcPr>
            <w:tcW w:w="3227" w:type="dxa"/>
          </w:tcPr>
          <w:p w14:paraId="70F06718" w14:textId="5314355D" w:rsidR="003A0EC1" w:rsidRPr="00E067F3" w:rsidRDefault="003A0EC1" w:rsidP="005E5229">
            <w:pPr>
              <w:ind w:firstLine="0"/>
            </w:pPr>
            <w:r>
              <w:t>Phát hành LC</w:t>
            </w:r>
          </w:p>
        </w:tc>
        <w:tc>
          <w:tcPr>
            <w:tcW w:w="4110" w:type="dxa"/>
          </w:tcPr>
          <w:p w14:paraId="65B92754" w14:textId="1FABA2AD" w:rsidR="003A0EC1" w:rsidRPr="00E067F3" w:rsidRDefault="003A0EC1" w:rsidP="005E5229">
            <w:pPr>
              <w:ind w:firstLine="0"/>
            </w:pPr>
            <w:r>
              <w:t>IMLC Issue LC</w:t>
            </w:r>
          </w:p>
        </w:tc>
        <w:tc>
          <w:tcPr>
            <w:tcW w:w="3261" w:type="dxa"/>
          </w:tcPr>
          <w:p w14:paraId="0B26ACD1" w14:textId="2A8D622A" w:rsidR="003A0EC1" w:rsidRDefault="003A0EC1" w:rsidP="005E5229">
            <w:pPr>
              <w:ind w:firstLine="0"/>
            </w:pPr>
            <w:r>
              <w:t>Phát hành LC</w:t>
            </w:r>
          </w:p>
        </w:tc>
      </w:tr>
      <w:tr w:rsidR="003A0EC1" w:rsidRPr="00E067F3" w14:paraId="221D8174" w14:textId="77777777" w:rsidTr="005E5229">
        <w:tc>
          <w:tcPr>
            <w:tcW w:w="3227" w:type="dxa"/>
          </w:tcPr>
          <w:p w14:paraId="25D216D9" w14:textId="2F5DC516" w:rsidR="003A0EC1" w:rsidRPr="00E067F3" w:rsidRDefault="003A0EC1" w:rsidP="005E5229">
            <w:pPr>
              <w:ind w:firstLine="0"/>
            </w:pPr>
            <w:r>
              <w:t>Sửa đổi LC</w:t>
            </w:r>
          </w:p>
        </w:tc>
        <w:tc>
          <w:tcPr>
            <w:tcW w:w="4110" w:type="dxa"/>
          </w:tcPr>
          <w:p w14:paraId="07C35BA0" w14:textId="380C83EB" w:rsidR="003A0EC1" w:rsidRPr="00E067F3" w:rsidRDefault="003A0EC1" w:rsidP="005E5229">
            <w:pPr>
              <w:ind w:firstLine="0"/>
            </w:pPr>
            <w:r>
              <w:t>IMLC Amend</w:t>
            </w:r>
            <w:r w:rsidRPr="00336B24">
              <w:t xml:space="preserve"> LC</w:t>
            </w:r>
          </w:p>
        </w:tc>
        <w:tc>
          <w:tcPr>
            <w:tcW w:w="3261" w:type="dxa"/>
          </w:tcPr>
          <w:p w14:paraId="6C9EC5F7" w14:textId="193935B0" w:rsidR="003A0EC1" w:rsidRDefault="003A0EC1" w:rsidP="005E5229">
            <w:pPr>
              <w:ind w:firstLine="0"/>
            </w:pPr>
            <w:r>
              <w:t>Sửa đổi LC</w:t>
            </w:r>
          </w:p>
        </w:tc>
      </w:tr>
      <w:tr w:rsidR="003A0EC1" w:rsidRPr="00E067F3" w14:paraId="14553DF7" w14:textId="77777777" w:rsidTr="005E5229">
        <w:tc>
          <w:tcPr>
            <w:tcW w:w="3227" w:type="dxa"/>
          </w:tcPr>
          <w:p w14:paraId="60FC0832" w14:textId="5DDB0DC2" w:rsidR="003A0EC1" w:rsidRPr="00E067F3" w:rsidRDefault="003A0EC1" w:rsidP="005E5229">
            <w:pPr>
              <w:ind w:firstLine="0"/>
            </w:pPr>
            <w:r>
              <w:t>Đóng LC</w:t>
            </w:r>
          </w:p>
        </w:tc>
        <w:tc>
          <w:tcPr>
            <w:tcW w:w="4110" w:type="dxa"/>
          </w:tcPr>
          <w:p w14:paraId="26DDD171" w14:textId="5347742D" w:rsidR="003A0EC1" w:rsidRPr="00E067F3" w:rsidRDefault="003A0EC1" w:rsidP="005E5229">
            <w:pPr>
              <w:ind w:firstLine="0"/>
            </w:pPr>
            <w:r>
              <w:t>IMLC Close File/Writeoff</w:t>
            </w:r>
          </w:p>
        </w:tc>
        <w:tc>
          <w:tcPr>
            <w:tcW w:w="3261" w:type="dxa"/>
          </w:tcPr>
          <w:p w14:paraId="26B8A316" w14:textId="0C82AC74" w:rsidR="003A0EC1" w:rsidRDefault="003A0EC1" w:rsidP="005E5229">
            <w:pPr>
              <w:ind w:firstLine="0"/>
            </w:pPr>
            <w:r>
              <w:t>Đóng LC</w:t>
            </w:r>
          </w:p>
        </w:tc>
      </w:tr>
      <w:tr w:rsidR="003A0EC1" w:rsidRPr="00E067F3" w14:paraId="64A42F90" w14:textId="77777777" w:rsidTr="005E5229">
        <w:tc>
          <w:tcPr>
            <w:tcW w:w="3227" w:type="dxa"/>
          </w:tcPr>
          <w:p w14:paraId="2536DE56" w14:textId="0CF01EA0" w:rsidR="003A0EC1" w:rsidRPr="00E067F3" w:rsidRDefault="003A0EC1" w:rsidP="005E5229">
            <w:pPr>
              <w:ind w:firstLine="0"/>
            </w:pPr>
            <w:r>
              <w:t>Kích hoạt LC</w:t>
            </w:r>
          </w:p>
        </w:tc>
        <w:tc>
          <w:tcPr>
            <w:tcW w:w="4110" w:type="dxa"/>
          </w:tcPr>
          <w:p w14:paraId="44FC4629" w14:textId="38C418C6" w:rsidR="003A0EC1" w:rsidRPr="00E067F3" w:rsidRDefault="003A0EC1" w:rsidP="005E5229">
            <w:pPr>
              <w:ind w:firstLine="0"/>
            </w:pPr>
            <w:r>
              <w:t>IMLC Reopen File</w:t>
            </w:r>
          </w:p>
        </w:tc>
        <w:tc>
          <w:tcPr>
            <w:tcW w:w="3261" w:type="dxa"/>
          </w:tcPr>
          <w:p w14:paraId="1D1C6039" w14:textId="0987FA8D" w:rsidR="003A0EC1" w:rsidRDefault="003A0EC1" w:rsidP="005E5229">
            <w:pPr>
              <w:ind w:firstLine="0"/>
            </w:pPr>
            <w:r>
              <w:t>Kích hoạt LC</w:t>
            </w:r>
          </w:p>
        </w:tc>
      </w:tr>
      <w:tr w:rsidR="003A0EC1" w:rsidRPr="00E067F3" w14:paraId="199909AE" w14:textId="77777777" w:rsidTr="005E5229">
        <w:tc>
          <w:tcPr>
            <w:tcW w:w="3227" w:type="dxa"/>
          </w:tcPr>
          <w:p w14:paraId="09C1A4BF" w14:textId="62C0215E" w:rsidR="003A0EC1" w:rsidRPr="00E067F3" w:rsidRDefault="003A0EC1" w:rsidP="005E5229">
            <w:pPr>
              <w:ind w:firstLine="0"/>
            </w:pPr>
            <w:r>
              <w:t>BCT đến theo LC</w:t>
            </w:r>
          </w:p>
        </w:tc>
        <w:tc>
          <w:tcPr>
            <w:tcW w:w="4110" w:type="dxa"/>
          </w:tcPr>
          <w:p w14:paraId="77165044" w14:textId="77777777" w:rsidR="003A0EC1" w:rsidRDefault="003A0EC1" w:rsidP="005E5229">
            <w:pPr>
              <w:ind w:firstLine="0"/>
            </w:pPr>
            <w:r>
              <w:t>IMNE Docs check</w:t>
            </w:r>
          </w:p>
          <w:p w14:paraId="2E12276E" w14:textId="77777777" w:rsidR="003A0EC1" w:rsidRDefault="003A0EC1" w:rsidP="005E5229">
            <w:pPr>
              <w:ind w:firstLine="0"/>
            </w:pPr>
            <w:r>
              <w:t>IMNE Docs check after MT750</w:t>
            </w:r>
          </w:p>
          <w:p w14:paraId="64D9E968" w14:textId="097F8201" w:rsidR="003A0EC1" w:rsidRPr="00E067F3" w:rsidRDefault="003A0EC1" w:rsidP="005E5229">
            <w:pPr>
              <w:ind w:firstLine="0"/>
            </w:pPr>
            <w:r>
              <w:t>IMNE Misc Bill</w:t>
            </w:r>
          </w:p>
        </w:tc>
        <w:tc>
          <w:tcPr>
            <w:tcW w:w="3261" w:type="dxa"/>
          </w:tcPr>
          <w:p w14:paraId="16DC3990" w14:textId="6B61A514" w:rsidR="003A0EC1" w:rsidRDefault="003A0EC1" w:rsidP="005E5229">
            <w:pPr>
              <w:ind w:firstLine="0"/>
            </w:pPr>
            <w:r>
              <w:t>BCT đến theo LC</w:t>
            </w:r>
          </w:p>
        </w:tc>
      </w:tr>
      <w:tr w:rsidR="003A0EC1" w:rsidRPr="00E067F3" w14:paraId="7640A913" w14:textId="77777777" w:rsidTr="005E5229">
        <w:tc>
          <w:tcPr>
            <w:tcW w:w="3227" w:type="dxa"/>
          </w:tcPr>
          <w:p w14:paraId="1F150CD0" w14:textId="506F46E9" w:rsidR="003A0EC1" w:rsidRPr="00E067F3" w:rsidRDefault="003A0EC1" w:rsidP="005E5229">
            <w:pPr>
              <w:ind w:firstLine="0"/>
            </w:pPr>
            <w:r>
              <w:t>Sửa đổi BCT</w:t>
            </w:r>
          </w:p>
        </w:tc>
        <w:tc>
          <w:tcPr>
            <w:tcW w:w="4110" w:type="dxa"/>
          </w:tcPr>
          <w:p w14:paraId="05994EAC" w14:textId="1B4CE8D5" w:rsidR="003A0EC1" w:rsidRPr="00E067F3" w:rsidRDefault="003A0EC1" w:rsidP="005E5229">
            <w:pPr>
              <w:ind w:firstLine="0"/>
            </w:pPr>
            <w:r>
              <w:t>IMNE Bill Amendment</w:t>
            </w:r>
          </w:p>
        </w:tc>
        <w:tc>
          <w:tcPr>
            <w:tcW w:w="3261" w:type="dxa"/>
          </w:tcPr>
          <w:p w14:paraId="656BDE6B" w14:textId="6B023463" w:rsidR="003A0EC1" w:rsidRDefault="003A0EC1" w:rsidP="005E5229">
            <w:pPr>
              <w:ind w:firstLine="0"/>
            </w:pPr>
            <w:r>
              <w:t>Sửa đổi BCT</w:t>
            </w:r>
          </w:p>
        </w:tc>
      </w:tr>
      <w:tr w:rsidR="003A0EC1" w:rsidRPr="00E067F3" w14:paraId="2FBD689F" w14:textId="77777777" w:rsidTr="005E5229">
        <w:tc>
          <w:tcPr>
            <w:tcW w:w="3227" w:type="dxa"/>
          </w:tcPr>
          <w:p w14:paraId="29A347EC" w14:textId="0746930B" w:rsidR="003A0EC1" w:rsidRPr="00E067F3" w:rsidRDefault="003A0EC1" w:rsidP="005E5229">
            <w:pPr>
              <w:ind w:firstLine="0"/>
            </w:pPr>
            <w:r>
              <w:lastRenderedPageBreak/>
              <w:t>Chấp nhận BCT</w:t>
            </w:r>
          </w:p>
        </w:tc>
        <w:tc>
          <w:tcPr>
            <w:tcW w:w="4110" w:type="dxa"/>
          </w:tcPr>
          <w:p w14:paraId="780AF2AF" w14:textId="0FD783FC" w:rsidR="003A0EC1" w:rsidRPr="00E067F3" w:rsidRDefault="003A0EC1" w:rsidP="005E5229">
            <w:pPr>
              <w:ind w:firstLine="0"/>
            </w:pPr>
            <w:r>
              <w:t>IMNE Accept Due Date</w:t>
            </w:r>
          </w:p>
        </w:tc>
        <w:tc>
          <w:tcPr>
            <w:tcW w:w="3261" w:type="dxa"/>
          </w:tcPr>
          <w:p w14:paraId="570D2E7D" w14:textId="42EB6E80" w:rsidR="003A0EC1" w:rsidRDefault="003A0EC1" w:rsidP="005E5229">
            <w:pPr>
              <w:ind w:firstLine="0"/>
            </w:pPr>
            <w:r>
              <w:t>Chấp nhận BCT</w:t>
            </w:r>
          </w:p>
        </w:tc>
      </w:tr>
      <w:tr w:rsidR="003A0EC1" w:rsidRPr="00E067F3" w14:paraId="716F4697" w14:textId="77777777" w:rsidTr="005E5229">
        <w:tc>
          <w:tcPr>
            <w:tcW w:w="3227" w:type="dxa"/>
          </w:tcPr>
          <w:p w14:paraId="1063753B" w14:textId="2141A0B5" w:rsidR="003A0EC1" w:rsidRPr="00336B24" w:rsidRDefault="003A0EC1" w:rsidP="005E5229">
            <w:pPr>
              <w:ind w:firstLine="0"/>
            </w:pPr>
            <w:r>
              <w:t>Thanh toán BCT</w:t>
            </w:r>
          </w:p>
        </w:tc>
        <w:tc>
          <w:tcPr>
            <w:tcW w:w="4110" w:type="dxa"/>
          </w:tcPr>
          <w:p w14:paraId="52950743" w14:textId="520D0A07" w:rsidR="003A0EC1" w:rsidRPr="00E067F3" w:rsidRDefault="003A0EC1" w:rsidP="005E5229">
            <w:pPr>
              <w:ind w:firstLine="0"/>
            </w:pPr>
            <w:r>
              <w:t>IMNE Payment</w:t>
            </w:r>
          </w:p>
        </w:tc>
        <w:tc>
          <w:tcPr>
            <w:tcW w:w="3261" w:type="dxa"/>
          </w:tcPr>
          <w:p w14:paraId="3A448356" w14:textId="0194AD28" w:rsidR="003A0EC1" w:rsidRDefault="003A0EC1" w:rsidP="005E5229">
            <w:pPr>
              <w:ind w:firstLine="0"/>
            </w:pPr>
            <w:r>
              <w:t>Thanh toán</w:t>
            </w:r>
          </w:p>
        </w:tc>
      </w:tr>
      <w:tr w:rsidR="003A0EC1" w:rsidRPr="00E067F3" w14:paraId="3FA1CC34" w14:textId="77777777" w:rsidTr="005E5229">
        <w:tc>
          <w:tcPr>
            <w:tcW w:w="3227" w:type="dxa"/>
          </w:tcPr>
          <w:p w14:paraId="54F41294" w14:textId="4CEF0F6F" w:rsidR="003A0EC1" w:rsidRPr="00336B24" w:rsidRDefault="003A0EC1" w:rsidP="005E5229">
            <w:pPr>
              <w:ind w:firstLine="0"/>
            </w:pPr>
            <w:r>
              <w:t>Đóng BCT</w:t>
            </w:r>
          </w:p>
        </w:tc>
        <w:tc>
          <w:tcPr>
            <w:tcW w:w="4110" w:type="dxa"/>
          </w:tcPr>
          <w:p w14:paraId="32799E32" w14:textId="6A2824C0" w:rsidR="003A0EC1" w:rsidRPr="00E067F3" w:rsidRDefault="003A0EC1" w:rsidP="005E5229">
            <w:pPr>
              <w:ind w:firstLine="0"/>
            </w:pPr>
            <w:r>
              <w:t>IMNE Close File</w:t>
            </w:r>
          </w:p>
        </w:tc>
        <w:tc>
          <w:tcPr>
            <w:tcW w:w="3261" w:type="dxa"/>
          </w:tcPr>
          <w:p w14:paraId="7EB6A340" w14:textId="009546C7" w:rsidR="003A0EC1" w:rsidRDefault="003A0EC1" w:rsidP="005E5229">
            <w:pPr>
              <w:ind w:firstLine="0"/>
            </w:pPr>
            <w:r>
              <w:t>Đóng BCT</w:t>
            </w:r>
          </w:p>
        </w:tc>
      </w:tr>
    </w:tbl>
    <w:p w14:paraId="12D74A4C" w14:textId="77777777" w:rsidR="00C439A9" w:rsidRDefault="00C439A9" w:rsidP="00C439A9">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Pr>
          <w:rFonts w:ascii="Times New Roman" w:eastAsiaTheme="minorHAnsi" w:hAnsi="Times New Roman" w:cstheme="minorBidi"/>
          <w:bCs w:val="0"/>
          <w:iCs w:val="0"/>
          <w:noProof w:val="0"/>
          <w:snapToGrid/>
          <w:color w:val="auto"/>
          <w:sz w:val="26"/>
          <w:szCs w:val="22"/>
          <w:u w:val="single"/>
        </w:rPr>
        <w:t>Mapping</w:t>
      </w:r>
      <w:r w:rsidRPr="00F80D11">
        <w:rPr>
          <w:rFonts w:ascii="Times New Roman" w:eastAsiaTheme="minorHAnsi" w:hAnsi="Times New Roman" w:cstheme="minorBidi"/>
          <w:bCs w:val="0"/>
          <w:iCs w:val="0"/>
          <w:noProof w:val="0"/>
          <w:snapToGrid/>
          <w:color w:val="auto"/>
          <w:sz w:val="26"/>
          <w:szCs w:val="22"/>
          <w:u w:val="single"/>
        </w:rPr>
        <w:t xml:space="preserve"> TF-EE</w:t>
      </w:r>
      <w:r>
        <w:rPr>
          <w:rFonts w:ascii="Times New Roman" w:eastAsiaTheme="minorHAnsi" w:hAnsi="Times New Roman" w:cstheme="minorBidi"/>
          <w:bCs w:val="0"/>
          <w:iCs w:val="0"/>
          <w:noProof w:val="0"/>
          <w:snapToGrid/>
          <w:color w:val="auto"/>
          <w:sz w:val="26"/>
          <w:szCs w:val="22"/>
          <w:u w:val="single"/>
        </w:rPr>
        <w:t xml:space="preserve"> và VISYS</w:t>
      </w:r>
      <w:r w:rsidRPr="00F80D11">
        <w:rPr>
          <w:rFonts w:ascii="Times New Roman" w:eastAsiaTheme="minorHAnsi" w:hAnsi="Times New Roman" w:cstheme="minorBidi"/>
          <w:bCs w:val="0"/>
          <w:iCs w:val="0"/>
          <w:noProof w:val="0"/>
          <w:snapToGrid/>
          <w:color w:val="auto"/>
          <w:sz w:val="26"/>
          <w:szCs w:val="22"/>
          <w:u w:val="single"/>
        </w:rPr>
        <w:t>:</w:t>
      </w:r>
    </w:p>
    <w:p w14:paraId="06BC2284" w14:textId="77777777" w:rsidR="00C439A9" w:rsidRDefault="00C439A9" w:rsidP="00C439A9">
      <w:r>
        <w:object w:dxaOrig="2040" w:dyaOrig="1339" w14:anchorId="2466A8C8">
          <v:shape id="_x0000_i1030" type="#_x0000_t75" style="width:102.85pt;height:67.3pt" o:ole="">
            <v:imagedata r:id="rId21" o:title=""/>
          </v:shape>
          <o:OLEObject Type="Embed" ProgID="Excel.Sheet.12" ShapeID="_x0000_i1030" DrawAspect="Icon" ObjectID="_1709132671" r:id="rId22"/>
        </w:object>
      </w:r>
    </w:p>
    <w:p w14:paraId="50C45A24" w14:textId="1E33FD86" w:rsidR="00751FF3" w:rsidRDefault="00751FF3" w:rsidP="00724F94">
      <w:pPr>
        <w:pStyle w:val="Heading7"/>
        <w:numPr>
          <w:ilvl w:val="0"/>
          <w:numId w:val="11"/>
        </w:numPr>
      </w:pPr>
      <w:r>
        <w:t>Tab Thông tin Tài sản đảm bảo</w:t>
      </w:r>
    </w:p>
    <w:p w14:paraId="0A59D991" w14:textId="12DB728A" w:rsidR="0082690A" w:rsidRDefault="0082690A" w:rsidP="00751FF3">
      <w:pPr>
        <w:pStyle w:val="Heading7"/>
      </w:pPr>
      <w:r>
        <w:t xml:space="preserve">Tab Thông tin </w:t>
      </w:r>
      <w:r w:rsidR="00626CED">
        <w:t>Hạch toán</w:t>
      </w:r>
      <w:r>
        <w:t xml:space="preserve">: </w:t>
      </w:r>
    </w:p>
    <w:tbl>
      <w:tblPr>
        <w:tblStyle w:val="TableGrid"/>
        <w:tblW w:w="10620" w:type="dxa"/>
        <w:tblInd w:w="18" w:type="dxa"/>
        <w:tblLayout w:type="fixed"/>
        <w:tblLook w:val="04A0" w:firstRow="1" w:lastRow="0" w:firstColumn="1" w:lastColumn="0" w:noHBand="0" w:noVBand="1"/>
      </w:tblPr>
      <w:tblGrid>
        <w:gridCol w:w="1170"/>
        <w:gridCol w:w="900"/>
        <w:gridCol w:w="810"/>
        <w:gridCol w:w="1463"/>
        <w:gridCol w:w="3577"/>
        <w:gridCol w:w="1440"/>
        <w:gridCol w:w="1260"/>
      </w:tblGrid>
      <w:tr w:rsidR="00144601" w:rsidRPr="00615117" w14:paraId="4440620F" w14:textId="77777777" w:rsidTr="00F119FA">
        <w:tc>
          <w:tcPr>
            <w:tcW w:w="1170" w:type="dxa"/>
          </w:tcPr>
          <w:p w14:paraId="201F2A82" w14:textId="77777777" w:rsidR="00144601" w:rsidRPr="00615117" w:rsidRDefault="00144601" w:rsidP="00F119FA">
            <w:pPr>
              <w:spacing w:line="312" w:lineRule="auto"/>
              <w:ind w:firstLine="72"/>
              <w:rPr>
                <w:rFonts w:cs="Times New Roman"/>
                <w:b/>
                <w:szCs w:val="26"/>
              </w:rPr>
            </w:pPr>
            <w:r w:rsidRPr="00615117">
              <w:rPr>
                <w:rFonts w:cs="Times New Roman"/>
                <w:b/>
                <w:szCs w:val="26"/>
              </w:rPr>
              <w:t>Tên trường</w:t>
            </w:r>
          </w:p>
        </w:tc>
        <w:tc>
          <w:tcPr>
            <w:tcW w:w="900" w:type="dxa"/>
          </w:tcPr>
          <w:p w14:paraId="66AE7E44" w14:textId="77777777" w:rsidR="00144601" w:rsidRPr="00615117" w:rsidRDefault="00144601" w:rsidP="00F119FA">
            <w:pPr>
              <w:spacing w:line="312" w:lineRule="auto"/>
              <w:ind w:firstLine="0"/>
              <w:rPr>
                <w:rFonts w:cs="Times New Roman"/>
                <w:b/>
                <w:szCs w:val="26"/>
              </w:rPr>
            </w:pPr>
            <w:r w:rsidRPr="00615117">
              <w:rPr>
                <w:rFonts w:cs="Times New Roman"/>
                <w:b/>
                <w:szCs w:val="26"/>
              </w:rPr>
              <w:t>Định dạng</w:t>
            </w:r>
          </w:p>
        </w:tc>
        <w:tc>
          <w:tcPr>
            <w:tcW w:w="810" w:type="dxa"/>
          </w:tcPr>
          <w:p w14:paraId="4F2EDAA8" w14:textId="77777777" w:rsidR="00144601" w:rsidRPr="00615117" w:rsidRDefault="00144601" w:rsidP="00F119FA">
            <w:pPr>
              <w:spacing w:line="312" w:lineRule="auto"/>
              <w:ind w:firstLine="0"/>
              <w:rPr>
                <w:rFonts w:cs="Times New Roman"/>
                <w:b/>
                <w:szCs w:val="26"/>
              </w:rPr>
            </w:pPr>
            <w:r w:rsidRPr="00615117">
              <w:rPr>
                <w:rFonts w:cs="Times New Roman"/>
                <w:b/>
                <w:szCs w:val="26"/>
              </w:rPr>
              <w:t>Độ dài</w:t>
            </w:r>
          </w:p>
        </w:tc>
        <w:tc>
          <w:tcPr>
            <w:tcW w:w="5040" w:type="dxa"/>
            <w:gridSpan w:val="2"/>
            <w:shd w:val="clear" w:color="auto" w:fill="auto"/>
          </w:tcPr>
          <w:p w14:paraId="538744B5" w14:textId="77777777" w:rsidR="00144601" w:rsidRDefault="00144601" w:rsidP="00F119FA">
            <w:pPr>
              <w:spacing w:line="312" w:lineRule="auto"/>
              <w:ind w:firstLine="0"/>
              <w:rPr>
                <w:rFonts w:cs="Times New Roman"/>
                <w:b/>
                <w:szCs w:val="26"/>
              </w:rPr>
            </w:pPr>
            <w:r w:rsidRPr="00615117">
              <w:rPr>
                <w:rFonts w:cs="Times New Roman"/>
                <w:b/>
                <w:szCs w:val="26"/>
              </w:rPr>
              <w:t>Mô tả</w:t>
            </w:r>
          </w:p>
          <w:p w14:paraId="0763C041" w14:textId="77777777" w:rsidR="00144601" w:rsidRPr="0092625B" w:rsidRDefault="00144601" w:rsidP="00F119FA">
            <w:pPr>
              <w:spacing w:line="312" w:lineRule="auto"/>
              <w:ind w:firstLine="0"/>
              <w:rPr>
                <w:rFonts w:cs="Times New Roman"/>
                <w:i/>
                <w:szCs w:val="26"/>
              </w:rPr>
            </w:pPr>
            <w:r w:rsidRPr="0092625B">
              <w:rPr>
                <w:rFonts w:cs="Times New Roman"/>
                <w:i/>
                <w:szCs w:val="26"/>
              </w:rPr>
              <w:t>(M-Mandatory, O-Optional, P-Protect)</w:t>
            </w:r>
          </w:p>
        </w:tc>
        <w:tc>
          <w:tcPr>
            <w:tcW w:w="1440" w:type="dxa"/>
            <w:shd w:val="clear" w:color="auto" w:fill="auto"/>
          </w:tcPr>
          <w:p w14:paraId="18D331B1" w14:textId="77777777" w:rsidR="00144601" w:rsidRPr="00615117" w:rsidRDefault="00144601" w:rsidP="00F119FA">
            <w:pPr>
              <w:spacing w:line="312" w:lineRule="auto"/>
              <w:ind w:firstLine="0"/>
              <w:jc w:val="center"/>
              <w:rPr>
                <w:rFonts w:cs="Times New Roman"/>
                <w:b/>
                <w:szCs w:val="26"/>
              </w:rPr>
            </w:pPr>
            <w:r>
              <w:rPr>
                <w:rFonts w:cs="Times New Roman"/>
                <w:b/>
                <w:szCs w:val="26"/>
              </w:rPr>
              <w:t>Mapping (Y/N)</w:t>
            </w:r>
          </w:p>
        </w:tc>
        <w:tc>
          <w:tcPr>
            <w:tcW w:w="1260" w:type="dxa"/>
          </w:tcPr>
          <w:p w14:paraId="79260FFD" w14:textId="77777777" w:rsidR="00144601" w:rsidRDefault="00144601" w:rsidP="00F119FA">
            <w:pPr>
              <w:spacing w:line="312" w:lineRule="auto"/>
              <w:ind w:firstLine="0"/>
              <w:jc w:val="center"/>
              <w:rPr>
                <w:rFonts w:cs="Times New Roman"/>
                <w:b/>
                <w:szCs w:val="26"/>
              </w:rPr>
            </w:pPr>
            <w:r>
              <w:rPr>
                <w:rFonts w:cs="Times New Roman"/>
                <w:b/>
                <w:szCs w:val="26"/>
              </w:rPr>
              <w:t>New field (Y/N)</w:t>
            </w:r>
          </w:p>
        </w:tc>
      </w:tr>
      <w:tr w:rsidR="00144601" w:rsidRPr="00615117" w14:paraId="417FE36C" w14:textId="77777777" w:rsidTr="00F119FA">
        <w:tc>
          <w:tcPr>
            <w:tcW w:w="7920" w:type="dxa"/>
            <w:gridSpan w:val="5"/>
          </w:tcPr>
          <w:p w14:paraId="03470F4B" w14:textId="148071B5" w:rsidR="00144601" w:rsidRPr="001B3826" w:rsidRDefault="00144601" w:rsidP="00626CED">
            <w:pPr>
              <w:spacing w:line="312" w:lineRule="auto"/>
              <w:ind w:firstLine="0"/>
              <w:rPr>
                <w:rFonts w:cs="Times New Roman"/>
                <w:b/>
                <w:bCs/>
                <w:color w:val="FF0000"/>
                <w:szCs w:val="26"/>
                <w:u w:val="single"/>
              </w:rPr>
            </w:pPr>
            <w:r>
              <w:rPr>
                <w:rFonts w:cs="Times New Roman"/>
                <w:b/>
                <w:bCs/>
                <w:color w:val="FF0000"/>
                <w:szCs w:val="26"/>
                <w:u w:val="single"/>
              </w:rPr>
              <w:t xml:space="preserve">Thông tin </w:t>
            </w:r>
            <w:r w:rsidR="00626CED">
              <w:rPr>
                <w:rFonts w:cs="Times New Roman"/>
                <w:b/>
                <w:bCs/>
                <w:color w:val="FF0000"/>
                <w:szCs w:val="26"/>
                <w:u w:val="single"/>
              </w:rPr>
              <w:t>phí</w:t>
            </w:r>
            <w:r>
              <w:rPr>
                <w:rFonts w:cs="Times New Roman"/>
                <w:b/>
                <w:bCs/>
                <w:color w:val="FF0000"/>
                <w:szCs w:val="26"/>
                <w:u w:val="single"/>
              </w:rPr>
              <w:t>:</w:t>
            </w:r>
            <w:r w:rsidR="00626CED">
              <w:rPr>
                <w:rFonts w:cs="Times New Roman"/>
                <w:b/>
                <w:bCs/>
                <w:color w:val="FF0000"/>
                <w:szCs w:val="26"/>
                <w:u w:val="single"/>
              </w:rPr>
              <w:t xml:space="preserve"> </w:t>
            </w:r>
            <w:r w:rsidR="00626CED" w:rsidRPr="00626CED">
              <w:rPr>
                <w:rFonts w:cs="Times New Roman"/>
                <w:bCs/>
                <w:i/>
                <w:color w:val="FF0000"/>
                <w:szCs w:val="26"/>
              </w:rPr>
              <w:t>Xem Phụ lục 1.5.1</w:t>
            </w:r>
          </w:p>
        </w:tc>
        <w:tc>
          <w:tcPr>
            <w:tcW w:w="1440" w:type="dxa"/>
            <w:vAlign w:val="center"/>
          </w:tcPr>
          <w:p w14:paraId="5822588E" w14:textId="77777777" w:rsidR="00144601" w:rsidRDefault="00144601" w:rsidP="00F119FA">
            <w:pPr>
              <w:spacing w:line="312" w:lineRule="auto"/>
              <w:ind w:firstLine="0"/>
              <w:rPr>
                <w:rFonts w:cs="Times New Roman"/>
                <w:szCs w:val="26"/>
                <w:u w:val="single"/>
              </w:rPr>
            </w:pPr>
          </w:p>
        </w:tc>
        <w:tc>
          <w:tcPr>
            <w:tcW w:w="1260" w:type="dxa"/>
            <w:vAlign w:val="center"/>
          </w:tcPr>
          <w:p w14:paraId="38AC3527" w14:textId="77777777" w:rsidR="00144601" w:rsidRDefault="00144601" w:rsidP="00F119FA">
            <w:pPr>
              <w:spacing w:line="312" w:lineRule="auto"/>
              <w:ind w:firstLine="0"/>
              <w:rPr>
                <w:rFonts w:cs="Times New Roman"/>
                <w:szCs w:val="26"/>
                <w:u w:val="single"/>
              </w:rPr>
            </w:pPr>
          </w:p>
        </w:tc>
      </w:tr>
      <w:tr w:rsidR="00626CED" w:rsidRPr="00615117" w14:paraId="00377B3D" w14:textId="77777777" w:rsidTr="00626CED">
        <w:tc>
          <w:tcPr>
            <w:tcW w:w="7920" w:type="dxa"/>
            <w:gridSpan w:val="5"/>
          </w:tcPr>
          <w:p w14:paraId="4BA2541E" w14:textId="0D160D3F" w:rsidR="00626CED" w:rsidRPr="001B3826" w:rsidRDefault="00626CED" w:rsidP="00626CED">
            <w:pPr>
              <w:spacing w:line="312" w:lineRule="auto"/>
              <w:ind w:firstLine="0"/>
              <w:rPr>
                <w:rFonts w:cs="Times New Roman"/>
                <w:b/>
                <w:bCs/>
                <w:color w:val="FF0000"/>
                <w:szCs w:val="26"/>
                <w:u w:val="single"/>
              </w:rPr>
            </w:pPr>
            <w:r>
              <w:rPr>
                <w:rFonts w:cs="Times New Roman"/>
                <w:b/>
                <w:bCs/>
                <w:color w:val="FF0000"/>
                <w:szCs w:val="26"/>
                <w:u w:val="single"/>
              </w:rPr>
              <w:t xml:space="preserve">Thông tin ký quỹ: </w:t>
            </w:r>
          </w:p>
        </w:tc>
        <w:tc>
          <w:tcPr>
            <w:tcW w:w="1440" w:type="dxa"/>
            <w:vAlign w:val="center"/>
          </w:tcPr>
          <w:p w14:paraId="2D81D698" w14:textId="77777777" w:rsidR="00626CED" w:rsidRDefault="00626CED" w:rsidP="00626CED">
            <w:pPr>
              <w:spacing w:line="312" w:lineRule="auto"/>
              <w:ind w:firstLine="0"/>
              <w:rPr>
                <w:rFonts w:cs="Times New Roman"/>
                <w:szCs w:val="26"/>
                <w:u w:val="single"/>
              </w:rPr>
            </w:pPr>
          </w:p>
        </w:tc>
        <w:tc>
          <w:tcPr>
            <w:tcW w:w="1260" w:type="dxa"/>
            <w:vAlign w:val="center"/>
          </w:tcPr>
          <w:p w14:paraId="69125AEF" w14:textId="77777777" w:rsidR="00626CED" w:rsidRDefault="00626CED" w:rsidP="00626CED">
            <w:pPr>
              <w:spacing w:line="312" w:lineRule="auto"/>
              <w:ind w:firstLine="0"/>
              <w:rPr>
                <w:rFonts w:cs="Times New Roman"/>
                <w:szCs w:val="26"/>
                <w:u w:val="single"/>
              </w:rPr>
            </w:pPr>
          </w:p>
        </w:tc>
      </w:tr>
      <w:tr w:rsidR="00144601" w:rsidRPr="00615117" w14:paraId="617A0A57" w14:textId="77777777" w:rsidTr="00F119FA">
        <w:tc>
          <w:tcPr>
            <w:tcW w:w="1170" w:type="dxa"/>
          </w:tcPr>
          <w:p w14:paraId="6244804C" w14:textId="77777777" w:rsidR="00144601" w:rsidRDefault="00144601" w:rsidP="00F119FA">
            <w:pPr>
              <w:spacing w:line="312" w:lineRule="auto"/>
              <w:ind w:firstLine="0"/>
              <w:rPr>
                <w:rFonts w:cs="Times New Roman"/>
                <w:color w:val="FF0000"/>
                <w:szCs w:val="26"/>
              </w:rPr>
            </w:pPr>
            <w:r>
              <w:rPr>
                <w:rFonts w:cs="Times New Roman"/>
                <w:color w:val="000000" w:themeColor="text1"/>
                <w:szCs w:val="26"/>
              </w:rPr>
              <w:t>Tăng/Giảm số tiền KQ</w:t>
            </w:r>
          </w:p>
        </w:tc>
        <w:tc>
          <w:tcPr>
            <w:tcW w:w="900" w:type="dxa"/>
          </w:tcPr>
          <w:p w14:paraId="78FACA2F"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Char</w:t>
            </w:r>
          </w:p>
        </w:tc>
        <w:tc>
          <w:tcPr>
            <w:tcW w:w="810" w:type="dxa"/>
          </w:tcPr>
          <w:p w14:paraId="482B6077" w14:textId="77777777" w:rsidR="00144601" w:rsidRPr="0015780D" w:rsidRDefault="00144601" w:rsidP="00F119FA">
            <w:pPr>
              <w:spacing w:line="312" w:lineRule="auto"/>
              <w:ind w:firstLine="0"/>
              <w:rPr>
                <w:rFonts w:cs="Times New Roman"/>
                <w:color w:val="FF0000"/>
                <w:szCs w:val="26"/>
              </w:rPr>
            </w:pPr>
            <w:r>
              <w:rPr>
                <w:rFonts w:cs="Times New Roman"/>
                <w:szCs w:val="26"/>
              </w:rPr>
              <w:t>10</w:t>
            </w:r>
          </w:p>
        </w:tc>
        <w:tc>
          <w:tcPr>
            <w:tcW w:w="1463" w:type="dxa"/>
          </w:tcPr>
          <w:p w14:paraId="43208494" w14:textId="77777777" w:rsidR="00144601" w:rsidRDefault="00144601" w:rsidP="00F119FA">
            <w:pPr>
              <w:spacing w:line="312" w:lineRule="auto"/>
              <w:ind w:firstLine="0"/>
              <w:rPr>
                <w:rFonts w:cs="Times New Roman"/>
                <w:color w:val="FF0000"/>
                <w:szCs w:val="26"/>
              </w:rPr>
            </w:pPr>
            <w:r w:rsidRPr="00615117">
              <w:rPr>
                <w:rFonts w:cs="Times New Roman"/>
                <w:color w:val="000000" w:themeColor="text1"/>
                <w:szCs w:val="26"/>
              </w:rPr>
              <w:t>O</w:t>
            </w:r>
          </w:p>
        </w:tc>
        <w:tc>
          <w:tcPr>
            <w:tcW w:w="3577" w:type="dxa"/>
          </w:tcPr>
          <w:p w14:paraId="518B0951" w14:textId="77777777" w:rsidR="00144601" w:rsidRDefault="00144601" w:rsidP="00F119FA">
            <w:pPr>
              <w:spacing w:line="312" w:lineRule="auto"/>
              <w:ind w:firstLine="0"/>
              <w:rPr>
                <w:rFonts w:cs="Times New Roman"/>
                <w:color w:val="000000" w:themeColor="text1"/>
                <w:szCs w:val="26"/>
                <w:u w:val="single"/>
              </w:rPr>
            </w:pPr>
            <w:r w:rsidRPr="00EC7854">
              <w:rPr>
                <w:rFonts w:cs="Times New Roman"/>
                <w:color w:val="000000" w:themeColor="text1"/>
                <w:szCs w:val="26"/>
                <w:u w:val="single"/>
              </w:rPr>
              <w:t>Tăng/Giảm số tiền KQ</w:t>
            </w:r>
            <w:r>
              <w:rPr>
                <w:rFonts w:cs="Times New Roman"/>
                <w:color w:val="000000" w:themeColor="text1"/>
                <w:szCs w:val="26"/>
                <w:u w:val="single"/>
              </w:rPr>
              <w:t>:</w:t>
            </w:r>
          </w:p>
          <w:p w14:paraId="5DF14350" w14:textId="77777777" w:rsidR="00144601" w:rsidRDefault="00144601" w:rsidP="00F119FA">
            <w:pPr>
              <w:spacing w:line="312" w:lineRule="auto"/>
              <w:ind w:firstLine="0"/>
              <w:rPr>
                <w:rFonts w:cs="Times New Roman"/>
                <w:color w:val="000000" w:themeColor="text1"/>
                <w:szCs w:val="26"/>
              </w:rPr>
            </w:pPr>
            <w:r>
              <w:rPr>
                <w:rFonts w:cs="Times New Roman"/>
                <w:color w:val="000000" w:themeColor="text1"/>
                <w:szCs w:val="26"/>
              </w:rPr>
              <w:t>Trường này thể hiện lựa chọn tăng hay giảm KQ, có 3 giá trị:</w:t>
            </w:r>
          </w:p>
          <w:p w14:paraId="0BB03A91" w14:textId="77777777" w:rsidR="00144601" w:rsidRDefault="00144601" w:rsidP="00F119FA">
            <w:pPr>
              <w:spacing w:line="312" w:lineRule="auto"/>
              <w:ind w:firstLine="0"/>
              <w:rPr>
                <w:rFonts w:cs="Times New Roman"/>
                <w:color w:val="000000" w:themeColor="text1"/>
                <w:szCs w:val="26"/>
              </w:rPr>
            </w:pPr>
            <w:r>
              <w:rPr>
                <w:rFonts w:cs="Times New Roman"/>
                <w:color w:val="000000" w:themeColor="text1"/>
                <w:szCs w:val="26"/>
              </w:rPr>
              <w:t>Tăng KQ</w:t>
            </w:r>
          </w:p>
          <w:p w14:paraId="02C392BD" w14:textId="77777777" w:rsidR="00144601" w:rsidRDefault="00144601" w:rsidP="00F119FA">
            <w:pPr>
              <w:spacing w:line="312" w:lineRule="auto"/>
              <w:ind w:firstLine="0"/>
              <w:rPr>
                <w:rFonts w:cs="Times New Roman"/>
                <w:color w:val="000000" w:themeColor="text1"/>
                <w:szCs w:val="26"/>
              </w:rPr>
            </w:pPr>
            <w:r>
              <w:rPr>
                <w:rFonts w:cs="Times New Roman"/>
                <w:color w:val="000000" w:themeColor="text1"/>
                <w:szCs w:val="26"/>
              </w:rPr>
              <w:t>Giảm KQ</w:t>
            </w:r>
          </w:p>
          <w:p w14:paraId="23E109C5" w14:textId="77777777" w:rsidR="00144601" w:rsidRDefault="00144601" w:rsidP="00F119FA">
            <w:pPr>
              <w:spacing w:line="312" w:lineRule="auto"/>
              <w:ind w:firstLine="0"/>
              <w:rPr>
                <w:rFonts w:cs="Times New Roman"/>
                <w:color w:val="000000" w:themeColor="text1"/>
                <w:szCs w:val="26"/>
              </w:rPr>
            </w:pPr>
            <w:r>
              <w:rPr>
                <w:rFonts w:cs="Times New Roman"/>
                <w:color w:val="000000" w:themeColor="text1"/>
                <w:szCs w:val="26"/>
              </w:rPr>
              <w:t>Blank</w:t>
            </w:r>
          </w:p>
          <w:p w14:paraId="0B408B63" w14:textId="77777777" w:rsidR="00144601" w:rsidRDefault="00144601" w:rsidP="00F119FA">
            <w:pPr>
              <w:spacing w:line="312" w:lineRule="auto"/>
              <w:ind w:firstLine="0"/>
              <w:rPr>
                <w:rFonts w:cs="Times New Roman"/>
                <w:color w:val="FF0000"/>
                <w:szCs w:val="26"/>
                <w:u w:val="single"/>
              </w:rPr>
            </w:pPr>
            <w:r>
              <w:rPr>
                <w:rFonts w:cs="Times New Roman"/>
                <w:color w:val="000000" w:themeColor="text1"/>
                <w:szCs w:val="26"/>
              </w:rPr>
              <w:t>Hệ thống mặc định giá trị blank để user lựa chọn,</w:t>
            </w:r>
          </w:p>
        </w:tc>
        <w:tc>
          <w:tcPr>
            <w:tcW w:w="1440" w:type="dxa"/>
            <w:vAlign w:val="center"/>
          </w:tcPr>
          <w:p w14:paraId="462FFDA7" w14:textId="77777777" w:rsidR="00144601" w:rsidRDefault="00144601" w:rsidP="00F119FA">
            <w:pPr>
              <w:spacing w:line="312" w:lineRule="auto"/>
              <w:ind w:firstLine="0"/>
              <w:rPr>
                <w:rFonts w:cs="Times New Roman"/>
                <w:szCs w:val="26"/>
                <w:u w:val="single"/>
              </w:rPr>
            </w:pPr>
            <w:r>
              <w:rPr>
                <w:rFonts w:cs="Times New Roman"/>
                <w:i/>
                <w:color w:val="0070C0"/>
                <w:sz w:val="20"/>
                <w:szCs w:val="26"/>
              </w:rPr>
              <w:t>N</w:t>
            </w:r>
          </w:p>
        </w:tc>
        <w:tc>
          <w:tcPr>
            <w:tcW w:w="1260" w:type="dxa"/>
            <w:vAlign w:val="center"/>
          </w:tcPr>
          <w:p w14:paraId="3A22BB59" w14:textId="77777777" w:rsidR="00144601"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15117" w14:paraId="5C75A0FF" w14:textId="77777777" w:rsidTr="00F119FA">
        <w:tc>
          <w:tcPr>
            <w:tcW w:w="1170" w:type="dxa"/>
          </w:tcPr>
          <w:p w14:paraId="21EB909C"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Loại tiền ký quỹ</w:t>
            </w:r>
          </w:p>
        </w:tc>
        <w:tc>
          <w:tcPr>
            <w:tcW w:w="900" w:type="dxa"/>
          </w:tcPr>
          <w:p w14:paraId="651784D0"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Char</w:t>
            </w:r>
          </w:p>
        </w:tc>
        <w:tc>
          <w:tcPr>
            <w:tcW w:w="810" w:type="dxa"/>
          </w:tcPr>
          <w:p w14:paraId="524F1F17"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3</w:t>
            </w:r>
          </w:p>
        </w:tc>
        <w:tc>
          <w:tcPr>
            <w:tcW w:w="1463" w:type="dxa"/>
          </w:tcPr>
          <w:p w14:paraId="4068950A"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O</w:t>
            </w:r>
          </w:p>
        </w:tc>
        <w:tc>
          <w:tcPr>
            <w:tcW w:w="3577" w:type="dxa"/>
          </w:tcPr>
          <w:p w14:paraId="072A78C1" w14:textId="77777777" w:rsidR="00144601" w:rsidRPr="00615117" w:rsidRDefault="00144601" w:rsidP="00F119FA">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Loại tiền ký quỹ:</w:t>
            </w:r>
          </w:p>
          <w:p w14:paraId="0367289B" w14:textId="77777777" w:rsidR="00144601" w:rsidRPr="00B326CF" w:rsidRDefault="00144601" w:rsidP="00724F94">
            <w:pPr>
              <w:pStyle w:val="ListParagraph"/>
              <w:numPr>
                <w:ilvl w:val="0"/>
                <w:numId w:val="6"/>
              </w:numPr>
              <w:spacing w:line="312" w:lineRule="auto"/>
              <w:rPr>
                <w:rFonts w:cs="Times New Roman"/>
                <w:color w:val="FF0000"/>
                <w:szCs w:val="26"/>
                <w:u w:val="single"/>
              </w:rPr>
            </w:pPr>
            <w:r w:rsidRPr="00615117">
              <w:rPr>
                <w:rFonts w:cs="Times New Roman"/>
                <w:color w:val="000000" w:themeColor="text1"/>
                <w:szCs w:val="26"/>
              </w:rPr>
              <w:t xml:space="preserve">Loại tiền ký quỹ của LC, </w:t>
            </w:r>
            <w:r w:rsidRPr="00615117">
              <w:rPr>
                <w:rFonts w:cs="Times New Roman"/>
                <w:szCs w:val="26"/>
              </w:rPr>
              <w:t>Giá trị được lấy sang từ chức năng trước và người dùng có thể sửa được</w:t>
            </w:r>
          </w:p>
        </w:tc>
        <w:tc>
          <w:tcPr>
            <w:tcW w:w="1440" w:type="dxa"/>
            <w:vAlign w:val="center"/>
          </w:tcPr>
          <w:p w14:paraId="278D8765" w14:textId="77777777" w:rsidR="00144601" w:rsidRDefault="00144601" w:rsidP="00F119FA">
            <w:pPr>
              <w:spacing w:line="312" w:lineRule="auto"/>
              <w:ind w:firstLine="0"/>
              <w:rPr>
                <w:rFonts w:cs="Times New Roman"/>
                <w:szCs w:val="26"/>
                <w:u w:val="single"/>
              </w:rPr>
            </w:pPr>
            <w:r>
              <w:rPr>
                <w:rFonts w:cs="Times New Roman"/>
                <w:i/>
                <w:color w:val="0070C0"/>
                <w:sz w:val="20"/>
                <w:szCs w:val="26"/>
              </w:rPr>
              <w:t>N</w:t>
            </w:r>
          </w:p>
        </w:tc>
        <w:tc>
          <w:tcPr>
            <w:tcW w:w="1260" w:type="dxa"/>
            <w:vAlign w:val="center"/>
          </w:tcPr>
          <w:p w14:paraId="7B8FF34C" w14:textId="77777777" w:rsidR="00144601"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15117" w14:paraId="1A7499F6" w14:textId="77777777" w:rsidTr="00F119FA">
        <w:tc>
          <w:tcPr>
            <w:tcW w:w="1170" w:type="dxa"/>
          </w:tcPr>
          <w:p w14:paraId="27AE302E" w14:textId="77777777" w:rsidR="00144601" w:rsidRDefault="00144601" w:rsidP="00F119FA">
            <w:pPr>
              <w:spacing w:line="312" w:lineRule="auto"/>
              <w:ind w:firstLine="0"/>
              <w:rPr>
                <w:rFonts w:cs="Times New Roman"/>
                <w:color w:val="FF0000"/>
                <w:szCs w:val="26"/>
              </w:rPr>
            </w:pPr>
            <w:r w:rsidRPr="00615117">
              <w:rPr>
                <w:rFonts w:cs="Times New Roman"/>
                <w:color w:val="000000" w:themeColor="text1"/>
                <w:szCs w:val="26"/>
              </w:rPr>
              <w:t xml:space="preserve">Số tiền </w:t>
            </w:r>
            <w:r>
              <w:rPr>
                <w:rFonts w:cs="Times New Roman"/>
                <w:color w:val="000000" w:themeColor="text1"/>
                <w:szCs w:val="26"/>
              </w:rPr>
              <w:t xml:space="preserve">tăng </w:t>
            </w:r>
            <w:r>
              <w:rPr>
                <w:rFonts w:cs="Times New Roman"/>
                <w:color w:val="000000" w:themeColor="text1"/>
                <w:szCs w:val="26"/>
              </w:rPr>
              <w:lastRenderedPageBreak/>
              <w:t>giảm KQ</w:t>
            </w:r>
          </w:p>
        </w:tc>
        <w:tc>
          <w:tcPr>
            <w:tcW w:w="900" w:type="dxa"/>
          </w:tcPr>
          <w:p w14:paraId="607B0A82"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lastRenderedPageBreak/>
              <w:t>Decimal</w:t>
            </w:r>
          </w:p>
        </w:tc>
        <w:tc>
          <w:tcPr>
            <w:tcW w:w="810" w:type="dxa"/>
          </w:tcPr>
          <w:p w14:paraId="6B4F0719"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t>18,3</w:t>
            </w:r>
          </w:p>
        </w:tc>
        <w:tc>
          <w:tcPr>
            <w:tcW w:w="1463" w:type="dxa"/>
          </w:tcPr>
          <w:p w14:paraId="51D03D2C" w14:textId="77777777" w:rsidR="00144601" w:rsidRDefault="00144601" w:rsidP="00F119FA">
            <w:pPr>
              <w:spacing w:line="312" w:lineRule="auto"/>
              <w:ind w:firstLine="0"/>
              <w:rPr>
                <w:rFonts w:cs="Times New Roman"/>
                <w:color w:val="FF0000"/>
                <w:szCs w:val="26"/>
              </w:rPr>
            </w:pPr>
            <w:r w:rsidRPr="00615117">
              <w:rPr>
                <w:rFonts w:cs="Times New Roman"/>
                <w:szCs w:val="26"/>
              </w:rPr>
              <w:t>O</w:t>
            </w:r>
          </w:p>
        </w:tc>
        <w:tc>
          <w:tcPr>
            <w:tcW w:w="3577" w:type="dxa"/>
          </w:tcPr>
          <w:p w14:paraId="3CC79AD3" w14:textId="77777777" w:rsidR="00144601" w:rsidRPr="00615117" w:rsidRDefault="00144601" w:rsidP="00F119FA">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 xml:space="preserve">Số tiền </w:t>
            </w:r>
            <w:r>
              <w:rPr>
                <w:rFonts w:cs="Times New Roman"/>
                <w:color w:val="000000" w:themeColor="text1"/>
                <w:szCs w:val="26"/>
                <w:u w:val="single"/>
              </w:rPr>
              <w:t xml:space="preserve">tăng giảm </w:t>
            </w:r>
            <w:r w:rsidRPr="00615117">
              <w:rPr>
                <w:rFonts w:cs="Times New Roman"/>
                <w:color w:val="000000" w:themeColor="text1"/>
                <w:szCs w:val="26"/>
                <w:u w:val="single"/>
              </w:rPr>
              <w:t>ký quỹ:</w:t>
            </w:r>
          </w:p>
          <w:p w14:paraId="508B6253" w14:textId="77777777" w:rsidR="00144601" w:rsidRDefault="00144601" w:rsidP="00F119FA">
            <w:pPr>
              <w:spacing w:line="312" w:lineRule="auto"/>
              <w:ind w:firstLine="0"/>
              <w:rPr>
                <w:rFonts w:cs="Times New Roman"/>
                <w:color w:val="FF0000"/>
                <w:szCs w:val="26"/>
                <w:u w:val="single"/>
              </w:rPr>
            </w:pPr>
            <w:r w:rsidRPr="00615117">
              <w:rPr>
                <w:rFonts w:cs="Times New Roman"/>
                <w:color w:val="000000" w:themeColor="text1"/>
                <w:szCs w:val="26"/>
              </w:rPr>
              <w:t xml:space="preserve">Số tiền </w:t>
            </w:r>
            <w:r>
              <w:rPr>
                <w:rFonts w:cs="Times New Roman"/>
                <w:color w:val="000000" w:themeColor="text1"/>
                <w:szCs w:val="26"/>
              </w:rPr>
              <w:t xml:space="preserve">tăng giảm </w:t>
            </w:r>
            <w:r w:rsidRPr="00615117">
              <w:rPr>
                <w:rFonts w:cs="Times New Roman"/>
                <w:color w:val="000000" w:themeColor="text1"/>
                <w:szCs w:val="26"/>
              </w:rPr>
              <w:t xml:space="preserve">ký quỹ của </w:t>
            </w:r>
            <w:r w:rsidRPr="00615117">
              <w:rPr>
                <w:rFonts w:cs="Times New Roman"/>
                <w:color w:val="000000" w:themeColor="text1"/>
                <w:szCs w:val="26"/>
              </w:rPr>
              <w:lastRenderedPageBreak/>
              <w:t>LC, người dùng tự nhập thủ công</w:t>
            </w:r>
            <w:r>
              <w:rPr>
                <w:rFonts w:cs="Times New Roman"/>
                <w:color w:val="000000" w:themeColor="text1"/>
                <w:szCs w:val="26"/>
              </w:rPr>
              <w:t>. Nếu là tăng thì sẽ cộng thêm vào số dư KQ, nếu là giảm thì sẽ bớt đi số dư KQ</w:t>
            </w:r>
          </w:p>
        </w:tc>
        <w:tc>
          <w:tcPr>
            <w:tcW w:w="1440" w:type="dxa"/>
            <w:vAlign w:val="center"/>
          </w:tcPr>
          <w:p w14:paraId="0E47E38C" w14:textId="77777777" w:rsidR="00144601" w:rsidRDefault="00144601" w:rsidP="00F119FA">
            <w:pPr>
              <w:spacing w:line="312" w:lineRule="auto"/>
              <w:ind w:firstLine="0"/>
              <w:rPr>
                <w:rFonts w:cs="Times New Roman"/>
                <w:szCs w:val="26"/>
                <w:u w:val="single"/>
              </w:rPr>
            </w:pPr>
            <w:r>
              <w:rPr>
                <w:rFonts w:cs="Times New Roman"/>
                <w:i/>
                <w:color w:val="0070C0"/>
                <w:sz w:val="20"/>
                <w:szCs w:val="26"/>
              </w:rPr>
              <w:lastRenderedPageBreak/>
              <w:t>N</w:t>
            </w:r>
          </w:p>
        </w:tc>
        <w:tc>
          <w:tcPr>
            <w:tcW w:w="1260" w:type="dxa"/>
            <w:vAlign w:val="center"/>
          </w:tcPr>
          <w:p w14:paraId="76F119B8" w14:textId="77777777" w:rsidR="00144601"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15117" w14:paraId="109E8F29" w14:textId="77777777" w:rsidTr="00F119FA">
        <w:tc>
          <w:tcPr>
            <w:tcW w:w="1170" w:type="dxa"/>
          </w:tcPr>
          <w:p w14:paraId="06433E6C" w14:textId="77777777" w:rsidR="00144601" w:rsidRDefault="00144601" w:rsidP="00F119FA">
            <w:pPr>
              <w:spacing w:line="312" w:lineRule="auto"/>
              <w:ind w:firstLine="0"/>
              <w:rPr>
                <w:rFonts w:cs="Times New Roman"/>
                <w:color w:val="FF0000"/>
                <w:szCs w:val="26"/>
              </w:rPr>
            </w:pPr>
            <w:r w:rsidRPr="00615117">
              <w:rPr>
                <w:rFonts w:cs="Times New Roman"/>
                <w:szCs w:val="26"/>
              </w:rPr>
              <w:lastRenderedPageBreak/>
              <w:t>Số</w:t>
            </w:r>
            <w:r w:rsidRPr="00615117">
              <w:rPr>
                <w:rFonts w:cs="Times New Roman"/>
                <w:szCs w:val="26"/>
                <w:lang w:val="vi-VN"/>
              </w:rPr>
              <w:t xml:space="preserve"> dư ký quỹ</w:t>
            </w:r>
          </w:p>
        </w:tc>
        <w:tc>
          <w:tcPr>
            <w:tcW w:w="900" w:type="dxa"/>
          </w:tcPr>
          <w:p w14:paraId="5CBE76B8"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t>Decimal</w:t>
            </w:r>
          </w:p>
        </w:tc>
        <w:tc>
          <w:tcPr>
            <w:tcW w:w="810" w:type="dxa"/>
          </w:tcPr>
          <w:p w14:paraId="11DD679C"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t>18,3</w:t>
            </w:r>
          </w:p>
        </w:tc>
        <w:tc>
          <w:tcPr>
            <w:tcW w:w="1463" w:type="dxa"/>
          </w:tcPr>
          <w:p w14:paraId="75DC7B53" w14:textId="77777777" w:rsidR="00144601" w:rsidRDefault="00144601" w:rsidP="00F119FA">
            <w:pPr>
              <w:spacing w:line="312" w:lineRule="auto"/>
              <w:ind w:firstLine="0"/>
              <w:rPr>
                <w:rFonts w:cs="Times New Roman"/>
                <w:color w:val="FF0000"/>
                <w:szCs w:val="26"/>
              </w:rPr>
            </w:pPr>
            <w:r w:rsidRPr="00615117">
              <w:rPr>
                <w:rFonts w:cs="Times New Roman"/>
                <w:szCs w:val="26"/>
              </w:rPr>
              <w:t>P</w:t>
            </w:r>
          </w:p>
        </w:tc>
        <w:tc>
          <w:tcPr>
            <w:tcW w:w="3577" w:type="dxa"/>
          </w:tcPr>
          <w:p w14:paraId="26740D13" w14:textId="77777777" w:rsidR="00144601" w:rsidRPr="00615117" w:rsidRDefault="00144601" w:rsidP="00F119FA">
            <w:pPr>
              <w:spacing w:line="312" w:lineRule="auto"/>
              <w:ind w:firstLine="0"/>
              <w:rPr>
                <w:rFonts w:cs="Times New Roman"/>
                <w:szCs w:val="26"/>
                <w:u w:val="single"/>
                <w:lang w:val="vi-VN"/>
              </w:rPr>
            </w:pPr>
            <w:r w:rsidRPr="00615117">
              <w:rPr>
                <w:rFonts w:cs="Times New Roman"/>
                <w:szCs w:val="26"/>
                <w:u w:val="single"/>
              </w:rPr>
              <w:t>Số</w:t>
            </w:r>
            <w:r w:rsidRPr="00615117">
              <w:rPr>
                <w:rFonts w:cs="Times New Roman"/>
                <w:szCs w:val="26"/>
                <w:u w:val="single"/>
                <w:lang w:val="vi-VN"/>
              </w:rPr>
              <w:t xml:space="preserve"> dư ký quỹ:</w:t>
            </w:r>
          </w:p>
          <w:p w14:paraId="4D26575C" w14:textId="77777777" w:rsidR="00144601" w:rsidRDefault="00144601" w:rsidP="00F119FA">
            <w:pPr>
              <w:spacing w:line="312" w:lineRule="auto"/>
              <w:ind w:firstLine="0"/>
              <w:rPr>
                <w:rFonts w:cs="Times New Roman"/>
                <w:color w:val="FF0000"/>
                <w:szCs w:val="26"/>
                <w:u w:val="single"/>
              </w:rPr>
            </w:pPr>
            <w:r w:rsidRPr="00615117">
              <w:rPr>
                <w:rFonts w:cs="Times New Roman"/>
                <w:szCs w:val="26"/>
                <w:lang w:val="vi-VN"/>
              </w:rPr>
              <w:t xml:space="preserve">Số dư ký quỹ là số tiền ký quỹ còn lại. Giá trị được lấy sang từ chức năng trước và được </w:t>
            </w:r>
            <w:r>
              <w:rPr>
                <w:rFonts w:cs="Times New Roman"/>
                <w:szCs w:val="26"/>
              </w:rPr>
              <w:t>được cập nhật theo số tiền tăng giảm ở trên.</w:t>
            </w:r>
            <w:r w:rsidRPr="00615117">
              <w:rPr>
                <w:rFonts w:cs="Times New Roman"/>
                <w:szCs w:val="26"/>
                <w:lang w:val="vi-VN"/>
              </w:rPr>
              <w:t xml:space="preserve"> </w:t>
            </w:r>
          </w:p>
        </w:tc>
        <w:tc>
          <w:tcPr>
            <w:tcW w:w="1440" w:type="dxa"/>
            <w:vAlign w:val="center"/>
          </w:tcPr>
          <w:p w14:paraId="52F24CDF" w14:textId="77777777" w:rsidR="00144601" w:rsidRDefault="00144601" w:rsidP="00F119FA">
            <w:pPr>
              <w:spacing w:line="312" w:lineRule="auto"/>
              <w:ind w:firstLine="0"/>
              <w:rPr>
                <w:rFonts w:cs="Times New Roman"/>
                <w:szCs w:val="26"/>
                <w:u w:val="single"/>
              </w:rPr>
            </w:pPr>
            <w:r>
              <w:rPr>
                <w:rFonts w:cs="Times New Roman"/>
                <w:i/>
                <w:color w:val="0070C0"/>
                <w:sz w:val="20"/>
                <w:szCs w:val="26"/>
              </w:rPr>
              <w:t>N</w:t>
            </w:r>
          </w:p>
        </w:tc>
        <w:tc>
          <w:tcPr>
            <w:tcW w:w="1260" w:type="dxa"/>
            <w:vAlign w:val="center"/>
          </w:tcPr>
          <w:p w14:paraId="347BE8CB" w14:textId="77777777" w:rsidR="00144601"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A7578" w14:paraId="692120AE" w14:textId="77777777" w:rsidTr="00F119FA">
        <w:tc>
          <w:tcPr>
            <w:tcW w:w="1170" w:type="dxa"/>
          </w:tcPr>
          <w:p w14:paraId="2DE6E273" w14:textId="77777777" w:rsidR="00144601" w:rsidRPr="006A7578" w:rsidRDefault="00144601" w:rsidP="00F119FA">
            <w:pPr>
              <w:spacing w:line="312" w:lineRule="auto"/>
              <w:ind w:firstLine="0"/>
              <w:rPr>
                <w:rFonts w:cs="Times New Roman"/>
                <w:szCs w:val="26"/>
              </w:rPr>
            </w:pPr>
            <w:r w:rsidRPr="006A7578">
              <w:rPr>
                <w:rFonts w:cs="Times New Roman"/>
                <w:szCs w:val="26"/>
              </w:rPr>
              <w:t>Tài khoản tăng/giảm KQ</w:t>
            </w:r>
          </w:p>
        </w:tc>
        <w:tc>
          <w:tcPr>
            <w:tcW w:w="900" w:type="dxa"/>
          </w:tcPr>
          <w:p w14:paraId="0D8A255B" w14:textId="77777777" w:rsidR="00144601" w:rsidRPr="006A7578" w:rsidRDefault="00144601" w:rsidP="00F119FA">
            <w:pPr>
              <w:spacing w:line="312" w:lineRule="auto"/>
              <w:ind w:firstLine="0"/>
              <w:rPr>
                <w:rFonts w:cs="Times New Roman"/>
                <w:szCs w:val="26"/>
              </w:rPr>
            </w:pPr>
          </w:p>
        </w:tc>
        <w:tc>
          <w:tcPr>
            <w:tcW w:w="810" w:type="dxa"/>
          </w:tcPr>
          <w:p w14:paraId="07C7C3CB" w14:textId="77777777" w:rsidR="00144601" w:rsidRPr="006A7578" w:rsidRDefault="00144601" w:rsidP="00F119FA">
            <w:pPr>
              <w:spacing w:line="312" w:lineRule="auto"/>
              <w:ind w:firstLine="0"/>
              <w:rPr>
                <w:rFonts w:cs="Times New Roman"/>
                <w:szCs w:val="26"/>
              </w:rPr>
            </w:pPr>
          </w:p>
        </w:tc>
        <w:tc>
          <w:tcPr>
            <w:tcW w:w="1463" w:type="dxa"/>
          </w:tcPr>
          <w:p w14:paraId="15AEEAE9" w14:textId="77777777" w:rsidR="00144601" w:rsidRPr="006A7578" w:rsidRDefault="00144601" w:rsidP="00F119FA">
            <w:pPr>
              <w:spacing w:line="312" w:lineRule="auto"/>
              <w:ind w:firstLine="0"/>
              <w:rPr>
                <w:rFonts w:cs="Times New Roman"/>
                <w:szCs w:val="26"/>
              </w:rPr>
            </w:pPr>
            <w:r w:rsidRPr="006A7578">
              <w:rPr>
                <w:rFonts w:cs="Times New Roman"/>
                <w:szCs w:val="26"/>
              </w:rPr>
              <w:t>M</w:t>
            </w:r>
          </w:p>
        </w:tc>
        <w:tc>
          <w:tcPr>
            <w:tcW w:w="3577" w:type="dxa"/>
          </w:tcPr>
          <w:p w14:paraId="7276ADE8" w14:textId="77777777" w:rsidR="00144601" w:rsidRPr="006A7578" w:rsidRDefault="00144601" w:rsidP="00F119FA">
            <w:pPr>
              <w:spacing w:line="312" w:lineRule="auto"/>
              <w:ind w:firstLine="0"/>
              <w:rPr>
                <w:rFonts w:cs="Times New Roman"/>
                <w:szCs w:val="26"/>
                <w:u w:val="single"/>
              </w:rPr>
            </w:pPr>
            <w:r w:rsidRPr="006A7578">
              <w:rPr>
                <w:rFonts w:cs="Times New Roman"/>
                <w:szCs w:val="26"/>
                <w:u w:val="single"/>
              </w:rPr>
              <w:t>Tài khoản tăng/giảm KQ:</w:t>
            </w:r>
          </w:p>
          <w:p w14:paraId="4DFA7F23" w14:textId="77777777" w:rsidR="00144601" w:rsidRPr="006A7578" w:rsidRDefault="00144601" w:rsidP="00F119FA">
            <w:pPr>
              <w:spacing w:line="312" w:lineRule="auto"/>
              <w:ind w:firstLine="0"/>
              <w:rPr>
                <w:rFonts w:cs="Times New Roman"/>
                <w:szCs w:val="26"/>
                <w:u w:val="single"/>
              </w:rPr>
            </w:pPr>
            <w:r w:rsidRPr="006A7578">
              <w:rPr>
                <w:rFonts w:cs="Times New Roman"/>
                <w:szCs w:val="26"/>
              </w:rPr>
              <w:t>Cho phép nhập liệu thủ công</w:t>
            </w:r>
          </w:p>
        </w:tc>
        <w:tc>
          <w:tcPr>
            <w:tcW w:w="1440" w:type="dxa"/>
            <w:vAlign w:val="center"/>
          </w:tcPr>
          <w:p w14:paraId="1DEC443F" w14:textId="77777777" w:rsidR="00144601" w:rsidRPr="006A7578" w:rsidRDefault="00144601" w:rsidP="00F119FA">
            <w:pPr>
              <w:spacing w:line="312" w:lineRule="auto"/>
              <w:ind w:firstLine="0"/>
              <w:rPr>
                <w:rFonts w:cs="Times New Roman"/>
                <w:i/>
                <w:sz w:val="20"/>
                <w:szCs w:val="26"/>
              </w:rPr>
            </w:pPr>
            <w:r>
              <w:rPr>
                <w:rFonts w:cs="Times New Roman"/>
                <w:i/>
                <w:color w:val="0070C0"/>
                <w:sz w:val="20"/>
                <w:szCs w:val="26"/>
              </w:rPr>
              <w:t>N</w:t>
            </w:r>
          </w:p>
        </w:tc>
        <w:tc>
          <w:tcPr>
            <w:tcW w:w="1260" w:type="dxa"/>
            <w:vAlign w:val="center"/>
          </w:tcPr>
          <w:p w14:paraId="0C02F942" w14:textId="77777777" w:rsidR="00144601" w:rsidRPr="006A7578"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15117" w14:paraId="067DDA60" w14:textId="77777777" w:rsidTr="00F119FA">
        <w:tc>
          <w:tcPr>
            <w:tcW w:w="1170" w:type="dxa"/>
          </w:tcPr>
          <w:p w14:paraId="36EFACE5" w14:textId="77777777" w:rsidR="00144601" w:rsidRDefault="00144601" w:rsidP="00F119FA">
            <w:pPr>
              <w:spacing w:line="312" w:lineRule="auto"/>
              <w:ind w:firstLine="0"/>
              <w:rPr>
                <w:rFonts w:cs="Times New Roman"/>
                <w:color w:val="FF0000"/>
                <w:szCs w:val="26"/>
              </w:rPr>
            </w:pPr>
            <w:r w:rsidRPr="00615117">
              <w:rPr>
                <w:rFonts w:cs="Times New Roman"/>
                <w:szCs w:val="26"/>
              </w:rPr>
              <w:t>Tỷ giá số tiền ký quỹ quy đổi</w:t>
            </w:r>
          </w:p>
        </w:tc>
        <w:tc>
          <w:tcPr>
            <w:tcW w:w="900" w:type="dxa"/>
          </w:tcPr>
          <w:p w14:paraId="23C8A66F"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t>Decimal</w:t>
            </w:r>
          </w:p>
        </w:tc>
        <w:tc>
          <w:tcPr>
            <w:tcW w:w="810" w:type="dxa"/>
          </w:tcPr>
          <w:p w14:paraId="63A5B09C"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t>18,3</w:t>
            </w:r>
          </w:p>
        </w:tc>
        <w:tc>
          <w:tcPr>
            <w:tcW w:w="1463" w:type="dxa"/>
          </w:tcPr>
          <w:p w14:paraId="66754B07" w14:textId="77777777" w:rsidR="00144601" w:rsidRDefault="00144601" w:rsidP="00F119FA">
            <w:pPr>
              <w:spacing w:line="312" w:lineRule="auto"/>
              <w:ind w:firstLine="0"/>
              <w:rPr>
                <w:rFonts w:cs="Times New Roman"/>
                <w:color w:val="FF0000"/>
                <w:szCs w:val="26"/>
              </w:rPr>
            </w:pPr>
            <w:r w:rsidRPr="00615117">
              <w:rPr>
                <w:rFonts w:cs="Times New Roman"/>
                <w:szCs w:val="26"/>
              </w:rPr>
              <w:t>O</w:t>
            </w:r>
          </w:p>
        </w:tc>
        <w:tc>
          <w:tcPr>
            <w:tcW w:w="3577" w:type="dxa"/>
          </w:tcPr>
          <w:p w14:paraId="3CCC3D23" w14:textId="77777777" w:rsidR="00144601" w:rsidRPr="00615117" w:rsidRDefault="00144601" w:rsidP="00F119FA">
            <w:pPr>
              <w:spacing w:line="312" w:lineRule="auto"/>
              <w:ind w:firstLine="0"/>
              <w:rPr>
                <w:rFonts w:cs="Times New Roman"/>
                <w:szCs w:val="26"/>
                <w:u w:val="single"/>
              </w:rPr>
            </w:pPr>
            <w:r w:rsidRPr="00615117">
              <w:rPr>
                <w:rFonts w:cs="Times New Roman"/>
                <w:szCs w:val="26"/>
                <w:u w:val="single"/>
              </w:rPr>
              <w:t>Tỷ giá số tiền ký quỹ quy đổi:</w:t>
            </w:r>
          </w:p>
          <w:p w14:paraId="02522948" w14:textId="77777777" w:rsidR="00144601" w:rsidRPr="00615117" w:rsidRDefault="00144601" w:rsidP="00F119FA">
            <w:pPr>
              <w:spacing w:line="312" w:lineRule="auto"/>
              <w:ind w:firstLine="0"/>
              <w:rPr>
                <w:rFonts w:cs="Times New Roman"/>
                <w:szCs w:val="26"/>
              </w:rPr>
            </w:pPr>
            <w:r w:rsidRPr="00615117">
              <w:rPr>
                <w:rFonts w:cs="Times New Roman"/>
                <w:szCs w:val="26"/>
              </w:rPr>
              <w:t>Tỷ giá số tiền ký quỹ quy đổi.</w:t>
            </w:r>
          </w:p>
          <w:p w14:paraId="25066029" w14:textId="77777777" w:rsidR="00144601" w:rsidRDefault="00144601" w:rsidP="00F119FA">
            <w:pPr>
              <w:spacing w:line="312" w:lineRule="auto"/>
              <w:ind w:firstLine="0"/>
              <w:rPr>
                <w:rFonts w:cs="Times New Roman"/>
                <w:color w:val="FF0000"/>
                <w:szCs w:val="26"/>
                <w:u w:val="single"/>
              </w:rPr>
            </w:pPr>
            <w:r w:rsidRPr="00615117">
              <w:rPr>
                <w:rFonts w:cs="Times New Roman"/>
                <w:szCs w:val="26"/>
              </w:rPr>
              <w:t>Hệ thống sẽ tự động hiện ra tỷ giá midrate nếu trường Số tiền ký quỹ được nhập. Người dùng có thể chỉnh sửa.</w:t>
            </w:r>
          </w:p>
        </w:tc>
        <w:tc>
          <w:tcPr>
            <w:tcW w:w="1440" w:type="dxa"/>
            <w:vAlign w:val="center"/>
          </w:tcPr>
          <w:p w14:paraId="00A3D6CC" w14:textId="77777777" w:rsidR="00144601" w:rsidRDefault="00144601" w:rsidP="00F119FA">
            <w:pPr>
              <w:spacing w:line="312" w:lineRule="auto"/>
              <w:ind w:firstLine="0"/>
              <w:rPr>
                <w:rFonts w:cs="Times New Roman"/>
                <w:szCs w:val="26"/>
                <w:u w:val="single"/>
              </w:rPr>
            </w:pPr>
            <w:r>
              <w:rPr>
                <w:rFonts w:cs="Times New Roman"/>
                <w:i/>
                <w:color w:val="0070C0"/>
                <w:sz w:val="20"/>
                <w:szCs w:val="26"/>
              </w:rPr>
              <w:t>N</w:t>
            </w:r>
          </w:p>
        </w:tc>
        <w:tc>
          <w:tcPr>
            <w:tcW w:w="1260" w:type="dxa"/>
            <w:vAlign w:val="center"/>
          </w:tcPr>
          <w:p w14:paraId="287408AF" w14:textId="77777777" w:rsidR="00144601"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15117" w14:paraId="6EF961E9" w14:textId="77777777" w:rsidTr="00F119FA">
        <w:tc>
          <w:tcPr>
            <w:tcW w:w="1170" w:type="dxa"/>
          </w:tcPr>
          <w:p w14:paraId="252F47B7" w14:textId="77777777" w:rsidR="00144601" w:rsidRPr="00615117" w:rsidRDefault="00144601" w:rsidP="00F119FA">
            <w:pPr>
              <w:spacing w:line="312" w:lineRule="auto"/>
              <w:ind w:firstLine="0"/>
              <w:rPr>
                <w:rFonts w:cs="Times New Roman"/>
                <w:szCs w:val="26"/>
              </w:rPr>
            </w:pPr>
            <w:r>
              <w:rPr>
                <w:rFonts w:cs="Times New Roman"/>
                <w:szCs w:val="26"/>
              </w:rPr>
              <w:t>Số tiền KQ quy đổi</w:t>
            </w:r>
          </w:p>
        </w:tc>
        <w:tc>
          <w:tcPr>
            <w:tcW w:w="900" w:type="dxa"/>
          </w:tcPr>
          <w:p w14:paraId="21DF0778" w14:textId="77777777" w:rsidR="00144601" w:rsidRPr="00615117" w:rsidRDefault="00144601" w:rsidP="00F119FA">
            <w:pPr>
              <w:spacing w:line="312" w:lineRule="auto"/>
              <w:ind w:firstLine="0"/>
              <w:rPr>
                <w:rFonts w:cs="Times New Roman"/>
                <w:szCs w:val="26"/>
              </w:rPr>
            </w:pPr>
            <w:r w:rsidRPr="00615117">
              <w:rPr>
                <w:rFonts w:cs="Times New Roman"/>
                <w:szCs w:val="26"/>
              </w:rPr>
              <w:t>Decimal</w:t>
            </w:r>
          </w:p>
        </w:tc>
        <w:tc>
          <w:tcPr>
            <w:tcW w:w="810" w:type="dxa"/>
          </w:tcPr>
          <w:p w14:paraId="042E4979" w14:textId="77777777" w:rsidR="00144601" w:rsidRPr="00615117" w:rsidRDefault="00144601" w:rsidP="00F119FA">
            <w:pPr>
              <w:spacing w:line="312" w:lineRule="auto"/>
              <w:ind w:firstLine="0"/>
              <w:rPr>
                <w:rFonts w:cs="Times New Roman"/>
                <w:szCs w:val="26"/>
              </w:rPr>
            </w:pPr>
            <w:r w:rsidRPr="00615117">
              <w:rPr>
                <w:rFonts w:cs="Times New Roman"/>
                <w:szCs w:val="26"/>
              </w:rPr>
              <w:t>18,3</w:t>
            </w:r>
          </w:p>
        </w:tc>
        <w:tc>
          <w:tcPr>
            <w:tcW w:w="1463" w:type="dxa"/>
          </w:tcPr>
          <w:p w14:paraId="7EC54BA2" w14:textId="77777777" w:rsidR="00144601" w:rsidRPr="00615117" w:rsidRDefault="00144601" w:rsidP="00F119FA">
            <w:pPr>
              <w:spacing w:line="312" w:lineRule="auto"/>
              <w:ind w:firstLine="0"/>
              <w:rPr>
                <w:rFonts w:cs="Times New Roman"/>
                <w:szCs w:val="26"/>
              </w:rPr>
            </w:pPr>
            <w:r w:rsidRPr="00615117">
              <w:rPr>
                <w:rFonts w:cs="Times New Roman"/>
                <w:szCs w:val="26"/>
              </w:rPr>
              <w:t>P</w:t>
            </w:r>
          </w:p>
        </w:tc>
        <w:tc>
          <w:tcPr>
            <w:tcW w:w="3577" w:type="dxa"/>
          </w:tcPr>
          <w:p w14:paraId="71F36F89" w14:textId="77777777" w:rsidR="00144601" w:rsidRDefault="00144601" w:rsidP="00F119FA">
            <w:pPr>
              <w:spacing w:line="312" w:lineRule="auto"/>
              <w:ind w:firstLine="0"/>
              <w:rPr>
                <w:rFonts w:cs="Times New Roman"/>
                <w:szCs w:val="26"/>
              </w:rPr>
            </w:pPr>
            <w:r>
              <w:rPr>
                <w:rFonts w:cs="Times New Roman"/>
                <w:szCs w:val="26"/>
              </w:rPr>
              <w:t>Số tiền KQ quy đổi</w:t>
            </w:r>
          </w:p>
          <w:p w14:paraId="230ACFBC" w14:textId="77777777" w:rsidR="00144601" w:rsidRDefault="00144601" w:rsidP="00F119FA">
            <w:pPr>
              <w:spacing w:line="312" w:lineRule="auto"/>
              <w:ind w:firstLine="0"/>
              <w:rPr>
                <w:rFonts w:cs="Times New Roman"/>
                <w:szCs w:val="26"/>
              </w:rPr>
            </w:pPr>
            <w:r>
              <w:rPr>
                <w:rFonts w:cs="Times New Roman"/>
                <w:szCs w:val="26"/>
              </w:rPr>
              <w:t>Là số dư KQ x tỷ giá</w:t>
            </w:r>
          </w:p>
          <w:p w14:paraId="70D0279A" w14:textId="77777777" w:rsidR="00144601" w:rsidRPr="00615117" w:rsidRDefault="00144601" w:rsidP="00F119FA">
            <w:pPr>
              <w:spacing w:line="312" w:lineRule="auto"/>
              <w:ind w:firstLine="0"/>
              <w:rPr>
                <w:rFonts w:cs="Times New Roman"/>
                <w:szCs w:val="26"/>
                <w:u w:val="single"/>
              </w:rPr>
            </w:pPr>
            <w:r>
              <w:rPr>
                <w:rFonts w:cs="Times New Roman"/>
                <w:szCs w:val="26"/>
              </w:rPr>
              <w:t>Do hệ thống tự tính</w:t>
            </w:r>
          </w:p>
        </w:tc>
        <w:tc>
          <w:tcPr>
            <w:tcW w:w="1440" w:type="dxa"/>
            <w:vAlign w:val="center"/>
          </w:tcPr>
          <w:p w14:paraId="7C8C23A5" w14:textId="77777777" w:rsidR="00144601" w:rsidRDefault="00144601" w:rsidP="00F119FA">
            <w:pPr>
              <w:spacing w:line="312" w:lineRule="auto"/>
              <w:ind w:firstLine="0"/>
              <w:rPr>
                <w:rFonts w:cs="Times New Roman"/>
                <w:szCs w:val="26"/>
                <w:u w:val="single"/>
              </w:rPr>
            </w:pPr>
            <w:r>
              <w:rPr>
                <w:rFonts w:cs="Times New Roman"/>
                <w:i/>
                <w:color w:val="0070C0"/>
                <w:sz w:val="20"/>
                <w:szCs w:val="26"/>
              </w:rPr>
              <w:t>N</w:t>
            </w:r>
          </w:p>
        </w:tc>
        <w:tc>
          <w:tcPr>
            <w:tcW w:w="1260" w:type="dxa"/>
            <w:vAlign w:val="center"/>
          </w:tcPr>
          <w:p w14:paraId="274075F1" w14:textId="77777777" w:rsidR="00144601"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15117" w14:paraId="08C34A9D" w14:textId="77777777" w:rsidTr="00F119FA">
        <w:tc>
          <w:tcPr>
            <w:tcW w:w="1170" w:type="dxa"/>
          </w:tcPr>
          <w:p w14:paraId="702E0CCC" w14:textId="77777777" w:rsidR="00144601" w:rsidRDefault="00144601" w:rsidP="00F119FA">
            <w:pPr>
              <w:spacing w:line="312" w:lineRule="auto"/>
              <w:ind w:firstLine="0"/>
              <w:rPr>
                <w:rFonts w:cs="Times New Roman"/>
                <w:color w:val="FF0000"/>
                <w:szCs w:val="26"/>
              </w:rPr>
            </w:pPr>
            <w:r w:rsidRPr="00615117">
              <w:rPr>
                <w:rFonts w:cs="Times New Roman"/>
                <w:szCs w:val="26"/>
              </w:rPr>
              <w:t>Tỷ lệ ký quỹ</w:t>
            </w:r>
          </w:p>
        </w:tc>
        <w:tc>
          <w:tcPr>
            <w:tcW w:w="900" w:type="dxa"/>
          </w:tcPr>
          <w:p w14:paraId="31ADD057"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t>Decimal</w:t>
            </w:r>
          </w:p>
        </w:tc>
        <w:tc>
          <w:tcPr>
            <w:tcW w:w="810" w:type="dxa"/>
          </w:tcPr>
          <w:p w14:paraId="741E7889" w14:textId="77777777" w:rsidR="00144601" w:rsidRPr="0015780D" w:rsidRDefault="00144601" w:rsidP="00F119FA">
            <w:pPr>
              <w:spacing w:line="312" w:lineRule="auto"/>
              <w:ind w:firstLine="0"/>
              <w:rPr>
                <w:rFonts w:cs="Times New Roman"/>
                <w:color w:val="FF0000"/>
                <w:szCs w:val="26"/>
              </w:rPr>
            </w:pPr>
            <w:r w:rsidRPr="00615117">
              <w:rPr>
                <w:rFonts w:cs="Times New Roman"/>
                <w:szCs w:val="26"/>
              </w:rPr>
              <w:t>18,3</w:t>
            </w:r>
          </w:p>
        </w:tc>
        <w:tc>
          <w:tcPr>
            <w:tcW w:w="1463" w:type="dxa"/>
          </w:tcPr>
          <w:p w14:paraId="5003254B" w14:textId="77777777" w:rsidR="00144601" w:rsidRDefault="00144601" w:rsidP="00F119FA">
            <w:pPr>
              <w:spacing w:line="312" w:lineRule="auto"/>
              <w:ind w:firstLine="0"/>
              <w:rPr>
                <w:rFonts w:cs="Times New Roman"/>
                <w:color w:val="FF0000"/>
                <w:szCs w:val="26"/>
              </w:rPr>
            </w:pPr>
            <w:r w:rsidRPr="00615117">
              <w:rPr>
                <w:rFonts w:cs="Times New Roman"/>
                <w:szCs w:val="26"/>
              </w:rPr>
              <w:t>P</w:t>
            </w:r>
          </w:p>
        </w:tc>
        <w:tc>
          <w:tcPr>
            <w:tcW w:w="3577" w:type="dxa"/>
          </w:tcPr>
          <w:p w14:paraId="23BA7C19" w14:textId="77777777" w:rsidR="00144601" w:rsidRPr="00615117" w:rsidRDefault="00144601" w:rsidP="00F119FA">
            <w:pPr>
              <w:spacing w:line="312" w:lineRule="auto"/>
              <w:ind w:firstLine="0"/>
              <w:rPr>
                <w:rFonts w:cs="Times New Roman"/>
                <w:szCs w:val="26"/>
                <w:u w:val="single"/>
              </w:rPr>
            </w:pPr>
            <w:r w:rsidRPr="00615117">
              <w:rPr>
                <w:rFonts w:cs="Times New Roman"/>
                <w:szCs w:val="26"/>
                <w:u w:val="single"/>
              </w:rPr>
              <w:t>Tỷ lệ ký quỹ:</w:t>
            </w:r>
          </w:p>
          <w:p w14:paraId="44379A5B" w14:textId="77777777" w:rsidR="00144601" w:rsidRPr="00615117" w:rsidRDefault="00144601" w:rsidP="00F119FA">
            <w:pPr>
              <w:spacing w:line="312" w:lineRule="auto"/>
              <w:ind w:firstLine="0"/>
              <w:rPr>
                <w:rFonts w:cs="Times New Roman"/>
                <w:szCs w:val="26"/>
              </w:rPr>
            </w:pPr>
            <w:r w:rsidRPr="00615117">
              <w:rPr>
                <w:rFonts w:cs="Times New Roman"/>
                <w:szCs w:val="26"/>
              </w:rPr>
              <w:t>Tỷ lệ ký quỹ của LC, hệ thống tự động tính theo công thức như sau:</w:t>
            </w:r>
          </w:p>
          <w:p w14:paraId="242975A5" w14:textId="77777777" w:rsidR="00144601" w:rsidRPr="00615117" w:rsidRDefault="00144601" w:rsidP="00F119FA">
            <w:pPr>
              <w:spacing w:line="312" w:lineRule="auto"/>
              <w:ind w:firstLine="0"/>
              <w:rPr>
                <w:rFonts w:cs="Times New Roman"/>
                <w:szCs w:val="26"/>
              </w:rPr>
            </w:pPr>
            <w:r w:rsidRPr="00615117">
              <w:rPr>
                <w:rFonts w:cs="Times New Roman"/>
                <w:szCs w:val="26"/>
              </w:rPr>
              <w:t xml:space="preserve"> Tỷ lệ ký quỹ = ( Số tiền ký quỹ mới * Tỷ giá số tiền ký quỹ quy đổi / Số dư LC quy đổi) *100</w:t>
            </w:r>
          </w:p>
          <w:p w14:paraId="6592F396" w14:textId="77777777" w:rsidR="00144601" w:rsidRPr="00615117" w:rsidRDefault="00144601" w:rsidP="00F119FA">
            <w:pPr>
              <w:spacing w:line="312" w:lineRule="auto"/>
              <w:ind w:firstLine="0"/>
              <w:rPr>
                <w:rFonts w:cs="Times New Roman"/>
                <w:szCs w:val="26"/>
              </w:rPr>
            </w:pPr>
            <w:r w:rsidRPr="00615117">
              <w:rPr>
                <w:rFonts w:cs="Times New Roman"/>
                <w:szCs w:val="26"/>
              </w:rPr>
              <w:t xml:space="preserve">- nếu trường Tỷ lệ ký quỹ có giá trị lớn hơn hoặc bằng 100 %, sau khi phê duyệt số tiền LC </w:t>
            </w:r>
            <w:r w:rsidRPr="00615117">
              <w:rPr>
                <w:rFonts w:cs="Times New Roman"/>
                <w:szCs w:val="26"/>
              </w:rPr>
              <w:lastRenderedPageBreak/>
              <w:t>không bị trừ vào hạn mức LC.</w:t>
            </w:r>
          </w:p>
          <w:p w14:paraId="5197A79E" w14:textId="77777777" w:rsidR="00144601" w:rsidRPr="00615117" w:rsidRDefault="00144601" w:rsidP="00F119FA">
            <w:pPr>
              <w:spacing w:line="312" w:lineRule="auto"/>
              <w:ind w:firstLine="0"/>
              <w:rPr>
                <w:rFonts w:cs="Times New Roman"/>
                <w:szCs w:val="26"/>
              </w:rPr>
            </w:pPr>
            <w:r w:rsidRPr="00615117">
              <w:rPr>
                <w:rFonts w:cs="Times New Roman"/>
                <w:szCs w:val="26"/>
              </w:rPr>
              <w:t>- nếu trường Tỷ lệ ký quỹ có giá trị nhỏ hơn 100% thì trừ hạn mức LC với số tiền bằng số dư LC quy đổi.</w:t>
            </w:r>
          </w:p>
          <w:p w14:paraId="42064857" w14:textId="77777777" w:rsidR="00144601" w:rsidRDefault="00144601" w:rsidP="00F119FA">
            <w:pPr>
              <w:spacing w:line="312" w:lineRule="auto"/>
              <w:ind w:firstLine="0"/>
              <w:rPr>
                <w:rFonts w:cs="Times New Roman"/>
                <w:color w:val="FF0000"/>
                <w:szCs w:val="26"/>
                <w:u w:val="single"/>
              </w:rPr>
            </w:pPr>
            <w:r w:rsidRPr="00615117">
              <w:rPr>
                <w:rFonts w:cs="Times New Roman"/>
                <w:szCs w:val="26"/>
              </w:rPr>
              <w:t>- Sau khi phê duyệt, số dư LC quy đổi sẽ được khấu trừ vào giới hạn TTTM  trong menu CIF của khách hàng theo CIF và trường số dư còn lại của giới hạn TTTM tự động cập nhật số tiền mới sau khi khấu trừ nếu tỷ lệ ký quỹ nhỏ hơn 100%.</w:t>
            </w:r>
          </w:p>
        </w:tc>
        <w:tc>
          <w:tcPr>
            <w:tcW w:w="1440" w:type="dxa"/>
            <w:vAlign w:val="center"/>
          </w:tcPr>
          <w:p w14:paraId="061219AF" w14:textId="77777777" w:rsidR="00144601" w:rsidRDefault="00144601" w:rsidP="00F119FA">
            <w:pPr>
              <w:spacing w:line="312" w:lineRule="auto"/>
              <w:ind w:firstLine="0"/>
              <w:rPr>
                <w:rFonts w:cs="Times New Roman"/>
                <w:szCs w:val="26"/>
                <w:u w:val="single"/>
              </w:rPr>
            </w:pPr>
            <w:r>
              <w:rPr>
                <w:rFonts w:cs="Times New Roman"/>
                <w:i/>
                <w:color w:val="0070C0"/>
                <w:sz w:val="20"/>
                <w:szCs w:val="26"/>
              </w:rPr>
              <w:lastRenderedPageBreak/>
              <w:t>N</w:t>
            </w:r>
          </w:p>
        </w:tc>
        <w:tc>
          <w:tcPr>
            <w:tcW w:w="1260" w:type="dxa"/>
            <w:vAlign w:val="center"/>
          </w:tcPr>
          <w:p w14:paraId="7F700D83" w14:textId="77777777" w:rsidR="00144601" w:rsidRDefault="00144601" w:rsidP="00F119FA">
            <w:pPr>
              <w:spacing w:line="312" w:lineRule="auto"/>
              <w:ind w:firstLine="0"/>
              <w:rPr>
                <w:rFonts w:cs="Times New Roman"/>
                <w:szCs w:val="26"/>
                <w:u w:val="single"/>
              </w:rPr>
            </w:pPr>
            <w:r w:rsidRPr="006A7578">
              <w:rPr>
                <w:rFonts w:cs="Times New Roman"/>
                <w:i/>
                <w:color w:val="0070C0"/>
                <w:sz w:val="20"/>
                <w:szCs w:val="26"/>
              </w:rPr>
              <w:t>N</w:t>
            </w:r>
          </w:p>
        </w:tc>
      </w:tr>
      <w:tr w:rsidR="00144601" w:rsidRPr="00615117" w14:paraId="13CFB3EE" w14:textId="77777777" w:rsidTr="00F119FA">
        <w:tc>
          <w:tcPr>
            <w:tcW w:w="7920" w:type="dxa"/>
            <w:gridSpan w:val="5"/>
          </w:tcPr>
          <w:p w14:paraId="2206DECA" w14:textId="77777777" w:rsidR="00144601" w:rsidRDefault="00144601" w:rsidP="00F119FA">
            <w:pPr>
              <w:spacing w:line="312" w:lineRule="auto"/>
              <w:ind w:firstLine="0"/>
              <w:rPr>
                <w:rFonts w:cs="Times New Roman"/>
                <w:b/>
                <w:bCs/>
                <w:color w:val="FF0000"/>
                <w:szCs w:val="26"/>
                <w:u w:val="single"/>
              </w:rPr>
            </w:pPr>
            <w:r>
              <w:rPr>
                <w:rFonts w:cs="Times New Roman"/>
                <w:b/>
                <w:bCs/>
                <w:color w:val="FF0000"/>
                <w:szCs w:val="26"/>
                <w:u w:val="single"/>
              </w:rPr>
              <w:lastRenderedPageBreak/>
              <w:t>Thông tin thanh toán:</w:t>
            </w:r>
          </w:p>
          <w:p w14:paraId="1934E548" w14:textId="324E2DB4" w:rsidR="00A45F13" w:rsidRPr="00A45F13" w:rsidRDefault="00A45F13" w:rsidP="00A45F13">
            <w:pPr>
              <w:spacing w:line="312" w:lineRule="auto"/>
              <w:ind w:firstLine="0"/>
              <w:rPr>
                <w:rFonts w:cs="Times New Roman"/>
                <w:bCs/>
                <w:i/>
                <w:color w:val="FF0000"/>
                <w:szCs w:val="26"/>
              </w:rPr>
            </w:pPr>
            <w:r w:rsidRPr="00A45F13">
              <w:rPr>
                <w:rFonts w:cs="Times New Roman"/>
                <w:bCs/>
                <w:i/>
                <w:color w:val="FF0000"/>
                <w:szCs w:val="26"/>
              </w:rPr>
              <w:t xml:space="preserve">Hệ thống cho phép thêm/bớt dòng để </w:t>
            </w:r>
            <w:r>
              <w:rPr>
                <w:rFonts w:cs="Times New Roman"/>
                <w:bCs/>
                <w:i/>
                <w:color w:val="FF0000"/>
                <w:szCs w:val="26"/>
              </w:rPr>
              <w:t>nhập thông itn thanh</w:t>
            </w:r>
            <w:r w:rsidRPr="00A45F13">
              <w:rPr>
                <w:rFonts w:cs="Times New Roman"/>
                <w:bCs/>
                <w:i/>
                <w:color w:val="FF0000"/>
                <w:szCs w:val="26"/>
              </w:rPr>
              <w:t xml:space="preserve"> toán</w:t>
            </w:r>
          </w:p>
          <w:p w14:paraId="1D4CBE72" w14:textId="7E40BC98" w:rsidR="00A45F13" w:rsidRPr="00A45F13" w:rsidRDefault="00A45F13" w:rsidP="00A45F13">
            <w:pPr>
              <w:spacing w:line="312" w:lineRule="auto"/>
              <w:ind w:firstLine="0"/>
              <w:rPr>
                <w:rFonts w:cs="Times New Roman"/>
                <w:bCs/>
                <w:i/>
                <w:color w:val="FF0000"/>
                <w:szCs w:val="26"/>
              </w:rPr>
            </w:pPr>
            <w:r w:rsidRPr="00A45F13">
              <w:rPr>
                <w:rFonts w:cs="Times New Roman"/>
                <w:bCs/>
                <w:i/>
                <w:color w:val="FF0000"/>
                <w:szCs w:val="26"/>
              </w:rPr>
              <w:t xml:space="preserve">Nút Thêm: thêm dòng </w:t>
            </w:r>
            <w:r>
              <w:rPr>
                <w:rFonts w:cs="Times New Roman"/>
                <w:bCs/>
                <w:i/>
                <w:color w:val="FF0000"/>
                <w:szCs w:val="26"/>
              </w:rPr>
              <w:t>hạch toán</w:t>
            </w:r>
          </w:p>
          <w:p w14:paraId="2432D33D" w14:textId="13EFB2DB" w:rsidR="00A45F13" w:rsidRPr="00A45F13" w:rsidRDefault="00A45F13" w:rsidP="00A45F13">
            <w:pPr>
              <w:spacing w:line="312" w:lineRule="auto"/>
              <w:ind w:firstLine="0"/>
              <w:rPr>
                <w:rFonts w:cs="Times New Roman"/>
                <w:bCs/>
                <w:i/>
                <w:color w:val="FF0000"/>
                <w:szCs w:val="26"/>
              </w:rPr>
            </w:pPr>
            <w:r w:rsidRPr="00A45F13">
              <w:rPr>
                <w:rFonts w:cs="Times New Roman"/>
                <w:bCs/>
                <w:i/>
                <w:color w:val="FF0000"/>
                <w:szCs w:val="26"/>
              </w:rPr>
              <w:t xml:space="preserve">Nút Xóa: xóa dòng </w:t>
            </w:r>
            <w:r>
              <w:rPr>
                <w:rFonts w:cs="Times New Roman"/>
                <w:bCs/>
                <w:i/>
                <w:color w:val="FF0000"/>
                <w:szCs w:val="26"/>
              </w:rPr>
              <w:t>hạch toán</w:t>
            </w:r>
          </w:p>
          <w:p w14:paraId="47120B6D" w14:textId="29CF73FA" w:rsidR="00626CED" w:rsidRPr="001B3826" w:rsidRDefault="00A45F13" w:rsidP="00A45F13">
            <w:pPr>
              <w:spacing w:line="312" w:lineRule="auto"/>
              <w:ind w:firstLine="0"/>
              <w:rPr>
                <w:rFonts w:cs="Times New Roman"/>
                <w:b/>
                <w:bCs/>
                <w:color w:val="FF0000"/>
                <w:szCs w:val="26"/>
                <w:u w:val="single"/>
              </w:rPr>
            </w:pPr>
            <w:r w:rsidRPr="00A45F13">
              <w:rPr>
                <w:rFonts w:cs="Times New Roman"/>
                <w:bCs/>
                <w:i/>
                <w:color w:val="FF0000"/>
                <w:szCs w:val="26"/>
              </w:rPr>
              <w:t xml:space="preserve">Tối đa cho phép </w:t>
            </w:r>
            <w:r>
              <w:rPr>
                <w:rFonts w:cs="Times New Roman"/>
                <w:bCs/>
                <w:i/>
                <w:color w:val="FF0000"/>
                <w:szCs w:val="26"/>
              </w:rPr>
              <w:t>3</w:t>
            </w:r>
            <w:r w:rsidRPr="00A45F13">
              <w:rPr>
                <w:rFonts w:cs="Times New Roman"/>
                <w:bCs/>
                <w:i/>
                <w:color w:val="FF0000"/>
                <w:szCs w:val="26"/>
              </w:rPr>
              <w:t xml:space="preserve"> dòng </w:t>
            </w:r>
            <w:r>
              <w:rPr>
                <w:rFonts w:cs="Times New Roman"/>
                <w:bCs/>
                <w:i/>
                <w:color w:val="FF0000"/>
                <w:szCs w:val="26"/>
              </w:rPr>
              <w:t>hạch toán</w:t>
            </w:r>
          </w:p>
        </w:tc>
        <w:tc>
          <w:tcPr>
            <w:tcW w:w="1440" w:type="dxa"/>
            <w:vAlign w:val="center"/>
          </w:tcPr>
          <w:p w14:paraId="1A4D3CC0" w14:textId="77777777" w:rsidR="00144601" w:rsidRDefault="00144601" w:rsidP="00F119FA">
            <w:pPr>
              <w:spacing w:line="312" w:lineRule="auto"/>
              <w:ind w:firstLine="0"/>
              <w:rPr>
                <w:rFonts w:cs="Times New Roman"/>
                <w:szCs w:val="26"/>
                <w:u w:val="single"/>
              </w:rPr>
            </w:pPr>
          </w:p>
        </w:tc>
        <w:tc>
          <w:tcPr>
            <w:tcW w:w="1260" w:type="dxa"/>
            <w:vAlign w:val="center"/>
          </w:tcPr>
          <w:p w14:paraId="202057A9" w14:textId="77777777" w:rsidR="00144601" w:rsidRDefault="00144601" w:rsidP="00F119FA">
            <w:pPr>
              <w:spacing w:line="312" w:lineRule="auto"/>
              <w:ind w:firstLine="0"/>
              <w:rPr>
                <w:rFonts w:cs="Times New Roman"/>
                <w:szCs w:val="26"/>
                <w:u w:val="single"/>
              </w:rPr>
            </w:pPr>
          </w:p>
        </w:tc>
      </w:tr>
      <w:tr w:rsidR="00144601" w:rsidRPr="00615117" w14:paraId="43ECF8CA" w14:textId="77777777" w:rsidTr="00F119FA">
        <w:tc>
          <w:tcPr>
            <w:tcW w:w="1170" w:type="dxa"/>
          </w:tcPr>
          <w:p w14:paraId="22367A85" w14:textId="0F772644" w:rsidR="00144601" w:rsidRPr="00615117" w:rsidRDefault="00A45F13" w:rsidP="00A45F13">
            <w:pPr>
              <w:spacing w:line="312" w:lineRule="auto"/>
              <w:ind w:firstLine="0"/>
              <w:rPr>
                <w:rFonts w:cs="Times New Roman"/>
                <w:szCs w:val="26"/>
              </w:rPr>
            </w:pPr>
            <w:r>
              <w:rPr>
                <w:rFonts w:cs="Times New Roman"/>
                <w:color w:val="000000" w:themeColor="text1"/>
                <w:szCs w:val="26"/>
              </w:rPr>
              <w:t>Tổng s</w:t>
            </w:r>
            <w:r w:rsidR="00144601" w:rsidRPr="00615117">
              <w:rPr>
                <w:rFonts w:cs="Times New Roman"/>
                <w:color w:val="000000" w:themeColor="text1"/>
                <w:szCs w:val="26"/>
              </w:rPr>
              <w:t xml:space="preserve">ố tiền </w:t>
            </w:r>
            <w:r w:rsidR="00144601">
              <w:rPr>
                <w:rFonts w:cs="Times New Roman"/>
                <w:color w:val="000000" w:themeColor="text1"/>
                <w:szCs w:val="26"/>
              </w:rPr>
              <w:t>thanh toán</w:t>
            </w:r>
          </w:p>
        </w:tc>
        <w:tc>
          <w:tcPr>
            <w:tcW w:w="900" w:type="dxa"/>
          </w:tcPr>
          <w:p w14:paraId="1F06F79E" w14:textId="77777777" w:rsidR="00144601" w:rsidRPr="00615117" w:rsidRDefault="00144601" w:rsidP="00F119FA">
            <w:pPr>
              <w:spacing w:line="312" w:lineRule="auto"/>
              <w:ind w:firstLine="0"/>
              <w:rPr>
                <w:rFonts w:cs="Times New Roman"/>
                <w:szCs w:val="26"/>
              </w:rPr>
            </w:pPr>
            <w:r w:rsidRPr="00615117">
              <w:rPr>
                <w:rFonts w:cs="Times New Roman"/>
                <w:szCs w:val="26"/>
              </w:rPr>
              <w:t>Decimal</w:t>
            </w:r>
          </w:p>
        </w:tc>
        <w:tc>
          <w:tcPr>
            <w:tcW w:w="810" w:type="dxa"/>
          </w:tcPr>
          <w:p w14:paraId="69561DD2" w14:textId="77777777" w:rsidR="00144601" w:rsidRPr="00615117" w:rsidRDefault="00144601" w:rsidP="00F119FA">
            <w:pPr>
              <w:spacing w:line="312" w:lineRule="auto"/>
              <w:ind w:firstLine="0"/>
              <w:rPr>
                <w:rFonts w:cs="Times New Roman"/>
                <w:szCs w:val="26"/>
              </w:rPr>
            </w:pPr>
            <w:r w:rsidRPr="00615117">
              <w:rPr>
                <w:rFonts w:cs="Times New Roman"/>
                <w:szCs w:val="26"/>
              </w:rPr>
              <w:t>18,3</w:t>
            </w:r>
          </w:p>
        </w:tc>
        <w:tc>
          <w:tcPr>
            <w:tcW w:w="1463" w:type="dxa"/>
          </w:tcPr>
          <w:p w14:paraId="27C2EEB0" w14:textId="7B9FA1A8" w:rsidR="00144601" w:rsidRPr="00615117" w:rsidRDefault="001C5FCC" w:rsidP="00F119FA">
            <w:pPr>
              <w:spacing w:line="312" w:lineRule="auto"/>
              <w:ind w:firstLine="0"/>
              <w:rPr>
                <w:rFonts w:cs="Times New Roman"/>
                <w:szCs w:val="26"/>
              </w:rPr>
            </w:pPr>
            <w:r>
              <w:rPr>
                <w:rFonts w:cs="Times New Roman"/>
                <w:szCs w:val="26"/>
              </w:rPr>
              <w:t>P</w:t>
            </w:r>
          </w:p>
        </w:tc>
        <w:tc>
          <w:tcPr>
            <w:tcW w:w="3577" w:type="dxa"/>
          </w:tcPr>
          <w:p w14:paraId="7C4B90E7" w14:textId="7613ADA1" w:rsidR="00144601" w:rsidRPr="00615117" w:rsidRDefault="00A45F13" w:rsidP="00F119FA">
            <w:pPr>
              <w:spacing w:line="312" w:lineRule="auto"/>
              <w:ind w:firstLine="0"/>
              <w:rPr>
                <w:rFonts w:cs="Times New Roman"/>
                <w:color w:val="000000" w:themeColor="text1"/>
                <w:szCs w:val="26"/>
                <w:u w:val="single"/>
              </w:rPr>
            </w:pPr>
            <w:r>
              <w:rPr>
                <w:rFonts w:cs="Times New Roman"/>
                <w:color w:val="000000" w:themeColor="text1"/>
                <w:szCs w:val="26"/>
                <w:u w:val="single"/>
              </w:rPr>
              <w:t>Tổng s</w:t>
            </w:r>
            <w:r w:rsidR="00144601" w:rsidRPr="00615117">
              <w:rPr>
                <w:rFonts w:cs="Times New Roman"/>
                <w:color w:val="000000" w:themeColor="text1"/>
                <w:szCs w:val="26"/>
                <w:u w:val="single"/>
              </w:rPr>
              <w:t xml:space="preserve">ố tiền </w:t>
            </w:r>
            <w:r w:rsidR="00144601">
              <w:rPr>
                <w:rFonts w:cs="Times New Roman"/>
                <w:color w:val="000000" w:themeColor="text1"/>
                <w:szCs w:val="26"/>
                <w:u w:val="single"/>
              </w:rPr>
              <w:t>thanh toán</w:t>
            </w:r>
            <w:r w:rsidR="00144601" w:rsidRPr="00615117">
              <w:rPr>
                <w:rFonts w:cs="Times New Roman"/>
                <w:color w:val="000000" w:themeColor="text1"/>
                <w:szCs w:val="26"/>
                <w:u w:val="single"/>
              </w:rPr>
              <w:t>:</w:t>
            </w:r>
          </w:p>
          <w:p w14:paraId="7A02EC3E" w14:textId="7D02750E" w:rsidR="00144601" w:rsidRPr="00615117" w:rsidRDefault="00144601" w:rsidP="001C5FCC">
            <w:pPr>
              <w:spacing w:line="312" w:lineRule="auto"/>
              <w:ind w:firstLine="0"/>
              <w:rPr>
                <w:rFonts w:cs="Times New Roman"/>
                <w:szCs w:val="26"/>
                <w:u w:val="single"/>
              </w:rPr>
            </w:pPr>
            <w:r w:rsidRPr="00615117">
              <w:rPr>
                <w:rFonts w:cs="Times New Roman"/>
                <w:color w:val="000000" w:themeColor="text1"/>
                <w:szCs w:val="26"/>
              </w:rPr>
              <w:t xml:space="preserve">Số tiền </w:t>
            </w:r>
            <w:r>
              <w:rPr>
                <w:rFonts w:cs="Times New Roman"/>
                <w:color w:val="000000" w:themeColor="text1"/>
                <w:szCs w:val="26"/>
              </w:rPr>
              <w:t xml:space="preserve">thanh toán giá trị được lấy từ tab thông tin LC = Số tiền thanh toán </w:t>
            </w:r>
            <w:r w:rsidR="001C5FCC">
              <w:rPr>
                <w:rFonts w:cs="Times New Roman"/>
                <w:color w:val="000000" w:themeColor="text1"/>
                <w:szCs w:val="26"/>
              </w:rPr>
              <w:t>, hệ thống tự động trừ lùi dần Tổng số tiền thanh toán khi người dùng nhập số tiền thanh toán bên dưới</w:t>
            </w:r>
          </w:p>
        </w:tc>
        <w:tc>
          <w:tcPr>
            <w:tcW w:w="1440" w:type="dxa"/>
            <w:vAlign w:val="center"/>
          </w:tcPr>
          <w:p w14:paraId="5D2E1051" w14:textId="77777777" w:rsidR="00144601" w:rsidRDefault="00144601" w:rsidP="00F119FA">
            <w:pPr>
              <w:spacing w:line="312" w:lineRule="auto"/>
              <w:ind w:firstLine="0"/>
              <w:rPr>
                <w:rFonts w:cs="Times New Roman"/>
                <w:szCs w:val="26"/>
                <w:u w:val="single"/>
              </w:rPr>
            </w:pPr>
          </w:p>
        </w:tc>
        <w:tc>
          <w:tcPr>
            <w:tcW w:w="1260" w:type="dxa"/>
            <w:vAlign w:val="center"/>
          </w:tcPr>
          <w:p w14:paraId="4B34CEC3" w14:textId="77777777" w:rsidR="00144601" w:rsidRDefault="00144601" w:rsidP="00F119FA">
            <w:pPr>
              <w:spacing w:line="312" w:lineRule="auto"/>
              <w:ind w:firstLine="0"/>
              <w:rPr>
                <w:rFonts w:cs="Times New Roman"/>
                <w:szCs w:val="26"/>
                <w:u w:val="single"/>
              </w:rPr>
            </w:pPr>
          </w:p>
        </w:tc>
      </w:tr>
      <w:tr w:rsidR="001C5FCC" w:rsidRPr="00615117" w14:paraId="5E37BEED" w14:textId="77777777" w:rsidTr="00F119FA">
        <w:tc>
          <w:tcPr>
            <w:tcW w:w="1170" w:type="dxa"/>
          </w:tcPr>
          <w:p w14:paraId="50EAB34E" w14:textId="043396F1" w:rsidR="001C5FCC" w:rsidRPr="00615117" w:rsidRDefault="001C5FCC" w:rsidP="00F119FA">
            <w:pPr>
              <w:spacing w:line="312" w:lineRule="auto"/>
              <w:ind w:firstLine="0"/>
              <w:rPr>
                <w:rFonts w:cs="Times New Roman"/>
                <w:color w:val="000000" w:themeColor="text1"/>
                <w:szCs w:val="26"/>
              </w:rPr>
            </w:pPr>
            <w:r>
              <w:rPr>
                <w:rFonts w:cs="Times New Roman"/>
                <w:color w:val="000000" w:themeColor="text1"/>
                <w:szCs w:val="26"/>
              </w:rPr>
              <w:t>S</w:t>
            </w:r>
            <w:r w:rsidRPr="00615117">
              <w:rPr>
                <w:rFonts w:cs="Times New Roman"/>
                <w:color w:val="000000" w:themeColor="text1"/>
                <w:szCs w:val="26"/>
              </w:rPr>
              <w:t xml:space="preserve">ố tiền </w:t>
            </w:r>
            <w:r>
              <w:rPr>
                <w:rFonts w:cs="Times New Roman"/>
                <w:color w:val="000000" w:themeColor="text1"/>
                <w:szCs w:val="26"/>
              </w:rPr>
              <w:t>thanh toán</w:t>
            </w:r>
          </w:p>
        </w:tc>
        <w:tc>
          <w:tcPr>
            <w:tcW w:w="900" w:type="dxa"/>
          </w:tcPr>
          <w:p w14:paraId="56EDA51B" w14:textId="3D6CF9C0" w:rsidR="001C5FCC" w:rsidRPr="00615117" w:rsidRDefault="001C5FCC" w:rsidP="00F119FA">
            <w:pPr>
              <w:spacing w:line="312" w:lineRule="auto"/>
              <w:ind w:firstLine="0"/>
              <w:rPr>
                <w:rFonts w:cs="Times New Roman"/>
                <w:color w:val="000000" w:themeColor="text1"/>
                <w:szCs w:val="26"/>
              </w:rPr>
            </w:pPr>
            <w:r w:rsidRPr="00615117">
              <w:rPr>
                <w:rFonts w:cs="Times New Roman"/>
                <w:szCs w:val="26"/>
              </w:rPr>
              <w:t>Decimal</w:t>
            </w:r>
          </w:p>
        </w:tc>
        <w:tc>
          <w:tcPr>
            <w:tcW w:w="810" w:type="dxa"/>
          </w:tcPr>
          <w:p w14:paraId="75E3DA9E" w14:textId="18B61F62" w:rsidR="001C5FCC" w:rsidRPr="00615117" w:rsidRDefault="001C5FCC" w:rsidP="00F119FA">
            <w:pPr>
              <w:spacing w:line="312" w:lineRule="auto"/>
              <w:ind w:firstLine="0"/>
              <w:rPr>
                <w:rFonts w:cs="Times New Roman"/>
                <w:color w:val="000000" w:themeColor="text1"/>
                <w:szCs w:val="26"/>
              </w:rPr>
            </w:pPr>
            <w:r w:rsidRPr="00615117">
              <w:rPr>
                <w:rFonts w:cs="Times New Roman"/>
                <w:szCs w:val="26"/>
              </w:rPr>
              <w:t>18,3</w:t>
            </w:r>
          </w:p>
        </w:tc>
        <w:tc>
          <w:tcPr>
            <w:tcW w:w="1463" w:type="dxa"/>
          </w:tcPr>
          <w:p w14:paraId="4146C91F" w14:textId="1DDEA3E8" w:rsidR="001C5FCC" w:rsidRPr="00615117" w:rsidRDefault="001C5FCC" w:rsidP="00F119FA">
            <w:pPr>
              <w:spacing w:line="312" w:lineRule="auto"/>
              <w:ind w:firstLine="0"/>
              <w:rPr>
                <w:rFonts w:cs="Times New Roman"/>
                <w:color w:val="000000" w:themeColor="text1"/>
                <w:szCs w:val="26"/>
              </w:rPr>
            </w:pPr>
            <w:r w:rsidRPr="00615117">
              <w:rPr>
                <w:rFonts w:cs="Times New Roman"/>
                <w:szCs w:val="26"/>
              </w:rPr>
              <w:t>O</w:t>
            </w:r>
          </w:p>
        </w:tc>
        <w:tc>
          <w:tcPr>
            <w:tcW w:w="3577" w:type="dxa"/>
          </w:tcPr>
          <w:p w14:paraId="0142C2B1" w14:textId="092DD8C7" w:rsidR="001C5FCC" w:rsidRPr="00615117" w:rsidRDefault="001C5FCC" w:rsidP="00B84D98">
            <w:pPr>
              <w:spacing w:line="312" w:lineRule="auto"/>
              <w:ind w:firstLine="0"/>
              <w:rPr>
                <w:rFonts w:cs="Times New Roman"/>
                <w:color w:val="000000" w:themeColor="text1"/>
                <w:szCs w:val="26"/>
                <w:u w:val="single"/>
              </w:rPr>
            </w:pPr>
            <w:r>
              <w:rPr>
                <w:rFonts w:cs="Times New Roman"/>
                <w:color w:val="000000" w:themeColor="text1"/>
                <w:szCs w:val="26"/>
                <w:u w:val="single"/>
              </w:rPr>
              <w:t>S</w:t>
            </w:r>
            <w:r w:rsidRPr="00615117">
              <w:rPr>
                <w:rFonts w:cs="Times New Roman"/>
                <w:color w:val="000000" w:themeColor="text1"/>
                <w:szCs w:val="26"/>
                <w:u w:val="single"/>
              </w:rPr>
              <w:t xml:space="preserve">ố tiền </w:t>
            </w:r>
            <w:r>
              <w:rPr>
                <w:rFonts w:cs="Times New Roman"/>
                <w:color w:val="000000" w:themeColor="text1"/>
                <w:szCs w:val="26"/>
                <w:u w:val="single"/>
              </w:rPr>
              <w:t>thanh toán</w:t>
            </w:r>
            <w:r w:rsidRPr="00615117">
              <w:rPr>
                <w:rFonts w:cs="Times New Roman"/>
                <w:color w:val="000000" w:themeColor="text1"/>
                <w:szCs w:val="26"/>
                <w:u w:val="single"/>
              </w:rPr>
              <w:t>:</w:t>
            </w:r>
          </w:p>
          <w:p w14:paraId="6251A527" w14:textId="4B8FE842" w:rsidR="001C5FCC" w:rsidRDefault="001C5FCC" w:rsidP="00F119FA">
            <w:pPr>
              <w:spacing w:line="312" w:lineRule="auto"/>
              <w:ind w:firstLine="0"/>
              <w:rPr>
                <w:rFonts w:cs="Times New Roman"/>
                <w:color w:val="000000" w:themeColor="text1"/>
                <w:szCs w:val="26"/>
              </w:rPr>
            </w:pPr>
            <w:r w:rsidRPr="00615117">
              <w:rPr>
                <w:rFonts w:cs="Times New Roman"/>
                <w:color w:val="000000" w:themeColor="text1"/>
                <w:szCs w:val="26"/>
              </w:rPr>
              <w:t xml:space="preserve">Số tiền </w:t>
            </w:r>
            <w:r>
              <w:rPr>
                <w:rFonts w:cs="Times New Roman"/>
                <w:color w:val="000000" w:themeColor="text1"/>
                <w:szCs w:val="26"/>
              </w:rPr>
              <w:t xml:space="preserve">thanh toán giá trị mặc định bằng tổng số tiền thanh toán, </w:t>
            </w:r>
            <w:r w:rsidRPr="00615117">
              <w:rPr>
                <w:rFonts w:cs="Times New Roman"/>
                <w:color w:val="000000" w:themeColor="text1"/>
                <w:szCs w:val="26"/>
              </w:rPr>
              <w:t xml:space="preserve">người dùng </w:t>
            </w:r>
            <w:r>
              <w:rPr>
                <w:rFonts w:cs="Times New Roman"/>
                <w:color w:val="000000" w:themeColor="text1"/>
                <w:szCs w:val="26"/>
              </w:rPr>
              <w:t xml:space="preserve">có thể chỉnh </w:t>
            </w:r>
          </w:p>
          <w:p w14:paraId="539E8F7D" w14:textId="7139A7CD" w:rsidR="001C5FCC" w:rsidRPr="00615117" w:rsidRDefault="001C5FCC" w:rsidP="00F119FA">
            <w:pPr>
              <w:spacing w:line="312" w:lineRule="auto"/>
              <w:ind w:firstLine="0"/>
              <w:rPr>
                <w:rFonts w:cs="Times New Roman"/>
                <w:color w:val="000000" w:themeColor="text1"/>
                <w:szCs w:val="26"/>
                <w:u w:val="single"/>
              </w:rPr>
            </w:pPr>
            <w:r>
              <w:rPr>
                <w:rFonts w:cs="Times New Roman"/>
                <w:color w:val="000000" w:themeColor="text1"/>
                <w:szCs w:val="26"/>
              </w:rPr>
              <w:t>(Người dùng có thể ấn nút thêm bớt)</w:t>
            </w:r>
          </w:p>
        </w:tc>
        <w:tc>
          <w:tcPr>
            <w:tcW w:w="1440" w:type="dxa"/>
            <w:vAlign w:val="center"/>
          </w:tcPr>
          <w:p w14:paraId="04F39777" w14:textId="77777777" w:rsidR="001C5FCC" w:rsidRDefault="001C5FCC" w:rsidP="00F119FA">
            <w:pPr>
              <w:spacing w:line="312" w:lineRule="auto"/>
              <w:ind w:firstLine="0"/>
              <w:rPr>
                <w:rFonts w:cs="Times New Roman"/>
                <w:szCs w:val="26"/>
                <w:u w:val="single"/>
              </w:rPr>
            </w:pPr>
          </w:p>
        </w:tc>
        <w:tc>
          <w:tcPr>
            <w:tcW w:w="1260" w:type="dxa"/>
            <w:vAlign w:val="center"/>
          </w:tcPr>
          <w:p w14:paraId="100656AC" w14:textId="77777777" w:rsidR="001C5FCC" w:rsidRDefault="001C5FCC" w:rsidP="00F119FA">
            <w:pPr>
              <w:spacing w:line="312" w:lineRule="auto"/>
              <w:ind w:firstLine="0"/>
              <w:rPr>
                <w:rFonts w:cs="Times New Roman"/>
                <w:szCs w:val="26"/>
                <w:u w:val="single"/>
              </w:rPr>
            </w:pPr>
          </w:p>
        </w:tc>
      </w:tr>
      <w:tr w:rsidR="00144601" w:rsidRPr="00615117" w14:paraId="6DC7AA96" w14:textId="77777777" w:rsidTr="00F119FA">
        <w:tc>
          <w:tcPr>
            <w:tcW w:w="1170" w:type="dxa"/>
          </w:tcPr>
          <w:p w14:paraId="75113113"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 xml:space="preserve">Loại tiền </w:t>
            </w:r>
            <w:r>
              <w:rPr>
                <w:rFonts w:cs="Times New Roman"/>
                <w:color w:val="000000" w:themeColor="text1"/>
                <w:szCs w:val="26"/>
              </w:rPr>
              <w:t xml:space="preserve">thanh </w:t>
            </w:r>
            <w:r>
              <w:rPr>
                <w:rFonts w:cs="Times New Roman"/>
                <w:color w:val="000000" w:themeColor="text1"/>
                <w:szCs w:val="26"/>
              </w:rPr>
              <w:lastRenderedPageBreak/>
              <w:t>toán</w:t>
            </w:r>
          </w:p>
        </w:tc>
        <w:tc>
          <w:tcPr>
            <w:tcW w:w="900" w:type="dxa"/>
          </w:tcPr>
          <w:p w14:paraId="2F94A1FC"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lastRenderedPageBreak/>
              <w:t>Char</w:t>
            </w:r>
          </w:p>
        </w:tc>
        <w:tc>
          <w:tcPr>
            <w:tcW w:w="810" w:type="dxa"/>
          </w:tcPr>
          <w:p w14:paraId="74171297"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3</w:t>
            </w:r>
          </w:p>
        </w:tc>
        <w:tc>
          <w:tcPr>
            <w:tcW w:w="1463" w:type="dxa"/>
          </w:tcPr>
          <w:p w14:paraId="34312716" w14:textId="77777777" w:rsidR="00144601" w:rsidRPr="0015780D" w:rsidRDefault="00144601" w:rsidP="00F119FA">
            <w:pPr>
              <w:spacing w:line="312" w:lineRule="auto"/>
              <w:ind w:firstLine="0"/>
              <w:rPr>
                <w:rFonts w:cs="Times New Roman"/>
                <w:color w:val="FF0000"/>
                <w:szCs w:val="26"/>
              </w:rPr>
            </w:pPr>
            <w:r w:rsidRPr="00615117">
              <w:rPr>
                <w:rFonts w:cs="Times New Roman"/>
                <w:color w:val="000000" w:themeColor="text1"/>
                <w:szCs w:val="26"/>
              </w:rPr>
              <w:t>O</w:t>
            </w:r>
          </w:p>
        </w:tc>
        <w:tc>
          <w:tcPr>
            <w:tcW w:w="3577" w:type="dxa"/>
          </w:tcPr>
          <w:p w14:paraId="5CB55720" w14:textId="77777777" w:rsidR="00144601" w:rsidRPr="00615117" w:rsidRDefault="00144601" w:rsidP="00F119FA">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 xml:space="preserve">Loại tiền </w:t>
            </w:r>
            <w:r>
              <w:rPr>
                <w:rFonts w:cs="Times New Roman"/>
                <w:color w:val="000000" w:themeColor="text1"/>
                <w:szCs w:val="26"/>
                <w:u w:val="single"/>
              </w:rPr>
              <w:t>thanh toán</w:t>
            </w:r>
            <w:r w:rsidRPr="00615117">
              <w:rPr>
                <w:rFonts w:cs="Times New Roman"/>
                <w:color w:val="000000" w:themeColor="text1"/>
                <w:szCs w:val="26"/>
                <w:u w:val="single"/>
              </w:rPr>
              <w:t>:</w:t>
            </w:r>
          </w:p>
          <w:p w14:paraId="03867C9A" w14:textId="77777777" w:rsidR="00A45F13" w:rsidRPr="001C5FCC" w:rsidRDefault="00144601" w:rsidP="001C5FCC">
            <w:pPr>
              <w:spacing w:line="312" w:lineRule="auto"/>
              <w:ind w:firstLine="0"/>
              <w:rPr>
                <w:rFonts w:cs="Times New Roman"/>
                <w:color w:val="FF0000"/>
                <w:szCs w:val="26"/>
                <w:u w:val="single"/>
              </w:rPr>
            </w:pPr>
            <w:r w:rsidRPr="001C5FCC">
              <w:rPr>
                <w:rFonts w:cs="Times New Roman"/>
                <w:color w:val="000000" w:themeColor="text1"/>
                <w:szCs w:val="26"/>
              </w:rPr>
              <w:t xml:space="preserve">Loại tiền thanh toán, </w:t>
            </w:r>
            <w:r w:rsidRPr="001C5FCC">
              <w:rPr>
                <w:rFonts w:cs="Times New Roman"/>
                <w:szCs w:val="26"/>
              </w:rPr>
              <w:t xml:space="preserve">Giá trị </w:t>
            </w:r>
            <w:r w:rsidRPr="001C5FCC">
              <w:rPr>
                <w:rFonts w:cs="Times New Roman"/>
                <w:szCs w:val="26"/>
              </w:rPr>
              <w:lastRenderedPageBreak/>
              <w:t>được lấy sang từ tab thông tin LC và người dùng có thể sửa được</w:t>
            </w:r>
          </w:p>
          <w:p w14:paraId="33DC4230" w14:textId="5966C75B" w:rsidR="001C5FCC" w:rsidRPr="001C5FCC" w:rsidRDefault="001C5FCC" w:rsidP="001C5FCC">
            <w:pPr>
              <w:spacing w:line="312" w:lineRule="auto"/>
              <w:ind w:firstLine="0"/>
              <w:rPr>
                <w:rFonts w:cs="Times New Roman"/>
                <w:color w:val="FF0000"/>
                <w:szCs w:val="26"/>
                <w:u w:val="single"/>
              </w:rPr>
            </w:pPr>
            <w:r w:rsidRPr="001C5FCC">
              <w:rPr>
                <w:rFonts w:cs="Times New Roman"/>
                <w:color w:val="000000" w:themeColor="text1"/>
                <w:szCs w:val="26"/>
              </w:rPr>
              <w:t>(Người dùng có thể ấn nút thêm bớt)</w:t>
            </w:r>
          </w:p>
        </w:tc>
        <w:tc>
          <w:tcPr>
            <w:tcW w:w="1440" w:type="dxa"/>
            <w:vAlign w:val="center"/>
          </w:tcPr>
          <w:p w14:paraId="23E403EE" w14:textId="77777777" w:rsidR="00144601" w:rsidRDefault="00144601" w:rsidP="00F119FA">
            <w:pPr>
              <w:spacing w:line="312" w:lineRule="auto"/>
              <w:ind w:firstLine="0"/>
              <w:rPr>
                <w:rFonts w:cs="Times New Roman"/>
                <w:szCs w:val="26"/>
                <w:u w:val="single"/>
              </w:rPr>
            </w:pPr>
          </w:p>
        </w:tc>
        <w:tc>
          <w:tcPr>
            <w:tcW w:w="1260" w:type="dxa"/>
            <w:vAlign w:val="center"/>
          </w:tcPr>
          <w:p w14:paraId="7D7788CA" w14:textId="77777777" w:rsidR="00144601" w:rsidRDefault="00144601" w:rsidP="00F119FA">
            <w:pPr>
              <w:spacing w:line="312" w:lineRule="auto"/>
              <w:ind w:firstLine="0"/>
              <w:rPr>
                <w:rFonts w:cs="Times New Roman"/>
                <w:szCs w:val="26"/>
                <w:u w:val="single"/>
              </w:rPr>
            </w:pPr>
          </w:p>
        </w:tc>
      </w:tr>
      <w:tr w:rsidR="00144601" w:rsidRPr="00615117" w14:paraId="33597DDD" w14:textId="77777777" w:rsidTr="00F119FA">
        <w:tc>
          <w:tcPr>
            <w:tcW w:w="1170" w:type="dxa"/>
          </w:tcPr>
          <w:p w14:paraId="1FE82A6A" w14:textId="77777777" w:rsidR="00144601" w:rsidRPr="00615117" w:rsidRDefault="00144601" w:rsidP="00F119FA">
            <w:pPr>
              <w:spacing w:line="312" w:lineRule="auto"/>
              <w:ind w:firstLine="0"/>
              <w:rPr>
                <w:rFonts w:cs="Times New Roman"/>
                <w:szCs w:val="26"/>
              </w:rPr>
            </w:pPr>
            <w:r w:rsidRPr="0015780D">
              <w:rPr>
                <w:rFonts w:cs="Times New Roman"/>
                <w:color w:val="FF0000"/>
                <w:szCs w:val="26"/>
              </w:rPr>
              <w:lastRenderedPageBreak/>
              <w:t xml:space="preserve">Tài khoản </w:t>
            </w:r>
            <w:r>
              <w:rPr>
                <w:rFonts w:cs="Times New Roman"/>
                <w:color w:val="FF0000"/>
                <w:szCs w:val="26"/>
              </w:rPr>
              <w:t>thanh toán</w:t>
            </w:r>
          </w:p>
        </w:tc>
        <w:tc>
          <w:tcPr>
            <w:tcW w:w="900" w:type="dxa"/>
          </w:tcPr>
          <w:p w14:paraId="28AFE9F8" w14:textId="77777777" w:rsidR="00144601" w:rsidRPr="00615117" w:rsidRDefault="00144601" w:rsidP="00F119FA">
            <w:pPr>
              <w:spacing w:line="312" w:lineRule="auto"/>
              <w:ind w:firstLine="0"/>
              <w:rPr>
                <w:rFonts w:cs="Times New Roman"/>
                <w:szCs w:val="26"/>
              </w:rPr>
            </w:pPr>
          </w:p>
        </w:tc>
        <w:tc>
          <w:tcPr>
            <w:tcW w:w="810" w:type="dxa"/>
          </w:tcPr>
          <w:p w14:paraId="7FAF912D" w14:textId="77777777" w:rsidR="00144601" w:rsidRPr="00615117" w:rsidRDefault="00144601" w:rsidP="00F119FA">
            <w:pPr>
              <w:spacing w:line="312" w:lineRule="auto"/>
              <w:ind w:firstLine="0"/>
              <w:rPr>
                <w:rFonts w:cs="Times New Roman"/>
                <w:szCs w:val="26"/>
              </w:rPr>
            </w:pPr>
          </w:p>
        </w:tc>
        <w:tc>
          <w:tcPr>
            <w:tcW w:w="1463" w:type="dxa"/>
          </w:tcPr>
          <w:p w14:paraId="0D61737F" w14:textId="77777777" w:rsidR="00144601" w:rsidRPr="00615117" w:rsidRDefault="00144601" w:rsidP="00F119FA">
            <w:pPr>
              <w:spacing w:line="312" w:lineRule="auto"/>
              <w:ind w:firstLine="0"/>
              <w:rPr>
                <w:rFonts w:cs="Times New Roman"/>
                <w:szCs w:val="26"/>
              </w:rPr>
            </w:pPr>
            <w:r w:rsidRPr="0015780D">
              <w:rPr>
                <w:rFonts w:cs="Times New Roman"/>
                <w:color w:val="FF0000"/>
                <w:szCs w:val="26"/>
              </w:rPr>
              <w:t>M</w:t>
            </w:r>
          </w:p>
        </w:tc>
        <w:tc>
          <w:tcPr>
            <w:tcW w:w="3577" w:type="dxa"/>
          </w:tcPr>
          <w:p w14:paraId="6E988442" w14:textId="77777777" w:rsidR="00144601" w:rsidRPr="0015780D" w:rsidRDefault="00144601" w:rsidP="00F119FA">
            <w:pPr>
              <w:spacing w:line="312" w:lineRule="auto"/>
              <w:ind w:firstLine="0"/>
              <w:rPr>
                <w:rFonts w:cs="Times New Roman"/>
                <w:color w:val="FF0000"/>
                <w:szCs w:val="26"/>
                <w:u w:val="single"/>
              </w:rPr>
            </w:pPr>
            <w:r w:rsidRPr="0015780D">
              <w:rPr>
                <w:rFonts w:cs="Times New Roman"/>
                <w:color w:val="FF0000"/>
                <w:szCs w:val="26"/>
                <w:u w:val="single"/>
              </w:rPr>
              <w:t xml:space="preserve">Tài khoản </w:t>
            </w:r>
            <w:r>
              <w:rPr>
                <w:rFonts w:cs="Times New Roman"/>
                <w:color w:val="FF0000"/>
                <w:szCs w:val="26"/>
                <w:u w:val="single"/>
              </w:rPr>
              <w:t>thanh toán</w:t>
            </w:r>
            <w:r w:rsidRPr="0015780D">
              <w:rPr>
                <w:rFonts w:cs="Times New Roman"/>
                <w:color w:val="FF0000"/>
                <w:szCs w:val="26"/>
                <w:u w:val="single"/>
              </w:rPr>
              <w:t>:</w:t>
            </w:r>
          </w:p>
          <w:p w14:paraId="40DA1202" w14:textId="77777777" w:rsidR="00A45F13" w:rsidRDefault="00144601" w:rsidP="00F119FA">
            <w:pPr>
              <w:spacing w:line="312" w:lineRule="auto"/>
              <w:ind w:firstLine="0"/>
              <w:rPr>
                <w:rFonts w:cs="Times New Roman"/>
                <w:color w:val="FF0000"/>
                <w:szCs w:val="26"/>
              </w:rPr>
            </w:pPr>
            <w:r w:rsidRPr="0015780D">
              <w:rPr>
                <w:rFonts w:cs="Times New Roman"/>
                <w:color w:val="FF0000"/>
                <w:szCs w:val="26"/>
              </w:rPr>
              <w:t>Cho phép nhập liệu thủ công</w:t>
            </w:r>
          </w:p>
          <w:p w14:paraId="6C16CFDC" w14:textId="3B0EA07F" w:rsidR="001C5FCC" w:rsidRPr="00A45F13" w:rsidRDefault="001C5FCC" w:rsidP="00F119FA">
            <w:pPr>
              <w:spacing w:line="312" w:lineRule="auto"/>
              <w:ind w:firstLine="0"/>
              <w:rPr>
                <w:rFonts w:cs="Times New Roman"/>
                <w:color w:val="FF0000"/>
                <w:szCs w:val="26"/>
              </w:rPr>
            </w:pPr>
            <w:r w:rsidRPr="001C5FCC">
              <w:rPr>
                <w:rFonts w:cs="Times New Roman"/>
                <w:color w:val="000000" w:themeColor="text1"/>
                <w:szCs w:val="26"/>
              </w:rPr>
              <w:t>(Người dùng có thể ấn nút thêm bớt)</w:t>
            </w:r>
          </w:p>
        </w:tc>
        <w:tc>
          <w:tcPr>
            <w:tcW w:w="1440" w:type="dxa"/>
            <w:vAlign w:val="center"/>
          </w:tcPr>
          <w:p w14:paraId="42311CBD" w14:textId="77777777" w:rsidR="00144601" w:rsidRDefault="00144601" w:rsidP="00F119FA">
            <w:pPr>
              <w:spacing w:line="312" w:lineRule="auto"/>
              <w:ind w:firstLine="0"/>
              <w:rPr>
                <w:rFonts w:cs="Times New Roman"/>
                <w:szCs w:val="26"/>
                <w:u w:val="single"/>
              </w:rPr>
            </w:pPr>
          </w:p>
        </w:tc>
        <w:tc>
          <w:tcPr>
            <w:tcW w:w="1260" w:type="dxa"/>
            <w:vAlign w:val="center"/>
          </w:tcPr>
          <w:p w14:paraId="71285533" w14:textId="77777777" w:rsidR="00144601" w:rsidRDefault="00144601" w:rsidP="00F119FA">
            <w:pPr>
              <w:spacing w:line="312" w:lineRule="auto"/>
              <w:ind w:firstLine="0"/>
              <w:rPr>
                <w:rFonts w:cs="Times New Roman"/>
                <w:szCs w:val="26"/>
                <w:u w:val="single"/>
              </w:rPr>
            </w:pPr>
          </w:p>
        </w:tc>
      </w:tr>
    </w:tbl>
    <w:p w14:paraId="0B3E5657" w14:textId="77777777" w:rsidR="00144601" w:rsidRDefault="00144601" w:rsidP="00144601">
      <w:pPr>
        <w:pStyle w:val="Heading6"/>
        <w:numPr>
          <w:ilvl w:val="0"/>
          <w:numId w:val="0"/>
        </w:numPr>
        <w:ind w:left="1701" w:hanging="1304"/>
      </w:pPr>
      <w:r>
        <w:t>Chứng từ</w:t>
      </w:r>
    </w:p>
    <w:p w14:paraId="7182ECEB" w14:textId="77777777" w:rsidR="00144601" w:rsidRDefault="00144601" w:rsidP="0014460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46C7DEBE" w14:textId="77777777" w:rsidR="00144601" w:rsidRDefault="00144601" w:rsidP="00144601">
      <w:pPr>
        <w:ind w:left="397" w:firstLine="0"/>
        <w:jc w:val="both"/>
      </w:pPr>
      <w:r>
        <w:rPr>
          <w:b/>
          <w:i/>
        </w:rPr>
        <w:t>Mẫu chứng từ:</w:t>
      </w:r>
    </w:p>
    <w:p w14:paraId="7CB90419" w14:textId="77777777" w:rsidR="00144601" w:rsidRDefault="00144601" w:rsidP="00144601">
      <w:pPr>
        <w:ind w:left="397" w:firstLine="0"/>
        <w:jc w:val="both"/>
      </w:pPr>
      <w:r>
        <w:object w:dxaOrig="1551" w:dyaOrig="1004" w14:anchorId="538485FE">
          <v:shape id="_x0000_i1031" type="#_x0000_t75" style="width:77.6pt;height:50.5pt" o:ole="">
            <v:imagedata r:id="rId13" o:title=""/>
          </v:shape>
          <o:OLEObject Type="Embed" ProgID="Word.Document.8" ShapeID="_x0000_i1031" DrawAspect="Icon" ObjectID="_1709132672" r:id="rId23">
            <o:FieldCodes>\s</o:FieldCodes>
          </o:OLEObject>
        </w:object>
      </w:r>
    </w:p>
    <w:p w14:paraId="60DF348E" w14:textId="77777777" w:rsidR="00144601" w:rsidRPr="001B3826" w:rsidRDefault="00144601" w:rsidP="00144601"/>
    <w:p w14:paraId="6DF026FE" w14:textId="633F5261" w:rsidR="00144601" w:rsidRDefault="00C439A9" w:rsidP="00144601">
      <w:pPr>
        <w:pStyle w:val="Heading4"/>
      </w:pPr>
      <w:r>
        <w:t xml:space="preserve">Chức năng </w:t>
      </w:r>
      <w:r w:rsidR="00144601">
        <w:t>Chỉnh sửa hồ sơ</w:t>
      </w:r>
    </w:p>
    <w:p w14:paraId="3114BE55"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LC NK đã xử lý, và cho phép sửa đổi, bổ sung các thông tin cuối cùng của giao dịch (Mỗi số LC là một giao dịch đơn nhất). </w:t>
      </w:r>
      <w:r w:rsidRPr="001D7B38">
        <w:rPr>
          <w:rFonts w:cs="Times New Roman"/>
          <w:color w:val="FF0000"/>
          <w:szCs w:val="26"/>
        </w:rPr>
        <w:t xml:space="preserve">Sau khi phê duyệt giao dịch, hệ thống cập nhật trạng thái giao dịch “Điều chỉnh thủ công”. </w:t>
      </w:r>
    </w:p>
    <w:p w14:paraId="03D697A0" w14:textId="77777777" w:rsidR="00144601" w:rsidRDefault="00144601" w:rsidP="00144601">
      <w:pPr>
        <w:pStyle w:val="Heading6"/>
        <w:numPr>
          <w:ilvl w:val="0"/>
          <w:numId w:val="0"/>
        </w:numPr>
        <w:ind w:left="1701" w:hanging="1275"/>
      </w:pPr>
      <w:r w:rsidRPr="00980729">
        <w:t xml:space="preserve">Tìm kiếm </w:t>
      </w:r>
      <w:r>
        <w:t>hồ sơ</w:t>
      </w:r>
    </w:p>
    <w:p w14:paraId="5A83994F" w14:textId="77777777" w:rsidR="00144601" w:rsidRDefault="00144601" w:rsidP="00144601">
      <w:pPr>
        <w:spacing w:before="120" w:after="120" w:line="312" w:lineRule="auto"/>
        <w:jc w:val="both"/>
      </w:pPr>
      <w:r>
        <w:t>Điều kiện lọc: Tất cả các giao dịch đã qua bước xử lý và lưu thông tin Người tạo, Người phê duyệt</w:t>
      </w:r>
    </w:p>
    <w:p w14:paraId="059D50C8" w14:textId="77777777" w:rsidR="00144601" w:rsidRDefault="00144601" w:rsidP="00144601">
      <w:pPr>
        <w:spacing w:before="120" w:after="120" w:line="312" w:lineRule="auto"/>
        <w:jc w:val="both"/>
      </w:pPr>
      <w:r>
        <w:t>Hệ thống cho phép người dùng tìm kiếm theo một hoặc các tiêu chí: Số LC, Số tham chiếu EE, CIF khách hàng, Tên khách hàng…</w:t>
      </w:r>
    </w:p>
    <w:p w14:paraId="7F30BD67"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37044B9F" w14:textId="77777777" w:rsidTr="00F119FA">
        <w:tc>
          <w:tcPr>
            <w:tcW w:w="3510" w:type="dxa"/>
          </w:tcPr>
          <w:p w14:paraId="080865CA" w14:textId="77777777" w:rsidR="00144601" w:rsidRPr="00B23242" w:rsidRDefault="00144601" w:rsidP="00F119FA">
            <w:pPr>
              <w:spacing w:before="120" w:after="120" w:line="312" w:lineRule="auto"/>
              <w:ind w:firstLine="0"/>
              <w:jc w:val="both"/>
              <w:rPr>
                <w:b/>
              </w:rPr>
            </w:pPr>
            <w:r w:rsidRPr="00B23242">
              <w:rPr>
                <w:b/>
              </w:rPr>
              <w:lastRenderedPageBreak/>
              <w:t>Tiêu chí</w:t>
            </w:r>
          </w:p>
        </w:tc>
        <w:tc>
          <w:tcPr>
            <w:tcW w:w="6237" w:type="dxa"/>
          </w:tcPr>
          <w:p w14:paraId="4535AB95"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263CA249" w14:textId="77777777" w:rsidTr="00F119FA">
        <w:tc>
          <w:tcPr>
            <w:tcW w:w="3510" w:type="dxa"/>
          </w:tcPr>
          <w:p w14:paraId="3AD5DA18" w14:textId="77777777" w:rsidR="00144601" w:rsidRDefault="00144601" w:rsidP="00F119FA">
            <w:pPr>
              <w:spacing w:before="120" w:after="120" w:line="312" w:lineRule="auto"/>
              <w:ind w:firstLine="0"/>
              <w:jc w:val="both"/>
            </w:pPr>
            <w:r>
              <w:t>Trạng thái</w:t>
            </w:r>
          </w:p>
        </w:tc>
        <w:tc>
          <w:tcPr>
            <w:tcW w:w="6237" w:type="dxa"/>
          </w:tcPr>
          <w:p w14:paraId="391CA190" w14:textId="77777777" w:rsidR="00144601" w:rsidRPr="00B23242" w:rsidRDefault="00144601" w:rsidP="00724F94">
            <w:pPr>
              <w:pStyle w:val="ListParagraph"/>
              <w:numPr>
                <w:ilvl w:val="0"/>
                <w:numId w:val="8"/>
              </w:numPr>
              <w:spacing w:before="120" w:after="120" w:line="312" w:lineRule="auto"/>
              <w:jc w:val="both"/>
            </w:pPr>
            <w:r>
              <w:t xml:space="preserve">Các lựa chọn: Đã xử lý, Lưu, Từ chối phê duyệt </w:t>
            </w:r>
            <w:r w:rsidRPr="00B23242">
              <w:rPr>
                <w:i/>
              </w:rPr>
              <w:t xml:space="preserve">(đối với màn hình </w:t>
            </w:r>
            <w:r>
              <w:rPr>
                <w:i/>
              </w:rPr>
              <w:t>TTV</w:t>
            </w:r>
            <w:r w:rsidRPr="00B23242">
              <w:rPr>
                <w:i/>
              </w:rPr>
              <w:t>)</w:t>
            </w:r>
          </w:p>
          <w:p w14:paraId="1A6ED8CC" w14:textId="77777777" w:rsidR="00144601" w:rsidRDefault="00144601" w:rsidP="00724F94">
            <w:pPr>
              <w:pStyle w:val="ListParagraph"/>
              <w:numPr>
                <w:ilvl w:val="0"/>
                <w:numId w:val="8"/>
              </w:numPr>
              <w:spacing w:before="120" w:after="120" w:line="312" w:lineRule="auto"/>
              <w:jc w:val="both"/>
            </w:pPr>
            <w:r>
              <w:t xml:space="preserve">Các lựa chọn: Chờ phê duyệt </w:t>
            </w:r>
          </w:p>
          <w:p w14:paraId="297FC887" w14:textId="77777777" w:rsidR="00144601" w:rsidRDefault="00144601" w:rsidP="00F119FA">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144601" w14:paraId="3C60442F" w14:textId="77777777" w:rsidTr="00F119FA">
        <w:tc>
          <w:tcPr>
            <w:tcW w:w="3510" w:type="dxa"/>
          </w:tcPr>
          <w:p w14:paraId="7F2A89AE" w14:textId="77777777" w:rsidR="00144601" w:rsidRDefault="00144601" w:rsidP="00F119FA">
            <w:pPr>
              <w:spacing w:before="120" w:after="120" w:line="312" w:lineRule="auto"/>
              <w:ind w:firstLine="0"/>
              <w:jc w:val="both"/>
            </w:pPr>
            <w:r>
              <w:t>Số LC</w:t>
            </w:r>
          </w:p>
        </w:tc>
        <w:tc>
          <w:tcPr>
            <w:tcW w:w="6237" w:type="dxa"/>
          </w:tcPr>
          <w:p w14:paraId="1DF0DD23" w14:textId="77777777" w:rsidR="00144601" w:rsidRDefault="00144601" w:rsidP="00F119FA">
            <w:pPr>
              <w:spacing w:before="120" w:after="120" w:line="312" w:lineRule="auto"/>
              <w:ind w:firstLine="0"/>
              <w:jc w:val="both"/>
            </w:pPr>
          </w:p>
        </w:tc>
      </w:tr>
      <w:tr w:rsidR="00144601" w14:paraId="537543E3" w14:textId="77777777" w:rsidTr="00F119FA">
        <w:tc>
          <w:tcPr>
            <w:tcW w:w="3510" w:type="dxa"/>
          </w:tcPr>
          <w:p w14:paraId="542488F4" w14:textId="77777777" w:rsidR="00144601" w:rsidRDefault="00144601" w:rsidP="00F119FA">
            <w:pPr>
              <w:spacing w:before="120" w:after="120" w:line="312" w:lineRule="auto"/>
              <w:ind w:firstLine="0"/>
              <w:jc w:val="both"/>
            </w:pPr>
            <w:r>
              <w:t>Số tham chiếu EE</w:t>
            </w:r>
          </w:p>
        </w:tc>
        <w:tc>
          <w:tcPr>
            <w:tcW w:w="6237" w:type="dxa"/>
          </w:tcPr>
          <w:p w14:paraId="18A6D63B" w14:textId="77777777" w:rsidR="00144601" w:rsidRDefault="00144601" w:rsidP="00F119FA">
            <w:pPr>
              <w:spacing w:before="120" w:after="120" w:line="312" w:lineRule="auto"/>
              <w:ind w:firstLine="0"/>
              <w:jc w:val="both"/>
            </w:pPr>
          </w:p>
        </w:tc>
      </w:tr>
      <w:tr w:rsidR="00144601" w14:paraId="3F7FB291" w14:textId="77777777" w:rsidTr="00F119FA">
        <w:tc>
          <w:tcPr>
            <w:tcW w:w="3510" w:type="dxa"/>
          </w:tcPr>
          <w:p w14:paraId="54BA4CFB" w14:textId="77777777" w:rsidR="00144601" w:rsidRDefault="00144601" w:rsidP="00F119FA">
            <w:pPr>
              <w:spacing w:before="120" w:after="120" w:line="312" w:lineRule="auto"/>
              <w:ind w:firstLine="0"/>
              <w:jc w:val="both"/>
            </w:pPr>
            <w:r>
              <w:t>CIF khách hàng</w:t>
            </w:r>
          </w:p>
        </w:tc>
        <w:tc>
          <w:tcPr>
            <w:tcW w:w="6237" w:type="dxa"/>
          </w:tcPr>
          <w:p w14:paraId="0A281A25" w14:textId="77777777" w:rsidR="00144601" w:rsidRDefault="00144601" w:rsidP="00F119FA">
            <w:pPr>
              <w:spacing w:before="120" w:after="120" w:line="312" w:lineRule="auto"/>
              <w:ind w:firstLine="0"/>
              <w:jc w:val="both"/>
            </w:pPr>
          </w:p>
        </w:tc>
      </w:tr>
      <w:tr w:rsidR="00144601" w14:paraId="74232CA6" w14:textId="77777777" w:rsidTr="00F119FA">
        <w:tc>
          <w:tcPr>
            <w:tcW w:w="3510" w:type="dxa"/>
          </w:tcPr>
          <w:p w14:paraId="20F23633" w14:textId="77777777" w:rsidR="00144601" w:rsidRDefault="00144601" w:rsidP="00F119FA">
            <w:pPr>
              <w:spacing w:before="120" w:after="120" w:line="312" w:lineRule="auto"/>
              <w:ind w:firstLine="0"/>
              <w:jc w:val="both"/>
            </w:pPr>
            <w:r>
              <w:t>Tên khách hàng</w:t>
            </w:r>
          </w:p>
        </w:tc>
        <w:tc>
          <w:tcPr>
            <w:tcW w:w="6237" w:type="dxa"/>
          </w:tcPr>
          <w:p w14:paraId="07160DFC" w14:textId="77777777" w:rsidR="00144601" w:rsidRDefault="00144601" w:rsidP="00F119FA">
            <w:pPr>
              <w:spacing w:before="120" w:after="120" w:line="312" w:lineRule="auto"/>
              <w:ind w:firstLine="0"/>
              <w:jc w:val="both"/>
            </w:pPr>
          </w:p>
        </w:tc>
      </w:tr>
      <w:tr w:rsidR="00144601" w14:paraId="60ECA276" w14:textId="77777777" w:rsidTr="00F119FA">
        <w:tc>
          <w:tcPr>
            <w:tcW w:w="3510" w:type="dxa"/>
          </w:tcPr>
          <w:p w14:paraId="0474CDAD" w14:textId="77777777" w:rsidR="00144601" w:rsidRDefault="00144601" w:rsidP="00F119FA">
            <w:pPr>
              <w:spacing w:before="120" w:after="120" w:line="312" w:lineRule="auto"/>
              <w:ind w:firstLine="0"/>
              <w:jc w:val="both"/>
            </w:pPr>
            <w:r>
              <w:t>Sự kiện</w:t>
            </w:r>
          </w:p>
        </w:tc>
        <w:tc>
          <w:tcPr>
            <w:tcW w:w="6237" w:type="dxa"/>
          </w:tcPr>
          <w:p w14:paraId="10031295"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71217BE1" w14:textId="77777777" w:rsidR="00144601" w:rsidRDefault="00144601" w:rsidP="00144601">
      <w:pPr>
        <w:spacing w:before="120" w:after="120" w:line="312" w:lineRule="auto"/>
        <w:jc w:val="both"/>
      </w:pPr>
      <w:r>
        <w:t>Màn hình kết quả tìm kiếm: sắp xếp theo thứ tự Số LC</w:t>
      </w:r>
    </w:p>
    <w:tbl>
      <w:tblPr>
        <w:tblStyle w:val="TableGrid"/>
        <w:tblW w:w="11615" w:type="dxa"/>
        <w:tblLayout w:type="fixed"/>
        <w:tblLook w:val="04A0" w:firstRow="1" w:lastRow="0" w:firstColumn="1" w:lastColumn="0" w:noHBand="0" w:noVBand="1"/>
      </w:tblPr>
      <w:tblGrid>
        <w:gridCol w:w="780"/>
        <w:gridCol w:w="1720"/>
        <w:gridCol w:w="1634"/>
        <w:gridCol w:w="834"/>
        <w:gridCol w:w="1915"/>
        <w:gridCol w:w="693"/>
        <w:gridCol w:w="1206"/>
        <w:gridCol w:w="725"/>
        <w:gridCol w:w="591"/>
        <w:gridCol w:w="632"/>
        <w:gridCol w:w="885"/>
      </w:tblGrid>
      <w:tr w:rsidR="00144601" w:rsidRPr="00615117" w14:paraId="564CD127" w14:textId="77777777" w:rsidTr="00F119FA">
        <w:trPr>
          <w:trHeight w:val="300"/>
        </w:trPr>
        <w:tc>
          <w:tcPr>
            <w:tcW w:w="780" w:type="dxa"/>
            <w:noWrap/>
            <w:hideMark/>
          </w:tcPr>
          <w:p w14:paraId="2C9A5FF9"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3960A967" w14:textId="77777777" w:rsidR="00144601" w:rsidRPr="00615117" w:rsidRDefault="00144601" w:rsidP="00F119FA">
            <w:pPr>
              <w:spacing w:line="240" w:lineRule="auto"/>
              <w:ind w:firstLine="0"/>
              <w:rPr>
                <w:rFonts w:cs="Times New Roman"/>
              </w:rPr>
            </w:pPr>
            <w:r>
              <w:rPr>
                <w:rFonts w:cs="Times New Roman"/>
              </w:rPr>
              <w:t>Sô LC</w:t>
            </w:r>
          </w:p>
        </w:tc>
        <w:tc>
          <w:tcPr>
            <w:tcW w:w="1634" w:type="dxa"/>
          </w:tcPr>
          <w:p w14:paraId="4C4F9501"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834" w:type="dxa"/>
            <w:noWrap/>
            <w:hideMark/>
          </w:tcPr>
          <w:p w14:paraId="2414373C"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3697B38B"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74CF9E8E"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5C029D3A"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6B56ACC9"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591" w:type="dxa"/>
          </w:tcPr>
          <w:p w14:paraId="772F7861" w14:textId="77777777" w:rsidR="00144601" w:rsidRDefault="00144601" w:rsidP="00F119FA">
            <w:pPr>
              <w:spacing w:line="240" w:lineRule="auto"/>
              <w:ind w:firstLine="0"/>
              <w:jc w:val="center"/>
              <w:rPr>
                <w:rFonts w:cs="Times New Roman"/>
              </w:rPr>
            </w:pPr>
            <w:r>
              <w:rPr>
                <w:rFonts w:cs="Times New Roman"/>
              </w:rPr>
              <w:t>STT sự kiện</w:t>
            </w:r>
          </w:p>
        </w:tc>
        <w:tc>
          <w:tcPr>
            <w:tcW w:w="632" w:type="dxa"/>
          </w:tcPr>
          <w:p w14:paraId="732A07AA" w14:textId="77777777" w:rsidR="00144601" w:rsidRDefault="00144601" w:rsidP="00F119FA">
            <w:pPr>
              <w:spacing w:line="240" w:lineRule="auto"/>
              <w:ind w:firstLine="0"/>
              <w:jc w:val="center"/>
              <w:rPr>
                <w:rFonts w:cs="Times New Roman"/>
              </w:rPr>
            </w:pPr>
            <w:r>
              <w:rPr>
                <w:rFonts w:cs="Times New Roman"/>
              </w:rPr>
              <w:t>Người tạo</w:t>
            </w:r>
          </w:p>
        </w:tc>
        <w:tc>
          <w:tcPr>
            <w:tcW w:w="885" w:type="dxa"/>
          </w:tcPr>
          <w:p w14:paraId="2E74EA49"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299DFAC4" w14:textId="77777777" w:rsidTr="00F119FA">
        <w:trPr>
          <w:trHeight w:val="300"/>
        </w:trPr>
        <w:tc>
          <w:tcPr>
            <w:tcW w:w="780" w:type="dxa"/>
            <w:noWrap/>
            <w:hideMark/>
          </w:tcPr>
          <w:p w14:paraId="5C00AED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213F661D"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183D2660"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834" w:type="dxa"/>
            <w:noWrap/>
            <w:hideMark/>
          </w:tcPr>
          <w:p w14:paraId="7CF6016B"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04A17031"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4059C744"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4F3E4FC6"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2487312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591" w:type="dxa"/>
          </w:tcPr>
          <w:p w14:paraId="71747C6D"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632" w:type="dxa"/>
          </w:tcPr>
          <w:p w14:paraId="1CD65FB4"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5" w:type="dxa"/>
          </w:tcPr>
          <w:p w14:paraId="67224AD7"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1181804E" w14:textId="77777777" w:rsidTr="00F119FA">
        <w:trPr>
          <w:trHeight w:val="300"/>
        </w:trPr>
        <w:tc>
          <w:tcPr>
            <w:tcW w:w="780" w:type="dxa"/>
            <w:noWrap/>
          </w:tcPr>
          <w:p w14:paraId="2CA9F0D2"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0E8863E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0992EA2200002</w:t>
            </w:r>
          </w:p>
        </w:tc>
        <w:tc>
          <w:tcPr>
            <w:tcW w:w="1634" w:type="dxa"/>
          </w:tcPr>
          <w:p w14:paraId="216E91C8"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834" w:type="dxa"/>
            <w:noWrap/>
          </w:tcPr>
          <w:p w14:paraId="29DB63D9"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60924C87"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678EC8E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6BBF5642"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265D0F39"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591" w:type="dxa"/>
          </w:tcPr>
          <w:p w14:paraId="5B1DD140"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632" w:type="dxa"/>
          </w:tcPr>
          <w:p w14:paraId="21F17266"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5" w:type="dxa"/>
          </w:tcPr>
          <w:p w14:paraId="46BE66FB"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3023F100" w14:textId="77777777" w:rsidR="00144601" w:rsidRDefault="00144601" w:rsidP="00144601">
      <w:pPr>
        <w:pStyle w:val="Heading6"/>
        <w:numPr>
          <w:ilvl w:val="0"/>
          <w:numId w:val="0"/>
        </w:numPr>
        <w:ind w:left="1701" w:hanging="1304"/>
      </w:pPr>
      <w:r>
        <w:t>Màn hình giao dịch</w:t>
      </w:r>
    </w:p>
    <w:p w14:paraId="6DE15D78" w14:textId="77777777" w:rsidR="00144601" w:rsidRDefault="00144601" w:rsidP="00144601">
      <w:pPr>
        <w:spacing w:before="120" w:after="120" w:line="312" w:lineRule="auto"/>
        <w:jc w:val="both"/>
      </w:pPr>
      <w:r>
        <w:t>TTV tiếp tục nhập bổ sung các trường thông tin liên quan đến giao dịch sau khi đã nhận được kết quả xử lý từ TT TTTM.</w:t>
      </w:r>
    </w:p>
    <w:p w14:paraId="79CBC7F1" w14:textId="77777777" w:rsidR="00144601" w:rsidRDefault="00144601" w:rsidP="00144601">
      <w:pPr>
        <w:spacing w:before="120" w:after="120" w:line="312" w:lineRule="auto"/>
        <w:jc w:val="both"/>
      </w:pPr>
      <w:r>
        <w:t>Nút chức năng của hệ thống:</w:t>
      </w:r>
    </w:p>
    <w:p w14:paraId="19C2526D" w14:textId="77777777" w:rsidR="00144601" w:rsidRDefault="00144601" w:rsidP="00144601">
      <w:pPr>
        <w:spacing w:before="120" w:after="120" w:line="312" w:lineRule="auto"/>
        <w:jc w:val="both"/>
      </w:pPr>
    </w:p>
    <w:tbl>
      <w:tblPr>
        <w:tblStyle w:val="TableGrid"/>
        <w:tblW w:w="9747" w:type="dxa"/>
        <w:tblLook w:val="04A0" w:firstRow="1" w:lastRow="0" w:firstColumn="1" w:lastColumn="0" w:noHBand="0" w:noVBand="1"/>
      </w:tblPr>
      <w:tblGrid>
        <w:gridCol w:w="2943"/>
        <w:gridCol w:w="3402"/>
        <w:gridCol w:w="3402"/>
      </w:tblGrid>
      <w:tr w:rsidR="00144601" w:rsidRPr="00B23242" w14:paraId="3CE31782" w14:textId="77777777" w:rsidTr="00F119FA">
        <w:tc>
          <w:tcPr>
            <w:tcW w:w="2943" w:type="dxa"/>
          </w:tcPr>
          <w:p w14:paraId="4EE0EC66" w14:textId="77777777" w:rsidR="00144601" w:rsidRPr="00B23242" w:rsidRDefault="00144601" w:rsidP="00F119FA">
            <w:pPr>
              <w:spacing w:before="120" w:after="120" w:line="312" w:lineRule="auto"/>
              <w:ind w:firstLine="0"/>
              <w:jc w:val="both"/>
              <w:rPr>
                <w:b/>
              </w:rPr>
            </w:pPr>
            <w:r>
              <w:rPr>
                <w:b/>
              </w:rPr>
              <w:t>Nút</w:t>
            </w:r>
          </w:p>
        </w:tc>
        <w:tc>
          <w:tcPr>
            <w:tcW w:w="3402" w:type="dxa"/>
          </w:tcPr>
          <w:p w14:paraId="25D9E5DD" w14:textId="77777777" w:rsidR="00144601" w:rsidRPr="00B23242" w:rsidRDefault="00144601" w:rsidP="00F119FA">
            <w:pPr>
              <w:spacing w:before="120" w:after="120" w:line="312" w:lineRule="auto"/>
              <w:ind w:firstLine="0"/>
              <w:jc w:val="both"/>
              <w:rPr>
                <w:b/>
              </w:rPr>
            </w:pPr>
            <w:r>
              <w:rPr>
                <w:b/>
              </w:rPr>
              <w:t>Màn hình TTV</w:t>
            </w:r>
          </w:p>
        </w:tc>
        <w:tc>
          <w:tcPr>
            <w:tcW w:w="3402" w:type="dxa"/>
          </w:tcPr>
          <w:p w14:paraId="33541CD6" w14:textId="77777777" w:rsidR="00144601" w:rsidRPr="00B23242" w:rsidRDefault="00144601" w:rsidP="00F119FA">
            <w:pPr>
              <w:spacing w:before="120" w:after="120" w:line="312" w:lineRule="auto"/>
              <w:ind w:firstLine="0"/>
              <w:jc w:val="both"/>
              <w:rPr>
                <w:b/>
              </w:rPr>
            </w:pPr>
            <w:r>
              <w:rPr>
                <w:b/>
              </w:rPr>
              <w:t>Màn hình KSV</w:t>
            </w:r>
          </w:p>
        </w:tc>
      </w:tr>
      <w:tr w:rsidR="00144601" w14:paraId="62B6AAF9" w14:textId="77777777" w:rsidTr="00F119FA">
        <w:tc>
          <w:tcPr>
            <w:tcW w:w="2943" w:type="dxa"/>
          </w:tcPr>
          <w:p w14:paraId="6F09A0ED" w14:textId="77777777" w:rsidR="00144601" w:rsidRDefault="00144601" w:rsidP="00F119FA">
            <w:pPr>
              <w:spacing w:before="120" w:after="120" w:line="312" w:lineRule="auto"/>
              <w:ind w:firstLine="0"/>
              <w:jc w:val="both"/>
            </w:pPr>
            <w:r>
              <w:lastRenderedPageBreak/>
              <w:t>Nhập mới</w:t>
            </w:r>
          </w:p>
        </w:tc>
        <w:tc>
          <w:tcPr>
            <w:tcW w:w="3402" w:type="dxa"/>
          </w:tcPr>
          <w:p w14:paraId="5F6FA7F8" w14:textId="77777777" w:rsidR="00144601" w:rsidRPr="000277D6" w:rsidRDefault="00144601" w:rsidP="00F119FA">
            <w:pPr>
              <w:spacing w:before="120" w:after="120" w:line="312" w:lineRule="auto"/>
              <w:ind w:firstLine="0"/>
              <w:jc w:val="both"/>
              <w:rPr>
                <w:color w:val="FF0000"/>
              </w:rPr>
            </w:pPr>
            <w:r w:rsidRPr="000277D6">
              <w:rPr>
                <w:color w:val="FF0000"/>
              </w:rPr>
              <w:t>Không cần thiết</w:t>
            </w:r>
          </w:p>
        </w:tc>
        <w:tc>
          <w:tcPr>
            <w:tcW w:w="3402" w:type="dxa"/>
          </w:tcPr>
          <w:p w14:paraId="598BC94E" w14:textId="77777777" w:rsidR="00144601" w:rsidRPr="000277D6" w:rsidRDefault="00144601" w:rsidP="00F119FA">
            <w:pPr>
              <w:spacing w:before="120" w:after="120" w:line="312" w:lineRule="auto"/>
              <w:ind w:firstLine="0"/>
              <w:jc w:val="both"/>
              <w:rPr>
                <w:color w:val="FF0000"/>
              </w:rPr>
            </w:pPr>
            <w:r w:rsidRPr="000277D6">
              <w:rPr>
                <w:color w:val="FF0000"/>
              </w:rPr>
              <w:t>Không cần thiết</w:t>
            </w:r>
          </w:p>
        </w:tc>
      </w:tr>
      <w:tr w:rsidR="00144601" w14:paraId="7A326B55" w14:textId="77777777" w:rsidTr="00F119FA">
        <w:tc>
          <w:tcPr>
            <w:tcW w:w="2943" w:type="dxa"/>
          </w:tcPr>
          <w:p w14:paraId="14C9F30B" w14:textId="77777777" w:rsidR="00144601" w:rsidRDefault="00144601" w:rsidP="00F119FA">
            <w:pPr>
              <w:spacing w:before="120" w:after="120" w:line="312" w:lineRule="auto"/>
              <w:ind w:firstLine="0"/>
              <w:jc w:val="both"/>
            </w:pPr>
            <w:r>
              <w:t>Chỉnh sửa</w:t>
            </w:r>
          </w:p>
        </w:tc>
        <w:tc>
          <w:tcPr>
            <w:tcW w:w="3402" w:type="dxa"/>
          </w:tcPr>
          <w:p w14:paraId="227DA5A5" w14:textId="77777777" w:rsidR="00144601" w:rsidRDefault="00144601" w:rsidP="00F119FA">
            <w:pPr>
              <w:spacing w:before="120" w:after="120" w:line="312" w:lineRule="auto"/>
              <w:ind w:firstLine="0"/>
              <w:jc w:val="both"/>
            </w:pPr>
            <w:r>
              <w:t>Cho phép lựa chọn để mở các trường cho phép nhập liệu trên màn hình</w:t>
            </w:r>
          </w:p>
        </w:tc>
        <w:tc>
          <w:tcPr>
            <w:tcW w:w="3402" w:type="dxa"/>
          </w:tcPr>
          <w:p w14:paraId="49486AB5" w14:textId="77777777" w:rsidR="00144601" w:rsidRDefault="00144601" w:rsidP="00F119FA">
            <w:pPr>
              <w:spacing w:before="120" w:after="120" w:line="312" w:lineRule="auto"/>
              <w:ind w:firstLine="0"/>
              <w:jc w:val="both"/>
            </w:pPr>
            <w:r>
              <w:t>Không cho phép lựa chọn</w:t>
            </w:r>
          </w:p>
        </w:tc>
      </w:tr>
      <w:tr w:rsidR="00144601" w14:paraId="0238187C" w14:textId="77777777" w:rsidTr="00F119FA">
        <w:tc>
          <w:tcPr>
            <w:tcW w:w="2943" w:type="dxa"/>
          </w:tcPr>
          <w:p w14:paraId="7B4C83F3" w14:textId="77777777" w:rsidR="00144601" w:rsidRDefault="00144601" w:rsidP="00F119FA">
            <w:pPr>
              <w:spacing w:before="120" w:after="120" w:line="312" w:lineRule="auto"/>
              <w:ind w:firstLine="0"/>
              <w:jc w:val="both"/>
            </w:pPr>
            <w:r>
              <w:t>Lưu</w:t>
            </w:r>
          </w:p>
        </w:tc>
        <w:tc>
          <w:tcPr>
            <w:tcW w:w="3402" w:type="dxa"/>
          </w:tcPr>
          <w:p w14:paraId="416F0D05" w14:textId="77777777" w:rsidR="00144601" w:rsidRDefault="00144601" w:rsidP="00F119FA">
            <w:pPr>
              <w:spacing w:before="120" w:after="120" w:line="312" w:lineRule="auto"/>
              <w:ind w:firstLine="0"/>
              <w:jc w:val="both"/>
            </w:pPr>
            <w:r>
              <w:t>Cho phép lựa chọn để mở các trường cho phép nhập liệu trên màn hình</w:t>
            </w:r>
          </w:p>
        </w:tc>
        <w:tc>
          <w:tcPr>
            <w:tcW w:w="3402" w:type="dxa"/>
          </w:tcPr>
          <w:p w14:paraId="5C534983" w14:textId="77777777" w:rsidR="00144601" w:rsidRDefault="00144601" w:rsidP="00F119FA">
            <w:pPr>
              <w:spacing w:before="120" w:after="120" w:line="312" w:lineRule="auto"/>
              <w:ind w:firstLine="0"/>
              <w:jc w:val="both"/>
            </w:pPr>
            <w:r>
              <w:t>Không cho phép lựa chọn</w:t>
            </w:r>
          </w:p>
        </w:tc>
      </w:tr>
      <w:tr w:rsidR="00144601" w14:paraId="6019703F" w14:textId="77777777" w:rsidTr="00F119FA">
        <w:tc>
          <w:tcPr>
            <w:tcW w:w="2943" w:type="dxa"/>
          </w:tcPr>
          <w:p w14:paraId="3D10041F" w14:textId="77777777" w:rsidR="00144601" w:rsidRDefault="00144601" w:rsidP="00F119FA">
            <w:pPr>
              <w:spacing w:before="120" w:after="120" w:line="312" w:lineRule="auto"/>
              <w:ind w:firstLine="0"/>
              <w:jc w:val="both"/>
            </w:pPr>
            <w:r>
              <w:t>Xóa</w:t>
            </w:r>
          </w:p>
        </w:tc>
        <w:tc>
          <w:tcPr>
            <w:tcW w:w="3402" w:type="dxa"/>
          </w:tcPr>
          <w:p w14:paraId="2A7AE026" w14:textId="77777777" w:rsidR="00144601" w:rsidRPr="000277D6" w:rsidRDefault="00144601" w:rsidP="00F119FA">
            <w:pPr>
              <w:spacing w:before="120" w:after="120" w:line="312" w:lineRule="auto"/>
              <w:ind w:firstLine="0"/>
              <w:jc w:val="both"/>
              <w:rPr>
                <w:highlight w:val="lightGray"/>
              </w:rPr>
            </w:pPr>
            <w:r>
              <w:t>Cho phép lựa chọn để xóa giao dịch dở dang</w:t>
            </w:r>
          </w:p>
        </w:tc>
        <w:tc>
          <w:tcPr>
            <w:tcW w:w="3402" w:type="dxa"/>
          </w:tcPr>
          <w:p w14:paraId="46F5D5D7" w14:textId="77777777" w:rsidR="00144601" w:rsidRPr="000277D6" w:rsidRDefault="00144601" w:rsidP="00F119FA">
            <w:pPr>
              <w:spacing w:before="120" w:after="120" w:line="312" w:lineRule="auto"/>
              <w:ind w:firstLine="0"/>
              <w:jc w:val="both"/>
              <w:rPr>
                <w:highlight w:val="lightGray"/>
              </w:rPr>
            </w:pPr>
            <w:r>
              <w:t>Không cho phép lựa chọn</w:t>
            </w:r>
          </w:p>
        </w:tc>
      </w:tr>
      <w:tr w:rsidR="00144601" w14:paraId="6AFC3AFB" w14:textId="77777777" w:rsidTr="00F119FA">
        <w:tc>
          <w:tcPr>
            <w:tcW w:w="2943" w:type="dxa"/>
          </w:tcPr>
          <w:p w14:paraId="4AF4043E" w14:textId="77777777" w:rsidR="00144601" w:rsidRDefault="00144601" w:rsidP="00F119FA">
            <w:pPr>
              <w:spacing w:before="120" w:after="120" w:line="312" w:lineRule="auto"/>
              <w:ind w:firstLine="0"/>
              <w:jc w:val="both"/>
            </w:pPr>
            <w:r>
              <w:t>Hủy</w:t>
            </w:r>
          </w:p>
        </w:tc>
        <w:tc>
          <w:tcPr>
            <w:tcW w:w="3402" w:type="dxa"/>
          </w:tcPr>
          <w:p w14:paraId="0E5392D2" w14:textId="77777777" w:rsidR="00144601" w:rsidRPr="000277D6" w:rsidRDefault="00144601" w:rsidP="00F119FA">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37344307" w14:textId="77777777" w:rsidR="00144601" w:rsidRPr="000277D6" w:rsidRDefault="00144601" w:rsidP="00F119FA">
            <w:pPr>
              <w:spacing w:before="120" w:after="120" w:line="312" w:lineRule="auto"/>
              <w:ind w:firstLine="0"/>
              <w:jc w:val="both"/>
              <w:rPr>
                <w:color w:val="808080" w:themeColor="background1" w:themeShade="80"/>
              </w:rPr>
            </w:pPr>
            <w:r>
              <w:t>Không cho phép lựa chọn</w:t>
            </w:r>
          </w:p>
        </w:tc>
      </w:tr>
      <w:tr w:rsidR="00144601" w14:paraId="3A66C3DF" w14:textId="77777777" w:rsidTr="00F119FA">
        <w:tc>
          <w:tcPr>
            <w:tcW w:w="2943" w:type="dxa"/>
          </w:tcPr>
          <w:p w14:paraId="696FAE69" w14:textId="77777777" w:rsidR="00144601" w:rsidRDefault="00144601" w:rsidP="00F119FA">
            <w:pPr>
              <w:spacing w:before="120" w:after="120" w:line="312" w:lineRule="auto"/>
              <w:ind w:firstLine="0"/>
              <w:jc w:val="both"/>
            </w:pPr>
            <w:r>
              <w:t>Chuyển phê duyệt</w:t>
            </w:r>
          </w:p>
          <w:p w14:paraId="7C82DC77" w14:textId="77777777" w:rsidR="00144601" w:rsidRDefault="00144601" w:rsidP="00F119FA">
            <w:pPr>
              <w:spacing w:before="120" w:after="120" w:line="312" w:lineRule="auto"/>
              <w:ind w:firstLine="0"/>
            </w:pPr>
            <w:r>
              <w:t>(tên cũ Chuyển kiểm soát)</w:t>
            </w:r>
          </w:p>
        </w:tc>
        <w:tc>
          <w:tcPr>
            <w:tcW w:w="3402" w:type="dxa"/>
          </w:tcPr>
          <w:p w14:paraId="4350B7C4" w14:textId="77777777" w:rsidR="00144601" w:rsidRDefault="00144601" w:rsidP="00F119FA">
            <w:pPr>
              <w:spacing w:before="120" w:after="120" w:line="312" w:lineRule="auto"/>
              <w:ind w:firstLine="0"/>
              <w:jc w:val="both"/>
            </w:pPr>
            <w:r>
              <w:t>Cho phép lựa chọn để chuyển KSV phê duyệt</w:t>
            </w:r>
          </w:p>
        </w:tc>
        <w:tc>
          <w:tcPr>
            <w:tcW w:w="3402" w:type="dxa"/>
          </w:tcPr>
          <w:p w14:paraId="0AA6C1D5" w14:textId="77777777" w:rsidR="00144601" w:rsidRDefault="00144601" w:rsidP="00F119FA">
            <w:pPr>
              <w:spacing w:before="120" w:after="120" w:line="312" w:lineRule="auto"/>
              <w:ind w:firstLine="0"/>
              <w:jc w:val="both"/>
            </w:pPr>
            <w:r>
              <w:t>Không cho phép lựa chọn</w:t>
            </w:r>
          </w:p>
        </w:tc>
      </w:tr>
      <w:tr w:rsidR="00144601" w14:paraId="6D04A9BD" w14:textId="77777777" w:rsidTr="00F119FA">
        <w:tc>
          <w:tcPr>
            <w:tcW w:w="2943" w:type="dxa"/>
          </w:tcPr>
          <w:p w14:paraId="13752465" w14:textId="77777777" w:rsidR="00144601" w:rsidRDefault="00144601" w:rsidP="00F119FA">
            <w:pPr>
              <w:spacing w:before="120" w:after="120" w:line="312" w:lineRule="auto"/>
              <w:ind w:firstLine="0"/>
              <w:jc w:val="both"/>
            </w:pPr>
            <w:r>
              <w:t>Phê duyệt</w:t>
            </w:r>
          </w:p>
          <w:p w14:paraId="1001FD21" w14:textId="77777777" w:rsidR="00144601" w:rsidRDefault="00144601" w:rsidP="00F119FA">
            <w:pPr>
              <w:spacing w:before="120" w:after="120" w:line="312" w:lineRule="auto"/>
              <w:ind w:firstLine="0"/>
              <w:jc w:val="both"/>
            </w:pPr>
            <w:r>
              <w:t>(tên cũ Chấp nhận)</w:t>
            </w:r>
          </w:p>
        </w:tc>
        <w:tc>
          <w:tcPr>
            <w:tcW w:w="3402" w:type="dxa"/>
          </w:tcPr>
          <w:p w14:paraId="37588493" w14:textId="77777777" w:rsidR="00144601" w:rsidRDefault="00144601" w:rsidP="00F119FA">
            <w:pPr>
              <w:spacing w:before="120" w:after="120" w:line="312" w:lineRule="auto"/>
              <w:ind w:firstLine="0"/>
              <w:jc w:val="both"/>
            </w:pPr>
            <w:r>
              <w:t>Không cho phép lựa chọn</w:t>
            </w:r>
          </w:p>
        </w:tc>
        <w:tc>
          <w:tcPr>
            <w:tcW w:w="3402" w:type="dxa"/>
          </w:tcPr>
          <w:p w14:paraId="59E2CDF9" w14:textId="77777777" w:rsidR="00144601" w:rsidRDefault="00144601" w:rsidP="00F119FA">
            <w:pPr>
              <w:spacing w:before="120" w:after="120" w:line="312" w:lineRule="auto"/>
              <w:ind w:firstLine="0"/>
              <w:jc w:val="both"/>
            </w:pPr>
            <w:r>
              <w:t>Cho phép lựa chọn để phê duyệt giao dịch</w:t>
            </w:r>
          </w:p>
        </w:tc>
      </w:tr>
      <w:tr w:rsidR="00144601" w14:paraId="4E956C51" w14:textId="77777777" w:rsidTr="00F119FA">
        <w:tc>
          <w:tcPr>
            <w:tcW w:w="2943" w:type="dxa"/>
          </w:tcPr>
          <w:p w14:paraId="66F0A128" w14:textId="77777777" w:rsidR="00144601" w:rsidRDefault="00144601" w:rsidP="00F119FA">
            <w:pPr>
              <w:spacing w:before="120" w:after="120" w:line="312" w:lineRule="auto"/>
              <w:ind w:firstLine="0"/>
              <w:jc w:val="both"/>
            </w:pPr>
            <w:r>
              <w:t>Từ chối</w:t>
            </w:r>
          </w:p>
          <w:p w14:paraId="38637225" w14:textId="77777777" w:rsidR="00144601" w:rsidRDefault="00144601" w:rsidP="00F119FA">
            <w:pPr>
              <w:spacing w:before="120" w:after="120" w:line="312" w:lineRule="auto"/>
              <w:ind w:firstLine="0"/>
              <w:jc w:val="both"/>
            </w:pPr>
            <w:r>
              <w:t>(tên cũ Chuyển trả)</w:t>
            </w:r>
          </w:p>
        </w:tc>
        <w:tc>
          <w:tcPr>
            <w:tcW w:w="3402" w:type="dxa"/>
          </w:tcPr>
          <w:p w14:paraId="5A1EBD85" w14:textId="77777777" w:rsidR="00144601" w:rsidRDefault="00144601" w:rsidP="00F119FA">
            <w:pPr>
              <w:spacing w:before="120" w:after="120" w:line="312" w:lineRule="auto"/>
              <w:ind w:firstLine="0"/>
              <w:jc w:val="both"/>
            </w:pPr>
            <w:r>
              <w:t>Không cho phép lựa chọn</w:t>
            </w:r>
          </w:p>
        </w:tc>
        <w:tc>
          <w:tcPr>
            <w:tcW w:w="3402" w:type="dxa"/>
          </w:tcPr>
          <w:p w14:paraId="68598D7A" w14:textId="77777777" w:rsidR="00144601" w:rsidRDefault="00144601" w:rsidP="00F119FA">
            <w:pPr>
              <w:spacing w:before="120" w:after="120" w:line="312" w:lineRule="auto"/>
              <w:ind w:firstLine="0"/>
              <w:jc w:val="both"/>
            </w:pPr>
            <w:r>
              <w:t>Cho phép lựa chọn để từ chối phê duyệt giao dịch</w:t>
            </w:r>
          </w:p>
        </w:tc>
      </w:tr>
      <w:tr w:rsidR="00144601" w14:paraId="1F71E1AC" w14:textId="77777777" w:rsidTr="00F119FA">
        <w:tc>
          <w:tcPr>
            <w:tcW w:w="2943" w:type="dxa"/>
          </w:tcPr>
          <w:p w14:paraId="556947F3" w14:textId="77777777" w:rsidR="00144601" w:rsidRDefault="00144601" w:rsidP="00F119FA">
            <w:pPr>
              <w:spacing w:before="120" w:after="120" w:line="312" w:lineRule="auto"/>
              <w:ind w:firstLine="0"/>
              <w:jc w:val="both"/>
            </w:pPr>
            <w:r>
              <w:t>In GĐN hạch toán</w:t>
            </w:r>
          </w:p>
        </w:tc>
        <w:tc>
          <w:tcPr>
            <w:tcW w:w="3402" w:type="dxa"/>
          </w:tcPr>
          <w:p w14:paraId="42FA1E07" w14:textId="77777777" w:rsidR="00144601" w:rsidRDefault="00144601" w:rsidP="00F119FA">
            <w:pPr>
              <w:spacing w:before="120" w:after="120" w:line="312" w:lineRule="auto"/>
              <w:ind w:firstLine="0"/>
              <w:jc w:val="both"/>
            </w:pPr>
            <w:r>
              <w:t>Cho phép lựa chọn</w:t>
            </w:r>
          </w:p>
        </w:tc>
        <w:tc>
          <w:tcPr>
            <w:tcW w:w="3402" w:type="dxa"/>
          </w:tcPr>
          <w:p w14:paraId="105EC9D6" w14:textId="77777777" w:rsidR="00144601" w:rsidRDefault="00144601" w:rsidP="00F119FA">
            <w:pPr>
              <w:spacing w:before="120" w:after="120" w:line="312" w:lineRule="auto"/>
              <w:ind w:firstLine="0"/>
              <w:jc w:val="both"/>
            </w:pPr>
            <w:r>
              <w:t>Cho phép lựa chọn</w:t>
            </w:r>
          </w:p>
        </w:tc>
      </w:tr>
    </w:tbl>
    <w:p w14:paraId="6EEB4F89" w14:textId="77777777" w:rsidR="00144601" w:rsidRDefault="00144601" w:rsidP="00144601">
      <w:pPr>
        <w:spacing w:before="120" w:after="120" w:line="312" w:lineRule="auto"/>
        <w:jc w:val="both"/>
      </w:pPr>
      <w:r>
        <w:t>Màn hình chức năng Chỉnh sửa hồ sơ tương tự như Màn hình chức năng Xử lý hồ sơ mới (bao gồm Tab Thông tin LC chỉ riêng phần “đối với các sự kiện nói chung” và Tab Thông tin Phí) và chỉ hiển thị thông tin cuối cùng của giao dịch (Master)</w:t>
      </w:r>
    </w:p>
    <w:p w14:paraId="5457229F" w14:textId="77777777" w:rsidR="00144601" w:rsidRDefault="00144601" w:rsidP="00144601">
      <w:pPr>
        <w:pStyle w:val="Heading6"/>
        <w:numPr>
          <w:ilvl w:val="0"/>
          <w:numId w:val="0"/>
        </w:numPr>
        <w:ind w:left="1701" w:hanging="1304"/>
      </w:pPr>
      <w:r>
        <w:t>Chứng từ</w:t>
      </w:r>
    </w:p>
    <w:p w14:paraId="2DD7FE50" w14:textId="77777777" w:rsidR="00144601" w:rsidRDefault="00144601" w:rsidP="0014460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524400A7" w14:textId="77777777" w:rsidR="00144601" w:rsidRDefault="00144601" w:rsidP="00144601">
      <w:pPr>
        <w:ind w:left="397" w:firstLine="0"/>
        <w:jc w:val="both"/>
      </w:pPr>
      <w:r>
        <w:rPr>
          <w:b/>
          <w:i/>
        </w:rPr>
        <w:lastRenderedPageBreak/>
        <w:t>Mẫu chứng từ:</w:t>
      </w:r>
    </w:p>
    <w:p w14:paraId="15D9EC59" w14:textId="77777777" w:rsidR="00144601" w:rsidRPr="003D13FA" w:rsidRDefault="00144601" w:rsidP="00144601">
      <w:r>
        <w:object w:dxaOrig="1551" w:dyaOrig="1004" w14:anchorId="1E1539B1">
          <v:shape id="_x0000_i1032" type="#_x0000_t75" style="width:77.6pt;height:50.5pt" o:ole="">
            <v:imagedata r:id="rId13" o:title=""/>
          </v:shape>
          <o:OLEObject Type="Embed" ProgID="Word.Document.8" ShapeID="_x0000_i1032" DrawAspect="Icon" ObjectID="_1709132673" r:id="rId24">
            <o:FieldCodes>\s</o:FieldCodes>
          </o:OLEObject>
        </w:object>
      </w:r>
      <w:r>
        <w:t xml:space="preserve">     </w:t>
      </w:r>
    </w:p>
    <w:p w14:paraId="644CD877" w14:textId="0F482FDA" w:rsidR="00144601" w:rsidRDefault="00C439A9" w:rsidP="00144601">
      <w:pPr>
        <w:pStyle w:val="Heading4"/>
      </w:pPr>
      <w:r>
        <w:t xml:space="preserve">Chức năng </w:t>
      </w:r>
      <w:r w:rsidR="00144601">
        <w:t>Vấn tin hồ sơ</w:t>
      </w:r>
    </w:p>
    <w:p w14:paraId="731927AB"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LC NK, cho phép xem được thông tin cuối cùng của giao dịch và xem được lịch sử sự kiện giao dịch.</w:t>
      </w:r>
    </w:p>
    <w:p w14:paraId="2713AE2E" w14:textId="77777777" w:rsidR="00144601" w:rsidRDefault="00144601" w:rsidP="00144601">
      <w:pPr>
        <w:pStyle w:val="Heading6"/>
        <w:numPr>
          <w:ilvl w:val="0"/>
          <w:numId w:val="0"/>
        </w:numPr>
        <w:ind w:left="1701" w:hanging="1304"/>
      </w:pPr>
      <w:r w:rsidRPr="00980729">
        <w:t xml:space="preserve">Tìm kiếm </w:t>
      </w:r>
      <w:r>
        <w:t>hồ sơ</w:t>
      </w:r>
    </w:p>
    <w:p w14:paraId="390DD348" w14:textId="77777777" w:rsidR="00144601" w:rsidRDefault="00144601" w:rsidP="00144601">
      <w:pPr>
        <w:spacing w:before="120" w:after="120" w:line="312" w:lineRule="auto"/>
        <w:ind w:firstLine="397"/>
        <w:jc w:val="both"/>
      </w:pPr>
      <w:r>
        <w:rPr>
          <w:noProof/>
        </w:rPr>
        <w:drawing>
          <wp:inline distT="0" distB="0" distL="0" distR="0" wp14:anchorId="09CC7657" wp14:editId="03E4AC9E">
            <wp:extent cx="5847907" cy="133858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626F5050" w14:textId="77777777" w:rsidR="00144601" w:rsidRDefault="00144601" w:rsidP="00144601">
      <w:pPr>
        <w:spacing w:before="120" w:after="120" w:line="312" w:lineRule="auto"/>
        <w:jc w:val="both"/>
      </w:pPr>
      <w:r>
        <w:t>Điều kiện lọc: Tất cả các giao dịch ở tất cả trạng thái</w:t>
      </w:r>
    </w:p>
    <w:p w14:paraId="63690120" w14:textId="77777777" w:rsidR="00144601" w:rsidRDefault="00144601" w:rsidP="00144601">
      <w:pPr>
        <w:spacing w:before="120" w:after="120" w:line="312" w:lineRule="auto"/>
        <w:jc w:val="both"/>
      </w:pPr>
      <w:r>
        <w:t>Hệ thống cho phép người dùng tìm kiếm theo một hoặc các tiêu chí: Số LC, Số tham chiếu EE, CIF khách hàng, Tên khách hàng…</w:t>
      </w:r>
    </w:p>
    <w:p w14:paraId="4E5D1053"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06263571" w14:textId="77777777" w:rsidTr="00F119FA">
        <w:tc>
          <w:tcPr>
            <w:tcW w:w="3510" w:type="dxa"/>
          </w:tcPr>
          <w:p w14:paraId="634828FA" w14:textId="77777777" w:rsidR="00144601" w:rsidRPr="00B23242" w:rsidRDefault="00144601" w:rsidP="00F119FA">
            <w:pPr>
              <w:spacing w:before="120" w:after="120" w:line="312" w:lineRule="auto"/>
              <w:ind w:firstLine="0"/>
              <w:jc w:val="both"/>
              <w:rPr>
                <w:b/>
              </w:rPr>
            </w:pPr>
            <w:r w:rsidRPr="00B23242">
              <w:rPr>
                <w:b/>
              </w:rPr>
              <w:t>Tiêu chí</w:t>
            </w:r>
          </w:p>
        </w:tc>
        <w:tc>
          <w:tcPr>
            <w:tcW w:w="6237" w:type="dxa"/>
          </w:tcPr>
          <w:p w14:paraId="6258DD14"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72BAD271" w14:textId="77777777" w:rsidTr="00F119FA">
        <w:tc>
          <w:tcPr>
            <w:tcW w:w="3510" w:type="dxa"/>
          </w:tcPr>
          <w:p w14:paraId="02DCD61E" w14:textId="77777777" w:rsidR="00144601" w:rsidRDefault="00144601" w:rsidP="00F119FA">
            <w:pPr>
              <w:spacing w:before="120" w:after="120" w:line="312" w:lineRule="auto"/>
              <w:ind w:firstLine="0"/>
              <w:jc w:val="both"/>
            </w:pPr>
            <w:r>
              <w:t>Trạng thái</w:t>
            </w:r>
          </w:p>
        </w:tc>
        <w:tc>
          <w:tcPr>
            <w:tcW w:w="6237" w:type="dxa"/>
          </w:tcPr>
          <w:p w14:paraId="6D0EFADD" w14:textId="77777777" w:rsidR="00144601" w:rsidRDefault="00144601" w:rsidP="00724F94">
            <w:pPr>
              <w:pStyle w:val="ListParagraph"/>
              <w:numPr>
                <w:ilvl w:val="0"/>
                <w:numId w:val="8"/>
              </w:numPr>
              <w:spacing w:before="120" w:after="120" w:line="312" w:lineRule="auto"/>
              <w:jc w:val="both"/>
            </w:pPr>
            <w:r>
              <w:t xml:space="preserve">Các lựa chọn: Chưa xử lý, Đã xử lý, Lưu, Từ chối phê duyệt, Chờ phê duyệt </w:t>
            </w:r>
          </w:p>
        </w:tc>
      </w:tr>
      <w:tr w:rsidR="00144601" w14:paraId="34ED3AEE" w14:textId="77777777" w:rsidTr="00F119FA">
        <w:tc>
          <w:tcPr>
            <w:tcW w:w="3510" w:type="dxa"/>
          </w:tcPr>
          <w:p w14:paraId="04282806" w14:textId="77777777" w:rsidR="00144601" w:rsidRDefault="00144601" w:rsidP="00F119FA">
            <w:pPr>
              <w:spacing w:before="120" w:after="120" w:line="312" w:lineRule="auto"/>
              <w:ind w:firstLine="0"/>
              <w:jc w:val="both"/>
            </w:pPr>
            <w:r>
              <w:t>Số LC</w:t>
            </w:r>
          </w:p>
        </w:tc>
        <w:tc>
          <w:tcPr>
            <w:tcW w:w="6237" w:type="dxa"/>
          </w:tcPr>
          <w:p w14:paraId="1394221C" w14:textId="77777777" w:rsidR="00144601" w:rsidRDefault="00144601" w:rsidP="00F119FA">
            <w:pPr>
              <w:spacing w:before="120" w:after="120" w:line="312" w:lineRule="auto"/>
              <w:ind w:firstLine="0"/>
              <w:jc w:val="both"/>
            </w:pPr>
          </w:p>
        </w:tc>
      </w:tr>
      <w:tr w:rsidR="00144601" w14:paraId="26936D12" w14:textId="77777777" w:rsidTr="00F119FA">
        <w:tc>
          <w:tcPr>
            <w:tcW w:w="3510" w:type="dxa"/>
          </w:tcPr>
          <w:p w14:paraId="0BFA7D21" w14:textId="77777777" w:rsidR="00144601" w:rsidRDefault="00144601" w:rsidP="00F119FA">
            <w:pPr>
              <w:spacing w:before="120" w:after="120" w:line="312" w:lineRule="auto"/>
              <w:ind w:firstLine="0"/>
              <w:jc w:val="both"/>
            </w:pPr>
            <w:r>
              <w:t>Số tham chiếu EE</w:t>
            </w:r>
          </w:p>
        </w:tc>
        <w:tc>
          <w:tcPr>
            <w:tcW w:w="6237" w:type="dxa"/>
          </w:tcPr>
          <w:p w14:paraId="239F051A" w14:textId="77777777" w:rsidR="00144601" w:rsidRDefault="00144601" w:rsidP="00F119FA">
            <w:pPr>
              <w:spacing w:before="120" w:after="120" w:line="312" w:lineRule="auto"/>
              <w:ind w:firstLine="0"/>
              <w:jc w:val="both"/>
            </w:pPr>
          </w:p>
        </w:tc>
      </w:tr>
      <w:tr w:rsidR="00144601" w14:paraId="29D7D5BB" w14:textId="77777777" w:rsidTr="00F119FA">
        <w:tc>
          <w:tcPr>
            <w:tcW w:w="3510" w:type="dxa"/>
          </w:tcPr>
          <w:p w14:paraId="00CC0EFB" w14:textId="77777777" w:rsidR="00144601" w:rsidRDefault="00144601" w:rsidP="00F119FA">
            <w:pPr>
              <w:spacing w:before="120" w:after="120" w:line="312" w:lineRule="auto"/>
              <w:ind w:firstLine="0"/>
              <w:jc w:val="both"/>
            </w:pPr>
            <w:r>
              <w:t>CIF khách hàng</w:t>
            </w:r>
          </w:p>
        </w:tc>
        <w:tc>
          <w:tcPr>
            <w:tcW w:w="6237" w:type="dxa"/>
          </w:tcPr>
          <w:p w14:paraId="2F675294" w14:textId="77777777" w:rsidR="00144601" w:rsidRDefault="00144601" w:rsidP="00F119FA">
            <w:pPr>
              <w:spacing w:before="120" w:after="120" w:line="312" w:lineRule="auto"/>
              <w:ind w:firstLine="0"/>
              <w:jc w:val="both"/>
            </w:pPr>
          </w:p>
        </w:tc>
      </w:tr>
      <w:tr w:rsidR="00144601" w14:paraId="1E8424F6" w14:textId="77777777" w:rsidTr="00F119FA">
        <w:tc>
          <w:tcPr>
            <w:tcW w:w="3510" w:type="dxa"/>
          </w:tcPr>
          <w:p w14:paraId="582F1D5E" w14:textId="77777777" w:rsidR="00144601" w:rsidRDefault="00144601" w:rsidP="00F119FA">
            <w:pPr>
              <w:spacing w:before="120" w:after="120" w:line="312" w:lineRule="auto"/>
              <w:ind w:firstLine="0"/>
              <w:jc w:val="both"/>
            </w:pPr>
            <w:r>
              <w:t>Tên khách hàng</w:t>
            </w:r>
          </w:p>
        </w:tc>
        <w:tc>
          <w:tcPr>
            <w:tcW w:w="6237" w:type="dxa"/>
          </w:tcPr>
          <w:p w14:paraId="22868AB6" w14:textId="77777777" w:rsidR="00144601" w:rsidRDefault="00144601" w:rsidP="00F119FA">
            <w:pPr>
              <w:spacing w:before="120" w:after="120" w:line="312" w:lineRule="auto"/>
              <w:ind w:firstLine="0"/>
              <w:jc w:val="both"/>
            </w:pPr>
          </w:p>
        </w:tc>
      </w:tr>
      <w:tr w:rsidR="00144601" w14:paraId="1EDBAEEB" w14:textId="77777777" w:rsidTr="00F119FA">
        <w:tc>
          <w:tcPr>
            <w:tcW w:w="3510" w:type="dxa"/>
          </w:tcPr>
          <w:p w14:paraId="4E8AB7B9" w14:textId="77777777" w:rsidR="00144601" w:rsidRDefault="00144601" w:rsidP="00F119FA">
            <w:pPr>
              <w:spacing w:before="120" w:after="120" w:line="312" w:lineRule="auto"/>
              <w:ind w:firstLine="0"/>
              <w:jc w:val="both"/>
            </w:pPr>
            <w:r>
              <w:lastRenderedPageBreak/>
              <w:t>Sự kiện</w:t>
            </w:r>
          </w:p>
        </w:tc>
        <w:tc>
          <w:tcPr>
            <w:tcW w:w="6237" w:type="dxa"/>
          </w:tcPr>
          <w:p w14:paraId="3AB7238D"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6CD226EA" w14:textId="77777777" w:rsidR="00144601" w:rsidRDefault="00144601" w:rsidP="00144601">
      <w:pPr>
        <w:spacing w:before="120" w:after="120" w:line="312" w:lineRule="auto"/>
        <w:jc w:val="both"/>
      </w:pPr>
      <w:r>
        <w:t>Màn hình kết quả tìm kiếm: sắp xếp theo thứ tự Số thông báo LC</w:t>
      </w:r>
    </w:p>
    <w:tbl>
      <w:tblPr>
        <w:tblStyle w:val="TableGrid"/>
        <w:tblW w:w="12333"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tblGrid>
      <w:tr w:rsidR="00144601" w:rsidRPr="00615117" w14:paraId="60DF6EAD" w14:textId="77777777" w:rsidTr="00F119FA">
        <w:trPr>
          <w:trHeight w:val="300"/>
        </w:trPr>
        <w:tc>
          <w:tcPr>
            <w:tcW w:w="780" w:type="dxa"/>
            <w:noWrap/>
            <w:hideMark/>
          </w:tcPr>
          <w:p w14:paraId="552BCC07"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0C3F0D7A" w14:textId="77777777" w:rsidR="00144601" w:rsidRPr="00615117" w:rsidRDefault="00144601" w:rsidP="00F119FA">
            <w:pPr>
              <w:spacing w:line="240" w:lineRule="auto"/>
              <w:ind w:firstLine="0"/>
              <w:jc w:val="center"/>
              <w:rPr>
                <w:rFonts w:cs="Times New Roman"/>
              </w:rPr>
            </w:pPr>
            <w:r>
              <w:rPr>
                <w:rFonts w:cs="Times New Roman"/>
              </w:rPr>
              <w:t>Số LC</w:t>
            </w:r>
          </w:p>
        </w:tc>
        <w:tc>
          <w:tcPr>
            <w:tcW w:w="1634" w:type="dxa"/>
          </w:tcPr>
          <w:p w14:paraId="69F4A822"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69E2FDA3"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44293586"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7BF73150"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552BCFE2"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0CD2FAD4"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14ED55CF"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7001A1EA"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09AD854C"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51D4EDE3" w14:textId="77777777" w:rsidTr="00F119FA">
        <w:trPr>
          <w:trHeight w:val="300"/>
        </w:trPr>
        <w:tc>
          <w:tcPr>
            <w:tcW w:w="780" w:type="dxa"/>
            <w:noWrap/>
            <w:hideMark/>
          </w:tcPr>
          <w:p w14:paraId="76A5DA48"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53B3EA86"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383905F3"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7EA60AFF"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4300E308"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14127044"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2269A9A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4A9F7544"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80" w:type="dxa"/>
          </w:tcPr>
          <w:p w14:paraId="6262919C"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7A78FAB0"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0E363D28"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726D3D36" w14:textId="77777777" w:rsidTr="00F119FA">
        <w:trPr>
          <w:trHeight w:val="300"/>
        </w:trPr>
        <w:tc>
          <w:tcPr>
            <w:tcW w:w="780" w:type="dxa"/>
            <w:noWrap/>
          </w:tcPr>
          <w:p w14:paraId="70B70CCE"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397337E4"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143405D0"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2ACFCA31"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008C742D"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27518292"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7D0AD28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233CB42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80" w:type="dxa"/>
          </w:tcPr>
          <w:p w14:paraId="6AD7B8CB"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7" w:type="dxa"/>
          </w:tcPr>
          <w:p w14:paraId="70D93D47"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5910BE9C"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63D238F3" w14:textId="77777777" w:rsidR="00144601" w:rsidRDefault="00144601" w:rsidP="00144601">
      <w:pPr>
        <w:pStyle w:val="Heading6"/>
        <w:numPr>
          <w:ilvl w:val="0"/>
          <w:numId w:val="0"/>
        </w:numPr>
        <w:ind w:left="1701" w:hanging="1275"/>
      </w:pPr>
      <w:r>
        <w:t>Màn hình giao dịch</w:t>
      </w:r>
    </w:p>
    <w:p w14:paraId="12DFB7B1" w14:textId="77777777" w:rsidR="00144601" w:rsidRDefault="00144601" w:rsidP="00144601">
      <w:r>
        <w:t xml:space="preserve">Tương tự như màn hình chức năng Chỉnh sửa hồ sơ, không cho phép lựa chọn Nút chức năng nào và có thêm </w:t>
      </w:r>
      <w:r>
        <w:rPr>
          <w:b/>
        </w:rPr>
        <w:t>N</w:t>
      </w:r>
      <w:r w:rsidRPr="004E13E6">
        <w:rPr>
          <w:b/>
        </w:rPr>
        <w:t>út Vấn tin lịch sử</w:t>
      </w:r>
      <w:r>
        <w:t xml:space="preserve"> để truy vấn.</w:t>
      </w:r>
    </w:p>
    <w:tbl>
      <w:tblPr>
        <w:tblStyle w:val="TableGrid"/>
        <w:tblW w:w="13220"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gridCol w:w="887"/>
      </w:tblGrid>
      <w:tr w:rsidR="00144601" w:rsidRPr="00615117" w14:paraId="15635705" w14:textId="77777777" w:rsidTr="00F119FA">
        <w:trPr>
          <w:trHeight w:val="300"/>
        </w:trPr>
        <w:tc>
          <w:tcPr>
            <w:tcW w:w="780" w:type="dxa"/>
            <w:noWrap/>
            <w:hideMark/>
          </w:tcPr>
          <w:p w14:paraId="2B96CCFB"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53427E31" w14:textId="77777777" w:rsidR="00144601" w:rsidRPr="00615117" w:rsidRDefault="00144601" w:rsidP="00F119FA">
            <w:pPr>
              <w:spacing w:line="240" w:lineRule="auto"/>
              <w:ind w:firstLine="0"/>
              <w:jc w:val="center"/>
              <w:rPr>
                <w:rFonts w:cs="Times New Roman"/>
              </w:rPr>
            </w:pPr>
            <w:r>
              <w:rPr>
                <w:rFonts w:cs="Times New Roman"/>
              </w:rPr>
              <w:t>Số LC</w:t>
            </w:r>
          </w:p>
        </w:tc>
        <w:tc>
          <w:tcPr>
            <w:tcW w:w="1634" w:type="dxa"/>
          </w:tcPr>
          <w:p w14:paraId="38F002CE"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6AA86CFA"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5A69B259"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23EBE004"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2AFDD192"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665D98E4"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2FBF4E47"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592ABF66" w14:textId="77777777" w:rsidR="00144601" w:rsidRDefault="00144601" w:rsidP="00F119FA">
            <w:pPr>
              <w:spacing w:line="240" w:lineRule="auto"/>
              <w:ind w:firstLine="0"/>
              <w:jc w:val="center"/>
              <w:rPr>
                <w:rFonts w:cs="Times New Roman"/>
              </w:rPr>
            </w:pPr>
            <w:r>
              <w:rPr>
                <w:rFonts w:cs="Times New Roman"/>
              </w:rPr>
              <w:t>STC BCT</w:t>
            </w:r>
          </w:p>
        </w:tc>
        <w:tc>
          <w:tcPr>
            <w:tcW w:w="887" w:type="dxa"/>
          </w:tcPr>
          <w:p w14:paraId="57FDA271"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384DA297"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767B2F4D" w14:textId="77777777" w:rsidTr="00F119FA">
        <w:trPr>
          <w:trHeight w:val="300"/>
        </w:trPr>
        <w:tc>
          <w:tcPr>
            <w:tcW w:w="780" w:type="dxa"/>
            <w:noWrap/>
            <w:hideMark/>
          </w:tcPr>
          <w:p w14:paraId="1F0E1E54"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7BAE493D"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683CA95C"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7A3A2687"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23E50FC4"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259A9C76"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37710E92"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0748B742"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80" w:type="dxa"/>
          </w:tcPr>
          <w:p w14:paraId="0BAB05A5"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3B0433EE" w14:textId="77777777" w:rsidR="00144601" w:rsidRDefault="00144601" w:rsidP="00F119FA">
            <w:pPr>
              <w:spacing w:line="240" w:lineRule="auto"/>
              <w:ind w:firstLine="0"/>
              <w:jc w:val="center"/>
              <w:rPr>
                <w:rFonts w:eastAsia="Times New Roman" w:cs="Times New Roman"/>
                <w:i/>
                <w:color w:val="0070C0"/>
                <w:sz w:val="22"/>
              </w:rPr>
            </w:pPr>
          </w:p>
        </w:tc>
        <w:tc>
          <w:tcPr>
            <w:tcW w:w="887" w:type="dxa"/>
          </w:tcPr>
          <w:p w14:paraId="2B48F2A6"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2891A532"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0B2C0E5E" w14:textId="77777777" w:rsidTr="00F119FA">
        <w:trPr>
          <w:trHeight w:val="300"/>
        </w:trPr>
        <w:tc>
          <w:tcPr>
            <w:tcW w:w="780" w:type="dxa"/>
            <w:noWrap/>
          </w:tcPr>
          <w:p w14:paraId="6ED28964"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1DEDBB3D"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4434DB04"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3AC309B6"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67585C1D"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43D2ABF0"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041AE32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1688A476"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80" w:type="dxa"/>
          </w:tcPr>
          <w:p w14:paraId="131A082E"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7" w:type="dxa"/>
          </w:tcPr>
          <w:p w14:paraId="68B880DC" w14:textId="77777777" w:rsidR="00144601" w:rsidRDefault="00144601" w:rsidP="00F119FA">
            <w:pPr>
              <w:spacing w:line="240" w:lineRule="auto"/>
              <w:ind w:firstLine="0"/>
              <w:jc w:val="center"/>
              <w:rPr>
                <w:rFonts w:eastAsia="Times New Roman" w:cs="Times New Roman"/>
                <w:i/>
                <w:color w:val="0070C0"/>
                <w:sz w:val="22"/>
              </w:rPr>
            </w:pPr>
          </w:p>
        </w:tc>
        <w:tc>
          <w:tcPr>
            <w:tcW w:w="887" w:type="dxa"/>
          </w:tcPr>
          <w:p w14:paraId="093461F3"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399E5B94"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342FD835" w14:textId="77777777" w:rsidR="00144601" w:rsidRPr="003D13FA" w:rsidRDefault="00144601" w:rsidP="00144601"/>
    <w:p w14:paraId="2A863B9A" w14:textId="77777777" w:rsidR="00144601" w:rsidRDefault="00144601" w:rsidP="00144601">
      <w:pPr>
        <w:pStyle w:val="Heading3"/>
      </w:pPr>
      <w:r w:rsidRPr="00EA73FF">
        <w:t>Nhờ thu Nhập khẩu</w:t>
      </w:r>
    </w:p>
    <w:p w14:paraId="7AA94E52" w14:textId="77777777" w:rsidR="00144601" w:rsidRDefault="00144601" w:rsidP="00144601">
      <w:pPr>
        <w:ind w:firstLine="227"/>
        <w:rPr>
          <w:u w:val="single"/>
        </w:rPr>
      </w:pPr>
      <w:r>
        <w:rPr>
          <w:u w:val="single"/>
        </w:rPr>
        <w:t>Menu sản phẩm:</w:t>
      </w:r>
    </w:p>
    <w:tbl>
      <w:tblPr>
        <w:tblStyle w:val="TableGrid"/>
        <w:tblW w:w="9797" w:type="dxa"/>
        <w:tblLook w:val="04A0" w:firstRow="1" w:lastRow="0" w:firstColumn="1" w:lastColumn="0" w:noHBand="0" w:noVBand="1"/>
      </w:tblPr>
      <w:tblGrid>
        <w:gridCol w:w="1954"/>
        <w:gridCol w:w="2885"/>
        <w:gridCol w:w="4958"/>
      </w:tblGrid>
      <w:tr w:rsidR="00144601" w14:paraId="2D91F979" w14:textId="77777777" w:rsidTr="00F119FA">
        <w:trPr>
          <w:trHeight w:val="1471"/>
        </w:trPr>
        <w:tc>
          <w:tcPr>
            <w:tcW w:w="1954" w:type="dxa"/>
            <w:vMerge w:val="restart"/>
          </w:tcPr>
          <w:p w14:paraId="4C2E95A7" w14:textId="77777777" w:rsidR="00144601" w:rsidRDefault="00144601" w:rsidP="00F119FA">
            <w:pPr>
              <w:ind w:firstLine="0"/>
              <w:rPr>
                <w:u w:val="single"/>
              </w:rPr>
            </w:pPr>
            <w:r>
              <w:rPr>
                <w:u w:val="single"/>
              </w:rPr>
              <w:t>Nhờ thu nhập khẩu &gt;</w:t>
            </w:r>
          </w:p>
        </w:tc>
        <w:tc>
          <w:tcPr>
            <w:tcW w:w="2885" w:type="dxa"/>
          </w:tcPr>
          <w:p w14:paraId="322FF6DE" w14:textId="77777777" w:rsidR="00144601" w:rsidRDefault="00144601" w:rsidP="00F119FA">
            <w:pPr>
              <w:ind w:firstLine="0"/>
              <w:jc w:val="both"/>
              <w:rPr>
                <w:u w:val="single"/>
              </w:rPr>
            </w:pPr>
            <w:r>
              <w:rPr>
                <w:u w:val="single"/>
              </w:rPr>
              <w:t>Xử lý hồ sơ mới</w:t>
            </w:r>
          </w:p>
        </w:tc>
        <w:tc>
          <w:tcPr>
            <w:tcW w:w="4958" w:type="dxa"/>
          </w:tcPr>
          <w:p w14:paraId="751E7C42" w14:textId="77777777" w:rsidR="00144601" w:rsidRPr="00045AB5" w:rsidRDefault="00144601" w:rsidP="00F119FA">
            <w:pPr>
              <w:ind w:firstLine="0"/>
              <w:jc w:val="both"/>
            </w:pPr>
            <w:r w:rsidRPr="00045AB5">
              <w:t xml:space="preserve">Cho phép người dùng </w:t>
            </w:r>
            <w:r w:rsidRPr="00045AB5">
              <w:rPr>
                <w:b/>
                <w:i/>
              </w:rPr>
              <w:t>vấ</w:t>
            </w:r>
            <w:r>
              <w:rPr>
                <w:b/>
                <w:i/>
              </w:rPr>
              <w:t xml:space="preserve">n tin, </w:t>
            </w:r>
            <w:r w:rsidRPr="00045AB5">
              <w:rPr>
                <w:b/>
                <w:i/>
              </w:rPr>
              <w:t xml:space="preserve">xử lý và phê duyệt </w:t>
            </w:r>
            <w:r w:rsidRPr="00045AB5">
              <w:t>giao dị</w:t>
            </w:r>
            <w:r>
              <w:t>ch nhờ thu nhập</w:t>
            </w:r>
            <w:r w:rsidRPr="00045AB5">
              <w:t xml:space="preserve"> khẩu mới, bao gồm Phát hành, Sửa đổi, Thu kí quỹ, Đóng, Kích hoạt…</w:t>
            </w:r>
          </w:p>
        </w:tc>
      </w:tr>
      <w:tr w:rsidR="00144601" w14:paraId="32108836" w14:textId="77777777" w:rsidTr="00F119FA">
        <w:tc>
          <w:tcPr>
            <w:tcW w:w="1954" w:type="dxa"/>
            <w:vMerge/>
          </w:tcPr>
          <w:p w14:paraId="541C566C" w14:textId="77777777" w:rsidR="00144601" w:rsidRDefault="00144601" w:rsidP="00F119FA">
            <w:pPr>
              <w:ind w:firstLine="0"/>
              <w:rPr>
                <w:u w:val="single"/>
              </w:rPr>
            </w:pPr>
          </w:p>
        </w:tc>
        <w:tc>
          <w:tcPr>
            <w:tcW w:w="2885" w:type="dxa"/>
          </w:tcPr>
          <w:p w14:paraId="5E2C414D" w14:textId="77777777" w:rsidR="00144601" w:rsidRDefault="00144601" w:rsidP="00F119FA">
            <w:pPr>
              <w:ind w:firstLine="0"/>
              <w:jc w:val="both"/>
              <w:rPr>
                <w:u w:val="single"/>
              </w:rPr>
            </w:pPr>
            <w:r>
              <w:rPr>
                <w:u w:val="single"/>
              </w:rPr>
              <w:t>Chỉnh sửa hồ sơ</w:t>
            </w:r>
          </w:p>
        </w:tc>
        <w:tc>
          <w:tcPr>
            <w:tcW w:w="4958" w:type="dxa"/>
          </w:tcPr>
          <w:p w14:paraId="62D21F88" w14:textId="77777777" w:rsidR="00144601" w:rsidRPr="00045AB5" w:rsidRDefault="00144601" w:rsidP="00F119FA">
            <w:pPr>
              <w:tabs>
                <w:tab w:val="left" w:pos="4394"/>
              </w:tabs>
              <w:ind w:firstLine="0"/>
              <w:jc w:val="both"/>
            </w:pPr>
            <w:r w:rsidRPr="00045AB5">
              <w:t xml:space="preserve">Cho phép người dùng vấn tin và sửa đổi các </w:t>
            </w:r>
            <w:r w:rsidRPr="00045AB5">
              <w:rPr>
                <w:b/>
                <w:i/>
              </w:rPr>
              <w:t>thông tin cuối cùng của giao dịch</w:t>
            </w:r>
            <w:r w:rsidRPr="00045AB5">
              <w:t xml:space="preserve"> đã xử lý </w:t>
            </w:r>
            <w:r w:rsidRPr="00045AB5">
              <w:lastRenderedPageBreak/>
              <w:t>trước đó</w:t>
            </w:r>
          </w:p>
        </w:tc>
      </w:tr>
      <w:tr w:rsidR="00144601" w14:paraId="63869D35" w14:textId="77777777" w:rsidTr="00F119FA">
        <w:trPr>
          <w:trHeight w:val="80"/>
        </w:trPr>
        <w:tc>
          <w:tcPr>
            <w:tcW w:w="1954" w:type="dxa"/>
            <w:vMerge/>
          </w:tcPr>
          <w:p w14:paraId="3F46575C" w14:textId="77777777" w:rsidR="00144601" w:rsidRDefault="00144601" w:rsidP="00F119FA">
            <w:pPr>
              <w:ind w:firstLine="0"/>
              <w:rPr>
                <w:u w:val="single"/>
              </w:rPr>
            </w:pPr>
          </w:p>
        </w:tc>
        <w:tc>
          <w:tcPr>
            <w:tcW w:w="2885" w:type="dxa"/>
          </w:tcPr>
          <w:p w14:paraId="089232CD" w14:textId="77777777" w:rsidR="00144601" w:rsidRDefault="00144601" w:rsidP="00F119FA">
            <w:pPr>
              <w:ind w:firstLine="0"/>
              <w:jc w:val="both"/>
              <w:rPr>
                <w:u w:val="single"/>
              </w:rPr>
            </w:pPr>
            <w:r>
              <w:rPr>
                <w:u w:val="single"/>
              </w:rPr>
              <w:t>Vấn tin hồ sơ</w:t>
            </w:r>
          </w:p>
        </w:tc>
        <w:tc>
          <w:tcPr>
            <w:tcW w:w="4958" w:type="dxa"/>
          </w:tcPr>
          <w:p w14:paraId="6BB395CC" w14:textId="77777777" w:rsidR="00144601" w:rsidRPr="00045AB5" w:rsidRDefault="00144601" w:rsidP="00F119FA">
            <w:pPr>
              <w:ind w:firstLine="0"/>
              <w:jc w:val="both"/>
            </w:pPr>
            <w:r w:rsidRPr="00045AB5">
              <w:t xml:space="preserve">Cho phép người dùng vấn tin </w:t>
            </w:r>
            <w:r w:rsidRPr="00045AB5">
              <w:rPr>
                <w:b/>
                <w:i/>
              </w:rPr>
              <w:t xml:space="preserve">thông tin và trạng thái cuối cùng </w:t>
            </w:r>
            <w:r w:rsidRPr="00045AB5">
              <w:t xml:space="preserve">của giao dịch </w:t>
            </w:r>
            <w:r>
              <w:t>nhờ thu</w:t>
            </w:r>
            <w:r w:rsidRPr="00045AB5">
              <w:t xml:space="preserve"> </w:t>
            </w:r>
            <w:r>
              <w:t>nhâp</w:t>
            </w:r>
            <w:r w:rsidRPr="00045AB5">
              <w:t xml:space="preserve"> khẩu cũng như </w:t>
            </w:r>
            <w:r w:rsidRPr="00045AB5">
              <w:rPr>
                <w:b/>
                <w:i/>
              </w:rPr>
              <w:t>lịch sử từng sự kiện</w:t>
            </w:r>
            <w:r w:rsidRPr="00045AB5">
              <w:t>.</w:t>
            </w:r>
          </w:p>
        </w:tc>
      </w:tr>
    </w:tbl>
    <w:p w14:paraId="3E49DBE3" w14:textId="77777777" w:rsidR="00144601" w:rsidRDefault="00144601" w:rsidP="00144601">
      <w:pPr>
        <w:spacing w:after="0"/>
        <w:ind w:firstLine="227"/>
        <w:rPr>
          <w:u w:val="single"/>
        </w:rPr>
      </w:pPr>
    </w:p>
    <w:p w14:paraId="03DC328B" w14:textId="5F608527" w:rsidR="00144601" w:rsidRPr="008801D7" w:rsidRDefault="00C439A9" w:rsidP="00144601">
      <w:pPr>
        <w:pStyle w:val="Heading4"/>
      </w:pPr>
      <w:r>
        <w:t xml:space="preserve">Chức năng </w:t>
      </w:r>
      <w:r w:rsidR="00144601">
        <w:t>Xử lý hồ sơ mới</w:t>
      </w:r>
    </w:p>
    <w:p w14:paraId="318BAEFA"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và KSV tìm kiếm và lựa chọn </w:t>
      </w:r>
      <w:r w:rsidRPr="00C320C8">
        <w:rPr>
          <w:rFonts w:cs="Times New Roman"/>
          <w:szCs w:val="26"/>
        </w:rPr>
        <w:t>hồ</w:t>
      </w:r>
      <w:r>
        <w:rPr>
          <w:rFonts w:cs="Times New Roman"/>
          <w:szCs w:val="26"/>
        </w:rPr>
        <w:t xml:space="preserve"> sơ giao dịch nhờ thu nhâp khẩu mới theo từng sự kiện để xử lý, dựa trên kết quả trả về từ hệ thống EE.</w:t>
      </w:r>
    </w:p>
    <w:p w14:paraId="56C4744D" w14:textId="77777777" w:rsidR="00144601" w:rsidRDefault="00144601" w:rsidP="00144601">
      <w:pPr>
        <w:pStyle w:val="Heading6"/>
        <w:numPr>
          <w:ilvl w:val="0"/>
          <w:numId w:val="0"/>
        </w:numPr>
        <w:ind w:left="1701" w:hanging="1304"/>
      </w:pPr>
      <w:r w:rsidRPr="00980729">
        <w:t xml:space="preserve">Tìm kiếm </w:t>
      </w:r>
      <w:r>
        <w:t>hồ sơ</w:t>
      </w:r>
    </w:p>
    <w:p w14:paraId="49AE92C0" w14:textId="77777777" w:rsidR="00144601" w:rsidRDefault="00144601" w:rsidP="00144601">
      <w:pPr>
        <w:spacing w:before="120" w:after="120" w:line="312" w:lineRule="auto"/>
        <w:ind w:firstLine="397"/>
        <w:jc w:val="both"/>
      </w:pPr>
      <w:r>
        <w:rPr>
          <w:noProof/>
        </w:rPr>
        <w:drawing>
          <wp:inline distT="0" distB="0" distL="0" distR="0" wp14:anchorId="76BEE809" wp14:editId="14D89BC8">
            <wp:extent cx="5847907" cy="133858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4940B55A" w14:textId="77777777" w:rsidR="00144601" w:rsidRDefault="00144601" w:rsidP="00144601">
      <w:pPr>
        <w:spacing w:before="120" w:after="120" w:line="312" w:lineRule="auto"/>
        <w:jc w:val="both"/>
      </w:pPr>
      <w:r>
        <w:t>Hệ thống cho phép người dùng tìm kiếm theo một hoặc các tiêu chí: Ngày, Số tham chiếu EE, số nhờ thu (của NHCT Lào), CIF Khách hàng, tên khách hàng, như bảng dưới đây</w:t>
      </w:r>
    </w:p>
    <w:p w14:paraId="527A2339"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295E98E9" w14:textId="77777777" w:rsidTr="00F119FA">
        <w:tc>
          <w:tcPr>
            <w:tcW w:w="3510" w:type="dxa"/>
          </w:tcPr>
          <w:p w14:paraId="32A62045" w14:textId="77777777" w:rsidR="00144601" w:rsidRPr="00B23242" w:rsidRDefault="00144601" w:rsidP="00F119FA">
            <w:pPr>
              <w:spacing w:before="120" w:after="120" w:line="312" w:lineRule="auto"/>
              <w:ind w:firstLine="0"/>
              <w:jc w:val="both"/>
              <w:rPr>
                <w:b/>
              </w:rPr>
            </w:pPr>
            <w:r w:rsidRPr="00B23242">
              <w:rPr>
                <w:b/>
              </w:rPr>
              <w:t>Tiêu chí</w:t>
            </w:r>
          </w:p>
        </w:tc>
        <w:tc>
          <w:tcPr>
            <w:tcW w:w="6237" w:type="dxa"/>
          </w:tcPr>
          <w:p w14:paraId="2A30B363"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6EEC320B" w14:textId="77777777" w:rsidTr="00F119FA">
        <w:tc>
          <w:tcPr>
            <w:tcW w:w="3510" w:type="dxa"/>
          </w:tcPr>
          <w:p w14:paraId="2D1CE21C" w14:textId="77777777" w:rsidR="00144601" w:rsidRDefault="00144601" w:rsidP="00F119FA">
            <w:pPr>
              <w:spacing w:before="120" w:after="120" w:line="312" w:lineRule="auto"/>
              <w:ind w:firstLine="0"/>
              <w:jc w:val="both"/>
            </w:pPr>
            <w:r>
              <w:t>Trạng thái</w:t>
            </w:r>
          </w:p>
        </w:tc>
        <w:tc>
          <w:tcPr>
            <w:tcW w:w="6237" w:type="dxa"/>
          </w:tcPr>
          <w:p w14:paraId="481B203E" w14:textId="77777777" w:rsidR="00144601" w:rsidRPr="00B23242" w:rsidRDefault="00144601" w:rsidP="00724F94">
            <w:pPr>
              <w:pStyle w:val="ListParagraph"/>
              <w:numPr>
                <w:ilvl w:val="0"/>
                <w:numId w:val="8"/>
              </w:numPr>
              <w:spacing w:before="120" w:after="120" w:line="312" w:lineRule="auto"/>
              <w:jc w:val="both"/>
            </w:pPr>
            <w:r>
              <w:t xml:space="preserve">Các lựa chọn: Chưa xử lý, Lưu, Từ chối phê duyệt </w:t>
            </w:r>
            <w:r w:rsidRPr="00B23242">
              <w:rPr>
                <w:i/>
              </w:rPr>
              <w:t xml:space="preserve">(đối với màn hình </w:t>
            </w:r>
            <w:r>
              <w:rPr>
                <w:i/>
              </w:rPr>
              <w:t>TTV</w:t>
            </w:r>
            <w:r w:rsidRPr="00B23242">
              <w:rPr>
                <w:i/>
              </w:rPr>
              <w:t>)</w:t>
            </w:r>
          </w:p>
          <w:p w14:paraId="53B0BCB8" w14:textId="77777777" w:rsidR="00144601" w:rsidRDefault="00144601" w:rsidP="00724F94">
            <w:pPr>
              <w:pStyle w:val="ListParagraph"/>
              <w:numPr>
                <w:ilvl w:val="0"/>
                <w:numId w:val="8"/>
              </w:numPr>
              <w:spacing w:before="120" w:after="120" w:line="312" w:lineRule="auto"/>
              <w:jc w:val="both"/>
            </w:pPr>
            <w:r>
              <w:t xml:space="preserve">Các lựa chọn: Chờ phê duyệt </w:t>
            </w:r>
          </w:p>
          <w:p w14:paraId="3E44C2A6" w14:textId="77777777" w:rsidR="00144601" w:rsidRDefault="00144601" w:rsidP="00F119FA">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144601" w14:paraId="63B32276" w14:textId="77777777" w:rsidTr="00F119FA">
        <w:tc>
          <w:tcPr>
            <w:tcW w:w="3510" w:type="dxa"/>
          </w:tcPr>
          <w:p w14:paraId="7648C4BB" w14:textId="77777777" w:rsidR="00144601" w:rsidRDefault="00144601" w:rsidP="00F119FA">
            <w:pPr>
              <w:spacing w:before="120" w:after="120" w:line="312" w:lineRule="auto"/>
              <w:ind w:firstLine="0"/>
              <w:jc w:val="both"/>
            </w:pPr>
            <w:r>
              <w:t>Số nhờ thu</w:t>
            </w:r>
          </w:p>
        </w:tc>
        <w:tc>
          <w:tcPr>
            <w:tcW w:w="6237" w:type="dxa"/>
          </w:tcPr>
          <w:p w14:paraId="60B03A22" w14:textId="77777777" w:rsidR="00144601" w:rsidRDefault="00144601" w:rsidP="00F119FA">
            <w:pPr>
              <w:spacing w:before="120" w:after="120" w:line="312" w:lineRule="auto"/>
              <w:ind w:firstLine="0"/>
              <w:jc w:val="both"/>
            </w:pPr>
          </w:p>
        </w:tc>
      </w:tr>
      <w:tr w:rsidR="00144601" w14:paraId="18C42A7A" w14:textId="77777777" w:rsidTr="00F119FA">
        <w:tc>
          <w:tcPr>
            <w:tcW w:w="3510" w:type="dxa"/>
          </w:tcPr>
          <w:p w14:paraId="6A3DE939" w14:textId="77777777" w:rsidR="00144601" w:rsidRDefault="00144601" w:rsidP="00F119FA">
            <w:pPr>
              <w:spacing w:before="120" w:after="120" w:line="312" w:lineRule="auto"/>
              <w:ind w:firstLine="0"/>
              <w:jc w:val="both"/>
            </w:pPr>
            <w:r>
              <w:t>Số tham chiếu EE</w:t>
            </w:r>
          </w:p>
        </w:tc>
        <w:tc>
          <w:tcPr>
            <w:tcW w:w="6237" w:type="dxa"/>
          </w:tcPr>
          <w:p w14:paraId="6429202C" w14:textId="77777777" w:rsidR="00144601" w:rsidRDefault="00144601" w:rsidP="00F119FA">
            <w:pPr>
              <w:spacing w:before="120" w:after="120" w:line="312" w:lineRule="auto"/>
              <w:ind w:firstLine="0"/>
              <w:jc w:val="both"/>
            </w:pPr>
          </w:p>
        </w:tc>
      </w:tr>
      <w:tr w:rsidR="00144601" w14:paraId="51EA7F6E" w14:textId="77777777" w:rsidTr="00F119FA">
        <w:tc>
          <w:tcPr>
            <w:tcW w:w="3510" w:type="dxa"/>
          </w:tcPr>
          <w:p w14:paraId="389E52C7" w14:textId="77777777" w:rsidR="00144601" w:rsidRDefault="00144601" w:rsidP="00F119FA">
            <w:pPr>
              <w:spacing w:before="120" w:after="120" w:line="312" w:lineRule="auto"/>
              <w:ind w:firstLine="0"/>
              <w:jc w:val="both"/>
            </w:pPr>
            <w:r>
              <w:t>CIF khách hàng</w:t>
            </w:r>
          </w:p>
        </w:tc>
        <w:tc>
          <w:tcPr>
            <w:tcW w:w="6237" w:type="dxa"/>
          </w:tcPr>
          <w:p w14:paraId="2CDA6892" w14:textId="77777777" w:rsidR="00144601" w:rsidRDefault="00144601" w:rsidP="00F119FA">
            <w:pPr>
              <w:spacing w:before="120" w:after="120" w:line="312" w:lineRule="auto"/>
              <w:ind w:firstLine="0"/>
              <w:jc w:val="both"/>
            </w:pPr>
          </w:p>
        </w:tc>
      </w:tr>
      <w:tr w:rsidR="00144601" w14:paraId="79BE28AA" w14:textId="77777777" w:rsidTr="00F119FA">
        <w:tc>
          <w:tcPr>
            <w:tcW w:w="3510" w:type="dxa"/>
          </w:tcPr>
          <w:p w14:paraId="2C27895C" w14:textId="77777777" w:rsidR="00144601" w:rsidRDefault="00144601" w:rsidP="00F119FA">
            <w:pPr>
              <w:spacing w:before="120" w:after="120" w:line="312" w:lineRule="auto"/>
              <w:ind w:firstLine="0"/>
              <w:jc w:val="both"/>
            </w:pPr>
            <w:r>
              <w:lastRenderedPageBreak/>
              <w:t>Tên khách hàng</w:t>
            </w:r>
          </w:p>
        </w:tc>
        <w:tc>
          <w:tcPr>
            <w:tcW w:w="6237" w:type="dxa"/>
          </w:tcPr>
          <w:p w14:paraId="03CD6591" w14:textId="77777777" w:rsidR="00144601" w:rsidRDefault="00144601" w:rsidP="00F119FA">
            <w:pPr>
              <w:spacing w:before="120" w:after="120" w:line="312" w:lineRule="auto"/>
              <w:ind w:firstLine="0"/>
              <w:jc w:val="both"/>
            </w:pPr>
          </w:p>
        </w:tc>
      </w:tr>
      <w:tr w:rsidR="00144601" w14:paraId="633DF8FB" w14:textId="77777777" w:rsidTr="00F119FA">
        <w:tc>
          <w:tcPr>
            <w:tcW w:w="3510" w:type="dxa"/>
          </w:tcPr>
          <w:p w14:paraId="0F2AFC6B" w14:textId="77777777" w:rsidR="00144601" w:rsidRDefault="00144601" w:rsidP="00F119FA">
            <w:pPr>
              <w:spacing w:before="120" w:after="120" w:line="312" w:lineRule="auto"/>
              <w:ind w:firstLine="0"/>
              <w:jc w:val="both"/>
            </w:pPr>
            <w:r>
              <w:t>Sự kiện</w:t>
            </w:r>
          </w:p>
        </w:tc>
        <w:tc>
          <w:tcPr>
            <w:tcW w:w="6237" w:type="dxa"/>
          </w:tcPr>
          <w:p w14:paraId="7F2255AE"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5B85B04A" w14:textId="77777777" w:rsidR="00144601" w:rsidRDefault="00144601" w:rsidP="00144601">
      <w:pPr>
        <w:spacing w:before="120" w:after="120" w:line="312" w:lineRule="auto"/>
        <w:jc w:val="both"/>
      </w:pPr>
      <w:r>
        <w:t>Màn hình kết quả tìm kiếm: sắp xếp theo thứ tự Số nhờ thu + Số sự kiện</w:t>
      </w:r>
    </w:p>
    <w:tbl>
      <w:tblPr>
        <w:tblStyle w:val="TableGrid"/>
        <w:tblW w:w="11023" w:type="dxa"/>
        <w:tblLook w:val="04A0" w:firstRow="1" w:lastRow="0" w:firstColumn="1" w:lastColumn="0" w:noHBand="0" w:noVBand="1"/>
      </w:tblPr>
      <w:tblGrid>
        <w:gridCol w:w="780"/>
        <w:gridCol w:w="669"/>
        <w:gridCol w:w="1634"/>
        <w:gridCol w:w="1206"/>
        <w:gridCol w:w="1915"/>
        <w:gridCol w:w="693"/>
        <w:gridCol w:w="1206"/>
        <w:gridCol w:w="725"/>
        <w:gridCol w:w="885"/>
        <w:gridCol w:w="1310"/>
      </w:tblGrid>
      <w:tr w:rsidR="00144601" w:rsidRPr="00615117" w14:paraId="378A7174" w14:textId="77777777" w:rsidTr="00F119FA">
        <w:trPr>
          <w:trHeight w:val="300"/>
        </w:trPr>
        <w:tc>
          <w:tcPr>
            <w:tcW w:w="780" w:type="dxa"/>
            <w:noWrap/>
            <w:hideMark/>
          </w:tcPr>
          <w:p w14:paraId="32C8F16F"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669" w:type="dxa"/>
            <w:noWrap/>
            <w:hideMark/>
          </w:tcPr>
          <w:p w14:paraId="61E2EE0A" w14:textId="77777777" w:rsidR="00144601" w:rsidRPr="00615117" w:rsidRDefault="00144601" w:rsidP="00F119FA">
            <w:pPr>
              <w:spacing w:line="240" w:lineRule="auto"/>
              <w:ind w:firstLine="0"/>
              <w:jc w:val="center"/>
              <w:rPr>
                <w:rFonts w:cs="Times New Roman"/>
              </w:rPr>
            </w:pPr>
            <w:r w:rsidRPr="00615117">
              <w:rPr>
                <w:rFonts w:cs="Times New Roman"/>
              </w:rPr>
              <w:t xml:space="preserve">Số </w:t>
            </w:r>
            <w:r>
              <w:rPr>
                <w:rFonts w:cs="Times New Roman"/>
              </w:rPr>
              <w:t>nhờ thu</w:t>
            </w:r>
          </w:p>
        </w:tc>
        <w:tc>
          <w:tcPr>
            <w:tcW w:w="1634" w:type="dxa"/>
          </w:tcPr>
          <w:p w14:paraId="59D2D0BF"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079F046F"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7A79D004"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2E2E2469"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 xml:space="preserve">n </w:t>
            </w:r>
          </w:p>
        </w:tc>
        <w:tc>
          <w:tcPr>
            <w:tcW w:w="1206" w:type="dxa"/>
            <w:noWrap/>
            <w:hideMark/>
          </w:tcPr>
          <w:p w14:paraId="3B37ACD5"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 xml:space="preserve">n </w:t>
            </w:r>
          </w:p>
        </w:tc>
        <w:tc>
          <w:tcPr>
            <w:tcW w:w="725" w:type="dxa"/>
            <w:noWrap/>
            <w:hideMark/>
          </w:tcPr>
          <w:p w14:paraId="61EE354D"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885" w:type="dxa"/>
          </w:tcPr>
          <w:p w14:paraId="0A7FC795" w14:textId="77777777" w:rsidR="00144601" w:rsidRDefault="00144601" w:rsidP="00F119FA">
            <w:pPr>
              <w:spacing w:line="240" w:lineRule="auto"/>
              <w:ind w:firstLine="0"/>
              <w:jc w:val="center"/>
              <w:rPr>
                <w:rFonts w:cs="Times New Roman"/>
              </w:rPr>
            </w:pPr>
            <w:r>
              <w:rPr>
                <w:rFonts w:cs="Times New Roman"/>
              </w:rPr>
              <w:t>STT sự kiện</w:t>
            </w:r>
          </w:p>
        </w:tc>
        <w:tc>
          <w:tcPr>
            <w:tcW w:w="1310" w:type="dxa"/>
          </w:tcPr>
          <w:p w14:paraId="6318553A" w14:textId="77777777" w:rsidR="00144601" w:rsidRDefault="00144601" w:rsidP="00F119FA">
            <w:pPr>
              <w:spacing w:line="240" w:lineRule="auto"/>
              <w:ind w:firstLine="0"/>
              <w:jc w:val="center"/>
              <w:rPr>
                <w:rFonts w:cs="Times New Roman"/>
              </w:rPr>
            </w:pPr>
            <w:r>
              <w:rPr>
                <w:rFonts w:cs="Times New Roman"/>
              </w:rPr>
              <w:t>Người tạo</w:t>
            </w:r>
          </w:p>
        </w:tc>
      </w:tr>
      <w:tr w:rsidR="00144601" w:rsidRPr="00615117" w14:paraId="5BCE2881" w14:textId="77777777" w:rsidTr="00F119FA">
        <w:trPr>
          <w:trHeight w:val="300"/>
        </w:trPr>
        <w:tc>
          <w:tcPr>
            <w:tcW w:w="780" w:type="dxa"/>
            <w:noWrap/>
            <w:hideMark/>
          </w:tcPr>
          <w:p w14:paraId="552F51B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669" w:type="dxa"/>
            <w:noWrap/>
            <w:hideMark/>
          </w:tcPr>
          <w:p w14:paraId="135FE7BA"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ABC</w:t>
            </w:r>
          </w:p>
        </w:tc>
        <w:tc>
          <w:tcPr>
            <w:tcW w:w="1634" w:type="dxa"/>
          </w:tcPr>
          <w:p w14:paraId="61498E27"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5DDF683A" w14:textId="77777777" w:rsidR="00144601" w:rsidRPr="006B5910" w:rsidRDefault="00144601" w:rsidP="00F119FA">
            <w:pPr>
              <w:spacing w:line="240" w:lineRule="auto"/>
              <w:ind w:firstLine="0"/>
              <w:jc w:val="center"/>
              <w:rPr>
                <w:rFonts w:eastAsia="Times New Roman" w:cs="Times New Roman"/>
                <w:i/>
                <w:color w:val="000000"/>
                <w:sz w:val="22"/>
              </w:rPr>
            </w:pPr>
            <w:r w:rsidRPr="006B5910">
              <w:rPr>
                <w:rFonts w:eastAsia="Times New Roman" w:cs="Times New Roman"/>
                <w:i/>
                <w:color w:val="0070C0"/>
                <w:sz w:val="22"/>
              </w:rPr>
              <w:t>blank</w:t>
            </w:r>
          </w:p>
        </w:tc>
        <w:tc>
          <w:tcPr>
            <w:tcW w:w="1915" w:type="dxa"/>
            <w:noWrap/>
            <w:hideMark/>
          </w:tcPr>
          <w:p w14:paraId="5EAE4EC9"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60116D6D"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179FEAD5"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6D00A6F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885" w:type="dxa"/>
          </w:tcPr>
          <w:p w14:paraId="4D1378A0"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1310" w:type="dxa"/>
          </w:tcPr>
          <w:p w14:paraId="7F0772DB"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r w:rsidR="00144601" w:rsidRPr="00615117" w14:paraId="028A8F2A" w14:textId="77777777" w:rsidTr="00F119FA">
        <w:trPr>
          <w:trHeight w:val="300"/>
        </w:trPr>
        <w:tc>
          <w:tcPr>
            <w:tcW w:w="780" w:type="dxa"/>
            <w:noWrap/>
          </w:tcPr>
          <w:p w14:paraId="0EF4BAE7"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669" w:type="dxa"/>
            <w:noWrap/>
          </w:tcPr>
          <w:p w14:paraId="5DB2E1D2"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DEF</w:t>
            </w:r>
          </w:p>
        </w:tc>
        <w:tc>
          <w:tcPr>
            <w:tcW w:w="1634" w:type="dxa"/>
          </w:tcPr>
          <w:p w14:paraId="328E0E1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0EBEF879" w14:textId="77777777" w:rsidR="00144601" w:rsidRPr="006B5910" w:rsidRDefault="00144601" w:rsidP="00F119FA">
            <w:pPr>
              <w:spacing w:line="240" w:lineRule="auto"/>
              <w:ind w:firstLine="0"/>
              <w:jc w:val="center"/>
              <w:rPr>
                <w:rFonts w:eastAsia="Times New Roman" w:cs="Times New Roman"/>
                <w:color w:val="0070C0"/>
                <w:sz w:val="22"/>
              </w:rPr>
            </w:pPr>
            <w:r w:rsidRPr="006B5910">
              <w:rPr>
                <w:rFonts w:eastAsia="Times New Roman" w:cs="Times New Roman"/>
                <w:sz w:val="22"/>
              </w:rPr>
              <w:t>300049520</w:t>
            </w:r>
          </w:p>
        </w:tc>
        <w:tc>
          <w:tcPr>
            <w:tcW w:w="1915" w:type="dxa"/>
            <w:noWrap/>
          </w:tcPr>
          <w:p w14:paraId="4F4F0050"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24CBEC68"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3E392879"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31D289DE"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74FFD04E"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310" w:type="dxa"/>
          </w:tcPr>
          <w:p w14:paraId="14E72531"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bl>
    <w:p w14:paraId="18A2E0E1" w14:textId="77777777" w:rsidR="00144601" w:rsidRDefault="00144601" w:rsidP="00144601">
      <w:pPr>
        <w:pStyle w:val="Heading6"/>
        <w:numPr>
          <w:ilvl w:val="0"/>
          <w:numId w:val="0"/>
        </w:numPr>
        <w:ind w:left="1701" w:hanging="1304"/>
      </w:pPr>
      <w:r>
        <w:t>Màn hình giao dịch</w:t>
      </w:r>
    </w:p>
    <w:p w14:paraId="3B99C812" w14:textId="77777777" w:rsidR="00144601" w:rsidRDefault="00144601" w:rsidP="00144601">
      <w:pPr>
        <w:spacing w:before="120" w:after="120" w:line="312" w:lineRule="auto"/>
        <w:jc w:val="both"/>
      </w:pPr>
      <w:r>
        <w:t>TTV tiếp tục nhập bổ sung các trường thông tin liên quan đến giao dịch của CN sau khi đã nhận được kết quả xử lý từ TT TTTM.</w:t>
      </w:r>
    </w:p>
    <w:p w14:paraId="159D2B17" w14:textId="77777777" w:rsidR="00144601" w:rsidRDefault="00144601" w:rsidP="0014460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3A0EC1" w:rsidRPr="00B23242" w14:paraId="0DA7F230" w14:textId="77777777" w:rsidTr="005E5229">
        <w:tc>
          <w:tcPr>
            <w:tcW w:w="2943" w:type="dxa"/>
          </w:tcPr>
          <w:p w14:paraId="67BA31A3" w14:textId="77777777" w:rsidR="003A0EC1" w:rsidRPr="00B23242" w:rsidRDefault="003A0EC1" w:rsidP="005E5229">
            <w:pPr>
              <w:spacing w:before="120" w:after="120" w:line="312" w:lineRule="auto"/>
              <w:ind w:firstLine="0"/>
              <w:jc w:val="both"/>
              <w:rPr>
                <w:b/>
              </w:rPr>
            </w:pPr>
            <w:r>
              <w:rPr>
                <w:b/>
              </w:rPr>
              <w:t>Nút</w:t>
            </w:r>
          </w:p>
        </w:tc>
        <w:tc>
          <w:tcPr>
            <w:tcW w:w="3402" w:type="dxa"/>
          </w:tcPr>
          <w:p w14:paraId="6D0F22F6" w14:textId="77777777" w:rsidR="003A0EC1" w:rsidRPr="00B23242" w:rsidRDefault="003A0EC1" w:rsidP="005E5229">
            <w:pPr>
              <w:spacing w:before="120" w:after="120" w:line="312" w:lineRule="auto"/>
              <w:ind w:firstLine="0"/>
              <w:jc w:val="both"/>
              <w:rPr>
                <w:b/>
              </w:rPr>
            </w:pPr>
            <w:r>
              <w:rPr>
                <w:b/>
              </w:rPr>
              <w:t>Màn hình TTV</w:t>
            </w:r>
          </w:p>
        </w:tc>
        <w:tc>
          <w:tcPr>
            <w:tcW w:w="3402" w:type="dxa"/>
          </w:tcPr>
          <w:p w14:paraId="78BD3505" w14:textId="77777777" w:rsidR="003A0EC1" w:rsidRPr="00B23242" w:rsidRDefault="003A0EC1" w:rsidP="005E5229">
            <w:pPr>
              <w:spacing w:before="120" w:after="120" w:line="312" w:lineRule="auto"/>
              <w:ind w:firstLine="0"/>
              <w:jc w:val="both"/>
              <w:rPr>
                <w:b/>
              </w:rPr>
            </w:pPr>
            <w:r>
              <w:rPr>
                <w:b/>
              </w:rPr>
              <w:t>Màn hình KSV</w:t>
            </w:r>
          </w:p>
        </w:tc>
      </w:tr>
      <w:tr w:rsidR="003A0EC1" w14:paraId="5CEBE3EC" w14:textId="77777777" w:rsidTr="005E5229">
        <w:tc>
          <w:tcPr>
            <w:tcW w:w="2943" w:type="dxa"/>
          </w:tcPr>
          <w:p w14:paraId="7F02C82B" w14:textId="77777777" w:rsidR="003A0EC1" w:rsidRDefault="003A0EC1" w:rsidP="005E5229">
            <w:pPr>
              <w:spacing w:before="120" w:after="120" w:line="312" w:lineRule="auto"/>
              <w:ind w:firstLine="0"/>
              <w:jc w:val="both"/>
            </w:pPr>
            <w:r>
              <w:t>Nhập mới</w:t>
            </w:r>
          </w:p>
        </w:tc>
        <w:tc>
          <w:tcPr>
            <w:tcW w:w="3402" w:type="dxa"/>
          </w:tcPr>
          <w:p w14:paraId="28C60452" w14:textId="77777777" w:rsidR="003A0EC1" w:rsidRPr="000277D6" w:rsidRDefault="003A0EC1" w:rsidP="005E5229">
            <w:pPr>
              <w:spacing w:before="120" w:after="120" w:line="312" w:lineRule="auto"/>
              <w:ind w:firstLine="0"/>
              <w:jc w:val="both"/>
              <w:rPr>
                <w:color w:val="FF0000"/>
              </w:rPr>
            </w:pPr>
            <w:r w:rsidRPr="000277D6">
              <w:rPr>
                <w:color w:val="FF0000"/>
              </w:rPr>
              <w:t>Không cần thiết</w:t>
            </w:r>
          </w:p>
        </w:tc>
        <w:tc>
          <w:tcPr>
            <w:tcW w:w="3402" w:type="dxa"/>
          </w:tcPr>
          <w:p w14:paraId="4FA08A71" w14:textId="77777777" w:rsidR="003A0EC1" w:rsidRPr="000277D6" w:rsidRDefault="003A0EC1" w:rsidP="005E5229">
            <w:pPr>
              <w:spacing w:before="120" w:after="120" w:line="312" w:lineRule="auto"/>
              <w:ind w:firstLine="0"/>
              <w:jc w:val="both"/>
              <w:rPr>
                <w:color w:val="FF0000"/>
              </w:rPr>
            </w:pPr>
            <w:r w:rsidRPr="000277D6">
              <w:rPr>
                <w:color w:val="FF0000"/>
              </w:rPr>
              <w:t>Không cần thiết</w:t>
            </w:r>
          </w:p>
        </w:tc>
      </w:tr>
      <w:tr w:rsidR="003A0EC1" w14:paraId="2E829186" w14:textId="77777777" w:rsidTr="005E5229">
        <w:tc>
          <w:tcPr>
            <w:tcW w:w="2943" w:type="dxa"/>
          </w:tcPr>
          <w:p w14:paraId="6093AA87" w14:textId="77777777" w:rsidR="003A0EC1" w:rsidRDefault="003A0EC1" w:rsidP="005E5229">
            <w:pPr>
              <w:spacing w:before="120" w:after="120" w:line="312" w:lineRule="auto"/>
              <w:ind w:firstLine="0"/>
              <w:jc w:val="both"/>
            </w:pPr>
            <w:r>
              <w:t>Chỉnh sửa</w:t>
            </w:r>
          </w:p>
        </w:tc>
        <w:tc>
          <w:tcPr>
            <w:tcW w:w="3402" w:type="dxa"/>
          </w:tcPr>
          <w:p w14:paraId="1C01D60F" w14:textId="77777777" w:rsidR="003A0EC1" w:rsidRDefault="003A0EC1" w:rsidP="005E5229">
            <w:pPr>
              <w:spacing w:before="120" w:after="120" w:line="312" w:lineRule="auto"/>
              <w:ind w:firstLine="0"/>
              <w:jc w:val="both"/>
            </w:pPr>
            <w:r>
              <w:t>Cho phép lựa chọn để mở các trường cho phép nhập liệu trên màn hình, trong trường hợp trạng thái hồ sơ: Chờ xử lý, Lưu, Từ chối phê duyệt</w:t>
            </w:r>
          </w:p>
        </w:tc>
        <w:tc>
          <w:tcPr>
            <w:tcW w:w="3402" w:type="dxa"/>
          </w:tcPr>
          <w:p w14:paraId="0D7DCF33" w14:textId="77777777" w:rsidR="003A0EC1" w:rsidRDefault="003A0EC1" w:rsidP="005E5229">
            <w:pPr>
              <w:spacing w:before="120" w:after="120" w:line="312" w:lineRule="auto"/>
              <w:ind w:firstLine="0"/>
              <w:jc w:val="both"/>
            </w:pPr>
            <w:r>
              <w:t>Không cho phép lựa chọn</w:t>
            </w:r>
          </w:p>
        </w:tc>
      </w:tr>
      <w:tr w:rsidR="003A0EC1" w14:paraId="581E62B1" w14:textId="77777777" w:rsidTr="005E5229">
        <w:tc>
          <w:tcPr>
            <w:tcW w:w="2943" w:type="dxa"/>
          </w:tcPr>
          <w:p w14:paraId="62158BC8" w14:textId="77777777" w:rsidR="003A0EC1" w:rsidRDefault="003A0EC1" w:rsidP="005E5229">
            <w:pPr>
              <w:spacing w:before="120" w:after="120" w:line="312" w:lineRule="auto"/>
              <w:ind w:firstLine="0"/>
              <w:jc w:val="both"/>
            </w:pPr>
            <w:r>
              <w:t>Lưu</w:t>
            </w:r>
          </w:p>
        </w:tc>
        <w:tc>
          <w:tcPr>
            <w:tcW w:w="3402" w:type="dxa"/>
          </w:tcPr>
          <w:p w14:paraId="6FA06A25" w14:textId="77777777" w:rsidR="003A0EC1" w:rsidRDefault="003A0EC1" w:rsidP="005E5229">
            <w:pPr>
              <w:spacing w:before="120" w:after="120" w:line="312" w:lineRule="auto"/>
              <w:ind w:firstLine="0"/>
              <w:jc w:val="both"/>
            </w:pPr>
            <w:r>
              <w:t>Cho phép lựa chọn để mở các trường cho phép nhập liệu trên màn hình</w:t>
            </w:r>
          </w:p>
        </w:tc>
        <w:tc>
          <w:tcPr>
            <w:tcW w:w="3402" w:type="dxa"/>
          </w:tcPr>
          <w:p w14:paraId="7814FC42" w14:textId="77777777" w:rsidR="003A0EC1" w:rsidRDefault="003A0EC1" w:rsidP="005E5229">
            <w:pPr>
              <w:spacing w:before="120" w:after="120" w:line="312" w:lineRule="auto"/>
              <w:ind w:firstLine="0"/>
              <w:jc w:val="both"/>
            </w:pPr>
            <w:r>
              <w:t>Không cho phép lựa chọn</w:t>
            </w:r>
          </w:p>
        </w:tc>
      </w:tr>
      <w:tr w:rsidR="003A0EC1" w14:paraId="1745480A" w14:textId="77777777" w:rsidTr="005E5229">
        <w:tc>
          <w:tcPr>
            <w:tcW w:w="2943" w:type="dxa"/>
          </w:tcPr>
          <w:p w14:paraId="20BCFDBD" w14:textId="77777777" w:rsidR="003A0EC1" w:rsidRDefault="003A0EC1" w:rsidP="005E5229">
            <w:pPr>
              <w:spacing w:before="120" w:after="120" w:line="312" w:lineRule="auto"/>
              <w:ind w:firstLine="0"/>
              <w:jc w:val="both"/>
            </w:pPr>
            <w:r>
              <w:t>Xóa</w:t>
            </w:r>
          </w:p>
        </w:tc>
        <w:tc>
          <w:tcPr>
            <w:tcW w:w="3402" w:type="dxa"/>
          </w:tcPr>
          <w:p w14:paraId="0D5F028C" w14:textId="77777777" w:rsidR="003A0EC1" w:rsidRPr="000277D6" w:rsidRDefault="003A0EC1" w:rsidP="005E5229">
            <w:pPr>
              <w:spacing w:before="120" w:after="120" w:line="312" w:lineRule="auto"/>
              <w:ind w:firstLine="0"/>
              <w:jc w:val="both"/>
              <w:rPr>
                <w:highlight w:val="lightGray"/>
              </w:rPr>
            </w:pPr>
            <w:r>
              <w:t>Không cho phép lựa chọn</w:t>
            </w:r>
          </w:p>
        </w:tc>
        <w:tc>
          <w:tcPr>
            <w:tcW w:w="3402" w:type="dxa"/>
          </w:tcPr>
          <w:p w14:paraId="10F161E5" w14:textId="77777777" w:rsidR="003A0EC1" w:rsidRPr="000277D6" w:rsidRDefault="003A0EC1" w:rsidP="005E5229">
            <w:pPr>
              <w:spacing w:before="120" w:after="120" w:line="312" w:lineRule="auto"/>
              <w:ind w:firstLine="0"/>
              <w:jc w:val="both"/>
              <w:rPr>
                <w:highlight w:val="lightGray"/>
              </w:rPr>
            </w:pPr>
            <w:r>
              <w:t>Không cho phép lựa chọn</w:t>
            </w:r>
          </w:p>
        </w:tc>
      </w:tr>
      <w:tr w:rsidR="003A0EC1" w14:paraId="43923AAB" w14:textId="77777777" w:rsidTr="005E5229">
        <w:tc>
          <w:tcPr>
            <w:tcW w:w="2943" w:type="dxa"/>
          </w:tcPr>
          <w:p w14:paraId="57E963CD" w14:textId="77777777" w:rsidR="003A0EC1" w:rsidRDefault="003A0EC1" w:rsidP="005E5229">
            <w:pPr>
              <w:spacing w:before="120" w:after="120" w:line="312" w:lineRule="auto"/>
              <w:ind w:firstLine="0"/>
              <w:jc w:val="both"/>
            </w:pPr>
            <w:r>
              <w:lastRenderedPageBreak/>
              <w:t>Hủy</w:t>
            </w:r>
          </w:p>
        </w:tc>
        <w:tc>
          <w:tcPr>
            <w:tcW w:w="3402" w:type="dxa"/>
          </w:tcPr>
          <w:p w14:paraId="2FA683D8" w14:textId="77777777" w:rsidR="003A0EC1" w:rsidRPr="000277D6" w:rsidRDefault="003A0EC1" w:rsidP="005E5229">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221CBD2D" w14:textId="77777777" w:rsidR="003A0EC1" w:rsidRPr="000277D6" w:rsidRDefault="003A0EC1" w:rsidP="005E5229">
            <w:pPr>
              <w:spacing w:before="120" w:after="120" w:line="312" w:lineRule="auto"/>
              <w:ind w:firstLine="0"/>
              <w:jc w:val="both"/>
              <w:rPr>
                <w:color w:val="808080" w:themeColor="background1" w:themeShade="80"/>
              </w:rPr>
            </w:pPr>
            <w:r>
              <w:t>Cho phép lựa chọn để thoát khỏi màn hình giao dịch</w:t>
            </w:r>
          </w:p>
        </w:tc>
      </w:tr>
      <w:tr w:rsidR="003A0EC1" w14:paraId="3783B174" w14:textId="77777777" w:rsidTr="005E5229">
        <w:tc>
          <w:tcPr>
            <w:tcW w:w="2943" w:type="dxa"/>
          </w:tcPr>
          <w:p w14:paraId="5BE18B5C" w14:textId="77777777" w:rsidR="003A0EC1" w:rsidRDefault="003A0EC1" w:rsidP="005E5229">
            <w:pPr>
              <w:spacing w:before="120" w:after="120" w:line="312" w:lineRule="auto"/>
              <w:ind w:firstLine="0"/>
              <w:jc w:val="both"/>
            </w:pPr>
            <w:r>
              <w:t>Chuyển phê duyệt</w:t>
            </w:r>
          </w:p>
          <w:p w14:paraId="76AC2F12" w14:textId="77777777" w:rsidR="003A0EC1" w:rsidRDefault="003A0EC1" w:rsidP="005E5229">
            <w:pPr>
              <w:spacing w:before="120" w:after="120" w:line="312" w:lineRule="auto"/>
              <w:ind w:firstLine="0"/>
            </w:pPr>
            <w:r>
              <w:t>(tên cũ Chuyển kiểm soát)</w:t>
            </w:r>
          </w:p>
        </w:tc>
        <w:tc>
          <w:tcPr>
            <w:tcW w:w="3402" w:type="dxa"/>
          </w:tcPr>
          <w:p w14:paraId="4696BFE6" w14:textId="77777777" w:rsidR="003A0EC1" w:rsidRDefault="003A0EC1" w:rsidP="005E5229">
            <w:pPr>
              <w:spacing w:before="120" w:after="120" w:line="312" w:lineRule="auto"/>
              <w:ind w:firstLine="0"/>
              <w:jc w:val="both"/>
            </w:pPr>
            <w:r>
              <w:t>Cho phép lựa chọn để chuyển KSV phê duyệt</w:t>
            </w:r>
          </w:p>
        </w:tc>
        <w:tc>
          <w:tcPr>
            <w:tcW w:w="3402" w:type="dxa"/>
          </w:tcPr>
          <w:p w14:paraId="204CA5DC" w14:textId="77777777" w:rsidR="003A0EC1" w:rsidRDefault="003A0EC1" w:rsidP="005E5229">
            <w:pPr>
              <w:spacing w:before="120" w:after="120" w:line="312" w:lineRule="auto"/>
              <w:ind w:firstLine="0"/>
              <w:jc w:val="both"/>
            </w:pPr>
            <w:r>
              <w:t>Không cho phép lựa chọn</w:t>
            </w:r>
          </w:p>
        </w:tc>
      </w:tr>
      <w:tr w:rsidR="003A0EC1" w14:paraId="14A21826" w14:textId="77777777" w:rsidTr="005E5229">
        <w:tc>
          <w:tcPr>
            <w:tcW w:w="2943" w:type="dxa"/>
          </w:tcPr>
          <w:p w14:paraId="523B8263" w14:textId="77777777" w:rsidR="003A0EC1" w:rsidRDefault="003A0EC1" w:rsidP="005E5229">
            <w:pPr>
              <w:spacing w:before="120" w:after="120" w:line="312" w:lineRule="auto"/>
              <w:ind w:firstLine="0"/>
              <w:jc w:val="both"/>
            </w:pPr>
            <w:r>
              <w:t>Phê duyệt</w:t>
            </w:r>
          </w:p>
          <w:p w14:paraId="5005E23C" w14:textId="77777777" w:rsidR="003A0EC1" w:rsidRDefault="003A0EC1" w:rsidP="005E5229">
            <w:pPr>
              <w:spacing w:before="120" w:after="120" w:line="312" w:lineRule="auto"/>
              <w:ind w:firstLine="0"/>
              <w:jc w:val="both"/>
            </w:pPr>
            <w:r>
              <w:t>(tên cũ Chấp nhận)</w:t>
            </w:r>
          </w:p>
        </w:tc>
        <w:tc>
          <w:tcPr>
            <w:tcW w:w="3402" w:type="dxa"/>
          </w:tcPr>
          <w:p w14:paraId="0CC50293" w14:textId="77777777" w:rsidR="003A0EC1" w:rsidRDefault="003A0EC1" w:rsidP="005E5229">
            <w:pPr>
              <w:spacing w:before="120" w:after="120" w:line="312" w:lineRule="auto"/>
              <w:ind w:firstLine="0"/>
              <w:jc w:val="both"/>
            </w:pPr>
            <w:r>
              <w:t>Không cho phép lựa chọn</w:t>
            </w:r>
          </w:p>
        </w:tc>
        <w:tc>
          <w:tcPr>
            <w:tcW w:w="3402" w:type="dxa"/>
          </w:tcPr>
          <w:p w14:paraId="7D006EA8" w14:textId="77777777" w:rsidR="003A0EC1" w:rsidRDefault="003A0EC1" w:rsidP="005E5229">
            <w:pPr>
              <w:spacing w:before="120" w:after="120" w:line="312" w:lineRule="auto"/>
              <w:ind w:firstLine="0"/>
              <w:jc w:val="both"/>
            </w:pPr>
            <w:r>
              <w:t>Cho phép lựa chọn để phê duyệt giao dịch</w:t>
            </w:r>
          </w:p>
        </w:tc>
      </w:tr>
      <w:tr w:rsidR="003A0EC1" w14:paraId="63A3ACA3" w14:textId="77777777" w:rsidTr="005E5229">
        <w:tc>
          <w:tcPr>
            <w:tcW w:w="2943" w:type="dxa"/>
          </w:tcPr>
          <w:p w14:paraId="298519B0" w14:textId="77777777" w:rsidR="003A0EC1" w:rsidRDefault="003A0EC1" w:rsidP="005E5229">
            <w:pPr>
              <w:spacing w:before="120" w:after="120" w:line="312" w:lineRule="auto"/>
              <w:ind w:firstLine="0"/>
              <w:jc w:val="both"/>
            </w:pPr>
            <w:r>
              <w:t>Từ chối</w:t>
            </w:r>
          </w:p>
          <w:p w14:paraId="72372B08" w14:textId="77777777" w:rsidR="003A0EC1" w:rsidRDefault="003A0EC1" w:rsidP="005E5229">
            <w:pPr>
              <w:spacing w:before="120" w:after="120" w:line="312" w:lineRule="auto"/>
              <w:ind w:firstLine="0"/>
              <w:jc w:val="both"/>
            </w:pPr>
            <w:r>
              <w:t>(tên cũ Chuyển trả)</w:t>
            </w:r>
          </w:p>
        </w:tc>
        <w:tc>
          <w:tcPr>
            <w:tcW w:w="3402" w:type="dxa"/>
          </w:tcPr>
          <w:p w14:paraId="497AD7A7" w14:textId="77777777" w:rsidR="003A0EC1" w:rsidRDefault="003A0EC1" w:rsidP="005E5229">
            <w:pPr>
              <w:spacing w:before="120" w:after="120" w:line="312" w:lineRule="auto"/>
              <w:ind w:firstLine="0"/>
              <w:jc w:val="both"/>
            </w:pPr>
            <w:r>
              <w:t>Không cho phép lựa chọn</w:t>
            </w:r>
          </w:p>
        </w:tc>
        <w:tc>
          <w:tcPr>
            <w:tcW w:w="3402" w:type="dxa"/>
          </w:tcPr>
          <w:p w14:paraId="08B0045A" w14:textId="77777777" w:rsidR="003A0EC1" w:rsidRDefault="003A0EC1" w:rsidP="005E5229">
            <w:pPr>
              <w:spacing w:before="120" w:after="120" w:line="312" w:lineRule="auto"/>
              <w:ind w:firstLine="0"/>
              <w:jc w:val="both"/>
            </w:pPr>
            <w:r>
              <w:t>Cho phép lựa chọn để từ chối phê duyệt giao dịch</w:t>
            </w:r>
          </w:p>
        </w:tc>
      </w:tr>
      <w:tr w:rsidR="003A0EC1" w14:paraId="787A1B50" w14:textId="77777777" w:rsidTr="005E5229">
        <w:tc>
          <w:tcPr>
            <w:tcW w:w="2943" w:type="dxa"/>
          </w:tcPr>
          <w:p w14:paraId="1922CF0C" w14:textId="77777777" w:rsidR="003A0EC1" w:rsidRDefault="003A0EC1" w:rsidP="005E5229">
            <w:pPr>
              <w:spacing w:before="120" w:after="120" w:line="312" w:lineRule="auto"/>
              <w:ind w:firstLine="0"/>
              <w:jc w:val="both"/>
            </w:pPr>
            <w:r>
              <w:t>In GĐN hạch toán</w:t>
            </w:r>
          </w:p>
        </w:tc>
        <w:tc>
          <w:tcPr>
            <w:tcW w:w="3402" w:type="dxa"/>
          </w:tcPr>
          <w:p w14:paraId="676DAD10" w14:textId="77777777" w:rsidR="003A0EC1" w:rsidRDefault="003A0EC1" w:rsidP="005E5229">
            <w:pPr>
              <w:spacing w:before="120" w:after="120" w:line="312" w:lineRule="auto"/>
              <w:ind w:firstLine="0"/>
              <w:jc w:val="both"/>
            </w:pPr>
            <w:r>
              <w:t>Cho phép lựa chọn để in chứng từ giao dịch</w:t>
            </w:r>
          </w:p>
        </w:tc>
        <w:tc>
          <w:tcPr>
            <w:tcW w:w="3402" w:type="dxa"/>
          </w:tcPr>
          <w:p w14:paraId="7595375F" w14:textId="77777777" w:rsidR="003A0EC1" w:rsidRDefault="003A0EC1" w:rsidP="005E5229">
            <w:pPr>
              <w:spacing w:before="120" w:after="120" w:line="312" w:lineRule="auto"/>
              <w:ind w:firstLine="0"/>
              <w:jc w:val="both"/>
            </w:pPr>
            <w:r>
              <w:t>Cho phép lựa chọn để in chứng từ giao dịch</w:t>
            </w:r>
          </w:p>
        </w:tc>
      </w:tr>
    </w:tbl>
    <w:p w14:paraId="2803FCF5" w14:textId="77777777" w:rsidR="00144601" w:rsidRDefault="00144601" w:rsidP="00144601"/>
    <w:p w14:paraId="0A50CF16" w14:textId="77777777" w:rsidR="00144601" w:rsidRDefault="00144601" w:rsidP="00144601">
      <w:r>
        <w:rPr>
          <w:noProof/>
        </w:rPr>
        <w:lastRenderedPageBreak/>
        <w:drawing>
          <wp:inline distT="0" distB="0" distL="0" distR="0" wp14:anchorId="54DCFA88" wp14:editId="3C841A0F">
            <wp:extent cx="594360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22115"/>
                    </a:xfrm>
                    <a:prstGeom prst="rect">
                      <a:avLst/>
                    </a:prstGeom>
                  </pic:spPr>
                </pic:pic>
              </a:graphicData>
            </a:graphic>
          </wp:inline>
        </w:drawing>
      </w:r>
    </w:p>
    <w:p w14:paraId="50383D83" w14:textId="20EDBA0E" w:rsidR="0082690A" w:rsidRDefault="0082690A" w:rsidP="00724F94">
      <w:pPr>
        <w:pStyle w:val="Heading7"/>
        <w:numPr>
          <w:ilvl w:val="0"/>
          <w:numId w:val="18"/>
        </w:numPr>
      </w:pPr>
      <w:r>
        <w:t>Tab Thông tin Nhờ thu</w:t>
      </w:r>
    </w:p>
    <w:tbl>
      <w:tblPr>
        <w:tblStyle w:val="TableGrid"/>
        <w:tblW w:w="11998" w:type="dxa"/>
        <w:tblInd w:w="18" w:type="dxa"/>
        <w:tblLayout w:type="fixed"/>
        <w:tblLook w:val="04A0" w:firstRow="1" w:lastRow="0" w:firstColumn="1" w:lastColumn="0" w:noHBand="0" w:noVBand="1"/>
      </w:tblPr>
      <w:tblGrid>
        <w:gridCol w:w="1791"/>
        <w:gridCol w:w="1418"/>
        <w:gridCol w:w="567"/>
        <w:gridCol w:w="567"/>
        <w:gridCol w:w="4819"/>
        <w:gridCol w:w="1418"/>
        <w:gridCol w:w="1418"/>
      </w:tblGrid>
      <w:tr w:rsidR="00635481" w:rsidRPr="00615117" w14:paraId="20B825AA" w14:textId="77777777" w:rsidTr="00635481">
        <w:tc>
          <w:tcPr>
            <w:tcW w:w="1791" w:type="dxa"/>
          </w:tcPr>
          <w:p w14:paraId="17EDCD41" w14:textId="77777777" w:rsidR="00635481" w:rsidRPr="00615117" w:rsidRDefault="00635481" w:rsidP="00635481">
            <w:pPr>
              <w:spacing w:line="312" w:lineRule="auto"/>
              <w:ind w:firstLine="72"/>
              <w:rPr>
                <w:rFonts w:cs="Times New Roman"/>
                <w:b/>
                <w:szCs w:val="26"/>
              </w:rPr>
            </w:pPr>
            <w:r w:rsidRPr="00615117">
              <w:rPr>
                <w:rFonts w:cs="Times New Roman"/>
                <w:b/>
                <w:szCs w:val="26"/>
              </w:rPr>
              <w:t>Tên trường</w:t>
            </w:r>
          </w:p>
        </w:tc>
        <w:tc>
          <w:tcPr>
            <w:tcW w:w="1418" w:type="dxa"/>
          </w:tcPr>
          <w:p w14:paraId="18E7FDB9" w14:textId="77777777" w:rsidR="00635481" w:rsidRPr="00615117" w:rsidRDefault="00635481" w:rsidP="00635481">
            <w:pPr>
              <w:spacing w:line="312" w:lineRule="auto"/>
              <w:ind w:firstLine="0"/>
              <w:rPr>
                <w:rFonts w:cs="Times New Roman"/>
                <w:b/>
                <w:szCs w:val="26"/>
              </w:rPr>
            </w:pPr>
            <w:r w:rsidRPr="00615117">
              <w:rPr>
                <w:rFonts w:cs="Times New Roman"/>
                <w:b/>
                <w:szCs w:val="26"/>
              </w:rPr>
              <w:t>Định dạng</w:t>
            </w:r>
          </w:p>
        </w:tc>
        <w:tc>
          <w:tcPr>
            <w:tcW w:w="567" w:type="dxa"/>
          </w:tcPr>
          <w:p w14:paraId="16FD6426" w14:textId="77777777" w:rsidR="00635481" w:rsidRPr="00615117" w:rsidRDefault="00635481" w:rsidP="00635481">
            <w:pPr>
              <w:spacing w:line="312" w:lineRule="auto"/>
              <w:ind w:firstLine="0"/>
              <w:rPr>
                <w:rFonts w:cs="Times New Roman"/>
                <w:b/>
                <w:szCs w:val="26"/>
              </w:rPr>
            </w:pPr>
            <w:r w:rsidRPr="00615117">
              <w:rPr>
                <w:rFonts w:cs="Times New Roman"/>
                <w:b/>
                <w:szCs w:val="26"/>
              </w:rPr>
              <w:t>Độ dài</w:t>
            </w:r>
          </w:p>
        </w:tc>
        <w:tc>
          <w:tcPr>
            <w:tcW w:w="5386" w:type="dxa"/>
            <w:gridSpan w:val="2"/>
            <w:shd w:val="clear" w:color="auto" w:fill="auto"/>
          </w:tcPr>
          <w:p w14:paraId="11F7B34A" w14:textId="77777777" w:rsidR="00635481" w:rsidRDefault="00635481" w:rsidP="00635481">
            <w:pPr>
              <w:spacing w:line="312" w:lineRule="auto"/>
              <w:ind w:firstLine="0"/>
              <w:rPr>
                <w:rFonts w:cs="Times New Roman"/>
                <w:b/>
                <w:szCs w:val="26"/>
              </w:rPr>
            </w:pPr>
            <w:r w:rsidRPr="00615117">
              <w:rPr>
                <w:rFonts w:cs="Times New Roman"/>
                <w:b/>
                <w:szCs w:val="26"/>
              </w:rPr>
              <w:t>Mô tả</w:t>
            </w:r>
          </w:p>
          <w:p w14:paraId="66A5DB2C" w14:textId="77777777" w:rsidR="00635481" w:rsidRPr="0092625B" w:rsidRDefault="00635481" w:rsidP="00635481">
            <w:pPr>
              <w:spacing w:line="312" w:lineRule="auto"/>
              <w:ind w:firstLine="0"/>
              <w:rPr>
                <w:rFonts w:cs="Times New Roman"/>
                <w:i/>
                <w:szCs w:val="26"/>
              </w:rPr>
            </w:pPr>
            <w:r w:rsidRPr="0092625B">
              <w:rPr>
                <w:rFonts w:cs="Times New Roman"/>
                <w:i/>
                <w:szCs w:val="26"/>
              </w:rPr>
              <w:t>(M-Mandatory, O-Optional, P-Protect)</w:t>
            </w:r>
          </w:p>
        </w:tc>
        <w:tc>
          <w:tcPr>
            <w:tcW w:w="1418" w:type="dxa"/>
            <w:shd w:val="clear" w:color="auto" w:fill="auto"/>
          </w:tcPr>
          <w:p w14:paraId="03D61728" w14:textId="77777777" w:rsidR="00635481" w:rsidRPr="00615117" w:rsidRDefault="00635481" w:rsidP="00635481">
            <w:pPr>
              <w:spacing w:line="312" w:lineRule="auto"/>
              <w:ind w:firstLine="0"/>
              <w:jc w:val="center"/>
              <w:rPr>
                <w:rFonts w:cs="Times New Roman"/>
                <w:b/>
                <w:szCs w:val="26"/>
              </w:rPr>
            </w:pPr>
            <w:r>
              <w:rPr>
                <w:rFonts w:cs="Times New Roman"/>
                <w:b/>
                <w:szCs w:val="26"/>
              </w:rPr>
              <w:t>Mapping (Y/N)</w:t>
            </w:r>
          </w:p>
        </w:tc>
        <w:tc>
          <w:tcPr>
            <w:tcW w:w="1418" w:type="dxa"/>
          </w:tcPr>
          <w:p w14:paraId="474309C9" w14:textId="77777777" w:rsidR="00635481" w:rsidRDefault="00635481" w:rsidP="00635481">
            <w:pPr>
              <w:spacing w:line="312" w:lineRule="auto"/>
              <w:ind w:firstLine="0"/>
              <w:rPr>
                <w:rFonts w:cs="Times New Roman"/>
                <w:b/>
                <w:szCs w:val="26"/>
              </w:rPr>
            </w:pPr>
            <w:r>
              <w:rPr>
                <w:rFonts w:cs="Times New Roman"/>
                <w:b/>
                <w:szCs w:val="26"/>
              </w:rPr>
              <w:t>Ghi chú</w:t>
            </w:r>
          </w:p>
          <w:p w14:paraId="71DB3CF5" w14:textId="77777777" w:rsidR="00635481" w:rsidRPr="0082519E" w:rsidRDefault="00635481" w:rsidP="00635481">
            <w:pPr>
              <w:spacing w:line="312" w:lineRule="auto"/>
              <w:ind w:firstLine="0"/>
              <w:rPr>
                <w:rFonts w:cs="Times New Roman"/>
                <w:i/>
                <w:sz w:val="22"/>
                <w:szCs w:val="26"/>
              </w:rPr>
            </w:pPr>
            <w:r w:rsidRPr="0082519E">
              <w:rPr>
                <w:rFonts w:cs="Times New Roman"/>
                <w:i/>
                <w:sz w:val="22"/>
                <w:szCs w:val="26"/>
              </w:rPr>
              <w:t>N: New</w:t>
            </w:r>
          </w:p>
          <w:p w14:paraId="02BE7426" w14:textId="77777777" w:rsidR="00635481" w:rsidRPr="0082519E" w:rsidRDefault="00635481" w:rsidP="00635481">
            <w:pPr>
              <w:spacing w:line="312" w:lineRule="auto"/>
              <w:ind w:firstLine="0"/>
              <w:rPr>
                <w:rFonts w:cs="Times New Roman"/>
                <w:i/>
                <w:sz w:val="22"/>
                <w:szCs w:val="26"/>
              </w:rPr>
            </w:pPr>
            <w:r w:rsidRPr="0082519E">
              <w:rPr>
                <w:rFonts w:cs="Times New Roman"/>
                <w:i/>
                <w:sz w:val="22"/>
                <w:szCs w:val="26"/>
              </w:rPr>
              <w:t xml:space="preserve">Blank: Old </w:t>
            </w:r>
          </w:p>
          <w:p w14:paraId="5F7A9412" w14:textId="77777777" w:rsidR="00635481" w:rsidRPr="0082519E" w:rsidRDefault="00635481" w:rsidP="00635481">
            <w:pPr>
              <w:spacing w:line="312" w:lineRule="auto"/>
              <w:ind w:firstLine="0"/>
              <w:rPr>
                <w:rFonts w:cs="Times New Roman"/>
                <w:i/>
                <w:sz w:val="22"/>
                <w:szCs w:val="26"/>
              </w:rPr>
            </w:pPr>
            <w:r w:rsidRPr="0082519E">
              <w:rPr>
                <w:rFonts w:cs="Times New Roman"/>
                <w:i/>
                <w:sz w:val="22"/>
                <w:szCs w:val="26"/>
              </w:rPr>
              <w:t>RL: Rename Label</w:t>
            </w:r>
          </w:p>
          <w:p w14:paraId="7C8F4E34" w14:textId="77777777" w:rsidR="00635481" w:rsidRDefault="00635481" w:rsidP="00635481">
            <w:pPr>
              <w:spacing w:line="312" w:lineRule="auto"/>
              <w:ind w:firstLine="0"/>
              <w:jc w:val="center"/>
              <w:rPr>
                <w:rFonts w:cs="Times New Roman"/>
                <w:b/>
                <w:szCs w:val="26"/>
              </w:rPr>
            </w:pPr>
            <w:r w:rsidRPr="0082519E">
              <w:rPr>
                <w:rFonts w:cs="Times New Roman"/>
                <w:i/>
                <w:sz w:val="22"/>
                <w:szCs w:val="26"/>
              </w:rPr>
              <w:t>RV: Remove</w:t>
            </w:r>
          </w:p>
        </w:tc>
      </w:tr>
      <w:tr w:rsidR="00635481" w:rsidRPr="009076A4" w14:paraId="6F4B4CCC" w14:textId="77777777" w:rsidTr="00626CED">
        <w:tc>
          <w:tcPr>
            <w:tcW w:w="10580" w:type="dxa"/>
            <w:gridSpan w:val="6"/>
          </w:tcPr>
          <w:p w14:paraId="6A44B04E" w14:textId="77777777" w:rsidR="00695056" w:rsidRPr="0061546F" w:rsidRDefault="00695056" w:rsidP="00695056">
            <w:pPr>
              <w:spacing w:line="312" w:lineRule="auto"/>
              <w:ind w:firstLine="0"/>
              <w:rPr>
                <w:rFonts w:cs="Times New Roman"/>
                <w:b/>
                <w:i/>
                <w:color w:val="FF0000"/>
                <w:szCs w:val="26"/>
                <w:u w:val="single"/>
              </w:rPr>
            </w:pPr>
            <w:r w:rsidRPr="0061546F">
              <w:rPr>
                <w:rFonts w:cs="Times New Roman"/>
                <w:b/>
                <w:i/>
                <w:color w:val="FF0000"/>
                <w:szCs w:val="26"/>
                <w:u w:val="single"/>
              </w:rPr>
              <w:t>1. Sự kiện</w:t>
            </w:r>
            <w:r>
              <w:rPr>
                <w:rFonts w:cs="Times New Roman"/>
                <w:b/>
                <w:i/>
                <w:color w:val="FF0000"/>
                <w:szCs w:val="26"/>
                <w:u w:val="single"/>
              </w:rPr>
              <w:t>: BCT đến theo nhờ thu</w:t>
            </w:r>
            <w:r w:rsidRPr="0061546F">
              <w:rPr>
                <w:rFonts w:cs="Times New Roman"/>
                <w:b/>
                <w:i/>
                <w:color w:val="FF0000"/>
                <w:szCs w:val="26"/>
                <w:u w:val="single"/>
              </w:rPr>
              <w:t>:</w:t>
            </w:r>
          </w:p>
          <w:p w14:paraId="66847C0C" w14:textId="682C887C" w:rsidR="00635481" w:rsidRPr="009076A4" w:rsidRDefault="00695056" w:rsidP="00695056">
            <w:pPr>
              <w:spacing w:line="312" w:lineRule="auto"/>
              <w:ind w:firstLine="0"/>
              <w:rPr>
                <w:rFonts w:cs="Times New Roman"/>
                <w:color w:val="FF0000"/>
                <w:szCs w:val="26"/>
                <w:u w:val="single"/>
              </w:rPr>
            </w:pPr>
            <w:r>
              <w:rPr>
                <w:rFonts w:cs="Times New Roman"/>
                <w:i/>
                <w:color w:val="FF0000"/>
                <w:szCs w:val="26"/>
                <w:u w:val="single"/>
              </w:rPr>
              <w:t>( Xây dựng dựa trên màn hình chức năng cũ là tạo mới BCT đến theo nhờ thu NK)</w:t>
            </w:r>
          </w:p>
        </w:tc>
        <w:tc>
          <w:tcPr>
            <w:tcW w:w="1418" w:type="dxa"/>
          </w:tcPr>
          <w:p w14:paraId="0397BD71" w14:textId="77777777" w:rsidR="00635481" w:rsidRPr="009076A4" w:rsidRDefault="00635481" w:rsidP="00626CED">
            <w:pPr>
              <w:spacing w:line="312" w:lineRule="auto"/>
              <w:ind w:firstLine="0"/>
              <w:rPr>
                <w:rFonts w:cs="Times New Roman"/>
                <w:color w:val="FF0000"/>
                <w:szCs w:val="26"/>
                <w:u w:val="single"/>
              </w:rPr>
            </w:pPr>
          </w:p>
        </w:tc>
      </w:tr>
      <w:tr w:rsidR="00695056" w:rsidRPr="00615117" w14:paraId="0724391D" w14:textId="77777777" w:rsidTr="00626CED">
        <w:tc>
          <w:tcPr>
            <w:tcW w:w="1791" w:type="dxa"/>
          </w:tcPr>
          <w:p w14:paraId="36CE2984" w14:textId="0A96953B" w:rsidR="00695056" w:rsidRPr="009E452D" w:rsidRDefault="00695056" w:rsidP="00626CED">
            <w:pPr>
              <w:spacing w:line="312" w:lineRule="auto"/>
              <w:ind w:firstLine="0"/>
              <w:rPr>
                <w:rFonts w:cs="Times New Roman"/>
                <w:i/>
                <w:szCs w:val="26"/>
              </w:rPr>
            </w:pPr>
            <w:r w:rsidRPr="00615117">
              <w:rPr>
                <w:rFonts w:cs="Times New Roman"/>
                <w:szCs w:val="26"/>
              </w:rPr>
              <w:t xml:space="preserve">Số Bill ref </w:t>
            </w:r>
          </w:p>
        </w:tc>
        <w:tc>
          <w:tcPr>
            <w:tcW w:w="1418" w:type="dxa"/>
          </w:tcPr>
          <w:p w14:paraId="1E1B8D17" w14:textId="4BE039A2" w:rsidR="00695056" w:rsidRPr="00615117" w:rsidRDefault="00695056" w:rsidP="00626CED">
            <w:pPr>
              <w:spacing w:line="312" w:lineRule="auto"/>
              <w:ind w:firstLine="0"/>
              <w:rPr>
                <w:rFonts w:cs="Times New Roman"/>
                <w:szCs w:val="26"/>
              </w:rPr>
            </w:pPr>
            <w:r w:rsidRPr="00615117">
              <w:rPr>
                <w:rFonts w:cs="Times New Roman"/>
                <w:szCs w:val="26"/>
              </w:rPr>
              <w:t>Nvarchar</w:t>
            </w:r>
          </w:p>
        </w:tc>
        <w:tc>
          <w:tcPr>
            <w:tcW w:w="567" w:type="dxa"/>
          </w:tcPr>
          <w:p w14:paraId="2200608F" w14:textId="21ECB1CA" w:rsidR="00695056" w:rsidRPr="00615117" w:rsidRDefault="00695056" w:rsidP="00626CED">
            <w:pPr>
              <w:spacing w:line="312" w:lineRule="auto"/>
              <w:ind w:firstLine="0"/>
              <w:rPr>
                <w:rFonts w:cs="Times New Roman"/>
                <w:szCs w:val="26"/>
              </w:rPr>
            </w:pPr>
            <w:r w:rsidRPr="00615117">
              <w:rPr>
                <w:rFonts w:cs="Times New Roman"/>
                <w:szCs w:val="26"/>
              </w:rPr>
              <w:t>12</w:t>
            </w:r>
          </w:p>
        </w:tc>
        <w:tc>
          <w:tcPr>
            <w:tcW w:w="567" w:type="dxa"/>
          </w:tcPr>
          <w:p w14:paraId="03850015" w14:textId="4DA77D5E" w:rsidR="00695056" w:rsidRPr="00615117" w:rsidRDefault="00695056" w:rsidP="00626CED">
            <w:pPr>
              <w:spacing w:line="312" w:lineRule="auto"/>
              <w:ind w:firstLine="0"/>
              <w:rPr>
                <w:rFonts w:cs="Times New Roman"/>
                <w:szCs w:val="26"/>
              </w:rPr>
            </w:pPr>
            <w:r w:rsidRPr="00615117">
              <w:rPr>
                <w:rFonts w:cs="Times New Roman"/>
                <w:szCs w:val="26"/>
              </w:rPr>
              <w:t>M</w:t>
            </w:r>
          </w:p>
        </w:tc>
        <w:tc>
          <w:tcPr>
            <w:tcW w:w="4819" w:type="dxa"/>
          </w:tcPr>
          <w:p w14:paraId="549646B9"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Số Bill ref:</w:t>
            </w:r>
          </w:p>
          <w:p w14:paraId="2423FCB4" w14:textId="77777777" w:rsidR="00695056" w:rsidRPr="00615117" w:rsidRDefault="00695056" w:rsidP="00626CED">
            <w:pPr>
              <w:spacing w:line="312" w:lineRule="auto"/>
              <w:ind w:firstLine="0"/>
              <w:rPr>
                <w:rFonts w:cs="Times New Roman"/>
                <w:szCs w:val="26"/>
              </w:rPr>
            </w:pPr>
            <w:r w:rsidRPr="00615117">
              <w:rPr>
                <w:rFonts w:cs="Times New Roman"/>
                <w:szCs w:val="26"/>
              </w:rPr>
              <w:t>Số Bill ref của chi nhánh do hệ thống tự sinh ra</w:t>
            </w:r>
          </w:p>
          <w:p w14:paraId="13A24289" w14:textId="77777777" w:rsidR="00695056" w:rsidRPr="00615117" w:rsidRDefault="00695056" w:rsidP="00626CED">
            <w:pPr>
              <w:spacing w:line="312" w:lineRule="auto"/>
              <w:ind w:firstLine="0"/>
              <w:rPr>
                <w:rFonts w:cs="Times New Roman"/>
                <w:szCs w:val="26"/>
              </w:rPr>
            </w:pPr>
            <w:r w:rsidRPr="00615117">
              <w:rPr>
                <w:rFonts w:cs="Times New Roman"/>
                <w:szCs w:val="26"/>
              </w:rPr>
              <w:t xml:space="preserve">- Khi TTV bấm vào nút tạo mới chương trình tự động sinh ra số tham chiếu  gồm 12 ký tự gồm cả chữ và số có dạng </w:t>
            </w:r>
          </w:p>
          <w:p w14:paraId="52DF3DA3" w14:textId="77777777" w:rsidR="00695056" w:rsidRPr="00615117" w:rsidRDefault="00695056" w:rsidP="00626CED">
            <w:pPr>
              <w:spacing w:line="312" w:lineRule="auto"/>
              <w:ind w:firstLine="0"/>
              <w:rPr>
                <w:rFonts w:cs="Times New Roman"/>
                <w:szCs w:val="26"/>
              </w:rPr>
            </w:pPr>
            <w:r w:rsidRPr="00615117">
              <w:rPr>
                <w:rFonts w:cs="Times New Roman"/>
                <w:szCs w:val="26"/>
              </w:rPr>
              <w:lastRenderedPageBreak/>
              <w:t xml:space="preserve">LAOICyyxxxxx (2 ký yy là năm phát hành, năm ký tự xxxxx  là số thứ tự của Bill phát sinh trong năm) </w:t>
            </w:r>
          </w:p>
          <w:p w14:paraId="5E5CC714" w14:textId="2D814DE6" w:rsidR="00695056" w:rsidRPr="00C12FE2" w:rsidRDefault="00695056" w:rsidP="00626CED">
            <w:pPr>
              <w:pStyle w:val="ListParagraph"/>
              <w:spacing w:line="312" w:lineRule="auto"/>
              <w:ind w:firstLine="0"/>
              <w:rPr>
                <w:rFonts w:cs="Times New Roman"/>
                <w:szCs w:val="26"/>
              </w:rPr>
            </w:pPr>
          </w:p>
        </w:tc>
        <w:tc>
          <w:tcPr>
            <w:tcW w:w="1418" w:type="dxa"/>
          </w:tcPr>
          <w:p w14:paraId="284E2F0C" w14:textId="65343217" w:rsidR="00695056" w:rsidRPr="00294073" w:rsidRDefault="00695056" w:rsidP="00626CED">
            <w:pPr>
              <w:spacing w:line="312" w:lineRule="auto"/>
              <w:ind w:firstLine="0"/>
              <w:rPr>
                <w:rFonts w:cs="Times New Roman"/>
                <w:szCs w:val="26"/>
                <w:u w:val="single"/>
              </w:rPr>
            </w:pPr>
            <w:r>
              <w:rPr>
                <w:rFonts w:cs="Times New Roman"/>
                <w:i/>
                <w:color w:val="0070C0"/>
                <w:sz w:val="20"/>
                <w:szCs w:val="26"/>
              </w:rPr>
              <w:lastRenderedPageBreak/>
              <w:t>N</w:t>
            </w:r>
          </w:p>
        </w:tc>
        <w:tc>
          <w:tcPr>
            <w:tcW w:w="1418" w:type="dxa"/>
          </w:tcPr>
          <w:p w14:paraId="1E72948B" w14:textId="77777777"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RL</w:t>
            </w:r>
          </w:p>
          <w:p w14:paraId="5A6F9E99" w14:textId="2CB95976" w:rsidR="00695056" w:rsidRDefault="00695056" w:rsidP="00626CED">
            <w:pPr>
              <w:spacing w:line="312" w:lineRule="auto"/>
              <w:ind w:firstLine="0"/>
              <w:rPr>
                <w:rFonts w:cs="Times New Roman"/>
                <w:szCs w:val="26"/>
                <w:u w:val="single"/>
              </w:rPr>
            </w:pPr>
            <w:r>
              <w:rPr>
                <w:rFonts w:cs="Times New Roman"/>
                <w:i/>
                <w:color w:val="0070C0"/>
                <w:sz w:val="20"/>
                <w:szCs w:val="26"/>
              </w:rPr>
              <w:t>(số IBC)</w:t>
            </w:r>
          </w:p>
        </w:tc>
      </w:tr>
      <w:tr w:rsidR="00695056" w:rsidRPr="00615117" w14:paraId="22946730" w14:textId="77777777" w:rsidTr="00626CED">
        <w:tc>
          <w:tcPr>
            <w:tcW w:w="1791" w:type="dxa"/>
          </w:tcPr>
          <w:p w14:paraId="13AFC5BC" w14:textId="66035F26" w:rsidR="00695056" w:rsidRPr="00615117" w:rsidRDefault="00695056" w:rsidP="00626CED">
            <w:pPr>
              <w:spacing w:line="312" w:lineRule="auto"/>
              <w:ind w:firstLine="0"/>
              <w:rPr>
                <w:rFonts w:cs="Times New Roman"/>
                <w:szCs w:val="26"/>
              </w:rPr>
            </w:pPr>
            <w:r w:rsidRPr="00615117">
              <w:rPr>
                <w:rFonts w:cs="Times New Roman"/>
                <w:szCs w:val="26"/>
              </w:rPr>
              <w:lastRenderedPageBreak/>
              <w:t>Số Ref EE</w:t>
            </w:r>
          </w:p>
        </w:tc>
        <w:tc>
          <w:tcPr>
            <w:tcW w:w="1418" w:type="dxa"/>
          </w:tcPr>
          <w:p w14:paraId="5941799D" w14:textId="2B9C9B77" w:rsidR="00695056" w:rsidRPr="00615117" w:rsidRDefault="00695056" w:rsidP="00626CED">
            <w:pPr>
              <w:spacing w:line="312" w:lineRule="auto"/>
              <w:ind w:firstLine="0"/>
              <w:rPr>
                <w:rFonts w:cs="Times New Roman"/>
                <w:szCs w:val="26"/>
              </w:rPr>
            </w:pPr>
            <w:r w:rsidRPr="00615117">
              <w:rPr>
                <w:rFonts w:cs="Times New Roman"/>
                <w:szCs w:val="26"/>
              </w:rPr>
              <w:t>Nvarchar</w:t>
            </w:r>
          </w:p>
        </w:tc>
        <w:tc>
          <w:tcPr>
            <w:tcW w:w="567" w:type="dxa"/>
          </w:tcPr>
          <w:p w14:paraId="3FE35E57" w14:textId="008BD8A5" w:rsidR="00695056" w:rsidRPr="00615117" w:rsidRDefault="00695056" w:rsidP="00626CED">
            <w:pPr>
              <w:spacing w:line="312" w:lineRule="auto"/>
              <w:ind w:firstLine="0"/>
              <w:rPr>
                <w:rFonts w:cs="Times New Roman"/>
                <w:szCs w:val="26"/>
              </w:rPr>
            </w:pPr>
            <w:r w:rsidRPr="00615117">
              <w:rPr>
                <w:rFonts w:cs="Times New Roman"/>
                <w:szCs w:val="26"/>
              </w:rPr>
              <w:t>13</w:t>
            </w:r>
          </w:p>
        </w:tc>
        <w:tc>
          <w:tcPr>
            <w:tcW w:w="567" w:type="dxa"/>
          </w:tcPr>
          <w:p w14:paraId="10A71570" w14:textId="5795C929" w:rsidR="00695056" w:rsidRDefault="00695056" w:rsidP="00626CED">
            <w:pPr>
              <w:spacing w:line="312" w:lineRule="auto"/>
              <w:ind w:firstLine="0"/>
              <w:rPr>
                <w:rFonts w:cs="Times New Roman"/>
                <w:szCs w:val="26"/>
              </w:rPr>
            </w:pPr>
            <w:r>
              <w:rPr>
                <w:rFonts w:cs="Times New Roman"/>
                <w:szCs w:val="26"/>
              </w:rPr>
              <w:t>P</w:t>
            </w:r>
          </w:p>
        </w:tc>
        <w:tc>
          <w:tcPr>
            <w:tcW w:w="4819" w:type="dxa"/>
          </w:tcPr>
          <w:p w14:paraId="131DCC5F"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Số Ref EE:</w:t>
            </w:r>
          </w:p>
          <w:p w14:paraId="79360ED5" w14:textId="77777777" w:rsidR="00695056" w:rsidRDefault="00695056" w:rsidP="00724F94">
            <w:pPr>
              <w:pStyle w:val="ListParagraph"/>
              <w:numPr>
                <w:ilvl w:val="0"/>
                <w:numId w:val="6"/>
              </w:numPr>
              <w:spacing w:line="312" w:lineRule="auto"/>
              <w:rPr>
                <w:rFonts w:cs="Times New Roman"/>
                <w:szCs w:val="26"/>
              </w:rPr>
            </w:pPr>
            <w:r w:rsidRPr="00615117">
              <w:rPr>
                <w:rFonts w:cs="Times New Roman"/>
                <w:szCs w:val="26"/>
              </w:rPr>
              <w:t>Số Bill được TT TTTM phát hành từ hệ thố</w:t>
            </w:r>
            <w:r>
              <w:rPr>
                <w:rFonts w:cs="Times New Roman"/>
                <w:szCs w:val="26"/>
              </w:rPr>
              <w:t>ng EE</w:t>
            </w:r>
          </w:p>
          <w:p w14:paraId="59799B58" w14:textId="29E3F5AB" w:rsidR="00695056" w:rsidRDefault="00695056" w:rsidP="00626CED">
            <w:pPr>
              <w:spacing w:line="312" w:lineRule="auto"/>
              <w:ind w:firstLine="0"/>
              <w:rPr>
                <w:rFonts w:cs="Times New Roman"/>
                <w:szCs w:val="26"/>
                <w:u w:val="single"/>
              </w:rPr>
            </w:pPr>
            <w:r w:rsidRPr="00615117">
              <w:rPr>
                <w:rFonts w:cs="Times New Roman"/>
                <w:szCs w:val="26"/>
              </w:rPr>
              <w:t xml:space="preserve"> </w:t>
            </w:r>
            <w:r w:rsidRPr="008E18AD">
              <w:rPr>
                <w:rFonts w:cs="Times New Roman"/>
                <w:szCs w:val="26"/>
              </w:rPr>
              <w:t>Giá trị được trả về từ TF-EE</w:t>
            </w:r>
          </w:p>
        </w:tc>
        <w:tc>
          <w:tcPr>
            <w:tcW w:w="1418" w:type="dxa"/>
          </w:tcPr>
          <w:p w14:paraId="29495DC1" w14:textId="28740740"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7E9E8655" w14:textId="0646DB46" w:rsidR="00695056" w:rsidRDefault="00695056" w:rsidP="00626CED">
            <w:pPr>
              <w:spacing w:line="312" w:lineRule="auto"/>
              <w:ind w:firstLine="0"/>
              <w:rPr>
                <w:rFonts w:cs="Times New Roman"/>
                <w:szCs w:val="26"/>
                <w:u w:val="single"/>
              </w:rPr>
            </w:pPr>
            <w:r>
              <w:rPr>
                <w:rFonts w:cs="Times New Roman"/>
                <w:i/>
                <w:color w:val="0070C0"/>
                <w:sz w:val="20"/>
                <w:szCs w:val="26"/>
              </w:rPr>
              <w:t>N</w:t>
            </w:r>
          </w:p>
        </w:tc>
      </w:tr>
      <w:tr w:rsidR="00635481" w:rsidRPr="00615117" w14:paraId="222D98CF" w14:textId="77777777" w:rsidTr="00626CED">
        <w:tc>
          <w:tcPr>
            <w:tcW w:w="1791" w:type="dxa"/>
          </w:tcPr>
          <w:p w14:paraId="32475D1A" w14:textId="77777777" w:rsidR="00635481" w:rsidRDefault="00635481" w:rsidP="00626CED">
            <w:pPr>
              <w:spacing w:line="312" w:lineRule="auto"/>
              <w:ind w:firstLine="72"/>
              <w:rPr>
                <w:rFonts w:cs="Times New Roman"/>
                <w:szCs w:val="26"/>
              </w:rPr>
            </w:pPr>
            <w:r>
              <w:rPr>
                <w:rFonts w:cs="Times New Roman"/>
                <w:szCs w:val="26"/>
              </w:rPr>
              <w:t>Số Ref EE</w:t>
            </w:r>
          </w:p>
          <w:p w14:paraId="76CB7EEA" w14:textId="77777777" w:rsidR="00635481" w:rsidRPr="00615117" w:rsidRDefault="00635481" w:rsidP="00626CED">
            <w:pPr>
              <w:spacing w:line="312" w:lineRule="auto"/>
              <w:ind w:firstLine="0"/>
              <w:rPr>
                <w:rFonts w:cs="Times New Roman"/>
                <w:szCs w:val="26"/>
              </w:rPr>
            </w:pPr>
          </w:p>
        </w:tc>
        <w:tc>
          <w:tcPr>
            <w:tcW w:w="1418" w:type="dxa"/>
          </w:tcPr>
          <w:p w14:paraId="77D0DA5B" w14:textId="77777777" w:rsidR="00635481" w:rsidRPr="00615117" w:rsidRDefault="00635481" w:rsidP="00626CED">
            <w:pPr>
              <w:spacing w:line="312" w:lineRule="auto"/>
              <w:ind w:firstLine="0"/>
              <w:rPr>
                <w:rFonts w:cs="Times New Roman"/>
                <w:szCs w:val="26"/>
              </w:rPr>
            </w:pPr>
            <w:r>
              <w:rPr>
                <w:rFonts w:cs="Times New Roman"/>
                <w:szCs w:val="26"/>
              </w:rPr>
              <w:t>Nvarchar</w:t>
            </w:r>
          </w:p>
        </w:tc>
        <w:tc>
          <w:tcPr>
            <w:tcW w:w="567" w:type="dxa"/>
          </w:tcPr>
          <w:p w14:paraId="2255BEEF" w14:textId="77777777" w:rsidR="00635481" w:rsidRPr="00615117" w:rsidRDefault="00635481" w:rsidP="00626CED">
            <w:pPr>
              <w:spacing w:line="312" w:lineRule="auto"/>
              <w:ind w:firstLine="0"/>
              <w:rPr>
                <w:rFonts w:cs="Times New Roman"/>
                <w:szCs w:val="26"/>
              </w:rPr>
            </w:pPr>
            <w:r>
              <w:rPr>
                <w:rFonts w:cs="Times New Roman"/>
                <w:szCs w:val="26"/>
              </w:rPr>
              <w:t>13</w:t>
            </w:r>
          </w:p>
        </w:tc>
        <w:tc>
          <w:tcPr>
            <w:tcW w:w="567" w:type="dxa"/>
          </w:tcPr>
          <w:p w14:paraId="4E8AA3A0" w14:textId="77777777" w:rsidR="00635481" w:rsidRDefault="00635481" w:rsidP="00626CED">
            <w:pPr>
              <w:spacing w:line="312" w:lineRule="auto"/>
              <w:ind w:firstLine="0"/>
              <w:rPr>
                <w:rFonts w:cs="Times New Roman"/>
                <w:szCs w:val="26"/>
              </w:rPr>
            </w:pPr>
            <w:r>
              <w:rPr>
                <w:rFonts w:cs="Times New Roman"/>
                <w:szCs w:val="26"/>
              </w:rPr>
              <w:t>P</w:t>
            </w:r>
          </w:p>
        </w:tc>
        <w:tc>
          <w:tcPr>
            <w:tcW w:w="4819" w:type="dxa"/>
          </w:tcPr>
          <w:p w14:paraId="37B411EF" w14:textId="77777777" w:rsidR="00635481" w:rsidRDefault="00635481" w:rsidP="00626CED">
            <w:pPr>
              <w:spacing w:line="312" w:lineRule="auto"/>
              <w:ind w:firstLine="0"/>
              <w:rPr>
                <w:rFonts w:cs="Times New Roman"/>
                <w:szCs w:val="26"/>
                <w:u w:val="single"/>
              </w:rPr>
            </w:pPr>
            <w:r>
              <w:rPr>
                <w:rFonts w:cs="Times New Roman"/>
                <w:szCs w:val="26"/>
                <w:u w:val="single"/>
              </w:rPr>
              <w:t>Số Ref EE:</w:t>
            </w:r>
          </w:p>
          <w:p w14:paraId="1220CB61" w14:textId="77777777" w:rsidR="00635481" w:rsidRDefault="00635481" w:rsidP="00626CED">
            <w:pPr>
              <w:spacing w:line="312" w:lineRule="auto"/>
              <w:ind w:firstLine="0"/>
              <w:rPr>
                <w:rFonts w:cs="Times New Roman"/>
                <w:szCs w:val="26"/>
              </w:rPr>
            </w:pPr>
            <w:r>
              <w:rPr>
                <w:rFonts w:cs="Times New Roman"/>
                <w:szCs w:val="26"/>
              </w:rPr>
              <w:t>Thê hiện số LC được TT TTTM phát hành từ hệ thống EE</w:t>
            </w:r>
          </w:p>
          <w:p w14:paraId="0F26FBA4" w14:textId="77777777" w:rsidR="00635481" w:rsidRDefault="00635481" w:rsidP="00626CED">
            <w:pPr>
              <w:spacing w:line="312" w:lineRule="auto"/>
              <w:ind w:firstLine="0"/>
              <w:rPr>
                <w:rFonts w:cs="Times New Roman"/>
                <w:szCs w:val="26"/>
                <w:u w:val="single"/>
              </w:rPr>
            </w:pPr>
            <w:r>
              <w:rPr>
                <w:rFonts w:cs="Times New Roman"/>
                <w:szCs w:val="26"/>
              </w:rPr>
              <w:t>Giá trị được trả về từ TF-EE</w:t>
            </w:r>
          </w:p>
        </w:tc>
        <w:tc>
          <w:tcPr>
            <w:tcW w:w="1418" w:type="dxa"/>
          </w:tcPr>
          <w:p w14:paraId="65908D48" w14:textId="77777777" w:rsidR="00635481" w:rsidRDefault="00635481"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7588E0AA" w14:textId="77777777" w:rsidR="00635481" w:rsidRDefault="00635481" w:rsidP="00626CED">
            <w:pPr>
              <w:spacing w:line="312" w:lineRule="auto"/>
              <w:ind w:firstLine="0"/>
              <w:rPr>
                <w:rFonts w:cs="Times New Roman"/>
                <w:i/>
                <w:color w:val="0070C0"/>
                <w:sz w:val="20"/>
                <w:szCs w:val="26"/>
              </w:rPr>
            </w:pPr>
            <w:r>
              <w:rPr>
                <w:rFonts w:cs="Times New Roman"/>
                <w:i/>
                <w:color w:val="0070C0"/>
                <w:sz w:val="20"/>
                <w:szCs w:val="26"/>
              </w:rPr>
              <w:t>RL</w:t>
            </w:r>
          </w:p>
          <w:p w14:paraId="1F1FCDF9" w14:textId="77777777" w:rsidR="00635481" w:rsidRDefault="00635481" w:rsidP="00626CED">
            <w:pPr>
              <w:spacing w:line="312" w:lineRule="auto"/>
              <w:ind w:firstLine="0"/>
              <w:rPr>
                <w:rFonts w:cs="Times New Roman"/>
                <w:szCs w:val="26"/>
                <w:u w:val="single"/>
              </w:rPr>
            </w:pPr>
            <w:r w:rsidRPr="00413D40">
              <w:rPr>
                <w:rFonts w:cs="Times New Roman"/>
                <w:i/>
                <w:color w:val="0070C0"/>
                <w:sz w:val="20"/>
                <w:szCs w:val="26"/>
              </w:rPr>
              <w:t>(Số Ref SGD)</w:t>
            </w:r>
          </w:p>
        </w:tc>
      </w:tr>
      <w:tr w:rsidR="00695056" w:rsidRPr="00615117" w14:paraId="5E3BCD5D" w14:textId="77777777" w:rsidTr="00626CED">
        <w:tc>
          <w:tcPr>
            <w:tcW w:w="1791" w:type="dxa"/>
          </w:tcPr>
          <w:p w14:paraId="44EB6F7B" w14:textId="3AFE45F8" w:rsidR="00695056" w:rsidRDefault="00695056" w:rsidP="00626CED">
            <w:pPr>
              <w:spacing w:line="312" w:lineRule="auto"/>
              <w:ind w:firstLine="72"/>
              <w:rPr>
                <w:rFonts w:cs="Times New Roman"/>
                <w:szCs w:val="26"/>
              </w:rPr>
            </w:pPr>
            <w:r w:rsidRPr="00615117">
              <w:rPr>
                <w:rFonts w:cs="Times New Roman"/>
                <w:szCs w:val="26"/>
              </w:rPr>
              <w:t xml:space="preserve">Số CIF </w:t>
            </w:r>
          </w:p>
        </w:tc>
        <w:tc>
          <w:tcPr>
            <w:tcW w:w="1418" w:type="dxa"/>
          </w:tcPr>
          <w:p w14:paraId="17209635" w14:textId="47CF1F0C" w:rsidR="00695056" w:rsidRDefault="00695056" w:rsidP="00626CED">
            <w:pPr>
              <w:spacing w:line="312" w:lineRule="auto"/>
              <w:ind w:firstLine="0"/>
              <w:rPr>
                <w:rFonts w:cs="Times New Roman"/>
                <w:szCs w:val="26"/>
              </w:rPr>
            </w:pPr>
            <w:r w:rsidRPr="00615117">
              <w:rPr>
                <w:rFonts w:cs="Times New Roman"/>
                <w:szCs w:val="26"/>
              </w:rPr>
              <w:t>Int</w:t>
            </w:r>
          </w:p>
        </w:tc>
        <w:tc>
          <w:tcPr>
            <w:tcW w:w="567" w:type="dxa"/>
          </w:tcPr>
          <w:p w14:paraId="582F1E88" w14:textId="6FE6F509" w:rsidR="00695056" w:rsidRDefault="00695056" w:rsidP="00626CED">
            <w:pPr>
              <w:spacing w:line="312" w:lineRule="auto"/>
              <w:ind w:firstLine="0"/>
              <w:rPr>
                <w:rFonts w:cs="Times New Roman"/>
                <w:szCs w:val="26"/>
              </w:rPr>
            </w:pPr>
            <w:r w:rsidRPr="00615117">
              <w:rPr>
                <w:rFonts w:cs="Times New Roman"/>
                <w:szCs w:val="26"/>
              </w:rPr>
              <w:t>9</w:t>
            </w:r>
          </w:p>
        </w:tc>
        <w:tc>
          <w:tcPr>
            <w:tcW w:w="567" w:type="dxa"/>
          </w:tcPr>
          <w:p w14:paraId="22B338DA" w14:textId="0A5346C5" w:rsidR="00695056" w:rsidRDefault="00695056" w:rsidP="00626CED">
            <w:pPr>
              <w:spacing w:line="312" w:lineRule="auto"/>
              <w:ind w:firstLine="0"/>
              <w:rPr>
                <w:rFonts w:cs="Times New Roman"/>
                <w:szCs w:val="26"/>
              </w:rPr>
            </w:pPr>
            <w:r w:rsidRPr="00D62801">
              <w:rPr>
                <w:rFonts w:cs="Times New Roman"/>
                <w:szCs w:val="26"/>
              </w:rPr>
              <w:t>M</w:t>
            </w:r>
          </w:p>
        </w:tc>
        <w:tc>
          <w:tcPr>
            <w:tcW w:w="4819" w:type="dxa"/>
          </w:tcPr>
          <w:p w14:paraId="37CEA7A4"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Số CIF:</w:t>
            </w:r>
          </w:p>
          <w:p w14:paraId="0E0221A3" w14:textId="77777777" w:rsidR="00695056" w:rsidRDefault="00695056" w:rsidP="00724F94">
            <w:pPr>
              <w:pStyle w:val="ListParagraph"/>
              <w:numPr>
                <w:ilvl w:val="0"/>
                <w:numId w:val="6"/>
              </w:numPr>
              <w:spacing w:line="312" w:lineRule="auto"/>
              <w:rPr>
                <w:rFonts w:cs="Times New Roman"/>
                <w:szCs w:val="26"/>
              </w:rPr>
            </w:pPr>
            <w:r>
              <w:rPr>
                <w:rFonts w:cs="Times New Roman"/>
                <w:szCs w:val="26"/>
              </w:rPr>
              <w:t>Thể hiện s</w:t>
            </w:r>
            <w:r w:rsidRPr="0092625B">
              <w:rPr>
                <w:rFonts w:cs="Times New Roman"/>
                <w:szCs w:val="26"/>
              </w:rPr>
              <w:t>ố CIF củ</w:t>
            </w:r>
            <w:r>
              <w:rPr>
                <w:rFonts w:cs="Times New Roman"/>
                <w:szCs w:val="26"/>
              </w:rPr>
              <w:t>a khách hàng</w:t>
            </w:r>
          </w:p>
          <w:p w14:paraId="5098B6D2" w14:textId="02D122A4" w:rsidR="00695056" w:rsidRDefault="00695056" w:rsidP="00626CED">
            <w:pPr>
              <w:spacing w:line="312" w:lineRule="auto"/>
              <w:ind w:firstLine="0"/>
              <w:rPr>
                <w:rFonts w:cs="Times New Roman"/>
                <w:szCs w:val="26"/>
                <w:u w:val="single"/>
              </w:rPr>
            </w:pPr>
            <w:r w:rsidRPr="0092625B">
              <w:rPr>
                <w:rFonts w:cs="Times New Roman"/>
                <w:szCs w:val="26"/>
              </w:rPr>
              <w:t xml:space="preserve">Hệ thống cho phép nhập số CIF </w:t>
            </w:r>
            <w:r>
              <w:rPr>
                <w:rFonts w:cs="Times New Roman"/>
                <w:szCs w:val="26"/>
              </w:rPr>
              <w:t>hoặc</w:t>
            </w:r>
            <w:r w:rsidRPr="0092625B">
              <w:rPr>
                <w:rFonts w:cs="Times New Roman"/>
                <w:szCs w:val="26"/>
              </w:rPr>
              <w:t xml:space="preserve"> tìm kiếm số CIF, nếu nhập đúng số CIF, hệ thống sẽ lấy các thông tin về tên và địa chỉ của khách hàng </w:t>
            </w:r>
            <w:r>
              <w:rPr>
                <w:rFonts w:cs="Times New Roman"/>
                <w:szCs w:val="26"/>
              </w:rPr>
              <w:t>tr</w:t>
            </w:r>
            <w:r w:rsidRPr="0092625B">
              <w:rPr>
                <w:rFonts w:cs="Times New Roman"/>
                <w:szCs w:val="26"/>
              </w:rPr>
              <w:t>ên màn hình, nếu nhập sai hệ thống cảnh báo lỗi "Số CIF không tồn tại"</w:t>
            </w:r>
          </w:p>
        </w:tc>
        <w:tc>
          <w:tcPr>
            <w:tcW w:w="1418" w:type="dxa"/>
          </w:tcPr>
          <w:p w14:paraId="0DAA75E7" w14:textId="2C2A9870"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5F79C9B3" w14:textId="77777777" w:rsidR="00695056" w:rsidRDefault="00695056" w:rsidP="00626CED">
            <w:pPr>
              <w:spacing w:line="312" w:lineRule="auto"/>
              <w:ind w:firstLine="0"/>
              <w:rPr>
                <w:rFonts w:cs="Times New Roman"/>
                <w:i/>
                <w:color w:val="0070C0"/>
                <w:sz w:val="20"/>
                <w:szCs w:val="26"/>
              </w:rPr>
            </w:pPr>
          </w:p>
        </w:tc>
      </w:tr>
      <w:tr w:rsidR="00695056" w:rsidRPr="00615117" w14:paraId="05EAD9CE" w14:textId="77777777" w:rsidTr="00626CED">
        <w:tc>
          <w:tcPr>
            <w:tcW w:w="1791" w:type="dxa"/>
          </w:tcPr>
          <w:p w14:paraId="4A4BFE63" w14:textId="6204DC71" w:rsidR="00695056" w:rsidRPr="00615117" w:rsidRDefault="00695056" w:rsidP="00626CED">
            <w:pPr>
              <w:spacing w:line="312" w:lineRule="auto"/>
              <w:ind w:firstLine="0"/>
              <w:rPr>
                <w:rFonts w:cs="Times New Roman"/>
                <w:szCs w:val="26"/>
              </w:rPr>
            </w:pPr>
            <w:r>
              <w:rPr>
                <w:rFonts w:cs="Times New Roman"/>
                <w:szCs w:val="26"/>
              </w:rPr>
              <w:t>T</w:t>
            </w:r>
            <w:r w:rsidRPr="00615117">
              <w:rPr>
                <w:rFonts w:cs="Times New Roman"/>
                <w:szCs w:val="26"/>
              </w:rPr>
              <w:t xml:space="preserve">ên </w:t>
            </w:r>
            <w:r>
              <w:rPr>
                <w:rFonts w:cs="Times New Roman"/>
                <w:szCs w:val="26"/>
              </w:rPr>
              <w:t>khách hàng</w:t>
            </w:r>
          </w:p>
        </w:tc>
        <w:tc>
          <w:tcPr>
            <w:tcW w:w="1418" w:type="dxa"/>
          </w:tcPr>
          <w:p w14:paraId="606AF6DA" w14:textId="12E18A00" w:rsidR="00695056" w:rsidRPr="00615117" w:rsidRDefault="00695056" w:rsidP="00626CED">
            <w:pPr>
              <w:spacing w:line="312" w:lineRule="auto"/>
              <w:ind w:firstLine="0"/>
              <w:rPr>
                <w:rFonts w:cs="Times New Roman"/>
                <w:szCs w:val="26"/>
              </w:rPr>
            </w:pPr>
            <w:r w:rsidRPr="00615117">
              <w:rPr>
                <w:rFonts w:cs="Times New Roman"/>
                <w:szCs w:val="26"/>
              </w:rPr>
              <w:t xml:space="preserve">Nvarchar </w:t>
            </w:r>
          </w:p>
        </w:tc>
        <w:tc>
          <w:tcPr>
            <w:tcW w:w="567" w:type="dxa"/>
          </w:tcPr>
          <w:p w14:paraId="028CEFB4" w14:textId="1EFA6756" w:rsidR="00695056" w:rsidRPr="00615117" w:rsidRDefault="00695056" w:rsidP="00626CED">
            <w:pPr>
              <w:spacing w:line="312" w:lineRule="auto"/>
              <w:ind w:firstLine="0"/>
              <w:rPr>
                <w:rFonts w:cs="Times New Roman"/>
                <w:szCs w:val="26"/>
              </w:rPr>
            </w:pPr>
            <w:r w:rsidRPr="00615117">
              <w:rPr>
                <w:rFonts w:cs="Times New Roman"/>
                <w:szCs w:val="26"/>
              </w:rPr>
              <w:t>255</w:t>
            </w:r>
          </w:p>
        </w:tc>
        <w:tc>
          <w:tcPr>
            <w:tcW w:w="567" w:type="dxa"/>
          </w:tcPr>
          <w:p w14:paraId="73D46C15" w14:textId="4D2F158B" w:rsidR="00695056" w:rsidRDefault="00695056" w:rsidP="00626CED">
            <w:pPr>
              <w:spacing w:line="312" w:lineRule="auto"/>
              <w:ind w:firstLine="0"/>
              <w:rPr>
                <w:rFonts w:cs="Times New Roman"/>
                <w:szCs w:val="26"/>
              </w:rPr>
            </w:pPr>
            <w:r w:rsidRPr="00D62801">
              <w:rPr>
                <w:rFonts w:cs="Times New Roman"/>
                <w:szCs w:val="26"/>
              </w:rPr>
              <w:t>M</w:t>
            </w:r>
          </w:p>
        </w:tc>
        <w:tc>
          <w:tcPr>
            <w:tcW w:w="4819" w:type="dxa"/>
          </w:tcPr>
          <w:p w14:paraId="004E8924"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 xml:space="preserve">Tên </w:t>
            </w:r>
            <w:r>
              <w:rPr>
                <w:rFonts w:cs="Times New Roman"/>
                <w:szCs w:val="26"/>
                <w:u w:val="single"/>
              </w:rPr>
              <w:t>khách hàng</w:t>
            </w:r>
            <w:r w:rsidRPr="00615117">
              <w:rPr>
                <w:rFonts w:cs="Times New Roman"/>
                <w:szCs w:val="26"/>
                <w:u w:val="single"/>
              </w:rPr>
              <w:t>:</w:t>
            </w:r>
          </w:p>
          <w:p w14:paraId="5FEFC760" w14:textId="77777777" w:rsidR="00695056" w:rsidRDefault="00695056" w:rsidP="00724F94">
            <w:pPr>
              <w:pStyle w:val="ListParagraph"/>
              <w:numPr>
                <w:ilvl w:val="0"/>
                <w:numId w:val="6"/>
              </w:numPr>
              <w:spacing w:line="312" w:lineRule="auto"/>
              <w:rPr>
                <w:rFonts w:cs="Times New Roman"/>
                <w:szCs w:val="26"/>
              </w:rPr>
            </w:pPr>
            <w:r>
              <w:rPr>
                <w:rFonts w:cs="Times New Roman"/>
                <w:szCs w:val="26"/>
              </w:rPr>
              <w:t>Thể hiện tên khách hàng</w:t>
            </w:r>
          </w:p>
          <w:p w14:paraId="05F5CD94" w14:textId="0CC0888B" w:rsidR="00695056" w:rsidRPr="00294073" w:rsidRDefault="00695056" w:rsidP="00724F94">
            <w:pPr>
              <w:pStyle w:val="ListParagraph"/>
              <w:numPr>
                <w:ilvl w:val="0"/>
                <w:numId w:val="6"/>
              </w:numPr>
              <w:spacing w:line="312" w:lineRule="auto"/>
              <w:rPr>
                <w:rFonts w:cs="Times New Roman"/>
                <w:szCs w:val="26"/>
                <w:u w:val="single"/>
              </w:rPr>
            </w:pPr>
            <w:r>
              <w:rPr>
                <w:rFonts w:cs="Times New Roman"/>
                <w:szCs w:val="26"/>
              </w:rPr>
              <w:t>H</w:t>
            </w:r>
            <w:r w:rsidRPr="0092625B">
              <w:rPr>
                <w:rFonts w:cs="Times New Roman"/>
                <w:szCs w:val="26"/>
              </w:rPr>
              <w:t>ệ thống tự động lấy thông tin theo số CIF và cho phép chỉnh sửa</w:t>
            </w:r>
          </w:p>
        </w:tc>
        <w:tc>
          <w:tcPr>
            <w:tcW w:w="1418" w:type="dxa"/>
          </w:tcPr>
          <w:p w14:paraId="41DC51DA" w14:textId="10E8AA87"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3C3CDCAE" w14:textId="77777777" w:rsidR="00695056" w:rsidRPr="00294073" w:rsidRDefault="00695056" w:rsidP="00626CED">
            <w:pPr>
              <w:spacing w:line="312" w:lineRule="auto"/>
              <w:ind w:firstLine="0"/>
              <w:rPr>
                <w:rFonts w:cs="Times New Roman"/>
                <w:szCs w:val="26"/>
                <w:u w:val="single"/>
              </w:rPr>
            </w:pPr>
          </w:p>
        </w:tc>
      </w:tr>
      <w:tr w:rsidR="00695056" w:rsidRPr="00615117" w14:paraId="5A49DC52" w14:textId="77777777" w:rsidTr="00626CED">
        <w:tc>
          <w:tcPr>
            <w:tcW w:w="1791" w:type="dxa"/>
          </w:tcPr>
          <w:p w14:paraId="1DB2581B" w14:textId="3CA32417" w:rsidR="00695056" w:rsidRDefault="00695056" w:rsidP="00626CED">
            <w:pPr>
              <w:spacing w:line="312" w:lineRule="auto"/>
              <w:ind w:firstLine="0"/>
              <w:rPr>
                <w:rFonts w:cs="Times New Roman"/>
                <w:szCs w:val="26"/>
              </w:rPr>
            </w:pPr>
            <w:r w:rsidRPr="00615117">
              <w:rPr>
                <w:rFonts w:cs="Times New Roman"/>
                <w:szCs w:val="26"/>
              </w:rPr>
              <w:t>Địa chỉ</w:t>
            </w:r>
            <w:r>
              <w:rPr>
                <w:rFonts w:cs="Times New Roman"/>
                <w:szCs w:val="26"/>
              </w:rPr>
              <w:t xml:space="preserve"> khách hàng</w:t>
            </w:r>
          </w:p>
        </w:tc>
        <w:tc>
          <w:tcPr>
            <w:tcW w:w="1418" w:type="dxa"/>
          </w:tcPr>
          <w:p w14:paraId="5DEAB3FC" w14:textId="458E68DA" w:rsidR="00695056" w:rsidRPr="00615117" w:rsidRDefault="00695056" w:rsidP="00626CED">
            <w:pPr>
              <w:spacing w:line="312" w:lineRule="auto"/>
              <w:ind w:firstLine="0"/>
              <w:rPr>
                <w:rFonts w:cs="Times New Roman"/>
                <w:szCs w:val="26"/>
              </w:rPr>
            </w:pPr>
            <w:r w:rsidRPr="00615117">
              <w:rPr>
                <w:rFonts w:cs="Times New Roman"/>
                <w:szCs w:val="26"/>
              </w:rPr>
              <w:t>Nvarchar</w:t>
            </w:r>
          </w:p>
        </w:tc>
        <w:tc>
          <w:tcPr>
            <w:tcW w:w="567" w:type="dxa"/>
          </w:tcPr>
          <w:p w14:paraId="1007C2E3" w14:textId="15011787" w:rsidR="00695056" w:rsidRPr="00615117" w:rsidRDefault="00695056" w:rsidP="00626CED">
            <w:pPr>
              <w:spacing w:line="312" w:lineRule="auto"/>
              <w:ind w:firstLine="0"/>
              <w:rPr>
                <w:rFonts w:cs="Times New Roman"/>
                <w:szCs w:val="26"/>
              </w:rPr>
            </w:pPr>
            <w:r w:rsidRPr="00615117">
              <w:rPr>
                <w:rFonts w:cs="Times New Roman"/>
                <w:szCs w:val="26"/>
              </w:rPr>
              <w:t>255</w:t>
            </w:r>
          </w:p>
        </w:tc>
        <w:tc>
          <w:tcPr>
            <w:tcW w:w="567" w:type="dxa"/>
          </w:tcPr>
          <w:p w14:paraId="14CC2701" w14:textId="5223D83E" w:rsidR="00695056" w:rsidRDefault="00695056" w:rsidP="00626CED">
            <w:pPr>
              <w:spacing w:line="312" w:lineRule="auto"/>
              <w:ind w:firstLine="0"/>
              <w:rPr>
                <w:rFonts w:cs="Times New Roman"/>
                <w:szCs w:val="26"/>
              </w:rPr>
            </w:pPr>
            <w:r w:rsidRPr="00D62801">
              <w:rPr>
                <w:rFonts w:cs="Times New Roman"/>
                <w:szCs w:val="26"/>
              </w:rPr>
              <w:t>M</w:t>
            </w:r>
          </w:p>
        </w:tc>
        <w:tc>
          <w:tcPr>
            <w:tcW w:w="4819" w:type="dxa"/>
          </w:tcPr>
          <w:p w14:paraId="5711F95B"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 xml:space="preserve">Địa chỉ </w:t>
            </w:r>
            <w:r>
              <w:rPr>
                <w:rFonts w:cs="Times New Roman"/>
                <w:szCs w:val="26"/>
                <w:u w:val="single"/>
              </w:rPr>
              <w:t>khách hàng</w:t>
            </w:r>
            <w:r w:rsidRPr="00615117">
              <w:rPr>
                <w:rFonts w:cs="Times New Roman"/>
                <w:szCs w:val="26"/>
                <w:u w:val="single"/>
              </w:rPr>
              <w:t>:</w:t>
            </w:r>
          </w:p>
          <w:p w14:paraId="6797ECF3" w14:textId="77777777" w:rsidR="00695056" w:rsidRDefault="00695056" w:rsidP="00724F94">
            <w:pPr>
              <w:pStyle w:val="ListParagraph"/>
              <w:numPr>
                <w:ilvl w:val="0"/>
                <w:numId w:val="6"/>
              </w:numPr>
              <w:spacing w:line="312" w:lineRule="auto"/>
              <w:rPr>
                <w:rFonts w:cs="Times New Roman"/>
                <w:szCs w:val="26"/>
              </w:rPr>
            </w:pPr>
            <w:r>
              <w:rPr>
                <w:rFonts w:cs="Times New Roman"/>
                <w:szCs w:val="26"/>
              </w:rPr>
              <w:t>Thể hiện địa chỉ khách hàng</w:t>
            </w:r>
          </w:p>
          <w:p w14:paraId="594BBFC7" w14:textId="4A6A1EC3" w:rsidR="00695056" w:rsidRPr="00294073" w:rsidRDefault="00695056" w:rsidP="00724F94">
            <w:pPr>
              <w:pStyle w:val="ListParagraph"/>
              <w:numPr>
                <w:ilvl w:val="0"/>
                <w:numId w:val="6"/>
              </w:numPr>
              <w:spacing w:line="312" w:lineRule="auto"/>
              <w:rPr>
                <w:rFonts w:cs="Times New Roman"/>
                <w:szCs w:val="26"/>
                <w:u w:val="single"/>
              </w:rPr>
            </w:pPr>
            <w:r w:rsidRPr="00427E49">
              <w:rPr>
                <w:rFonts w:cs="Times New Roman"/>
                <w:szCs w:val="26"/>
              </w:rPr>
              <w:t>Hệ thống tự động lấy thông tin theo số CIF và cho phép chỉnh sửa</w:t>
            </w:r>
          </w:p>
        </w:tc>
        <w:tc>
          <w:tcPr>
            <w:tcW w:w="1418" w:type="dxa"/>
          </w:tcPr>
          <w:p w14:paraId="4A091786" w14:textId="6005F7B5"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59D84E8A" w14:textId="77777777" w:rsidR="00695056" w:rsidRPr="00294073" w:rsidRDefault="00695056" w:rsidP="00626CED">
            <w:pPr>
              <w:spacing w:line="312" w:lineRule="auto"/>
              <w:ind w:firstLine="0"/>
              <w:rPr>
                <w:rFonts w:cs="Times New Roman"/>
                <w:szCs w:val="26"/>
                <w:u w:val="single"/>
              </w:rPr>
            </w:pPr>
          </w:p>
        </w:tc>
      </w:tr>
      <w:tr w:rsidR="00695056" w:rsidRPr="00615117" w14:paraId="6F13EAB3" w14:textId="77777777" w:rsidTr="00626CED">
        <w:tc>
          <w:tcPr>
            <w:tcW w:w="1791" w:type="dxa"/>
          </w:tcPr>
          <w:p w14:paraId="5E962DF9" w14:textId="00A28F1D" w:rsidR="00695056" w:rsidRDefault="00695056" w:rsidP="00626CED">
            <w:pPr>
              <w:spacing w:line="312" w:lineRule="auto"/>
              <w:ind w:firstLine="0"/>
              <w:rPr>
                <w:rFonts w:cs="Times New Roman"/>
                <w:szCs w:val="26"/>
              </w:rPr>
            </w:pPr>
            <w:r w:rsidRPr="00615117">
              <w:rPr>
                <w:rFonts w:cs="Times New Roman"/>
                <w:szCs w:val="26"/>
              </w:rPr>
              <w:t>Loại tiền</w:t>
            </w:r>
            <w:r w:rsidRPr="00615117">
              <w:rPr>
                <w:rFonts w:cs="Times New Roman"/>
                <w:szCs w:val="26"/>
                <w:lang w:val="vi-VN"/>
              </w:rPr>
              <w:t xml:space="preserve"> </w:t>
            </w:r>
          </w:p>
        </w:tc>
        <w:tc>
          <w:tcPr>
            <w:tcW w:w="1418" w:type="dxa"/>
          </w:tcPr>
          <w:p w14:paraId="426E90C9" w14:textId="2C026A5A" w:rsidR="00695056" w:rsidRPr="00615117" w:rsidRDefault="00695056" w:rsidP="00626CED">
            <w:pPr>
              <w:spacing w:line="312" w:lineRule="auto"/>
              <w:ind w:firstLine="0"/>
              <w:rPr>
                <w:rFonts w:cs="Times New Roman"/>
                <w:szCs w:val="26"/>
              </w:rPr>
            </w:pPr>
            <w:r w:rsidRPr="00615117">
              <w:rPr>
                <w:rFonts w:cs="Times New Roman"/>
                <w:szCs w:val="26"/>
              </w:rPr>
              <w:t>Char</w:t>
            </w:r>
          </w:p>
        </w:tc>
        <w:tc>
          <w:tcPr>
            <w:tcW w:w="567" w:type="dxa"/>
          </w:tcPr>
          <w:p w14:paraId="26B53501" w14:textId="4561F6B0" w:rsidR="00695056" w:rsidRDefault="00695056" w:rsidP="00626CED">
            <w:pPr>
              <w:spacing w:line="312" w:lineRule="auto"/>
              <w:ind w:firstLine="0"/>
              <w:rPr>
                <w:rFonts w:cs="Times New Roman"/>
                <w:szCs w:val="26"/>
              </w:rPr>
            </w:pPr>
            <w:r w:rsidRPr="00615117">
              <w:rPr>
                <w:rFonts w:cs="Times New Roman"/>
                <w:szCs w:val="26"/>
              </w:rPr>
              <w:t>3</w:t>
            </w:r>
          </w:p>
        </w:tc>
        <w:tc>
          <w:tcPr>
            <w:tcW w:w="567" w:type="dxa"/>
          </w:tcPr>
          <w:p w14:paraId="10BF33DE" w14:textId="2101039F" w:rsidR="00695056" w:rsidRDefault="00695056" w:rsidP="00626CED">
            <w:pPr>
              <w:spacing w:line="312" w:lineRule="auto"/>
              <w:ind w:firstLine="0"/>
              <w:rPr>
                <w:rFonts w:cs="Times New Roman"/>
                <w:szCs w:val="26"/>
              </w:rPr>
            </w:pPr>
            <w:r>
              <w:rPr>
                <w:rFonts w:cs="Times New Roman"/>
                <w:szCs w:val="26"/>
              </w:rPr>
              <w:t>P</w:t>
            </w:r>
          </w:p>
        </w:tc>
        <w:tc>
          <w:tcPr>
            <w:tcW w:w="4819" w:type="dxa"/>
          </w:tcPr>
          <w:p w14:paraId="4E526330"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Loại tiền:</w:t>
            </w:r>
          </w:p>
          <w:p w14:paraId="49B3FFE1" w14:textId="77777777" w:rsidR="00695056" w:rsidRDefault="00695056"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loại tiền nhờ thu</w:t>
            </w:r>
            <w:r w:rsidRPr="00427E49">
              <w:rPr>
                <w:rFonts w:cs="Times New Roman"/>
                <w:szCs w:val="26"/>
              </w:rPr>
              <w:t xml:space="preserve"> </w:t>
            </w:r>
          </w:p>
          <w:p w14:paraId="77A65D85" w14:textId="196C339B" w:rsidR="00695056" w:rsidRPr="00252AA2" w:rsidRDefault="00695056" w:rsidP="00724F94">
            <w:pPr>
              <w:pStyle w:val="ListParagraph"/>
              <w:numPr>
                <w:ilvl w:val="0"/>
                <w:numId w:val="6"/>
              </w:numPr>
              <w:spacing w:line="312" w:lineRule="auto"/>
              <w:rPr>
                <w:rFonts w:cs="Times New Roman"/>
                <w:szCs w:val="26"/>
                <w:u w:val="single"/>
              </w:rPr>
            </w:pPr>
            <w:r>
              <w:rPr>
                <w:rFonts w:cs="Times New Roman"/>
                <w:szCs w:val="26"/>
              </w:rPr>
              <w:t>Giá trị được trả về từ TF-EE</w:t>
            </w:r>
          </w:p>
        </w:tc>
        <w:tc>
          <w:tcPr>
            <w:tcW w:w="1418" w:type="dxa"/>
          </w:tcPr>
          <w:p w14:paraId="445EB678" w14:textId="3373B880" w:rsidR="00695056" w:rsidRPr="00294073" w:rsidRDefault="00695056" w:rsidP="00626CED">
            <w:pPr>
              <w:spacing w:line="312" w:lineRule="auto"/>
              <w:ind w:firstLine="0"/>
              <w:rPr>
                <w:rFonts w:cs="Times New Roman"/>
                <w:szCs w:val="26"/>
                <w:u w:val="single"/>
              </w:rPr>
            </w:pPr>
            <w:r>
              <w:rPr>
                <w:rFonts w:cs="Times New Roman"/>
                <w:i/>
                <w:color w:val="0070C0"/>
                <w:sz w:val="20"/>
                <w:szCs w:val="26"/>
              </w:rPr>
              <w:t>Y</w:t>
            </w:r>
          </w:p>
        </w:tc>
        <w:tc>
          <w:tcPr>
            <w:tcW w:w="1418" w:type="dxa"/>
          </w:tcPr>
          <w:p w14:paraId="008AFCE1" w14:textId="77777777" w:rsidR="00695056" w:rsidRDefault="00695056" w:rsidP="00626CED">
            <w:pPr>
              <w:spacing w:line="312" w:lineRule="auto"/>
              <w:ind w:firstLine="0"/>
              <w:rPr>
                <w:rFonts w:cs="Times New Roman"/>
                <w:szCs w:val="26"/>
                <w:u w:val="single"/>
              </w:rPr>
            </w:pPr>
          </w:p>
        </w:tc>
      </w:tr>
      <w:tr w:rsidR="00695056" w:rsidRPr="00615117" w14:paraId="3426A6C6" w14:textId="77777777" w:rsidTr="00626CED">
        <w:tc>
          <w:tcPr>
            <w:tcW w:w="1791" w:type="dxa"/>
          </w:tcPr>
          <w:p w14:paraId="6A1FC040" w14:textId="5127D7BA" w:rsidR="00695056" w:rsidRPr="00615117" w:rsidRDefault="00695056" w:rsidP="00626CED">
            <w:pPr>
              <w:spacing w:line="312" w:lineRule="auto"/>
              <w:ind w:firstLine="0"/>
              <w:rPr>
                <w:rFonts w:cs="Times New Roman"/>
                <w:szCs w:val="26"/>
              </w:rPr>
            </w:pPr>
            <w:r w:rsidRPr="00615117">
              <w:rPr>
                <w:rFonts w:cs="Times New Roman"/>
                <w:szCs w:val="26"/>
              </w:rPr>
              <w:t>Số tiề</w:t>
            </w:r>
            <w:r>
              <w:rPr>
                <w:rFonts w:cs="Times New Roman"/>
                <w:szCs w:val="26"/>
              </w:rPr>
              <w:t xml:space="preserve">n </w:t>
            </w:r>
          </w:p>
        </w:tc>
        <w:tc>
          <w:tcPr>
            <w:tcW w:w="1418" w:type="dxa"/>
          </w:tcPr>
          <w:p w14:paraId="5F1F39EE" w14:textId="12F8686F" w:rsidR="00695056" w:rsidRPr="00615117" w:rsidRDefault="00695056" w:rsidP="00626CED">
            <w:pPr>
              <w:spacing w:line="312" w:lineRule="auto"/>
              <w:ind w:firstLine="0"/>
              <w:rPr>
                <w:rFonts w:cs="Times New Roman"/>
                <w:szCs w:val="26"/>
              </w:rPr>
            </w:pPr>
            <w:r w:rsidRPr="00615117">
              <w:rPr>
                <w:rFonts w:cs="Times New Roman"/>
                <w:szCs w:val="26"/>
              </w:rPr>
              <w:t>Decimal</w:t>
            </w:r>
          </w:p>
        </w:tc>
        <w:tc>
          <w:tcPr>
            <w:tcW w:w="567" w:type="dxa"/>
          </w:tcPr>
          <w:p w14:paraId="4BFE41C4" w14:textId="34C9B60A" w:rsidR="00695056" w:rsidRPr="00AD7813" w:rsidRDefault="00695056" w:rsidP="00626CED">
            <w:pPr>
              <w:spacing w:line="312" w:lineRule="auto"/>
              <w:ind w:firstLine="0"/>
              <w:rPr>
                <w:rFonts w:cs="Times New Roman"/>
                <w:color w:val="7030A0"/>
                <w:sz w:val="24"/>
                <w:szCs w:val="26"/>
              </w:rPr>
            </w:pPr>
            <w:r w:rsidRPr="00615117">
              <w:rPr>
                <w:rFonts w:cs="Times New Roman"/>
                <w:szCs w:val="26"/>
                <w:lang w:val="vi-VN"/>
              </w:rPr>
              <w:t>18</w:t>
            </w:r>
            <w:r w:rsidRPr="00615117">
              <w:rPr>
                <w:rFonts w:cs="Times New Roman"/>
                <w:szCs w:val="26"/>
              </w:rPr>
              <w:t>,3</w:t>
            </w:r>
          </w:p>
        </w:tc>
        <w:tc>
          <w:tcPr>
            <w:tcW w:w="567" w:type="dxa"/>
          </w:tcPr>
          <w:p w14:paraId="742DE207" w14:textId="3635668E" w:rsidR="00695056" w:rsidRPr="00615117" w:rsidRDefault="00695056" w:rsidP="00626CED">
            <w:pPr>
              <w:spacing w:line="312" w:lineRule="auto"/>
              <w:ind w:firstLine="0"/>
              <w:rPr>
                <w:rFonts w:cs="Times New Roman"/>
                <w:szCs w:val="26"/>
              </w:rPr>
            </w:pPr>
            <w:r>
              <w:rPr>
                <w:rFonts w:cs="Times New Roman"/>
                <w:szCs w:val="26"/>
              </w:rPr>
              <w:t>P</w:t>
            </w:r>
          </w:p>
        </w:tc>
        <w:tc>
          <w:tcPr>
            <w:tcW w:w="4819" w:type="dxa"/>
          </w:tcPr>
          <w:p w14:paraId="1CD82374"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Số tiề</w:t>
            </w:r>
            <w:r>
              <w:rPr>
                <w:rFonts w:cs="Times New Roman"/>
                <w:szCs w:val="26"/>
                <w:u w:val="single"/>
              </w:rPr>
              <w:t xml:space="preserve">n </w:t>
            </w:r>
            <w:r w:rsidRPr="00615117">
              <w:rPr>
                <w:rFonts w:cs="Times New Roman"/>
                <w:szCs w:val="26"/>
                <w:u w:val="single"/>
              </w:rPr>
              <w:t>:</w:t>
            </w:r>
          </w:p>
          <w:p w14:paraId="2AD4E438" w14:textId="77777777" w:rsidR="00695056" w:rsidRDefault="00695056"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 xml:space="preserve">số </w:t>
            </w:r>
            <w:r w:rsidRPr="00427E49">
              <w:rPr>
                <w:rFonts w:cs="Times New Roman"/>
                <w:szCs w:val="26"/>
              </w:rPr>
              <w:t>tiề</w:t>
            </w:r>
            <w:r>
              <w:rPr>
                <w:rFonts w:cs="Times New Roman"/>
                <w:szCs w:val="26"/>
              </w:rPr>
              <w:t>n nhờ thu</w:t>
            </w:r>
          </w:p>
          <w:p w14:paraId="6913E1FF" w14:textId="44441255" w:rsidR="00695056" w:rsidRPr="0092625B" w:rsidRDefault="00695056" w:rsidP="00724F94">
            <w:pPr>
              <w:pStyle w:val="ListParagraph"/>
              <w:numPr>
                <w:ilvl w:val="0"/>
                <w:numId w:val="6"/>
              </w:numPr>
              <w:spacing w:line="312" w:lineRule="auto"/>
              <w:rPr>
                <w:rFonts w:cs="Times New Roman"/>
                <w:szCs w:val="26"/>
              </w:rPr>
            </w:pPr>
            <w:r w:rsidRPr="00427E49">
              <w:rPr>
                <w:rFonts w:cs="Times New Roman"/>
                <w:szCs w:val="26"/>
              </w:rPr>
              <w:lastRenderedPageBreak/>
              <w:t xml:space="preserve"> </w:t>
            </w:r>
            <w:r>
              <w:rPr>
                <w:rFonts w:cs="Times New Roman"/>
                <w:szCs w:val="26"/>
              </w:rPr>
              <w:t>Giá trị được trả về từ TF-EE</w:t>
            </w:r>
          </w:p>
        </w:tc>
        <w:tc>
          <w:tcPr>
            <w:tcW w:w="1418" w:type="dxa"/>
          </w:tcPr>
          <w:p w14:paraId="3AD1E980" w14:textId="09515A90" w:rsidR="00695056" w:rsidRPr="00294073" w:rsidRDefault="00695056" w:rsidP="00626CED">
            <w:pPr>
              <w:spacing w:line="312" w:lineRule="auto"/>
              <w:ind w:firstLine="0"/>
              <w:rPr>
                <w:rFonts w:cs="Times New Roman"/>
                <w:i/>
                <w:color w:val="0070C0"/>
                <w:sz w:val="20"/>
                <w:szCs w:val="26"/>
              </w:rPr>
            </w:pPr>
            <w:r>
              <w:rPr>
                <w:rFonts w:cs="Times New Roman"/>
                <w:i/>
                <w:color w:val="0070C0"/>
                <w:sz w:val="20"/>
                <w:szCs w:val="26"/>
              </w:rPr>
              <w:lastRenderedPageBreak/>
              <w:t>Y</w:t>
            </w:r>
          </w:p>
        </w:tc>
        <w:tc>
          <w:tcPr>
            <w:tcW w:w="1418" w:type="dxa"/>
          </w:tcPr>
          <w:p w14:paraId="21F7A2A0" w14:textId="77777777" w:rsidR="00695056" w:rsidRDefault="00695056" w:rsidP="00626CED">
            <w:pPr>
              <w:spacing w:line="312" w:lineRule="auto"/>
              <w:ind w:firstLine="0"/>
              <w:rPr>
                <w:rFonts w:cs="Times New Roman"/>
                <w:szCs w:val="26"/>
                <w:u w:val="single"/>
              </w:rPr>
            </w:pPr>
          </w:p>
        </w:tc>
      </w:tr>
      <w:tr w:rsidR="00695056" w:rsidRPr="00615117" w14:paraId="200B996E" w14:textId="77777777" w:rsidTr="00626CED">
        <w:tc>
          <w:tcPr>
            <w:tcW w:w="1791" w:type="dxa"/>
          </w:tcPr>
          <w:p w14:paraId="49D8BAD1" w14:textId="11D9D5CE" w:rsidR="00695056" w:rsidRPr="00615117" w:rsidRDefault="00695056" w:rsidP="00626CED">
            <w:pPr>
              <w:spacing w:line="312" w:lineRule="auto"/>
              <w:ind w:firstLine="0"/>
              <w:rPr>
                <w:rFonts w:cs="Times New Roman"/>
                <w:szCs w:val="26"/>
              </w:rPr>
            </w:pPr>
            <w:r>
              <w:rPr>
                <w:rFonts w:cs="Times New Roman"/>
                <w:szCs w:val="26"/>
              </w:rPr>
              <w:lastRenderedPageBreak/>
              <w:t>Số dư</w:t>
            </w:r>
          </w:p>
        </w:tc>
        <w:tc>
          <w:tcPr>
            <w:tcW w:w="1418" w:type="dxa"/>
          </w:tcPr>
          <w:p w14:paraId="1A83C94E" w14:textId="327C0A54" w:rsidR="00695056" w:rsidRPr="00615117" w:rsidRDefault="00695056" w:rsidP="00626CED">
            <w:pPr>
              <w:spacing w:line="312" w:lineRule="auto"/>
              <w:ind w:firstLine="0"/>
              <w:rPr>
                <w:rFonts w:cs="Times New Roman"/>
                <w:szCs w:val="26"/>
              </w:rPr>
            </w:pPr>
            <w:r w:rsidRPr="00615117">
              <w:rPr>
                <w:rFonts w:cs="Times New Roman"/>
                <w:szCs w:val="26"/>
              </w:rPr>
              <w:t>Decimal</w:t>
            </w:r>
          </w:p>
        </w:tc>
        <w:tc>
          <w:tcPr>
            <w:tcW w:w="567" w:type="dxa"/>
          </w:tcPr>
          <w:p w14:paraId="4CCE85F5" w14:textId="62BEACC5" w:rsidR="00695056" w:rsidRPr="00AD7813" w:rsidRDefault="00695056" w:rsidP="00626CED">
            <w:pPr>
              <w:spacing w:line="312" w:lineRule="auto"/>
              <w:ind w:firstLine="0"/>
              <w:rPr>
                <w:rFonts w:cs="Times New Roman"/>
                <w:color w:val="7030A0"/>
                <w:sz w:val="24"/>
                <w:szCs w:val="26"/>
              </w:rPr>
            </w:pPr>
            <w:r w:rsidRPr="00615117">
              <w:rPr>
                <w:rFonts w:cs="Times New Roman"/>
                <w:szCs w:val="26"/>
                <w:lang w:val="vi-VN"/>
              </w:rPr>
              <w:t>18</w:t>
            </w:r>
            <w:r w:rsidRPr="00615117">
              <w:rPr>
                <w:rFonts w:cs="Times New Roman"/>
                <w:szCs w:val="26"/>
              </w:rPr>
              <w:t>,3</w:t>
            </w:r>
          </w:p>
        </w:tc>
        <w:tc>
          <w:tcPr>
            <w:tcW w:w="567" w:type="dxa"/>
          </w:tcPr>
          <w:p w14:paraId="29F5F2EE" w14:textId="659F2731" w:rsidR="00695056" w:rsidRPr="00615117" w:rsidRDefault="00695056" w:rsidP="00626CED">
            <w:pPr>
              <w:spacing w:line="312" w:lineRule="auto"/>
              <w:ind w:firstLine="0"/>
              <w:rPr>
                <w:rFonts w:cs="Times New Roman"/>
                <w:szCs w:val="26"/>
              </w:rPr>
            </w:pPr>
            <w:r>
              <w:rPr>
                <w:rFonts w:cs="Times New Roman"/>
                <w:szCs w:val="26"/>
              </w:rPr>
              <w:t>P</w:t>
            </w:r>
          </w:p>
        </w:tc>
        <w:tc>
          <w:tcPr>
            <w:tcW w:w="4819" w:type="dxa"/>
          </w:tcPr>
          <w:p w14:paraId="554DBC8F"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Số tiề</w:t>
            </w:r>
            <w:r>
              <w:rPr>
                <w:rFonts w:cs="Times New Roman"/>
                <w:szCs w:val="26"/>
                <w:u w:val="single"/>
              </w:rPr>
              <w:t xml:space="preserve">n </w:t>
            </w:r>
            <w:r w:rsidRPr="00615117">
              <w:rPr>
                <w:rFonts w:cs="Times New Roman"/>
                <w:szCs w:val="26"/>
                <w:u w:val="single"/>
              </w:rPr>
              <w:t>:</w:t>
            </w:r>
          </w:p>
          <w:p w14:paraId="22478C26" w14:textId="77777777" w:rsidR="00695056" w:rsidRDefault="00695056"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số dư nhờ thu</w:t>
            </w:r>
          </w:p>
          <w:p w14:paraId="756AD30C" w14:textId="2DD84B3F" w:rsidR="00695056" w:rsidRPr="0092625B" w:rsidRDefault="00695056" w:rsidP="00724F94">
            <w:pPr>
              <w:pStyle w:val="ListParagraph"/>
              <w:numPr>
                <w:ilvl w:val="0"/>
                <w:numId w:val="6"/>
              </w:numPr>
              <w:spacing w:line="312" w:lineRule="auto"/>
              <w:rPr>
                <w:rFonts w:cs="Times New Roman"/>
                <w:szCs w:val="26"/>
              </w:rPr>
            </w:pPr>
            <w:r w:rsidRPr="00427E49">
              <w:rPr>
                <w:rFonts w:cs="Times New Roman"/>
                <w:szCs w:val="26"/>
              </w:rPr>
              <w:t xml:space="preserve"> </w:t>
            </w:r>
            <w:r>
              <w:rPr>
                <w:rFonts w:cs="Times New Roman"/>
                <w:szCs w:val="26"/>
              </w:rPr>
              <w:t>Giá trị được trả về từ TF-EE</w:t>
            </w:r>
          </w:p>
        </w:tc>
        <w:tc>
          <w:tcPr>
            <w:tcW w:w="1418" w:type="dxa"/>
          </w:tcPr>
          <w:p w14:paraId="1E2F682D" w14:textId="641EF9DD"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BBC40B8" w14:textId="77777777" w:rsidR="00695056" w:rsidRDefault="00695056" w:rsidP="00626CED">
            <w:pPr>
              <w:spacing w:line="312" w:lineRule="auto"/>
              <w:ind w:firstLine="0"/>
              <w:rPr>
                <w:rFonts w:cs="Times New Roman"/>
                <w:szCs w:val="26"/>
                <w:u w:val="single"/>
              </w:rPr>
            </w:pPr>
          </w:p>
        </w:tc>
      </w:tr>
      <w:tr w:rsidR="00695056" w:rsidRPr="00615117" w14:paraId="5CB2E109" w14:textId="77777777" w:rsidTr="00626CED">
        <w:tc>
          <w:tcPr>
            <w:tcW w:w="1791" w:type="dxa"/>
          </w:tcPr>
          <w:p w14:paraId="7809C87B" w14:textId="0EB5768F" w:rsidR="00695056" w:rsidRPr="00615117" w:rsidRDefault="00695056" w:rsidP="00626CED">
            <w:pPr>
              <w:spacing w:line="312" w:lineRule="auto"/>
              <w:ind w:firstLine="0"/>
              <w:rPr>
                <w:rFonts w:cs="Times New Roman"/>
                <w:szCs w:val="26"/>
              </w:rPr>
            </w:pPr>
            <w:r w:rsidRPr="00615117">
              <w:rPr>
                <w:rFonts w:cs="Times New Roman"/>
                <w:szCs w:val="26"/>
              </w:rPr>
              <w:t xml:space="preserve">Tỷ giá </w:t>
            </w:r>
          </w:p>
        </w:tc>
        <w:tc>
          <w:tcPr>
            <w:tcW w:w="1418" w:type="dxa"/>
          </w:tcPr>
          <w:p w14:paraId="2A5D0761" w14:textId="172BBCD3" w:rsidR="00695056" w:rsidRPr="00615117" w:rsidRDefault="00695056" w:rsidP="00626CED">
            <w:pPr>
              <w:spacing w:line="312" w:lineRule="auto"/>
              <w:ind w:firstLine="0"/>
              <w:rPr>
                <w:rFonts w:cs="Times New Roman"/>
                <w:szCs w:val="26"/>
              </w:rPr>
            </w:pPr>
            <w:r w:rsidRPr="00615117">
              <w:rPr>
                <w:rFonts w:cs="Times New Roman"/>
                <w:szCs w:val="26"/>
              </w:rPr>
              <w:t>Decimal</w:t>
            </w:r>
          </w:p>
        </w:tc>
        <w:tc>
          <w:tcPr>
            <w:tcW w:w="567" w:type="dxa"/>
          </w:tcPr>
          <w:p w14:paraId="4DF0CEE8" w14:textId="4C6BF5D1" w:rsidR="00695056" w:rsidRPr="00AD7813" w:rsidRDefault="00695056" w:rsidP="00626CED">
            <w:pPr>
              <w:spacing w:line="312" w:lineRule="auto"/>
              <w:ind w:firstLine="0"/>
              <w:rPr>
                <w:rFonts w:cs="Times New Roman"/>
                <w:color w:val="7030A0"/>
                <w:sz w:val="24"/>
                <w:szCs w:val="26"/>
              </w:rPr>
            </w:pPr>
            <w:r w:rsidRPr="00615117">
              <w:rPr>
                <w:rFonts w:cs="Times New Roman"/>
                <w:szCs w:val="26"/>
              </w:rPr>
              <w:t>18,3</w:t>
            </w:r>
          </w:p>
        </w:tc>
        <w:tc>
          <w:tcPr>
            <w:tcW w:w="567" w:type="dxa"/>
          </w:tcPr>
          <w:p w14:paraId="2A3E7CBD" w14:textId="08BAA730" w:rsidR="00695056" w:rsidRPr="00615117" w:rsidRDefault="00695056" w:rsidP="00626CED">
            <w:pPr>
              <w:spacing w:line="312" w:lineRule="auto"/>
              <w:ind w:firstLine="0"/>
              <w:rPr>
                <w:rFonts w:cs="Times New Roman"/>
                <w:szCs w:val="26"/>
              </w:rPr>
            </w:pPr>
            <w:r w:rsidRPr="00D62801">
              <w:rPr>
                <w:rFonts w:cs="Times New Roman"/>
                <w:szCs w:val="26"/>
              </w:rPr>
              <w:t>M</w:t>
            </w:r>
          </w:p>
        </w:tc>
        <w:tc>
          <w:tcPr>
            <w:tcW w:w="4819" w:type="dxa"/>
          </w:tcPr>
          <w:p w14:paraId="279B045A"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Tỷ giá quy đổi:</w:t>
            </w:r>
          </w:p>
          <w:p w14:paraId="18F2BF87" w14:textId="0102BAF4" w:rsidR="00695056" w:rsidRPr="00427E49" w:rsidRDefault="00695056" w:rsidP="00724F94">
            <w:pPr>
              <w:pStyle w:val="ListParagraph"/>
              <w:numPr>
                <w:ilvl w:val="0"/>
                <w:numId w:val="6"/>
              </w:numPr>
              <w:spacing w:line="312" w:lineRule="auto"/>
              <w:rPr>
                <w:rFonts w:cs="Times New Roman"/>
                <w:szCs w:val="26"/>
              </w:rPr>
            </w:pPr>
            <w:r>
              <w:rPr>
                <w:rFonts w:cs="Times New Roman"/>
                <w:szCs w:val="26"/>
              </w:rPr>
              <w:t>Thể hiện t</w:t>
            </w:r>
            <w:r w:rsidRPr="00427E49">
              <w:rPr>
                <w:rFonts w:cs="Times New Roman"/>
                <w:szCs w:val="26"/>
              </w:rPr>
              <w:t xml:space="preserve">ỷ giá quy đổi cho đồng tiền </w:t>
            </w:r>
            <w:r>
              <w:rPr>
                <w:rFonts w:cs="Times New Roman"/>
                <w:szCs w:val="26"/>
              </w:rPr>
              <w:t>nhờ thu</w:t>
            </w:r>
            <w:r w:rsidRPr="00427E49">
              <w:rPr>
                <w:rFonts w:cs="Times New Roman"/>
                <w:szCs w:val="26"/>
              </w:rPr>
              <w:t xml:space="preserve"> ra đồng nội tệ, hệ thống tự động lấy mặc định tỷ giá Midrate từ hệ thống Core, </w:t>
            </w:r>
            <w:r>
              <w:rPr>
                <w:rFonts w:cs="Times New Roman"/>
                <w:szCs w:val="26"/>
              </w:rPr>
              <w:t>và cho phép</w:t>
            </w:r>
            <w:r w:rsidRPr="00427E49">
              <w:rPr>
                <w:rFonts w:cs="Times New Roman"/>
                <w:szCs w:val="26"/>
              </w:rPr>
              <w:t xml:space="preserve"> chỉnh sửa</w:t>
            </w:r>
          </w:p>
        </w:tc>
        <w:tc>
          <w:tcPr>
            <w:tcW w:w="1418" w:type="dxa"/>
          </w:tcPr>
          <w:p w14:paraId="33AA5471" w14:textId="608DAE2F"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287647F2" w14:textId="77777777" w:rsidR="00695056" w:rsidRDefault="00695056" w:rsidP="00626CED">
            <w:pPr>
              <w:spacing w:line="312" w:lineRule="auto"/>
              <w:ind w:firstLine="0"/>
              <w:rPr>
                <w:rFonts w:cs="Times New Roman"/>
                <w:szCs w:val="26"/>
                <w:u w:val="single"/>
              </w:rPr>
            </w:pPr>
          </w:p>
        </w:tc>
      </w:tr>
      <w:tr w:rsidR="00695056" w:rsidRPr="00615117" w14:paraId="18E3255E" w14:textId="77777777" w:rsidTr="00626CED">
        <w:tc>
          <w:tcPr>
            <w:tcW w:w="1791" w:type="dxa"/>
          </w:tcPr>
          <w:p w14:paraId="556FF31B" w14:textId="1FC19703" w:rsidR="00695056" w:rsidRPr="009E452D" w:rsidRDefault="00695056" w:rsidP="00626CED">
            <w:pPr>
              <w:spacing w:line="312" w:lineRule="auto"/>
              <w:ind w:firstLine="0"/>
              <w:rPr>
                <w:rFonts w:cs="Times New Roman"/>
                <w:szCs w:val="26"/>
              </w:rPr>
            </w:pPr>
            <w:r w:rsidRPr="00615117">
              <w:rPr>
                <w:rFonts w:cs="Times New Roman"/>
                <w:szCs w:val="26"/>
              </w:rPr>
              <w:t xml:space="preserve">Số </w:t>
            </w:r>
            <w:r>
              <w:rPr>
                <w:rFonts w:cs="Times New Roman"/>
                <w:szCs w:val="26"/>
              </w:rPr>
              <w:t>tiền nhờ thu</w:t>
            </w:r>
            <w:r w:rsidRPr="00615117">
              <w:rPr>
                <w:rFonts w:cs="Times New Roman"/>
                <w:szCs w:val="26"/>
              </w:rPr>
              <w:t xml:space="preserve"> quy đổi</w:t>
            </w:r>
          </w:p>
        </w:tc>
        <w:tc>
          <w:tcPr>
            <w:tcW w:w="1418" w:type="dxa"/>
          </w:tcPr>
          <w:p w14:paraId="42CE2EAC" w14:textId="6694EE85" w:rsidR="00695056" w:rsidRPr="00615117" w:rsidRDefault="00695056" w:rsidP="00626CED">
            <w:pPr>
              <w:spacing w:line="312" w:lineRule="auto"/>
              <w:ind w:firstLine="0"/>
              <w:rPr>
                <w:rFonts w:cs="Times New Roman"/>
                <w:szCs w:val="26"/>
              </w:rPr>
            </w:pPr>
            <w:r w:rsidRPr="00615117">
              <w:rPr>
                <w:rFonts w:cs="Times New Roman"/>
                <w:szCs w:val="26"/>
              </w:rPr>
              <w:t>Decimal</w:t>
            </w:r>
          </w:p>
        </w:tc>
        <w:tc>
          <w:tcPr>
            <w:tcW w:w="567" w:type="dxa"/>
          </w:tcPr>
          <w:p w14:paraId="7AE14A7B" w14:textId="65F40352" w:rsidR="00695056" w:rsidRPr="00615117" w:rsidRDefault="00695056" w:rsidP="00626CED">
            <w:pPr>
              <w:spacing w:line="312" w:lineRule="auto"/>
              <w:ind w:firstLine="0"/>
              <w:rPr>
                <w:rFonts w:cs="Times New Roman"/>
                <w:szCs w:val="26"/>
              </w:rPr>
            </w:pPr>
            <w:r w:rsidRPr="00615117">
              <w:rPr>
                <w:rFonts w:cs="Times New Roman"/>
                <w:szCs w:val="26"/>
              </w:rPr>
              <w:t>18,3</w:t>
            </w:r>
          </w:p>
        </w:tc>
        <w:tc>
          <w:tcPr>
            <w:tcW w:w="567" w:type="dxa"/>
          </w:tcPr>
          <w:p w14:paraId="2FF35442" w14:textId="20066FFD" w:rsidR="00695056" w:rsidRPr="00615117" w:rsidRDefault="00695056" w:rsidP="00626CED">
            <w:pPr>
              <w:spacing w:line="312" w:lineRule="auto"/>
              <w:ind w:firstLine="0"/>
              <w:rPr>
                <w:rFonts w:cs="Times New Roman"/>
                <w:szCs w:val="26"/>
              </w:rPr>
            </w:pPr>
            <w:r w:rsidRPr="00615117">
              <w:rPr>
                <w:rFonts w:cs="Times New Roman"/>
                <w:szCs w:val="26"/>
              </w:rPr>
              <w:t>P</w:t>
            </w:r>
          </w:p>
        </w:tc>
        <w:tc>
          <w:tcPr>
            <w:tcW w:w="4819" w:type="dxa"/>
          </w:tcPr>
          <w:p w14:paraId="37200861"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 xml:space="preserve">Số </w:t>
            </w:r>
            <w:r>
              <w:rPr>
                <w:rFonts w:cs="Times New Roman"/>
                <w:szCs w:val="26"/>
                <w:u w:val="single"/>
              </w:rPr>
              <w:t>tiền nhờ thu quy đổi</w:t>
            </w:r>
            <w:r w:rsidRPr="00615117">
              <w:rPr>
                <w:rFonts w:cs="Times New Roman"/>
                <w:szCs w:val="26"/>
                <w:u w:val="single"/>
              </w:rPr>
              <w:t>:</w:t>
            </w:r>
          </w:p>
          <w:p w14:paraId="62EE30B3" w14:textId="77777777" w:rsidR="00695056" w:rsidRDefault="00695056" w:rsidP="00724F94">
            <w:pPr>
              <w:pStyle w:val="ListParagraph"/>
              <w:numPr>
                <w:ilvl w:val="0"/>
                <w:numId w:val="6"/>
              </w:numPr>
              <w:spacing w:line="312" w:lineRule="auto"/>
              <w:rPr>
                <w:rFonts w:cs="Times New Roman"/>
                <w:szCs w:val="26"/>
              </w:rPr>
            </w:pPr>
            <w:r>
              <w:rPr>
                <w:rFonts w:cs="Times New Roman"/>
                <w:szCs w:val="26"/>
              </w:rPr>
              <w:t>H</w:t>
            </w:r>
            <w:r w:rsidRPr="00F36C4A">
              <w:rPr>
                <w:rFonts w:cs="Times New Roman"/>
                <w:szCs w:val="26"/>
              </w:rPr>
              <w:t>ệ thống tự động tính toán</w:t>
            </w:r>
          </w:p>
          <w:p w14:paraId="40A24129" w14:textId="66CF3D75" w:rsidR="00695056" w:rsidRPr="00427E49" w:rsidRDefault="00695056" w:rsidP="00724F94">
            <w:pPr>
              <w:pStyle w:val="ListParagraph"/>
              <w:numPr>
                <w:ilvl w:val="0"/>
                <w:numId w:val="6"/>
              </w:numPr>
              <w:spacing w:line="312" w:lineRule="auto"/>
              <w:rPr>
                <w:rFonts w:cs="Times New Roman"/>
                <w:szCs w:val="26"/>
              </w:rPr>
            </w:pPr>
            <w:r w:rsidRPr="00F36C4A">
              <w:rPr>
                <w:rFonts w:cs="Times New Roman"/>
                <w:szCs w:val="26"/>
              </w:rPr>
              <w:t>Số dư LC quy đổ</w:t>
            </w:r>
            <w:r>
              <w:rPr>
                <w:rFonts w:cs="Times New Roman"/>
                <w:szCs w:val="26"/>
              </w:rPr>
              <w:t xml:space="preserve">i </w:t>
            </w:r>
            <w:r w:rsidRPr="00F36C4A">
              <w:rPr>
                <w:rFonts w:cs="Times New Roman"/>
                <w:szCs w:val="26"/>
              </w:rPr>
              <w:t>= Số</w:t>
            </w:r>
            <w:r>
              <w:rPr>
                <w:rFonts w:cs="Times New Roman"/>
                <w:szCs w:val="26"/>
              </w:rPr>
              <w:t xml:space="preserve"> dư LC nguyên tệ x T</w:t>
            </w:r>
            <w:r w:rsidRPr="00F36C4A">
              <w:rPr>
                <w:rFonts w:cs="Times New Roman"/>
                <w:szCs w:val="26"/>
              </w:rPr>
              <w:t>ỷ</w:t>
            </w:r>
            <w:r>
              <w:rPr>
                <w:rFonts w:cs="Times New Roman"/>
                <w:szCs w:val="26"/>
              </w:rPr>
              <w:t xml:space="preserve"> giá</w:t>
            </w:r>
          </w:p>
        </w:tc>
        <w:tc>
          <w:tcPr>
            <w:tcW w:w="1418" w:type="dxa"/>
          </w:tcPr>
          <w:p w14:paraId="2BAA88A1" w14:textId="380A0B9E"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746C8423" w14:textId="77777777"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RL</w:t>
            </w:r>
          </w:p>
          <w:p w14:paraId="48484DF2" w14:textId="02162775" w:rsidR="00695056" w:rsidRPr="00294073" w:rsidRDefault="00695056" w:rsidP="00626CED">
            <w:pPr>
              <w:spacing w:line="312" w:lineRule="auto"/>
              <w:ind w:firstLine="0"/>
              <w:rPr>
                <w:rFonts w:cs="Times New Roman"/>
                <w:szCs w:val="26"/>
                <w:u w:val="single"/>
              </w:rPr>
            </w:pPr>
            <w:r>
              <w:rPr>
                <w:rFonts w:cs="Times New Roman"/>
                <w:i/>
                <w:color w:val="0070C0"/>
                <w:sz w:val="20"/>
                <w:szCs w:val="26"/>
              </w:rPr>
              <w:t>(HP qui đổi)</w:t>
            </w:r>
          </w:p>
        </w:tc>
      </w:tr>
      <w:tr w:rsidR="00695056" w:rsidRPr="00615117" w14:paraId="7EFDA990" w14:textId="77777777" w:rsidTr="00626CED">
        <w:tc>
          <w:tcPr>
            <w:tcW w:w="1791" w:type="dxa"/>
          </w:tcPr>
          <w:p w14:paraId="5D1D4291" w14:textId="091F7CDD" w:rsidR="00695056" w:rsidRPr="00615117" w:rsidRDefault="00695056" w:rsidP="00626CED">
            <w:pPr>
              <w:spacing w:line="312" w:lineRule="auto"/>
              <w:ind w:firstLine="0"/>
              <w:rPr>
                <w:rFonts w:cs="Times New Roman"/>
                <w:szCs w:val="26"/>
              </w:rPr>
            </w:pPr>
            <w:r w:rsidRPr="00615117">
              <w:rPr>
                <w:rFonts w:cs="Times New Roman"/>
                <w:szCs w:val="26"/>
              </w:rPr>
              <w:t>Loại nhờ thu</w:t>
            </w:r>
          </w:p>
        </w:tc>
        <w:tc>
          <w:tcPr>
            <w:tcW w:w="1418" w:type="dxa"/>
          </w:tcPr>
          <w:p w14:paraId="468F9017" w14:textId="31BACECD" w:rsidR="00695056" w:rsidRPr="00615117" w:rsidRDefault="00695056" w:rsidP="00626CED">
            <w:pPr>
              <w:spacing w:line="312" w:lineRule="auto"/>
              <w:ind w:firstLine="0"/>
              <w:rPr>
                <w:rFonts w:cs="Times New Roman"/>
                <w:szCs w:val="26"/>
              </w:rPr>
            </w:pPr>
            <w:r w:rsidRPr="00615117">
              <w:rPr>
                <w:rFonts w:cs="Times New Roman"/>
                <w:szCs w:val="26"/>
              </w:rPr>
              <w:t>Char</w:t>
            </w:r>
          </w:p>
        </w:tc>
        <w:tc>
          <w:tcPr>
            <w:tcW w:w="567" w:type="dxa"/>
          </w:tcPr>
          <w:p w14:paraId="0C978CEA" w14:textId="175DCDA1" w:rsidR="00695056" w:rsidRPr="00615117" w:rsidRDefault="00695056" w:rsidP="00626CED">
            <w:pPr>
              <w:spacing w:line="312" w:lineRule="auto"/>
              <w:ind w:firstLine="0"/>
              <w:rPr>
                <w:rFonts w:cs="Times New Roman"/>
                <w:szCs w:val="26"/>
              </w:rPr>
            </w:pPr>
            <w:r w:rsidRPr="00615117">
              <w:rPr>
                <w:rFonts w:cs="Times New Roman"/>
                <w:szCs w:val="26"/>
              </w:rPr>
              <w:t>5</w:t>
            </w:r>
          </w:p>
        </w:tc>
        <w:tc>
          <w:tcPr>
            <w:tcW w:w="567" w:type="dxa"/>
          </w:tcPr>
          <w:p w14:paraId="2D059638" w14:textId="7AE65145" w:rsidR="00695056" w:rsidRPr="00615117" w:rsidRDefault="00695056" w:rsidP="00626CED">
            <w:pPr>
              <w:spacing w:line="312" w:lineRule="auto"/>
              <w:ind w:firstLine="0"/>
              <w:rPr>
                <w:rFonts w:cs="Times New Roman"/>
                <w:szCs w:val="26"/>
              </w:rPr>
            </w:pPr>
            <w:r>
              <w:rPr>
                <w:rFonts w:cs="Times New Roman"/>
                <w:szCs w:val="26"/>
              </w:rPr>
              <w:t>P</w:t>
            </w:r>
          </w:p>
        </w:tc>
        <w:tc>
          <w:tcPr>
            <w:tcW w:w="4819" w:type="dxa"/>
          </w:tcPr>
          <w:p w14:paraId="606F04C6"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Loại nhờ thu:</w:t>
            </w:r>
          </w:p>
          <w:p w14:paraId="1E171C8A" w14:textId="77777777" w:rsidR="00695056" w:rsidRPr="00A4795B" w:rsidRDefault="00695056" w:rsidP="00724F94">
            <w:pPr>
              <w:pStyle w:val="ListParagraph"/>
              <w:numPr>
                <w:ilvl w:val="0"/>
                <w:numId w:val="6"/>
              </w:numPr>
              <w:spacing w:line="312" w:lineRule="auto"/>
              <w:rPr>
                <w:rFonts w:cs="Times New Roman"/>
                <w:szCs w:val="26"/>
              </w:rPr>
            </w:pPr>
            <w:r w:rsidRPr="00615117">
              <w:rPr>
                <w:rFonts w:cs="Times New Roman"/>
                <w:szCs w:val="26"/>
              </w:rPr>
              <w:t xml:space="preserve">Đây là trường thể hiện loại nhờ thu </w:t>
            </w:r>
          </w:p>
          <w:p w14:paraId="7B906F36" w14:textId="77AE903A" w:rsidR="00695056" w:rsidRPr="00427E49" w:rsidRDefault="00695056" w:rsidP="00724F94">
            <w:pPr>
              <w:pStyle w:val="ListParagraph"/>
              <w:numPr>
                <w:ilvl w:val="0"/>
                <w:numId w:val="6"/>
              </w:numPr>
              <w:spacing w:line="312" w:lineRule="auto"/>
              <w:rPr>
                <w:rFonts w:cs="Times New Roman"/>
                <w:szCs w:val="26"/>
              </w:rPr>
            </w:pPr>
            <w:r w:rsidRPr="00A4795B">
              <w:rPr>
                <w:rFonts w:cs="Times New Roman"/>
                <w:szCs w:val="26"/>
              </w:rPr>
              <w:t>Giá trị được trả về từ TF-EE</w:t>
            </w:r>
          </w:p>
        </w:tc>
        <w:tc>
          <w:tcPr>
            <w:tcW w:w="1418" w:type="dxa"/>
          </w:tcPr>
          <w:p w14:paraId="6F07523E" w14:textId="7372629B"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06EAF675" w14:textId="77777777" w:rsidR="00695056" w:rsidRPr="00294073" w:rsidRDefault="00695056" w:rsidP="00626CED">
            <w:pPr>
              <w:spacing w:line="312" w:lineRule="auto"/>
              <w:ind w:firstLine="0"/>
              <w:rPr>
                <w:rFonts w:cs="Times New Roman"/>
                <w:szCs w:val="26"/>
                <w:u w:val="single"/>
              </w:rPr>
            </w:pPr>
          </w:p>
        </w:tc>
      </w:tr>
      <w:tr w:rsidR="00695056" w:rsidRPr="00615117" w14:paraId="104AD0AA" w14:textId="77777777" w:rsidTr="00626CED">
        <w:tc>
          <w:tcPr>
            <w:tcW w:w="1791" w:type="dxa"/>
          </w:tcPr>
          <w:p w14:paraId="645EE8F4" w14:textId="08966AD0" w:rsidR="00695056" w:rsidRPr="00615117" w:rsidRDefault="00695056" w:rsidP="00626CED">
            <w:pPr>
              <w:spacing w:line="312" w:lineRule="auto"/>
              <w:ind w:firstLine="0"/>
              <w:rPr>
                <w:rFonts w:cs="Times New Roman"/>
                <w:szCs w:val="26"/>
              </w:rPr>
            </w:pPr>
            <w:r w:rsidRPr="00615117">
              <w:rPr>
                <w:rFonts w:cs="Times New Roman"/>
                <w:szCs w:val="26"/>
              </w:rPr>
              <w:t xml:space="preserve">Tên người </w:t>
            </w:r>
            <w:r>
              <w:rPr>
                <w:rFonts w:cs="Times New Roman"/>
                <w:szCs w:val="26"/>
              </w:rPr>
              <w:t>hưởng</w:t>
            </w:r>
          </w:p>
        </w:tc>
        <w:tc>
          <w:tcPr>
            <w:tcW w:w="1418" w:type="dxa"/>
          </w:tcPr>
          <w:p w14:paraId="281BCB5C" w14:textId="5D037359" w:rsidR="00695056" w:rsidRPr="00615117" w:rsidRDefault="00695056" w:rsidP="00626CED">
            <w:pPr>
              <w:spacing w:line="312" w:lineRule="auto"/>
              <w:ind w:firstLine="0"/>
              <w:rPr>
                <w:rFonts w:cs="Times New Roman"/>
                <w:szCs w:val="26"/>
              </w:rPr>
            </w:pPr>
            <w:r w:rsidRPr="00615117">
              <w:rPr>
                <w:rFonts w:cs="Times New Roman"/>
                <w:szCs w:val="26"/>
              </w:rPr>
              <w:t xml:space="preserve">Nvarchar </w:t>
            </w:r>
          </w:p>
        </w:tc>
        <w:tc>
          <w:tcPr>
            <w:tcW w:w="567" w:type="dxa"/>
          </w:tcPr>
          <w:p w14:paraId="4D553F6B" w14:textId="3858B8E3" w:rsidR="00695056" w:rsidRPr="00615117" w:rsidRDefault="00695056" w:rsidP="00626CED">
            <w:pPr>
              <w:spacing w:line="312" w:lineRule="auto"/>
              <w:ind w:firstLine="0"/>
              <w:rPr>
                <w:rFonts w:cs="Times New Roman"/>
                <w:szCs w:val="26"/>
              </w:rPr>
            </w:pPr>
            <w:r w:rsidRPr="00615117">
              <w:rPr>
                <w:rFonts w:cs="Times New Roman"/>
                <w:szCs w:val="26"/>
              </w:rPr>
              <w:t>255</w:t>
            </w:r>
          </w:p>
        </w:tc>
        <w:tc>
          <w:tcPr>
            <w:tcW w:w="567" w:type="dxa"/>
          </w:tcPr>
          <w:p w14:paraId="5A6ED226" w14:textId="76CCF1E9" w:rsidR="00695056" w:rsidRPr="00615117" w:rsidRDefault="00695056" w:rsidP="00626CED">
            <w:pPr>
              <w:spacing w:line="312" w:lineRule="auto"/>
              <w:ind w:firstLine="0"/>
              <w:rPr>
                <w:rFonts w:cs="Times New Roman"/>
                <w:szCs w:val="26"/>
              </w:rPr>
            </w:pPr>
            <w:r>
              <w:rPr>
                <w:rFonts w:cs="Times New Roman"/>
                <w:szCs w:val="26"/>
              </w:rPr>
              <w:t>P</w:t>
            </w:r>
          </w:p>
        </w:tc>
        <w:tc>
          <w:tcPr>
            <w:tcW w:w="4819" w:type="dxa"/>
          </w:tcPr>
          <w:p w14:paraId="7802E15F"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 xml:space="preserve">Tên người </w:t>
            </w:r>
            <w:r>
              <w:rPr>
                <w:rFonts w:cs="Times New Roman"/>
                <w:szCs w:val="26"/>
                <w:u w:val="single"/>
              </w:rPr>
              <w:t>hưởng</w:t>
            </w:r>
            <w:r w:rsidRPr="00615117">
              <w:rPr>
                <w:rFonts w:cs="Times New Roman"/>
                <w:szCs w:val="26"/>
                <w:u w:val="single"/>
              </w:rPr>
              <w:t>:</w:t>
            </w:r>
          </w:p>
          <w:p w14:paraId="218CF957" w14:textId="77777777" w:rsidR="00695056" w:rsidRDefault="00695056" w:rsidP="00724F94">
            <w:pPr>
              <w:pStyle w:val="ListParagraph"/>
              <w:numPr>
                <w:ilvl w:val="0"/>
                <w:numId w:val="6"/>
              </w:numPr>
              <w:spacing w:line="312" w:lineRule="auto"/>
              <w:rPr>
                <w:rFonts w:cs="Times New Roman"/>
                <w:szCs w:val="26"/>
              </w:rPr>
            </w:pPr>
            <w:r w:rsidRPr="00615117">
              <w:rPr>
                <w:rFonts w:cs="Times New Roman"/>
                <w:szCs w:val="26"/>
              </w:rPr>
              <w:t xml:space="preserve">Tên của </w:t>
            </w:r>
            <w:r>
              <w:rPr>
                <w:rFonts w:cs="Times New Roman"/>
                <w:szCs w:val="26"/>
              </w:rPr>
              <w:t>người hưởng trong</w:t>
            </w:r>
            <w:r w:rsidRPr="00615117">
              <w:rPr>
                <w:rFonts w:cs="Times New Roman"/>
                <w:szCs w:val="26"/>
              </w:rPr>
              <w:t xml:space="preserve"> nhờ </w:t>
            </w:r>
            <w:r>
              <w:rPr>
                <w:rFonts w:cs="Times New Roman"/>
                <w:szCs w:val="26"/>
              </w:rPr>
              <w:t>thu</w:t>
            </w:r>
          </w:p>
          <w:p w14:paraId="454B49D0" w14:textId="384653F3" w:rsidR="00695056" w:rsidRPr="00427E49" w:rsidRDefault="00695056" w:rsidP="00724F94">
            <w:pPr>
              <w:pStyle w:val="ListParagraph"/>
              <w:numPr>
                <w:ilvl w:val="0"/>
                <w:numId w:val="6"/>
              </w:numPr>
              <w:spacing w:line="312" w:lineRule="auto"/>
              <w:rPr>
                <w:rFonts w:cs="Times New Roman"/>
                <w:szCs w:val="26"/>
              </w:rPr>
            </w:pPr>
            <w:r w:rsidRPr="00A4795B">
              <w:rPr>
                <w:rFonts w:cs="Times New Roman"/>
                <w:szCs w:val="26"/>
              </w:rPr>
              <w:t>Giá trị được trả về từ TF-EE</w:t>
            </w:r>
          </w:p>
        </w:tc>
        <w:tc>
          <w:tcPr>
            <w:tcW w:w="1418" w:type="dxa"/>
          </w:tcPr>
          <w:p w14:paraId="745B9989" w14:textId="52E956F1"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791E08F6" w14:textId="77777777" w:rsidR="00695056" w:rsidRPr="00294073" w:rsidRDefault="00695056" w:rsidP="00626CED">
            <w:pPr>
              <w:spacing w:line="312" w:lineRule="auto"/>
              <w:ind w:firstLine="0"/>
              <w:rPr>
                <w:rFonts w:cs="Times New Roman"/>
                <w:szCs w:val="26"/>
                <w:u w:val="single"/>
              </w:rPr>
            </w:pPr>
          </w:p>
        </w:tc>
      </w:tr>
      <w:tr w:rsidR="00695056" w:rsidRPr="00615117" w14:paraId="1CBAAE9F" w14:textId="77777777" w:rsidTr="00626CED">
        <w:tc>
          <w:tcPr>
            <w:tcW w:w="1791" w:type="dxa"/>
          </w:tcPr>
          <w:p w14:paraId="50E721AF" w14:textId="3A0472B8" w:rsidR="00695056" w:rsidRPr="00615117" w:rsidRDefault="00695056" w:rsidP="00626CED">
            <w:pPr>
              <w:spacing w:line="312" w:lineRule="auto"/>
              <w:ind w:firstLine="0"/>
              <w:rPr>
                <w:rFonts w:cs="Times New Roman"/>
                <w:szCs w:val="26"/>
              </w:rPr>
            </w:pPr>
            <w:r w:rsidRPr="00615117">
              <w:rPr>
                <w:rFonts w:cs="Times New Roman"/>
                <w:szCs w:val="26"/>
              </w:rPr>
              <w:t xml:space="preserve">Địa chỉ người </w:t>
            </w:r>
            <w:r>
              <w:rPr>
                <w:rFonts w:cs="Times New Roman"/>
                <w:szCs w:val="26"/>
              </w:rPr>
              <w:t xml:space="preserve">hưởng </w:t>
            </w:r>
          </w:p>
        </w:tc>
        <w:tc>
          <w:tcPr>
            <w:tcW w:w="1418" w:type="dxa"/>
          </w:tcPr>
          <w:p w14:paraId="4E0425C4" w14:textId="57B1E119" w:rsidR="00695056" w:rsidRPr="00615117" w:rsidRDefault="00695056" w:rsidP="00626CED">
            <w:pPr>
              <w:spacing w:line="312" w:lineRule="auto"/>
              <w:ind w:firstLine="0"/>
              <w:rPr>
                <w:rFonts w:cs="Times New Roman"/>
                <w:szCs w:val="26"/>
              </w:rPr>
            </w:pPr>
            <w:r w:rsidRPr="00615117">
              <w:rPr>
                <w:rFonts w:cs="Times New Roman"/>
                <w:szCs w:val="26"/>
              </w:rPr>
              <w:t>Nvarchar</w:t>
            </w:r>
          </w:p>
        </w:tc>
        <w:tc>
          <w:tcPr>
            <w:tcW w:w="567" w:type="dxa"/>
          </w:tcPr>
          <w:p w14:paraId="1029BF53" w14:textId="5E155745" w:rsidR="00695056" w:rsidRPr="00615117" w:rsidRDefault="00695056" w:rsidP="00626CED">
            <w:pPr>
              <w:spacing w:line="312" w:lineRule="auto"/>
              <w:ind w:firstLine="0"/>
              <w:rPr>
                <w:rFonts w:cs="Times New Roman"/>
                <w:szCs w:val="26"/>
              </w:rPr>
            </w:pPr>
            <w:r w:rsidRPr="00615117">
              <w:rPr>
                <w:rFonts w:cs="Times New Roman"/>
                <w:szCs w:val="26"/>
              </w:rPr>
              <w:t>255</w:t>
            </w:r>
          </w:p>
        </w:tc>
        <w:tc>
          <w:tcPr>
            <w:tcW w:w="567" w:type="dxa"/>
          </w:tcPr>
          <w:p w14:paraId="2C9D94F1" w14:textId="73C1CE13" w:rsidR="00695056" w:rsidRDefault="00695056" w:rsidP="00626CED">
            <w:pPr>
              <w:spacing w:line="312" w:lineRule="auto"/>
              <w:ind w:firstLine="0"/>
              <w:rPr>
                <w:rFonts w:cs="Times New Roman"/>
                <w:szCs w:val="26"/>
              </w:rPr>
            </w:pPr>
            <w:r>
              <w:rPr>
                <w:rFonts w:cs="Times New Roman"/>
                <w:szCs w:val="26"/>
              </w:rPr>
              <w:t>P</w:t>
            </w:r>
          </w:p>
        </w:tc>
        <w:tc>
          <w:tcPr>
            <w:tcW w:w="4819" w:type="dxa"/>
          </w:tcPr>
          <w:p w14:paraId="6D0BB133"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 xml:space="preserve">Địa chỉ người </w:t>
            </w:r>
            <w:r>
              <w:rPr>
                <w:rFonts w:cs="Times New Roman"/>
                <w:szCs w:val="26"/>
                <w:u w:val="single"/>
              </w:rPr>
              <w:t>hưởng</w:t>
            </w:r>
            <w:r w:rsidRPr="00615117">
              <w:rPr>
                <w:rFonts w:cs="Times New Roman"/>
                <w:szCs w:val="26"/>
                <w:u w:val="single"/>
              </w:rPr>
              <w:t>:</w:t>
            </w:r>
          </w:p>
          <w:p w14:paraId="7499ECEE" w14:textId="77777777" w:rsidR="00695056" w:rsidRDefault="00695056" w:rsidP="00724F94">
            <w:pPr>
              <w:pStyle w:val="ListParagraph"/>
              <w:numPr>
                <w:ilvl w:val="0"/>
                <w:numId w:val="6"/>
              </w:numPr>
              <w:spacing w:line="312" w:lineRule="auto"/>
              <w:rPr>
                <w:rFonts w:cs="Times New Roman"/>
                <w:szCs w:val="26"/>
              </w:rPr>
            </w:pPr>
            <w:r w:rsidRPr="00615117">
              <w:rPr>
                <w:rFonts w:cs="Times New Roman"/>
                <w:szCs w:val="26"/>
              </w:rPr>
              <w:t xml:space="preserve">Địa chỉ của </w:t>
            </w:r>
            <w:r>
              <w:rPr>
                <w:rFonts w:cs="Times New Roman"/>
                <w:szCs w:val="26"/>
              </w:rPr>
              <w:t>người hưởng</w:t>
            </w:r>
          </w:p>
          <w:p w14:paraId="3467A776" w14:textId="50236CF5" w:rsidR="00695056" w:rsidRPr="00615117" w:rsidRDefault="00695056" w:rsidP="00626CED">
            <w:pPr>
              <w:spacing w:line="312" w:lineRule="auto"/>
              <w:ind w:firstLine="0"/>
              <w:rPr>
                <w:rFonts w:cs="Times New Roman"/>
                <w:szCs w:val="26"/>
                <w:u w:val="single"/>
              </w:rPr>
            </w:pPr>
            <w:r w:rsidRPr="00A4795B">
              <w:rPr>
                <w:rFonts w:cs="Times New Roman"/>
                <w:szCs w:val="26"/>
              </w:rPr>
              <w:t>Giá trị được trả về từ TF-EE</w:t>
            </w:r>
          </w:p>
        </w:tc>
        <w:tc>
          <w:tcPr>
            <w:tcW w:w="1418" w:type="dxa"/>
          </w:tcPr>
          <w:p w14:paraId="07901F68" w14:textId="7A17CEA3"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3F117B79" w14:textId="77777777" w:rsidR="00695056" w:rsidRPr="00294073" w:rsidRDefault="00695056" w:rsidP="00626CED">
            <w:pPr>
              <w:spacing w:line="312" w:lineRule="auto"/>
              <w:ind w:firstLine="0"/>
              <w:rPr>
                <w:rFonts w:cs="Times New Roman"/>
                <w:szCs w:val="26"/>
                <w:u w:val="single"/>
              </w:rPr>
            </w:pPr>
          </w:p>
        </w:tc>
      </w:tr>
      <w:tr w:rsidR="00695056" w:rsidRPr="00615117" w14:paraId="0E633084" w14:textId="77777777" w:rsidTr="00626CED">
        <w:tc>
          <w:tcPr>
            <w:tcW w:w="1791" w:type="dxa"/>
          </w:tcPr>
          <w:p w14:paraId="024ABC53" w14:textId="04F207F9" w:rsidR="00695056" w:rsidRPr="00615117" w:rsidRDefault="00695056" w:rsidP="00626CED">
            <w:pPr>
              <w:spacing w:line="312" w:lineRule="auto"/>
              <w:ind w:firstLine="0"/>
              <w:rPr>
                <w:rFonts w:cs="Times New Roman"/>
                <w:szCs w:val="26"/>
              </w:rPr>
            </w:pPr>
            <w:r w:rsidRPr="00615117">
              <w:rPr>
                <w:rFonts w:cs="Times New Roman"/>
                <w:szCs w:val="26"/>
              </w:rPr>
              <w:t>Ngày nhận chứng từ</w:t>
            </w:r>
          </w:p>
        </w:tc>
        <w:tc>
          <w:tcPr>
            <w:tcW w:w="1418" w:type="dxa"/>
          </w:tcPr>
          <w:p w14:paraId="082778FF" w14:textId="3461C897" w:rsidR="00695056" w:rsidRPr="00615117" w:rsidRDefault="00695056" w:rsidP="00626CED">
            <w:pPr>
              <w:spacing w:line="312" w:lineRule="auto"/>
              <w:ind w:firstLine="0"/>
              <w:rPr>
                <w:rFonts w:cs="Times New Roman"/>
                <w:szCs w:val="26"/>
              </w:rPr>
            </w:pPr>
            <w:r w:rsidRPr="00615117">
              <w:rPr>
                <w:rFonts w:cs="Times New Roman"/>
                <w:szCs w:val="26"/>
              </w:rPr>
              <w:t xml:space="preserve">Datetime </w:t>
            </w:r>
          </w:p>
        </w:tc>
        <w:tc>
          <w:tcPr>
            <w:tcW w:w="567" w:type="dxa"/>
          </w:tcPr>
          <w:p w14:paraId="6D5994FF" w14:textId="434A4735" w:rsidR="00695056" w:rsidRPr="00615117" w:rsidRDefault="00695056" w:rsidP="00626CED">
            <w:pPr>
              <w:spacing w:line="312" w:lineRule="auto"/>
              <w:ind w:firstLine="0"/>
              <w:rPr>
                <w:rFonts w:cs="Times New Roman"/>
                <w:szCs w:val="26"/>
              </w:rPr>
            </w:pPr>
            <w:r w:rsidRPr="00615117">
              <w:rPr>
                <w:rFonts w:cs="Times New Roman"/>
                <w:szCs w:val="26"/>
              </w:rPr>
              <w:t>10</w:t>
            </w:r>
          </w:p>
        </w:tc>
        <w:tc>
          <w:tcPr>
            <w:tcW w:w="567" w:type="dxa"/>
          </w:tcPr>
          <w:p w14:paraId="20B5DA9D" w14:textId="2E73F1C3" w:rsidR="00695056" w:rsidRPr="00615117" w:rsidRDefault="00695056" w:rsidP="00626CED">
            <w:pPr>
              <w:spacing w:line="312" w:lineRule="auto"/>
              <w:ind w:firstLine="0"/>
              <w:rPr>
                <w:rFonts w:cs="Times New Roman"/>
                <w:szCs w:val="26"/>
              </w:rPr>
            </w:pPr>
            <w:r>
              <w:rPr>
                <w:rFonts w:cs="Times New Roman"/>
                <w:szCs w:val="26"/>
              </w:rPr>
              <w:t>P</w:t>
            </w:r>
          </w:p>
        </w:tc>
        <w:tc>
          <w:tcPr>
            <w:tcW w:w="4819" w:type="dxa"/>
          </w:tcPr>
          <w:p w14:paraId="1467BD8E" w14:textId="77777777" w:rsidR="00695056" w:rsidRPr="00615117" w:rsidRDefault="00695056" w:rsidP="00626CED">
            <w:pPr>
              <w:spacing w:after="200" w:line="312" w:lineRule="auto"/>
              <w:ind w:firstLine="0"/>
              <w:rPr>
                <w:rFonts w:cs="Times New Roman"/>
                <w:szCs w:val="26"/>
                <w:u w:val="single"/>
              </w:rPr>
            </w:pPr>
            <w:r w:rsidRPr="00615117">
              <w:rPr>
                <w:rFonts w:cs="Times New Roman"/>
                <w:szCs w:val="26"/>
                <w:u w:val="single"/>
              </w:rPr>
              <w:t>Ngày nhận chứng từ:</w:t>
            </w:r>
          </w:p>
          <w:p w14:paraId="6ADFB9DD" w14:textId="77777777" w:rsidR="00695056" w:rsidRPr="00DA0CA0" w:rsidRDefault="00695056" w:rsidP="00724F94">
            <w:pPr>
              <w:pStyle w:val="ListParagraph"/>
              <w:numPr>
                <w:ilvl w:val="0"/>
                <w:numId w:val="6"/>
              </w:numPr>
              <w:spacing w:line="312" w:lineRule="auto"/>
              <w:rPr>
                <w:rFonts w:cs="Times New Roman"/>
                <w:szCs w:val="26"/>
                <w:u w:val="single"/>
              </w:rPr>
            </w:pPr>
            <w:r w:rsidRPr="00615117">
              <w:rPr>
                <w:rFonts w:cs="Times New Roman"/>
                <w:szCs w:val="26"/>
              </w:rPr>
              <w:t>Trường này thể hiện ngày ngân hàng nhận chứng từ</w:t>
            </w:r>
          </w:p>
          <w:p w14:paraId="633BDAC4" w14:textId="23EA45DA" w:rsidR="00695056" w:rsidRPr="00427E49" w:rsidRDefault="00695056" w:rsidP="00724F94">
            <w:pPr>
              <w:pStyle w:val="ListParagraph"/>
              <w:numPr>
                <w:ilvl w:val="0"/>
                <w:numId w:val="6"/>
              </w:numPr>
              <w:spacing w:line="312" w:lineRule="auto"/>
              <w:rPr>
                <w:rFonts w:cs="Times New Roman"/>
                <w:szCs w:val="26"/>
              </w:rPr>
            </w:pPr>
            <w:r w:rsidRPr="00DA0CA0">
              <w:rPr>
                <w:rFonts w:cs="Times New Roman"/>
                <w:szCs w:val="26"/>
              </w:rPr>
              <w:t>Giá trị được trả về từ TF-EE</w:t>
            </w:r>
          </w:p>
        </w:tc>
        <w:tc>
          <w:tcPr>
            <w:tcW w:w="1418" w:type="dxa"/>
          </w:tcPr>
          <w:p w14:paraId="0A446FD7" w14:textId="5DA9FAC9" w:rsidR="00695056" w:rsidRPr="0092625B" w:rsidRDefault="00695056" w:rsidP="00626CED">
            <w:pPr>
              <w:spacing w:line="312" w:lineRule="auto"/>
              <w:ind w:firstLine="0"/>
              <w:rPr>
                <w:rFonts w:cs="Times New Roman"/>
                <w:i/>
                <w:color w:val="0070C0"/>
                <w:szCs w:val="26"/>
              </w:rPr>
            </w:pPr>
            <w:r>
              <w:rPr>
                <w:rFonts w:cs="Times New Roman"/>
                <w:i/>
                <w:color w:val="0070C0"/>
                <w:sz w:val="20"/>
                <w:szCs w:val="26"/>
              </w:rPr>
              <w:t>Y</w:t>
            </w:r>
          </w:p>
        </w:tc>
        <w:tc>
          <w:tcPr>
            <w:tcW w:w="1418" w:type="dxa"/>
          </w:tcPr>
          <w:p w14:paraId="7E834E63" w14:textId="77777777" w:rsidR="00695056" w:rsidRPr="00294073" w:rsidRDefault="00695056" w:rsidP="00626CED">
            <w:pPr>
              <w:spacing w:line="312" w:lineRule="auto"/>
              <w:ind w:firstLine="0"/>
              <w:rPr>
                <w:rFonts w:cs="Times New Roman"/>
                <w:szCs w:val="26"/>
                <w:u w:val="single"/>
              </w:rPr>
            </w:pPr>
          </w:p>
        </w:tc>
      </w:tr>
      <w:tr w:rsidR="00695056" w:rsidRPr="00615117" w14:paraId="68E407D2" w14:textId="77777777" w:rsidTr="00626CED">
        <w:tc>
          <w:tcPr>
            <w:tcW w:w="1791" w:type="dxa"/>
          </w:tcPr>
          <w:p w14:paraId="0E48F7DF" w14:textId="6D4CF5CB" w:rsidR="00695056" w:rsidRPr="00615117" w:rsidRDefault="00695056" w:rsidP="00626CED">
            <w:pPr>
              <w:spacing w:line="312" w:lineRule="auto"/>
              <w:ind w:firstLine="0"/>
              <w:rPr>
                <w:rFonts w:cs="Times New Roman"/>
                <w:szCs w:val="26"/>
              </w:rPr>
            </w:pPr>
            <w:r w:rsidRPr="00615117">
              <w:rPr>
                <w:rFonts w:cs="Times New Roman"/>
                <w:szCs w:val="26"/>
              </w:rPr>
              <w:t>Ngày đến hạn</w:t>
            </w:r>
          </w:p>
        </w:tc>
        <w:tc>
          <w:tcPr>
            <w:tcW w:w="1418" w:type="dxa"/>
          </w:tcPr>
          <w:p w14:paraId="2059D72B" w14:textId="55216652" w:rsidR="00695056" w:rsidRPr="00615117" w:rsidRDefault="00695056" w:rsidP="00626CED">
            <w:pPr>
              <w:spacing w:line="312" w:lineRule="auto"/>
              <w:ind w:firstLine="0"/>
              <w:rPr>
                <w:rFonts w:cs="Times New Roman"/>
                <w:szCs w:val="26"/>
              </w:rPr>
            </w:pPr>
            <w:r w:rsidRPr="00615117">
              <w:rPr>
                <w:rFonts w:cs="Times New Roman"/>
                <w:szCs w:val="26"/>
              </w:rPr>
              <w:t xml:space="preserve">Datetime </w:t>
            </w:r>
          </w:p>
        </w:tc>
        <w:tc>
          <w:tcPr>
            <w:tcW w:w="567" w:type="dxa"/>
          </w:tcPr>
          <w:p w14:paraId="31A04618" w14:textId="4B9A75A5" w:rsidR="00695056" w:rsidRPr="00615117" w:rsidRDefault="00695056" w:rsidP="00626CED">
            <w:pPr>
              <w:spacing w:line="312" w:lineRule="auto"/>
              <w:ind w:firstLine="0"/>
              <w:rPr>
                <w:rFonts w:cs="Times New Roman"/>
                <w:szCs w:val="26"/>
              </w:rPr>
            </w:pPr>
            <w:r w:rsidRPr="00615117">
              <w:rPr>
                <w:rFonts w:cs="Times New Roman"/>
                <w:szCs w:val="26"/>
              </w:rPr>
              <w:t>10</w:t>
            </w:r>
          </w:p>
        </w:tc>
        <w:tc>
          <w:tcPr>
            <w:tcW w:w="567" w:type="dxa"/>
          </w:tcPr>
          <w:p w14:paraId="6CADC668" w14:textId="3E356CB4" w:rsidR="00695056" w:rsidRPr="00615117" w:rsidRDefault="00695056" w:rsidP="00626CED">
            <w:pPr>
              <w:spacing w:line="312" w:lineRule="auto"/>
              <w:ind w:firstLine="0"/>
              <w:rPr>
                <w:rFonts w:cs="Times New Roman"/>
                <w:szCs w:val="26"/>
              </w:rPr>
            </w:pPr>
            <w:r>
              <w:rPr>
                <w:rFonts w:cs="Times New Roman"/>
                <w:szCs w:val="26"/>
              </w:rPr>
              <w:t>P</w:t>
            </w:r>
          </w:p>
        </w:tc>
        <w:tc>
          <w:tcPr>
            <w:tcW w:w="4819" w:type="dxa"/>
          </w:tcPr>
          <w:p w14:paraId="3EE917F8"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Ngày đến hạn:</w:t>
            </w:r>
          </w:p>
          <w:p w14:paraId="0F494DB4" w14:textId="77777777" w:rsidR="00695056" w:rsidRDefault="00695056" w:rsidP="00724F94">
            <w:pPr>
              <w:pStyle w:val="ListParagraph"/>
              <w:numPr>
                <w:ilvl w:val="0"/>
                <w:numId w:val="6"/>
              </w:numPr>
              <w:spacing w:line="312" w:lineRule="auto"/>
              <w:rPr>
                <w:rFonts w:cs="Times New Roman"/>
                <w:szCs w:val="26"/>
              </w:rPr>
            </w:pPr>
            <w:r w:rsidRPr="00615117">
              <w:rPr>
                <w:rFonts w:cs="Times New Roman"/>
                <w:szCs w:val="26"/>
              </w:rPr>
              <w:t>Trường này thể hiện ngày đáo hạn thanh toán củ</w:t>
            </w:r>
            <w:r>
              <w:rPr>
                <w:rFonts w:cs="Times New Roman"/>
                <w:szCs w:val="26"/>
              </w:rPr>
              <w:t>a BCT</w:t>
            </w:r>
          </w:p>
          <w:p w14:paraId="17D8DF80" w14:textId="0A36A63F" w:rsidR="00695056" w:rsidRPr="00427E49" w:rsidRDefault="00695056" w:rsidP="00724F94">
            <w:pPr>
              <w:pStyle w:val="ListParagraph"/>
              <w:numPr>
                <w:ilvl w:val="0"/>
                <w:numId w:val="6"/>
              </w:numPr>
              <w:spacing w:line="312" w:lineRule="auto"/>
              <w:rPr>
                <w:rFonts w:cs="Times New Roman"/>
                <w:szCs w:val="26"/>
              </w:rPr>
            </w:pPr>
            <w:r w:rsidRPr="00DA0CA0">
              <w:rPr>
                <w:rFonts w:cs="Times New Roman"/>
                <w:szCs w:val="26"/>
              </w:rPr>
              <w:t>Giá trị được trả về từ TF-EE</w:t>
            </w:r>
          </w:p>
        </w:tc>
        <w:tc>
          <w:tcPr>
            <w:tcW w:w="1418" w:type="dxa"/>
          </w:tcPr>
          <w:p w14:paraId="7602FA8D" w14:textId="7133BFA1"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6B52F73E" w14:textId="77777777" w:rsidR="00695056" w:rsidRDefault="00695056" w:rsidP="00626CED">
            <w:pPr>
              <w:spacing w:line="312" w:lineRule="auto"/>
              <w:ind w:firstLine="0"/>
              <w:rPr>
                <w:rFonts w:cs="Times New Roman"/>
                <w:szCs w:val="26"/>
                <w:u w:val="single"/>
              </w:rPr>
            </w:pPr>
          </w:p>
        </w:tc>
      </w:tr>
      <w:tr w:rsidR="00695056" w:rsidRPr="00615117" w14:paraId="65ED07A9" w14:textId="77777777" w:rsidTr="00626CED">
        <w:tc>
          <w:tcPr>
            <w:tcW w:w="1791" w:type="dxa"/>
          </w:tcPr>
          <w:p w14:paraId="0F0CFEB3" w14:textId="0F97FF9B" w:rsidR="00695056" w:rsidRPr="002E111E" w:rsidRDefault="00695056" w:rsidP="00626CED">
            <w:pPr>
              <w:spacing w:line="312" w:lineRule="auto"/>
              <w:ind w:firstLine="0"/>
              <w:rPr>
                <w:rFonts w:cs="Times New Roman"/>
                <w:color w:val="FF0000"/>
                <w:szCs w:val="26"/>
              </w:rPr>
            </w:pPr>
            <w:r>
              <w:rPr>
                <w:rFonts w:cs="Times New Roman"/>
                <w:szCs w:val="26"/>
              </w:rPr>
              <w:t>Thời hạn HP</w:t>
            </w:r>
          </w:p>
        </w:tc>
        <w:tc>
          <w:tcPr>
            <w:tcW w:w="1418" w:type="dxa"/>
          </w:tcPr>
          <w:p w14:paraId="0093D2BA" w14:textId="028A65FF" w:rsidR="00695056" w:rsidRPr="00615117" w:rsidRDefault="00695056" w:rsidP="00626CED">
            <w:pPr>
              <w:spacing w:line="312" w:lineRule="auto"/>
              <w:ind w:firstLine="0"/>
              <w:rPr>
                <w:rFonts w:cs="Times New Roman"/>
                <w:szCs w:val="26"/>
              </w:rPr>
            </w:pPr>
            <w:r w:rsidRPr="00D62801">
              <w:rPr>
                <w:rFonts w:cs="Times New Roman"/>
                <w:szCs w:val="26"/>
              </w:rPr>
              <w:t>Decimal</w:t>
            </w:r>
          </w:p>
        </w:tc>
        <w:tc>
          <w:tcPr>
            <w:tcW w:w="567" w:type="dxa"/>
          </w:tcPr>
          <w:p w14:paraId="4207D7CD" w14:textId="13C83F38" w:rsidR="00695056" w:rsidRPr="00615117" w:rsidRDefault="00695056" w:rsidP="00626CED">
            <w:pPr>
              <w:spacing w:line="312" w:lineRule="auto"/>
              <w:ind w:firstLine="0"/>
              <w:rPr>
                <w:rFonts w:cs="Times New Roman"/>
                <w:szCs w:val="26"/>
              </w:rPr>
            </w:pPr>
            <w:r w:rsidRPr="00D62801">
              <w:rPr>
                <w:rFonts w:cs="Times New Roman"/>
                <w:szCs w:val="26"/>
              </w:rPr>
              <w:t>10</w:t>
            </w:r>
          </w:p>
        </w:tc>
        <w:tc>
          <w:tcPr>
            <w:tcW w:w="567" w:type="dxa"/>
          </w:tcPr>
          <w:p w14:paraId="41EEB016" w14:textId="72F65C37" w:rsidR="00695056" w:rsidRPr="001D7B38" w:rsidRDefault="00695056" w:rsidP="00626CED">
            <w:pPr>
              <w:spacing w:line="312" w:lineRule="auto"/>
              <w:ind w:firstLine="0"/>
              <w:rPr>
                <w:rFonts w:cs="Times New Roman"/>
                <w:color w:val="FF0000"/>
                <w:szCs w:val="26"/>
              </w:rPr>
            </w:pPr>
            <w:r w:rsidRPr="00D62801">
              <w:rPr>
                <w:rFonts w:cs="Times New Roman"/>
                <w:szCs w:val="26"/>
              </w:rPr>
              <w:t>P</w:t>
            </w:r>
          </w:p>
        </w:tc>
        <w:tc>
          <w:tcPr>
            <w:tcW w:w="4819" w:type="dxa"/>
          </w:tcPr>
          <w:p w14:paraId="6384915F"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Số ngày trả chậm:</w:t>
            </w:r>
          </w:p>
          <w:p w14:paraId="6FC9C359" w14:textId="77777777" w:rsidR="00695056" w:rsidRDefault="00695056" w:rsidP="00724F94">
            <w:pPr>
              <w:pStyle w:val="ListParagraph"/>
              <w:numPr>
                <w:ilvl w:val="0"/>
                <w:numId w:val="6"/>
              </w:numPr>
              <w:spacing w:line="312" w:lineRule="auto"/>
              <w:rPr>
                <w:rFonts w:cs="Times New Roman"/>
                <w:szCs w:val="26"/>
              </w:rPr>
            </w:pPr>
            <w:r w:rsidRPr="00E00D74">
              <w:rPr>
                <w:rFonts w:cs="Times New Roman"/>
                <w:szCs w:val="26"/>
              </w:rPr>
              <w:lastRenderedPageBreak/>
              <w:t xml:space="preserve">Thể hiện số ngày trả chậm của </w:t>
            </w:r>
            <w:r>
              <w:rPr>
                <w:rFonts w:cs="Times New Roman"/>
                <w:szCs w:val="26"/>
              </w:rPr>
              <w:t xml:space="preserve">nhờ thu </w:t>
            </w:r>
          </w:p>
          <w:p w14:paraId="1249FF04" w14:textId="2A58255E" w:rsidR="00695056" w:rsidRPr="00615117" w:rsidRDefault="00695056" w:rsidP="00626CED">
            <w:pPr>
              <w:spacing w:line="312" w:lineRule="auto"/>
              <w:ind w:firstLine="0"/>
              <w:rPr>
                <w:rFonts w:cs="Times New Roman"/>
                <w:szCs w:val="26"/>
                <w:u w:val="single"/>
              </w:rPr>
            </w:pPr>
            <w:r>
              <w:rPr>
                <w:rFonts w:cs="Times New Roman"/>
                <w:szCs w:val="26"/>
              </w:rPr>
              <w:t>Giá trị được trả về từ TF-EE</w:t>
            </w:r>
          </w:p>
        </w:tc>
        <w:tc>
          <w:tcPr>
            <w:tcW w:w="1418" w:type="dxa"/>
          </w:tcPr>
          <w:p w14:paraId="3BC8EC8F" w14:textId="60F01C19" w:rsidR="00695056" w:rsidRDefault="00695056" w:rsidP="00626CED">
            <w:pPr>
              <w:spacing w:line="312" w:lineRule="auto"/>
              <w:ind w:firstLine="0"/>
              <w:rPr>
                <w:rFonts w:cs="Times New Roman"/>
                <w:szCs w:val="26"/>
                <w:u w:val="single"/>
              </w:rPr>
            </w:pPr>
            <w:r>
              <w:rPr>
                <w:rFonts w:cs="Times New Roman"/>
                <w:i/>
                <w:color w:val="0070C0"/>
                <w:sz w:val="20"/>
                <w:szCs w:val="26"/>
              </w:rPr>
              <w:lastRenderedPageBreak/>
              <w:t>Y</w:t>
            </w:r>
          </w:p>
        </w:tc>
        <w:tc>
          <w:tcPr>
            <w:tcW w:w="1418" w:type="dxa"/>
          </w:tcPr>
          <w:p w14:paraId="2627F4F4" w14:textId="7672D4F4" w:rsidR="00695056" w:rsidRPr="00433D07" w:rsidRDefault="00695056" w:rsidP="00626CED">
            <w:pPr>
              <w:spacing w:line="312" w:lineRule="auto"/>
              <w:ind w:firstLine="0"/>
              <w:rPr>
                <w:rFonts w:cs="Times New Roman"/>
                <w:szCs w:val="26"/>
                <w:u w:val="single"/>
              </w:rPr>
            </w:pPr>
          </w:p>
        </w:tc>
      </w:tr>
      <w:tr w:rsidR="00695056" w:rsidRPr="00615117" w14:paraId="4D053018" w14:textId="77777777" w:rsidTr="00626CED">
        <w:tc>
          <w:tcPr>
            <w:tcW w:w="1791" w:type="dxa"/>
          </w:tcPr>
          <w:p w14:paraId="514BC220" w14:textId="4843EAC6" w:rsidR="00695056" w:rsidRPr="00615117" w:rsidRDefault="00695056" w:rsidP="00626CED">
            <w:pPr>
              <w:spacing w:line="312" w:lineRule="auto"/>
              <w:ind w:firstLine="0"/>
              <w:rPr>
                <w:rFonts w:cs="Times New Roman"/>
                <w:szCs w:val="26"/>
              </w:rPr>
            </w:pPr>
            <w:r w:rsidRPr="00615117">
              <w:rPr>
                <w:rFonts w:cs="Times New Roman"/>
                <w:szCs w:val="26"/>
              </w:rPr>
              <w:lastRenderedPageBreak/>
              <w:t>Tên ngân hàng gửi nhờ thu</w:t>
            </w:r>
          </w:p>
        </w:tc>
        <w:tc>
          <w:tcPr>
            <w:tcW w:w="1418" w:type="dxa"/>
          </w:tcPr>
          <w:p w14:paraId="62631665" w14:textId="3F361056" w:rsidR="00695056" w:rsidRPr="00615117" w:rsidRDefault="00695056" w:rsidP="00626CED">
            <w:pPr>
              <w:spacing w:line="312" w:lineRule="auto"/>
              <w:ind w:firstLine="0"/>
              <w:rPr>
                <w:rFonts w:cs="Times New Roman"/>
                <w:szCs w:val="26"/>
              </w:rPr>
            </w:pPr>
            <w:r w:rsidRPr="00615117">
              <w:rPr>
                <w:rFonts w:cs="Times New Roman"/>
                <w:szCs w:val="26"/>
              </w:rPr>
              <w:t xml:space="preserve">Nvarchar </w:t>
            </w:r>
          </w:p>
        </w:tc>
        <w:tc>
          <w:tcPr>
            <w:tcW w:w="567" w:type="dxa"/>
          </w:tcPr>
          <w:p w14:paraId="0E5F198E" w14:textId="3EFF8438" w:rsidR="00695056" w:rsidRPr="00615117" w:rsidRDefault="00695056" w:rsidP="00626CED">
            <w:pPr>
              <w:spacing w:line="312" w:lineRule="auto"/>
              <w:ind w:firstLine="0"/>
              <w:rPr>
                <w:rFonts w:cs="Times New Roman"/>
                <w:szCs w:val="26"/>
              </w:rPr>
            </w:pPr>
            <w:r w:rsidRPr="00615117">
              <w:rPr>
                <w:rFonts w:cs="Times New Roman"/>
                <w:szCs w:val="26"/>
              </w:rPr>
              <w:t>255</w:t>
            </w:r>
          </w:p>
        </w:tc>
        <w:tc>
          <w:tcPr>
            <w:tcW w:w="567" w:type="dxa"/>
          </w:tcPr>
          <w:p w14:paraId="71640F89" w14:textId="2D6025C9" w:rsidR="00695056" w:rsidRPr="00615117" w:rsidRDefault="00695056" w:rsidP="00626CED">
            <w:pPr>
              <w:spacing w:line="312" w:lineRule="auto"/>
              <w:ind w:firstLine="0"/>
              <w:rPr>
                <w:rFonts w:cs="Times New Roman"/>
                <w:szCs w:val="26"/>
              </w:rPr>
            </w:pPr>
            <w:r>
              <w:rPr>
                <w:rFonts w:cs="Times New Roman"/>
                <w:szCs w:val="26"/>
              </w:rPr>
              <w:t>P</w:t>
            </w:r>
          </w:p>
        </w:tc>
        <w:tc>
          <w:tcPr>
            <w:tcW w:w="4819" w:type="dxa"/>
          </w:tcPr>
          <w:p w14:paraId="101A7D99"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Tên ngân hàng gửi nhờ thu:</w:t>
            </w:r>
          </w:p>
          <w:p w14:paraId="63511B4A" w14:textId="77777777" w:rsidR="00695056" w:rsidRDefault="00695056" w:rsidP="00724F94">
            <w:pPr>
              <w:pStyle w:val="ListParagraph"/>
              <w:numPr>
                <w:ilvl w:val="0"/>
                <w:numId w:val="6"/>
              </w:numPr>
              <w:spacing w:line="312" w:lineRule="auto"/>
              <w:rPr>
                <w:rFonts w:cs="Times New Roman"/>
                <w:szCs w:val="26"/>
              </w:rPr>
            </w:pPr>
            <w:r w:rsidRPr="00615117">
              <w:rPr>
                <w:rFonts w:cs="Times New Roman"/>
                <w:szCs w:val="26"/>
              </w:rPr>
              <w:t>Tên ngân hàng gửi nhờ thu BCT</w:t>
            </w:r>
          </w:p>
          <w:p w14:paraId="1FCABA5E" w14:textId="3990D560" w:rsidR="00695056" w:rsidRPr="00F36C4A" w:rsidRDefault="00695056" w:rsidP="00626CED">
            <w:pPr>
              <w:pStyle w:val="ListParagraph"/>
              <w:spacing w:line="312" w:lineRule="auto"/>
              <w:ind w:firstLine="0"/>
              <w:rPr>
                <w:rFonts w:cs="Times New Roman"/>
                <w:szCs w:val="26"/>
              </w:rPr>
            </w:pPr>
            <w:r w:rsidRPr="00DA0CA0">
              <w:rPr>
                <w:rFonts w:cs="Times New Roman"/>
                <w:szCs w:val="26"/>
              </w:rPr>
              <w:t>Giá trị được trả về từ TF-EE</w:t>
            </w:r>
          </w:p>
        </w:tc>
        <w:tc>
          <w:tcPr>
            <w:tcW w:w="1418" w:type="dxa"/>
          </w:tcPr>
          <w:p w14:paraId="3F5C6212" w14:textId="0B8B3488" w:rsidR="00695056" w:rsidRPr="00427E49"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562B0FAC" w14:textId="766B0CCF" w:rsidR="00695056" w:rsidRDefault="00695056" w:rsidP="00626CED">
            <w:pPr>
              <w:spacing w:line="312" w:lineRule="auto"/>
              <w:ind w:firstLine="0"/>
              <w:rPr>
                <w:rFonts w:cs="Times New Roman"/>
                <w:szCs w:val="26"/>
                <w:u w:val="single"/>
              </w:rPr>
            </w:pPr>
          </w:p>
        </w:tc>
      </w:tr>
      <w:tr w:rsidR="00695056" w:rsidRPr="00615117" w14:paraId="465E35C4" w14:textId="77777777" w:rsidTr="00626CED">
        <w:tc>
          <w:tcPr>
            <w:tcW w:w="1791" w:type="dxa"/>
          </w:tcPr>
          <w:p w14:paraId="5B12F729" w14:textId="7958D73B" w:rsidR="00695056" w:rsidRPr="00615117" w:rsidRDefault="00695056" w:rsidP="00626CED">
            <w:pPr>
              <w:spacing w:line="312" w:lineRule="auto"/>
              <w:ind w:firstLine="0"/>
              <w:rPr>
                <w:rFonts w:cs="Times New Roman"/>
                <w:szCs w:val="26"/>
              </w:rPr>
            </w:pPr>
            <w:r w:rsidRPr="00D62801">
              <w:rPr>
                <w:rFonts w:cs="Times New Roman"/>
                <w:szCs w:val="26"/>
              </w:rPr>
              <w:t>Tên hàng hóa</w:t>
            </w:r>
          </w:p>
        </w:tc>
        <w:tc>
          <w:tcPr>
            <w:tcW w:w="1418" w:type="dxa"/>
          </w:tcPr>
          <w:p w14:paraId="01A0D610" w14:textId="782C3581" w:rsidR="00695056" w:rsidRPr="00615117" w:rsidRDefault="00695056" w:rsidP="00626CED">
            <w:pPr>
              <w:spacing w:line="312" w:lineRule="auto"/>
              <w:ind w:firstLine="0"/>
              <w:rPr>
                <w:rFonts w:cs="Times New Roman"/>
                <w:szCs w:val="26"/>
              </w:rPr>
            </w:pPr>
            <w:r w:rsidRPr="00D62801">
              <w:rPr>
                <w:rFonts w:cs="Times New Roman"/>
                <w:szCs w:val="26"/>
              </w:rPr>
              <w:t>Nvarchar</w:t>
            </w:r>
          </w:p>
        </w:tc>
        <w:tc>
          <w:tcPr>
            <w:tcW w:w="567" w:type="dxa"/>
          </w:tcPr>
          <w:p w14:paraId="1240C216" w14:textId="4C037355" w:rsidR="00695056" w:rsidRPr="00615117" w:rsidRDefault="00695056" w:rsidP="00626CED">
            <w:pPr>
              <w:spacing w:line="312" w:lineRule="auto"/>
              <w:ind w:firstLine="0"/>
              <w:rPr>
                <w:rFonts w:cs="Times New Roman"/>
                <w:szCs w:val="26"/>
              </w:rPr>
            </w:pPr>
            <w:r w:rsidRPr="00D62801">
              <w:rPr>
                <w:rFonts w:cs="Times New Roman"/>
                <w:szCs w:val="26"/>
              </w:rPr>
              <w:t>255</w:t>
            </w:r>
          </w:p>
        </w:tc>
        <w:tc>
          <w:tcPr>
            <w:tcW w:w="567" w:type="dxa"/>
          </w:tcPr>
          <w:p w14:paraId="59628827" w14:textId="4837434C" w:rsidR="00695056" w:rsidRPr="00615117" w:rsidRDefault="00695056" w:rsidP="00626CED">
            <w:pPr>
              <w:spacing w:line="312" w:lineRule="auto"/>
              <w:ind w:firstLine="0"/>
              <w:rPr>
                <w:rFonts w:cs="Times New Roman"/>
                <w:szCs w:val="26"/>
              </w:rPr>
            </w:pPr>
            <w:r w:rsidRPr="00D62801">
              <w:rPr>
                <w:rFonts w:cs="Times New Roman"/>
                <w:szCs w:val="26"/>
              </w:rPr>
              <w:t>P</w:t>
            </w:r>
          </w:p>
        </w:tc>
        <w:tc>
          <w:tcPr>
            <w:tcW w:w="4819" w:type="dxa"/>
          </w:tcPr>
          <w:p w14:paraId="0BB79037" w14:textId="77777777" w:rsidR="00695056" w:rsidRPr="00615117" w:rsidRDefault="00695056" w:rsidP="00626CED">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Tên hàng hóa:</w:t>
            </w:r>
          </w:p>
          <w:p w14:paraId="1C245012" w14:textId="77777777" w:rsidR="00695056" w:rsidRDefault="00695056"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tên của hàng hóa </w:t>
            </w:r>
          </w:p>
          <w:p w14:paraId="678BD0F7" w14:textId="38207DF5" w:rsidR="00695056" w:rsidRPr="00252AA2" w:rsidRDefault="00695056" w:rsidP="00724F94">
            <w:pPr>
              <w:pStyle w:val="ListParagraph"/>
              <w:numPr>
                <w:ilvl w:val="0"/>
                <w:numId w:val="6"/>
              </w:numPr>
              <w:spacing w:line="312" w:lineRule="auto"/>
              <w:rPr>
                <w:rFonts w:cs="Times New Roman"/>
                <w:szCs w:val="26"/>
                <w:u w:val="single"/>
              </w:rPr>
            </w:pPr>
            <w:r w:rsidRPr="00166F57">
              <w:rPr>
                <w:rFonts w:cs="Times New Roman"/>
                <w:szCs w:val="26"/>
              </w:rPr>
              <w:t>Giá trị được trả về từ TF-EE</w:t>
            </w:r>
          </w:p>
        </w:tc>
        <w:tc>
          <w:tcPr>
            <w:tcW w:w="1418" w:type="dxa"/>
          </w:tcPr>
          <w:p w14:paraId="79DC882A" w14:textId="2896026D" w:rsidR="00695056" w:rsidRPr="00294073" w:rsidRDefault="00695056" w:rsidP="00626CED">
            <w:pPr>
              <w:spacing w:line="312" w:lineRule="auto"/>
              <w:ind w:firstLine="0"/>
              <w:rPr>
                <w:rFonts w:cs="Times New Roman"/>
                <w:szCs w:val="26"/>
                <w:u w:val="single"/>
              </w:rPr>
            </w:pPr>
            <w:r>
              <w:rPr>
                <w:rFonts w:cs="Times New Roman"/>
                <w:i/>
                <w:color w:val="0070C0"/>
                <w:sz w:val="20"/>
                <w:szCs w:val="26"/>
              </w:rPr>
              <w:t>Y</w:t>
            </w:r>
          </w:p>
        </w:tc>
        <w:tc>
          <w:tcPr>
            <w:tcW w:w="1418" w:type="dxa"/>
          </w:tcPr>
          <w:p w14:paraId="1C60BDCD" w14:textId="63697113" w:rsidR="00695056" w:rsidRPr="00294073" w:rsidRDefault="00695056" w:rsidP="00626CED">
            <w:pPr>
              <w:spacing w:line="312" w:lineRule="auto"/>
              <w:ind w:firstLine="0"/>
              <w:rPr>
                <w:rFonts w:cs="Times New Roman"/>
                <w:szCs w:val="26"/>
                <w:u w:val="single"/>
              </w:rPr>
            </w:pPr>
            <w:r>
              <w:rPr>
                <w:rFonts w:cs="Times New Roman"/>
                <w:i/>
                <w:color w:val="0070C0"/>
                <w:sz w:val="20"/>
                <w:szCs w:val="26"/>
              </w:rPr>
              <w:t>N</w:t>
            </w:r>
          </w:p>
        </w:tc>
      </w:tr>
      <w:tr w:rsidR="00695056" w:rsidRPr="00615117" w14:paraId="31211A7A" w14:textId="77777777" w:rsidTr="00626CED">
        <w:tc>
          <w:tcPr>
            <w:tcW w:w="1791" w:type="dxa"/>
          </w:tcPr>
          <w:p w14:paraId="2741874E" w14:textId="7D8D5F01" w:rsidR="00695056" w:rsidRPr="00D62801" w:rsidRDefault="00695056" w:rsidP="00626CED">
            <w:pPr>
              <w:spacing w:line="312" w:lineRule="auto"/>
              <w:ind w:firstLine="0"/>
              <w:rPr>
                <w:rFonts w:cs="Times New Roman"/>
                <w:szCs w:val="26"/>
              </w:rPr>
            </w:pPr>
            <w:r w:rsidRPr="00D62801">
              <w:rPr>
                <w:rFonts w:cs="Times New Roman"/>
                <w:szCs w:val="26"/>
              </w:rPr>
              <w:t>Mã hàng hoá</w:t>
            </w:r>
          </w:p>
        </w:tc>
        <w:tc>
          <w:tcPr>
            <w:tcW w:w="1418" w:type="dxa"/>
          </w:tcPr>
          <w:p w14:paraId="17F092C8" w14:textId="37E383A9" w:rsidR="00695056" w:rsidRPr="00D62801" w:rsidRDefault="00695056" w:rsidP="00626CED">
            <w:pPr>
              <w:spacing w:line="312" w:lineRule="auto"/>
              <w:ind w:firstLine="0"/>
              <w:rPr>
                <w:rFonts w:cs="Times New Roman"/>
                <w:szCs w:val="26"/>
              </w:rPr>
            </w:pPr>
            <w:r w:rsidRPr="00D62801">
              <w:rPr>
                <w:rFonts w:cs="Times New Roman"/>
                <w:szCs w:val="26"/>
              </w:rPr>
              <w:t>Nvarchar</w:t>
            </w:r>
          </w:p>
        </w:tc>
        <w:tc>
          <w:tcPr>
            <w:tcW w:w="567" w:type="dxa"/>
          </w:tcPr>
          <w:p w14:paraId="033BB529" w14:textId="38292CE9" w:rsidR="00695056" w:rsidRPr="00D62801" w:rsidRDefault="00695056" w:rsidP="00626CED">
            <w:pPr>
              <w:spacing w:line="312" w:lineRule="auto"/>
              <w:ind w:firstLine="0"/>
              <w:rPr>
                <w:rFonts w:cs="Times New Roman"/>
                <w:szCs w:val="26"/>
              </w:rPr>
            </w:pPr>
            <w:r w:rsidRPr="00D62801">
              <w:rPr>
                <w:rFonts w:cs="Times New Roman"/>
                <w:szCs w:val="26"/>
              </w:rPr>
              <w:t>35</w:t>
            </w:r>
          </w:p>
        </w:tc>
        <w:tc>
          <w:tcPr>
            <w:tcW w:w="567" w:type="dxa"/>
          </w:tcPr>
          <w:p w14:paraId="24A1A9B5" w14:textId="636711F8" w:rsidR="00695056" w:rsidRPr="00D62801" w:rsidRDefault="00695056" w:rsidP="00626CED">
            <w:pPr>
              <w:spacing w:line="312" w:lineRule="auto"/>
              <w:ind w:firstLine="0"/>
              <w:rPr>
                <w:rFonts w:cs="Times New Roman"/>
                <w:szCs w:val="26"/>
              </w:rPr>
            </w:pPr>
            <w:r w:rsidRPr="00D62801">
              <w:rPr>
                <w:rFonts w:cs="Times New Roman"/>
                <w:szCs w:val="26"/>
              </w:rPr>
              <w:t>P</w:t>
            </w:r>
          </w:p>
        </w:tc>
        <w:tc>
          <w:tcPr>
            <w:tcW w:w="4819" w:type="dxa"/>
          </w:tcPr>
          <w:p w14:paraId="3D329C62" w14:textId="77777777" w:rsidR="00695056" w:rsidRPr="00615117" w:rsidRDefault="00695056" w:rsidP="00626CED">
            <w:pPr>
              <w:spacing w:line="312" w:lineRule="auto"/>
              <w:ind w:firstLine="0"/>
              <w:rPr>
                <w:rFonts w:cs="Times New Roman"/>
                <w:color w:val="000000" w:themeColor="text1"/>
                <w:szCs w:val="26"/>
                <w:u w:val="single"/>
              </w:rPr>
            </w:pPr>
            <w:r>
              <w:rPr>
                <w:rFonts w:cs="Times New Roman"/>
                <w:color w:val="000000" w:themeColor="text1"/>
                <w:szCs w:val="26"/>
                <w:u w:val="single"/>
              </w:rPr>
              <w:t>Mã</w:t>
            </w:r>
            <w:r w:rsidRPr="00615117">
              <w:rPr>
                <w:rFonts w:cs="Times New Roman"/>
                <w:color w:val="000000" w:themeColor="text1"/>
                <w:szCs w:val="26"/>
                <w:u w:val="single"/>
              </w:rPr>
              <w:t xml:space="preserve"> hàng hóa:</w:t>
            </w:r>
          </w:p>
          <w:p w14:paraId="59A626D4" w14:textId="77777777" w:rsidR="00695056" w:rsidRDefault="00695056"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w:t>
            </w:r>
            <w:r>
              <w:rPr>
                <w:rFonts w:cs="Times New Roman"/>
                <w:color w:val="000000" w:themeColor="text1"/>
                <w:szCs w:val="26"/>
              </w:rPr>
              <w:t>ma</w:t>
            </w:r>
            <w:r w:rsidRPr="00CA1C41">
              <w:rPr>
                <w:rFonts w:cs="Times New Roman"/>
                <w:color w:val="000000" w:themeColor="text1"/>
                <w:szCs w:val="26"/>
              </w:rPr>
              <w:t xml:space="preserve"> củ</w:t>
            </w:r>
            <w:r>
              <w:rPr>
                <w:rFonts w:cs="Times New Roman"/>
                <w:color w:val="000000" w:themeColor="text1"/>
                <w:szCs w:val="26"/>
              </w:rPr>
              <w:t>a hàng hóa</w:t>
            </w:r>
          </w:p>
          <w:p w14:paraId="7CE336F4" w14:textId="562C7AF1" w:rsidR="00695056" w:rsidRPr="00615117" w:rsidRDefault="00695056" w:rsidP="00626CED">
            <w:pPr>
              <w:spacing w:line="312" w:lineRule="auto"/>
              <w:ind w:firstLine="0"/>
              <w:rPr>
                <w:rFonts w:cs="Times New Roman"/>
                <w:szCs w:val="26"/>
                <w:u w:val="single"/>
              </w:rPr>
            </w:pPr>
            <w:r w:rsidRPr="00695CE0">
              <w:rPr>
                <w:rFonts w:cs="Times New Roman"/>
                <w:szCs w:val="26"/>
              </w:rPr>
              <w:t>Giá trị được trả về từ TF-EE</w:t>
            </w:r>
          </w:p>
        </w:tc>
        <w:tc>
          <w:tcPr>
            <w:tcW w:w="1418" w:type="dxa"/>
          </w:tcPr>
          <w:p w14:paraId="33C02122" w14:textId="452E7745"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6CC3DDCE" w14:textId="22A25A00"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N</w:t>
            </w:r>
          </w:p>
        </w:tc>
      </w:tr>
      <w:tr w:rsidR="00695056" w:rsidRPr="00615117" w14:paraId="73AC9FEE" w14:textId="77777777" w:rsidTr="00626CED">
        <w:tc>
          <w:tcPr>
            <w:tcW w:w="1791" w:type="dxa"/>
          </w:tcPr>
          <w:p w14:paraId="5E0190DC" w14:textId="0760B22A" w:rsidR="00695056" w:rsidRPr="00D62801" w:rsidRDefault="00695056" w:rsidP="00626CED">
            <w:pPr>
              <w:spacing w:line="312" w:lineRule="auto"/>
              <w:ind w:firstLine="0"/>
              <w:rPr>
                <w:rFonts w:cs="Times New Roman"/>
                <w:szCs w:val="26"/>
              </w:rPr>
            </w:pPr>
            <w:r w:rsidRPr="00D62801">
              <w:rPr>
                <w:rFonts w:cs="Times New Roman"/>
                <w:szCs w:val="26"/>
              </w:rPr>
              <w:t>Thông tin khác</w:t>
            </w:r>
          </w:p>
        </w:tc>
        <w:tc>
          <w:tcPr>
            <w:tcW w:w="1418" w:type="dxa"/>
          </w:tcPr>
          <w:p w14:paraId="7D1F4041" w14:textId="412FADEA" w:rsidR="00695056" w:rsidRPr="00D62801" w:rsidRDefault="00695056" w:rsidP="00626CED">
            <w:pPr>
              <w:spacing w:line="312" w:lineRule="auto"/>
              <w:ind w:firstLine="0"/>
              <w:rPr>
                <w:rFonts w:cs="Times New Roman"/>
                <w:szCs w:val="26"/>
              </w:rPr>
            </w:pPr>
            <w:r w:rsidRPr="00D62801">
              <w:rPr>
                <w:rFonts w:cs="Times New Roman"/>
                <w:szCs w:val="26"/>
              </w:rPr>
              <w:t>Nvarchar</w:t>
            </w:r>
          </w:p>
        </w:tc>
        <w:tc>
          <w:tcPr>
            <w:tcW w:w="567" w:type="dxa"/>
          </w:tcPr>
          <w:p w14:paraId="32F0F2E1" w14:textId="0C84ACFD" w:rsidR="00695056" w:rsidRPr="00D62801" w:rsidRDefault="00695056" w:rsidP="00626CED">
            <w:pPr>
              <w:spacing w:line="312" w:lineRule="auto"/>
              <w:ind w:firstLine="0"/>
              <w:rPr>
                <w:rFonts w:cs="Times New Roman"/>
                <w:szCs w:val="26"/>
              </w:rPr>
            </w:pPr>
            <w:r w:rsidRPr="00D62801">
              <w:rPr>
                <w:rFonts w:cs="Times New Roman"/>
                <w:szCs w:val="26"/>
              </w:rPr>
              <w:t>255</w:t>
            </w:r>
          </w:p>
        </w:tc>
        <w:tc>
          <w:tcPr>
            <w:tcW w:w="567" w:type="dxa"/>
          </w:tcPr>
          <w:p w14:paraId="60A25F8D" w14:textId="1E29D7A7" w:rsidR="00695056" w:rsidRPr="00D62801" w:rsidRDefault="00695056" w:rsidP="00626CED">
            <w:pPr>
              <w:spacing w:line="312" w:lineRule="auto"/>
              <w:ind w:firstLine="0"/>
              <w:rPr>
                <w:rFonts w:cs="Times New Roman"/>
                <w:szCs w:val="26"/>
              </w:rPr>
            </w:pPr>
            <w:r w:rsidRPr="00D62801">
              <w:rPr>
                <w:rFonts w:cs="Times New Roman"/>
                <w:szCs w:val="26"/>
              </w:rPr>
              <w:t>O</w:t>
            </w:r>
          </w:p>
        </w:tc>
        <w:tc>
          <w:tcPr>
            <w:tcW w:w="4819" w:type="dxa"/>
          </w:tcPr>
          <w:p w14:paraId="0E7EAC87" w14:textId="77777777" w:rsidR="00695056" w:rsidRPr="00615117" w:rsidRDefault="00695056" w:rsidP="00626CED">
            <w:pPr>
              <w:spacing w:line="312" w:lineRule="auto"/>
              <w:ind w:firstLine="0"/>
              <w:rPr>
                <w:rFonts w:cs="Times New Roman"/>
                <w:szCs w:val="26"/>
                <w:u w:val="single"/>
              </w:rPr>
            </w:pPr>
            <w:r w:rsidRPr="00615117">
              <w:rPr>
                <w:rFonts w:cs="Times New Roman"/>
                <w:szCs w:val="26"/>
                <w:u w:val="single"/>
              </w:rPr>
              <w:t>Thông tin khác:</w:t>
            </w:r>
          </w:p>
          <w:p w14:paraId="2CAD790E" w14:textId="77777777" w:rsidR="00695056" w:rsidRDefault="00695056" w:rsidP="00724F94">
            <w:pPr>
              <w:pStyle w:val="ListParagraph"/>
              <w:numPr>
                <w:ilvl w:val="0"/>
                <w:numId w:val="6"/>
              </w:numPr>
              <w:spacing w:line="312" w:lineRule="auto"/>
              <w:rPr>
                <w:rFonts w:cs="Times New Roman"/>
                <w:szCs w:val="26"/>
              </w:rPr>
            </w:pPr>
            <w:r>
              <w:rPr>
                <w:rFonts w:cs="Times New Roman"/>
                <w:szCs w:val="26"/>
              </w:rPr>
              <w:t>Thể hiện thông tin khác của giao dịch</w:t>
            </w:r>
          </w:p>
          <w:p w14:paraId="236419A8" w14:textId="1609E8E7" w:rsidR="00695056" w:rsidRPr="00615117" w:rsidRDefault="00695056" w:rsidP="00626CED">
            <w:pPr>
              <w:spacing w:line="312" w:lineRule="auto"/>
              <w:ind w:firstLine="0"/>
              <w:rPr>
                <w:rFonts w:cs="Times New Roman"/>
                <w:szCs w:val="26"/>
                <w:u w:val="single"/>
              </w:rPr>
            </w:pPr>
            <w:r w:rsidRPr="00FB08F7">
              <w:rPr>
                <w:rFonts w:cs="Times New Roman"/>
                <w:szCs w:val="26"/>
              </w:rPr>
              <w:t>Cho phép nhập liệu thủ công</w:t>
            </w:r>
          </w:p>
        </w:tc>
        <w:tc>
          <w:tcPr>
            <w:tcW w:w="1418" w:type="dxa"/>
          </w:tcPr>
          <w:p w14:paraId="52391A85" w14:textId="383BFF89" w:rsidR="00695056" w:rsidRDefault="00695056"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73BB4E02" w14:textId="77777777" w:rsidR="00695056" w:rsidRDefault="00695056" w:rsidP="00626CED">
            <w:pPr>
              <w:spacing w:line="312" w:lineRule="auto"/>
              <w:ind w:firstLine="0"/>
              <w:rPr>
                <w:rFonts w:cs="Times New Roman"/>
                <w:i/>
                <w:color w:val="0070C0"/>
                <w:sz w:val="20"/>
                <w:szCs w:val="26"/>
              </w:rPr>
            </w:pPr>
          </w:p>
        </w:tc>
      </w:tr>
      <w:tr w:rsidR="0024139D" w:rsidRPr="00615117" w14:paraId="13EE97F9" w14:textId="77777777" w:rsidTr="00626CED">
        <w:tc>
          <w:tcPr>
            <w:tcW w:w="1791" w:type="dxa"/>
          </w:tcPr>
          <w:p w14:paraId="6EC0F373" w14:textId="77777777" w:rsidR="0024139D" w:rsidRPr="00B6398F" w:rsidRDefault="0024139D" w:rsidP="00626CED">
            <w:pPr>
              <w:spacing w:line="312" w:lineRule="auto"/>
              <w:ind w:firstLine="0"/>
              <w:rPr>
                <w:rFonts w:cs="Times New Roman"/>
                <w:color w:val="FF0000"/>
                <w:szCs w:val="26"/>
              </w:rPr>
            </w:pPr>
            <w:r>
              <w:rPr>
                <w:rFonts w:cs="Times New Roman"/>
                <w:color w:val="FF0000"/>
                <w:szCs w:val="26"/>
              </w:rPr>
              <w:t>Tình trạng hoạt động</w:t>
            </w:r>
          </w:p>
          <w:p w14:paraId="732274D6" w14:textId="7B4878F0" w:rsidR="0024139D" w:rsidRPr="00D62801" w:rsidRDefault="0024139D" w:rsidP="00626CED">
            <w:pPr>
              <w:spacing w:line="312" w:lineRule="auto"/>
              <w:ind w:firstLine="0"/>
              <w:rPr>
                <w:rFonts w:cs="Times New Roman"/>
                <w:szCs w:val="26"/>
              </w:rPr>
            </w:pPr>
            <w:r w:rsidRPr="00B6398F">
              <w:rPr>
                <w:rFonts w:cs="Times New Roman"/>
                <w:i/>
                <w:szCs w:val="26"/>
              </w:rPr>
              <w:t>(Tên cũ: Trạng thái)</w:t>
            </w:r>
          </w:p>
        </w:tc>
        <w:tc>
          <w:tcPr>
            <w:tcW w:w="1418" w:type="dxa"/>
          </w:tcPr>
          <w:p w14:paraId="0BE928FC" w14:textId="26547A43" w:rsidR="0024139D" w:rsidRPr="00D62801" w:rsidRDefault="0024139D" w:rsidP="00626CED">
            <w:pPr>
              <w:spacing w:line="312" w:lineRule="auto"/>
              <w:ind w:firstLine="0"/>
              <w:rPr>
                <w:rFonts w:cs="Times New Roman"/>
                <w:szCs w:val="26"/>
              </w:rPr>
            </w:pPr>
            <w:r w:rsidRPr="00615117">
              <w:rPr>
                <w:rFonts w:cs="Times New Roman"/>
                <w:szCs w:val="26"/>
              </w:rPr>
              <w:t>Nvarchar</w:t>
            </w:r>
          </w:p>
        </w:tc>
        <w:tc>
          <w:tcPr>
            <w:tcW w:w="567" w:type="dxa"/>
          </w:tcPr>
          <w:p w14:paraId="0AD60D1D" w14:textId="11E3258C" w:rsidR="0024139D" w:rsidRPr="00D62801" w:rsidRDefault="0024139D" w:rsidP="00626CED">
            <w:pPr>
              <w:spacing w:line="312" w:lineRule="auto"/>
              <w:ind w:firstLine="0"/>
              <w:rPr>
                <w:rFonts w:cs="Times New Roman"/>
                <w:szCs w:val="26"/>
              </w:rPr>
            </w:pPr>
            <w:r>
              <w:rPr>
                <w:rFonts w:cs="Times New Roman"/>
                <w:szCs w:val="26"/>
              </w:rPr>
              <w:t>15</w:t>
            </w:r>
          </w:p>
        </w:tc>
        <w:tc>
          <w:tcPr>
            <w:tcW w:w="567" w:type="dxa"/>
          </w:tcPr>
          <w:p w14:paraId="50C1C28A" w14:textId="52243118" w:rsidR="0024139D" w:rsidRPr="00D62801" w:rsidRDefault="0024139D" w:rsidP="00626CED">
            <w:pPr>
              <w:spacing w:line="312" w:lineRule="auto"/>
              <w:ind w:firstLine="0"/>
              <w:rPr>
                <w:rFonts w:cs="Times New Roman"/>
                <w:szCs w:val="26"/>
              </w:rPr>
            </w:pPr>
            <w:r>
              <w:rPr>
                <w:rFonts w:cs="Times New Roman"/>
                <w:color w:val="FF0000"/>
                <w:szCs w:val="26"/>
              </w:rPr>
              <w:t>P</w:t>
            </w:r>
          </w:p>
        </w:tc>
        <w:tc>
          <w:tcPr>
            <w:tcW w:w="4819" w:type="dxa"/>
          </w:tcPr>
          <w:p w14:paraId="517C3943" w14:textId="77777777" w:rsidR="0024139D" w:rsidRDefault="0024139D" w:rsidP="00626CED">
            <w:pPr>
              <w:spacing w:line="312" w:lineRule="auto"/>
              <w:ind w:firstLine="0"/>
              <w:rPr>
                <w:rFonts w:cs="Times New Roman"/>
                <w:szCs w:val="26"/>
                <w:u w:val="single"/>
              </w:rPr>
            </w:pPr>
            <w:r>
              <w:rPr>
                <w:rFonts w:cs="Times New Roman"/>
                <w:szCs w:val="26"/>
                <w:u w:val="single"/>
              </w:rPr>
              <w:t>Tình trạng hoạt động:</w:t>
            </w:r>
          </w:p>
          <w:p w14:paraId="25ADAD7D" w14:textId="77777777" w:rsidR="0024139D" w:rsidRDefault="0024139D"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trạng thái giao dịch</w:t>
            </w:r>
            <w:r w:rsidRPr="00264AFF">
              <w:rPr>
                <w:rFonts w:cs="Times New Roman"/>
                <w:szCs w:val="26"/>
              </w:rPr>
              <w:t xml:space="preserve"> trả về từ </w:t>
            </w:r>
            <w:r>
              <w:rPr>
                <w:rFonts w:cs="Times New Roman"/>
                <w:szCs w:val="26"/>
              </w:rPr>
              <w:t>TF-</w:t>
            </w:r>
            <w:r w:rsidRPr="00264AFF">
              <w:rPr>
                <w:rFonts w:cs="Times New Roman"/>
                <w:szCs w:val="26"/>
              </w:rPr>
              <w:t>EE</w:t>
            </w:r>
            <w:r>
              <w:rPr>
                <w:rFonts w:cs="Times New Roman"/>
                <w:szCs w:val="26"/>
                <w:u w:val="single"/>
              </w:rPr>
              <w:t xml:space="preserve"> </w:t>
            </w:r>
          </w:p>
          <w:p w14:paraId="3450FA08" w14:textId="12E54857" w:rsidR="0024139D" w:rsidRPr="00615117" w:rsidRDefault="0024139D" w:rsidP="00626CED">
            <w:pPr>
              <w:spacing w:line="312" w:lineRule="auto"/>
              <w:ind w:firstLine="0"/>
              <w:rPr>
                <w:rFonts w:cs="Times New Roman"/>
                <w:szCs w:val="26"/>
                <w:u w:val="single"/>
              </w:rPr>
            </w:pPr>
            <w:r>
              <w:rPr>
                <w:rFonts w:cs="Times New Roman"/>
                <w:szCs w:val="26"/>
                <w:u w:val="single"/>
              </w:rPr>
              <w:t>Các lựa chọn: Đang hoạt động, Đóng</w:t>
            </w:r>
          </w:p>
        </w:tc>
        <w:tc>
          <w:tcPr>
            <w:tcW w:w="1418" w:type="dxa"/>
            <w:vAlign w:val="center"/>
          </w:tcPr>
          <w:p w14:paraId="2194CCD7" w14:textId="0114E05D" w:rsidR="0024139D" w:rsidRDefault="0024139D" w:rsidP="00626CED">
            <w:pPr>
              <w:spacing w:line="312" w:lineRule="auto"/>
              <w:ind w:firstLine="0"/>
              <w:rPr>
                <w:rFonts w:cs="Times New Roman"/>
                <w:i/>
                <w:color w:val="0070C0"/>
                <w:sz w:val="20"/>
                <w:szCs w:val="26"/>
              </w:rPr>
            </w:pPr>
            <w:r>
              <w:rPr>
                <w:rFonts w:cs="Times New Roman"/>
                <w:szCs w:val="26"/>
                <w:u w:val="single"/>
              </w:rPr>
              <w:t>Y</w:t>
            </w:r>
          </w:p>
        </w:tc>
        <w:tc>
          <w:tcPr>
            <w:tcW w:w="1418" w:type="dxa"/>
            <w:vAlign w:val="center"/>
          </w:tcPr>
          <w:p w14:paraId="648315F7" w14:textId="18F01073" w:rsidR="0024139D" w:rsidRDefault="0024139D" w:rsidP="00626CED">
            <w:pPr>
              <w:spacing w:line="312" w:lineRule="auto"/>
              <w:ind w:firstLine="0"/>
              <w:rPr>
                <w:rFonts w:cs="Times New Roman"/>
                <w:i/>
                <w:color w:val="0070C0"/>
                <w:sz w:val="20"/>
                <w:szCs w:val="26"/>
              </w:rPr>
            </w:pPr>
            <w:r>
              <w:rPr>
                <w:rFonts w:cs="Times New Roman"/>
                <w:szCs w:val="26"/>
                <w:u w:val="single"/>
              </w:rPr>
              <w:t>N</w:t>
            </w:r>
          </w:p>
        </w:tc>
      </w:tr>
      <w:tr w:rsidR="0024139D" w:rsidRPr="00615117" w14:paraId="289CD27C" w14:textId="77777777" w:rsidTr="00626CED">
        <w:tc>
          <w:tcPr>
            <w:tcW w:w="1791" w:type="dxa"/>
          </w:tcPr>
          <w:p w14:paraId="40805B62" w14:textId="1D05F1FC" w:rsidR="0024139D" w:rsidRPr="00D62801" w:rsidRDefault="0024139D" w:rsidP="00626CED">
            <w:pPr>
              <w:spacing w:line="312" w:lineRule="auto"/>
              <w:ind w:firstLine="0"/>
              <w:rPr>
                <w:rFonts w:cs="Times New Roman"/>
                <w:szCs w:val="26"/>
                <w:lang w:val="vi-VN"/>
              </w:rPr>
            </w:pPr>
            <w:r w:rsidRPr="00D62801">
              <w:rPr>
                <w:rFonts w:cs="Times New Roman"/>
                <w:szCs w:val="26"/>
              </w:rPr>
              <w:t>Trạng thái hồ sơ</w:t>
            </w:r>
          </w:p>
        </w:tc>
        <w:tc>
          <w:tcPr>
            <w:tcW w:w="1418" w:type="dxa"/>
          </w:tcPr>
          <w:p w14:paraId="173E8410" w14:textId="08211D34" w:rsidR="0024139D" w:rsidRPr="00D62801" w:rsidRDefault="0024139D" w:rsidP="00626CED">
            <w:pPr>
              <w:spacing w:line="312" w:lineRule="auto"/>
              <w:ind w:firstLine="0"/>
              <w:rPr>
                <w:rFonts w:cs="Times New Roman"/>
                <w:szCs w:val="26"/>
              </w:rPr>
            </w:pPr>
          </w:p>
        </w:tc>
        <w:tc>
          <w:tcPr>
            <w:tcW w:w="567" w:type="dxa"/>
          </w:tcPr>
          <w:p w14:paraId="545D1BE6" w14:textId="796A0065" w:rsidR="0024139D" w:rsidRPr="00D62801" w:rsidRDefault="0024139D" w:rsidP="00626CED">
            <w:pPr>
              <w:spacing w:line="312" w:lineRule="auto"/>
              <w:ind w:firstLine="0"/>
              <w:rPr>
                <w:rFonts w:cs="Times New Roman"/>
                <w:szCs w:val="26"/>
              </w:rPr>
            </w:pPr>
          </w:p>
        </w:tc>
        <w:tc>
          <w:tcPr>
            <w:tcW w:w="567" w:type="dxa"/>
          </w:tcPr>
          <w:p w14:paraId="13042857" w14:textId="371243EC" w:rsidR="0024139D" w:rsidRPr="00D62801" w:rsidRDefault="0024139D" w:rsidP="00626CED">
            <w:pPr>
              <w:spacing w:line="312" w:lineRule="auto"/>
              <w:ind w:firstLine="0"/>
              <w:rPr>
                <w:rFonts w:cs="Times New Roman"/>
                <w:szCs w:val="26"/>
              </w:rPr>
            </w:pPr>
            <w:r w:rsidRPr="00D62801">
              <w:rPr>
                <w:rFonts w:cs="Times New Roman"/>
                <w:szCs w:val="26"/>
              </w:rPr>
              <w:t>P</w:t>
            </w:r>
          </w:p>
        </w:tc>
        <w:tc>
          <w:tcPr>
            <w:tcW w:w="4819" w:type="dxa"/>
          </w:tcPr>
          <w:p w14:paraId="597630E2" w14:textId="77777777" w:rsidR="0024139D" w:rsidRDefault="0024139D" w:rsidP="00626CED">
            <w:pPr>
              <w:spacing w:line="312" w:lineRule="auto"/>
              <w:ind w:firstLine="0"/>
              <w:rPr>
                <w:rFonts w:cs="Times New Roman"/>
                <w:szCs w:val="26"/>
                <w:u w:val="single"/>
              </w:rPr>
            </w:pPr>
            <w:r>
              <w:rPr>
                <w:rFonts w:cs="Times New Roman"/>
                <w:szCs w:val="26"/>
                <w:u w:val="single"/>
              </w:rPr>
              <w:t>Trạng thái hồ sơ:</w:t>
            </w:r>
          </w:p>
          <w:p w14:paraId="263E3AD3" w14:textId="77777777" w:rsidR="0024139D" w:rsidRDefault="0024139D" w:rsidP="00724F94">
            <w:pPr>
              <w:pStyle w:val="ListParagraph"/>
              <w:numPr>
                <w:ilvl w:val="0"/>
                <w:numId w:val="6"/>
              </w:numPr>
              <w:spacing w:line="312" w:lineRule="auto"/>
              <w:rPr>
                <w:rFonts w:cs="Times New Roman"/>
                <w:szCs w:val="26"/>
                <w:u w:val="single"/>
              </w:rPr>
            </w:pPr>
            <w:r>
              <w:rPr>
                <w:rFonts w:cs="Times New Roman"/>
                <w:szCs w:val="26"/>
              </w:rPr>
              <w:t>Thể hiện trạng thái giao dịch trả về từ TF-EE</w:t>
            </w:r>
            <w:r>
              <w:rPr>
                <w:rFonts w:cs="Times New Roman"/>
                <w:szCs w:val="26"/>
                <w:u w:val="single"/>
              </w:rPr>
              <w:t xml:space="preserve"> </w:t>
            </w:r>
          </w:p>
          <w:tbl>
            <w:tblPr>
              <w:tblStyle w:val="TableGrid"/>
              <w:tblW w:w="4170" w:type="dxa"/>
              <w:tblInd w:w="392" w:type="dxa"/>
              <w:tblLayout w:type="fixed"/>
              <w:tblLook w:val="04A0" w:firstRow="1" w:lastRow="0" w:firstColumn="1" w:lastColumn="0" w:noHBand="0" w:noVBand="1"/>
            </w:tblPr>
            <w:tblGrid>
              <w:gridCol w:w="912"/>
              <w:gridCol w:w="1275"/>
              <w:gridCol w:w="1983"/>
            </w:tblGrid>
            <w:tr w:rsidR="0024139D" w14:paraId="7018E270"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3C6379A2" w14:textId="77777777" w:rsidR="0024139D" w:rsidRDefault="0024139D" w:rsidP="00626CED">
                  <w:pPr>
                    <w:ind w:firstLine="0"/>
                  </w:pPr>
                  <w:r>
                    <w:t>Trạng thái</w:t>
                  </w:r>
                </w:p>
              </w:tc>
              <w:tc>
                <w:tcPr>
                  <w:tcW w:w="1276" w:type="dxa"/>
                  <w:tcBorders>
                    <w:top w:val="single" w:sz="4" w:space="0" w:color="auto"/>
                    <w:left w:val="single" w:sz="4" w:space="0" w:color="auto"/>
                    <w:bottom w:val="single" w:sz="4" w:space="0" w:color="auto"/>
                    <w:right w:val="single" w:sz="4" w:space="0" w:color="auto"/>
                  </w:tcBorders>
                  <w:hideMark/>
                </w:tcPr>
                <w:p w14:paraId="4F3E128B" w14:textId="77777777" w:rsidR="0024139D" w:rsidRDefault="0024139D" w:rsidP="00626CED">
                  <w:pPr>
                    <w:ind w:firstLine="0"/>
                  </w:pPr>
                  <w:r>
                    <w:t>Tiếng Anh</w:t>
                  </w:r>
                </w:p>
              </w:tc>
              <w:tc>
                <w:tcPr>
                  <w:tcW w:w="1984" w:type="dxa"/>
                  <w:tcBorders>
                    <w:top w:val="single" w:sz="4" w:space="0" w:color="auto"/>
                    <w:left w:val="single" w:sz="4" w:space="0" w:color="auto"/>
                    <w:bottom w:val="single" w:sz="4" w:space="0" w:color="auto"/>
                    <w:right w:val="single" w:sz="4" w:space="0" w:color="auto"/>
                  </w:tcBorders>
                  <w:hideMark/>
                </w:tcPr>
                <w:p w14:paraId="1B5A3E68" w14:textId="77777777" w:rsidR="0024139D" w:rsidRDefault="0024139D" w:rsidP="00626CED">
                  <w:pPr>
                    <w:ind w:firstLine="0"/>
                  </w:pPr>
                  <w:r>
                    <w:t>Tiếng Việt</w:t>
                  </w:r>
                </w:p>
              </w:tc>
            </w:tr>
            <w:tr w:rsidR="0024139D" w14:paraId="569D43D3"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05B3C78B" w14:textId="77777777" w:rsidR="0024139D" w:rsidRDefault="0024139D" w:rsidP="00626CED">
                  <w:pPr>
                    <w:ind w:firstLine="0"/>
                  </w:pPr>
                  <w:r>
                    <w:t>N</w:t>
                  </w:r>
                </w:p>
              </w:tc>
              <w:tc>
                <w:tcPr>
                  <w:tcW w:w="1276" w:type="dxa"/>
                  <w:tcBorders>
                    <w:top w:val="single" w:sz="4" w:space="0" w:color="auto"/>
                    <w:left w:val="single" w:sz="4" w:space="0" w:color="auto"/>
                    <w:bottom w:val="single" w:sz="4" w:space="0" w:color="auto"/>
                    <w:right w:val="single" w:sz="4" w:space="0" w:color="auto"/>
                  </w:tcBorders>
                  <w:hideMark/>
                </w:tcPr>
                <w:p w14:paraId="5CFAE5DA" w14:textId="77777777" w:rsidR="0024139D" w:rsidRDefault="0024139D" w:rsidP="00626CED">
                  <w:pPr>
                    <w:ind w:firstLine="0"/>
                  </w:pPr>
                  <w:r>
                    <w:t>New</w:t>
                  </w:r>
                </w:p>
              </w:tc>
              <w:tc>
                <w:tcPr>
                  <w:tcW w:w="1984" w:type="dxa"/>
                  <w:tcBorders>
                    <w:top w:val="single" w:sz="4" w:space="0" w:color="auto"/>
                    <w:left w:val="single" w:sz="4" w:space="0" w:color="auto"/>
                    <w:bottom w:val="single" w:sz="4" w:space="0" w:color="auto"/>
                    <w:right w:val="single" w:sz="4" w:space="0" w:color="auto"/>
                  </w:tcBorders>
                  <w:hideMark/>
                </w:tcPr>
                <w:p w14:paraId="2050CB8A" w14:textId="77777777" w:rsidR="0024139D" w:rsidRDefault="0024139D" w:rsidP="00626CED">
                  <w:pPr>
                    <w:ind w:firstLine="0"/>
                  </w:pPr>
                  <w:r>
                    <w:t>Chưa xử lý</w:t>
                  </w:r>
                </w:p>
              </w:tc>
            </w:tr>
            <w:tr w:rsidR="0024139D" w14:paraId="3B86197C"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6A3FD58F" w14:textId="77777777" w:rsidR="0024139D" w:rsidRDefault="0024139D" w:rsidP="00626CED">
                  <w:pPr>
                    <w:ind w:firstLine="0"/>
                  </w:pPr>
                  <w:r>
                    <w:t>S</w:t>
                  </w:r>
                </w:p>
              </w:tc>
              <w:tc>
                <w:tcPr>
                  <w:tcW w:w="1276" w:type="dxa"/>
                  <w:tcBorders>
                    <w:top w:val="single" w:sz="4" w:space="0" w:color="auto"/>
                    <w:left w:val="single" w:sz="4" w:space="0" w:color="auto"/>
                    <w:bottom w:val="single" w:sz="4" w:space="0" w:color="auto"/>
                    <w:right w:val="single" w:sz="4" w:space="0" w:color="auto"/>
                  </w:tcBorders>
                  <w:hideMark/>
                </w:tcPr>
                <w:p w14:paraId="2DF0BBF9" w14:textId="77777777" w:rsidR="0024139D" w:rsidRDefault="0024139D" w:rsidP="00626CED">
                  <w:pPr>
                    <w:ind w:firstLine="0"/>
                  </w:pPr>
                  <w:r>
                    <w:t>Save</w:t>
                  </w:r>
                </w:p>
              </w:tc>
              <w:tc>
                <w:tcPr>
                  <w:tcW w:w="1984" w:type="dxa"/>
                  <w:tcBorders>
                    <w:top w:val="single" w:sz="4" w:space="0" w:color="auto"/>
                    <w:left w:val="single" w:sz="4" w:space="0" w:color="auto"/>
                    <w:bottom w:val="single" w:sz="4" w:space="0" w:color="auto"/>
                    <w:right w:val="single" w:sz="4" w:space="0" w:color="auto"/>
                  </w:tcBorders>
                  <w:hideMark/>
                </w:tcPr>
                <w:p w14:paraId="0767FDF3" w14:textId="77777777" w:rsidR="0024139D" w:rsidRDefault="0024139D" w:rsidP="00626CED">
                  <w:pPr>
                    <w:ind w:firstLine="0"/>
                  </w:pPr>
                  <w:r>
                    <w:t>Lưu</w:t>
                  </w:r>
                </w:p>
              </w:tc>
            </w:tr>
            <w:tr w:rsidR="0024139D" w14:paraId="6F29CB83"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228C8B75" w14:textId="77777777" w:rsidR="0024139D" w:rsidRDefault="0024139D" w:rsidP="00626CED">
                  <w:pPr>
                    <w:ind w:firstLine="0"/>
                  </w:pPr>
                  <w:r>
                    <w:t>P</w:t>
                  </w:r>
                </w:p>
              </w:tc>
              <w:tc>
                <w:tcPr>
                  <w:tcW w:w="1276" w:type="dxa"/>
                  <w:tcBorders>
                    <w:top w:val="single" w:sz="4" w:space="0" w:color="auto"/>
                    <w:left w:val="single" w:sz="4" w:space="0" w:color="auto"/>
                    <w:bottom w:val="single" w:sz="4" w:space="0" w:color="auto"/>
                    <w:right w:val="single" w:sz="4" w:space="0" w:color="auto"/>
                  </w:tcBorders>
                  <w:hideMark/>
                </w:tcPr>
                <w:p w14:paraId="04CEC014" w14:textId="77777777" w:rsidR="0024139D" w:rsidRDefault="0024139D" w:rsidP="00626CED">
                  <w:pPr>
                    <w:ind w:firstLine="0"/>
                  </w:pPr>
                  <w:r>
                    <w:t>Pending</w:t>
                  </w:r>
                </w:p>
              </w:tc>
              <w:tc>
                <w:tcPr>
                  <w:tcW w:w="1984" w:type="dxa"/>
                  <w:tcBorders>
                    <w:top w:val="single" w:sz="4" w:space="0" w:color="auto"/>
                    <w:left w:val="single" w:sz="4" w:space="0" w:color="auto"/>
                    <w:bottom w:val="single" w:sz="4" w:space="0" w:color="auto"/>
                    <w:right w:val="single" w:sz="4" w:space="0" w:color="auto"/>
                  </w:tcBorders>
                  <w:hideMark/>
                </w:tcPr>
                <w:p w14:paraId="0AAB7811" w14:textId="77777777" w:rsidR="0024139D" w:rsidRDefault="0024139D" w:rsidP="00626CED">
                  <w:pPr>
                    <w:ind w:firstLine="0"/>
                  </w:pPr>
                  <w:r>
                    <w:t>Chờ phê duyệt</w:t>
                  </w:r>
                </w:p>
              </w:tc>
            </w:tr>
            <w:tr w:rsidR="0024139D" w14:paraId="75D94542"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3171484B" w14:textId="77777777" w:rsidR="0024139D" w:rsidRDefault="0024139D" w:rsidP="00626CED">
                  <w:pPr>
                    <w:ind w:firstLine="0"/>
                  </w:pPr>
                  <w:r>
                    <w:t>R</w:t>
                  </w:r>
                </w:p>
              </w:tc>
              <w:tc>
                <w:tcPr>
                  <w:tcW w:w="1276" w:type="dxa"/>
                  <w:tcBorders>
                    <w:top w:val="single" w:sz="4" w:space="0" w:color="auto"/>
                    <w:left w:val="single" w:sz="4" w:space="0" w:color="auto"/>
                    <w:bottom w:val="single" w:sz="4" w:space="0" w:color="auto"/>
                    <w:right w:val="single" w:sz="4" w:space="0" w:color="auto"/>
                  </w:tcBorders>
                  <w:hideMark/>
                </w:tcPr>
                <w:p w14:paraId="61EF27B5" w14:textId="77777777" w:rsidR="0024139D" w:rsidRDefault="0024139D" w:rsidP="00626CED">
                  <w:pPr>
                    <w:ind w:firstLine="0"/>
                  </w:pPr>
                  <w:r>
                    <w:t>Reject</w:t>
                  </w:r>
                </w:p>
              </w:tc>
              <w:tc>
                <w:tcPr>
                  <w:tcW w:w="1984" w:type="dxa"/>
                  <w:tcBorders>
                    <w:top w:val="single" w:sz="4" w:space="0" w:color="auto"/>
                    <w:left w:val="single" w:sz="4" w:space="0" w:color="auto"/>
                    <w:bottom w:val="single" w:sz="4" w:space="0" w:color="auto"/>
                    <w:right w:val="single" w:sz="4" w:space="0" w:color="auto"/>
                  </w:tcBorders>
                  <w:hideMark/>
                </w:tcPr>
                <w:p w14:paraId="2ED32904" w14:textId="77777777" w:rsidR="0024139D" w:rsidRDefault="0024139D" w:rsidP="00626CED">
                  <w:pPr>
                    <w:ind w:firstLine="0"/>
                  </w:pPr>
                  <w:r>
                    <w:t>Từ chối phê duyệt</w:t>
                  </w:r>
                </w:p>
              </w:tc>
            </w:tr>
            <w:tr w:rsidR="0024139D" w14:paraId="6C95E133"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2B42E7C5" w14:textId="77777777" w:rsidR="0024139D" w:rsidRDefault="0024139D" w:rsidP="00626CED">
                  <w:pPr>
                    <w:ind w:firstLine="0"/>
                  </w:pPr>
                  <w:r>
                    <w:t>M</w:t>
                  </w:r>
                </w:p>
              </w:tc>
              <w:tc>
                <w:tcPr>
                  <w:tcW w:w="1276" w:type="dxa"/>
                  <w:tcBorders>
                    <w:top w:val="single" w:sz="4" w:space="0" w:color="auto"/>
                    <w:left w:val="single" w:sz="4" w:space="0" w:color="auto"/>
                    <w:bottom w:val="single" w:sz="4" w:space="0" w:color="auto"/>
                    <w:right w:val="single" w:sz="4" w:space="0" w:color="auto"/>
                  </w:tcBorders>
                  <w:hideMark/>
                </w:tcPr>
                <w:p w14:paraId="40C22E88" w14:textId="77777777" w:rsidR="0024139D" w:rsidRDefault="0024139D" w:rsidP="00626CED">
                  <w:pPr>
                    <w:ind w:firstLine="0"/>
                  </w:pPr>
                  <w:r>
                    <w:t>Master</w:t>
                  </w:r>
                </w:p>
              </w:tc>
              <w:tc>
                <w:tcPr>
                  <w:tcW w:w="1984" w:type="dxa"/>
                  <w:tcBorders>
                    <w:top w:val="single" w:sz="4" w:space="0" w:color="auto"/>
                    <w:left w:val="single" w:sz="4" w:space="0" w:color="auto"/>
                    <w:bottom w:val="single" w:sz="4" w:space="0" w:color="auto"/>
                    <w:right w:val="single" w:sz="4" w:space="0" w:color="auto"/>
                  </w:tcBorders>
                  <w:hideMark/>
                </w:tcPr>
                <w:p w14:paraId="747FF98F" w14:textId="77777777" w:rsidR="0024139D" w:rsidRDefault="0024139D" w:rsidP="00626CED">
                  <w:pPr>
                    <w:ind w:firstLine="0"/>
                  </w:pPr>
                  <w:r>
                    <w:t>Đã xử lý</w:t>
                  </w:r>
                </w:p>
              </w:tc>
            </w:tr>
          </w:tbl>
          <w:p w14:paraId="3B68FB11" w14:textId="52C48D86" w:rsidR="0024139D" w:rsidRPr="00615117" w:rsidRDefault="0024139D" w:rsidP="00626CED">
            <w:pPr>
              <w:spacing w:line="312" w:lineRule="auto"/>
              <w:ind w:firstLine="0"/>
              <w:rPr>
                <w:rFonts w:cs="Times New Roman"/>
                <w:szCs w:val="26"/>
                <w:u w:val="single"/>
                <w:lang w:val="vi-VN"/>
              </w:rPr>
            </w:pPr>
          </w:p>
        </w:tc>
        <w:tc>
          <w:tcPr>
            <w:tcW w:w="1418" w:type="dxa"/>
          </w:tcPr>
          <w:p w14:paraId="45749145" w14:textId="4A2CD048"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23F5D298" w14:textId="343F47DA"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3188AB7B" w14:textId="77777777" w:rsidTr="00626CED">
        <w:tc>
          <w:tcPr>
            <w:tcW w:w="1791" w:type="dxa"/>
          </w:tcPr>
          <w:p w14:paraId="23439A8B" w14:textId="71FC401D" w:rsidR="0024139D" w:rsidRPr="00D62801" w:rsidRDefault="0024139D" w:rsidP="00626CED">
            <w:pPr>
              <w:spacing w:line="312" w:lineRule="auto"/>
              <w:ind w:firstLine="0"/>
              <w:rPr>
                <w:rFonts w:cs="Times New Roman"/>
                <w:szCs w:val="26"/>
              </w:rPr>
            </w:pPr>
            <w:r w:rsidRPr="00D62801">
              <w:rPr>
                <w:rFonts w:cs="Times New Roman"/>
                <w:szCs w:val="26"/>
              </w:rPr>
              <w:lastRenderedPageBreak/>
              <w:t>Sự kiện</w:t>
            </w:r>
          </w:p>
        </w:tc>
        <w:tc>
          <w:tcPr>
            <w:tcW w:w="1418" w:type="dxa"/>
          </w:tcPr>
          <w:p w14:paraId="738C8283" w14:textId="79BE0B7A" w:rsidR="0024139D" w:rsidRPr="00D62801" w:rsidRDefault="0024139D" w:rsidP="00626CED">
            <w:pPr>
              <w:spacing w:line="312" w:lineRule="auto"/>
              <w:ind w:firstLine="0"/>
              <w:rPr>
                <w:rFonts w:cs="Times New Roman"/>
                <w:szCs w:val="26"/>
              </w:rPr>
            </w:pPr>
            <w:r w:rsidRPr="00D62801">
              <w:rPr>
                <w:rFonts w:cs="Times New Roman"/>
                <w:szCs w:val="26"/>
              </w:rPr>
              <w:t>Nvarchar</w:t>
            </w:r>
          </w:p>
        </w:tc>
        <w:tc>
          <w:tcPr>
            <w:tcW w:w="567" w:type="dxa"/>
          </w:tcPr>
          <w:p w14:paraId="7077C862" w14:textId="35161F52" w:rsidR="0024139D" w:rsidRPr="00D62801" w:rsidRDefault="0024139D" w:rsidP="00626CED">
            <w:pPr>
              <w:spacing w:line="312" w:lineRule="auto"/>
              <w:ind w:firstLine="0"/>
              <w:rPr>
                <w:rFonts w:cs="Times New Roman"/>
                <w:szCs w:val="26"/>
              </w:rPr>
            </w:pPr>
            <w:r w:rsidRPr="00D62801">
              <w:rPr>
                <w:rFonts w:cs="Times New Roman"/>
                <w:szCs w:val="26"/>
              </w:rPr>
              <w:t>200</w:t>
            </w:r>
          </w:p>
        </w:tc>
        <w:tc>
          <w:tcPr>
            <w:tcW w:w="567" w:type="dxa"/>
          </w:tcPr>
          <w:p w14:paraId="3E4F4DEA" w14:textId="537A977F" w:rsidR="0024139D" w:rsidRPr="00D62801" w:rsidRDefault="0024139D" w:rsidP="00626CED">
            <w:pPr>
              <w:spacing w:line="312" w:lineRule="auto"/>
              <w:ind w:firstLine="0"/>
              <w:rPr>
                <w:rFonts w:cs="Times New Roman"/>
                <w:szCs w:val="26"/>
              </w:rPr>
            </w:pPr>
            <w:r w:rsidRPr="00D62801">
              <w:rPr>
                <w:rFonts w:cs="Times New Roman"/>
                <w:szCs w:val="26"/>
              </w:rPr>
              <w:t>P</w:t>
            </w:r>
          </w:p>
        </w:tc>
        <w:tc>
          <w:tcPr>
            <w:tcW w:w="4819" w:type="dxa"/>
          </w:tcPr>
          <w:p w14:paraId="65B50254" w14:textId="77777777" w:rsidR="0024139D" w:rsidRDefault="0024139D" w:rsidP="00626CED">
            <w:pPr>
              <w:spacing w:line="312" w:lineRule="auto"/>
              <w:ind w:firstLine="0"/>
              <w:rPr>
                <w:rFonts w:cs="Times New Roman"/>
                <w:szCs w:val="26"/>
                <w:u w:val="single"/>
              </w:rPr>
            </w:pPr>
            <w:r>
              <w:rPr>
                <w:rFonts w:cs="Times New Roman"/>
                <w:szCs w:val="26"/>
                <w:u w:val="single"/>
              </w:rPr>
              <w:t>Sự kiện giao dịch:</w:t>
            </w:r>
          </w:p>
          <w:p w14:paraId="6C273CDC" w14:textId="77777777" w:rsidR="0024139D" w:rsidRDefault="0024139D" w:rsidP="00724F94">
            <w:pPr>
              <w:pStyle w:val="ListParagraph"/>
              <w:numPr>
                <w:ilvl w:val="0"/>
                <w:numId w:val="6"/>
              </w:numPr>
              <w:spacing w:line="312" w:lineRule="auto"/>
              <w:rPr>
                <w:rFonts w:cs="Times New Roman"/>
                <w:szCs w:val="26"/>
              </w:rPr>
            </w:pPr>
            <w:r>
              <w:rPr>
                <w:rFonts w:cs="Times New Roman"/>
                <w:szCs w:val="26"/>
              </w:rPr>
              <w:t>Thể hiện diễn giải của sự kiện nhận về tương ứng từ hệ thống nguồn TF-EE</w:t>
            </w:r>
          </w:p>
          <w:p w14:paraId="5415A22D" w14:textId="3856B6CA" w:rsidR="0024139D" w:rsidRPr="00615117" w:rsidRDefault="0024139D" w:rsidP="00626CED">
            <w:pPr>
              <w:spacing w:line="312" w:lineRule="auto"/>
              <w:ind w:firstLine="0"/>
              <w:rPr>
                <w:rFonts w:cs="Times New Roman"/>
                <w:szCs w:val="26"/>
                <w:u w:val="single"/>
              </w:rPr>
            </w:pPr>
            <w:r w:rsidRPr="005C0F28">
              <w:rPr>
                <w:rFonts w:cs="Times New Roman"/>
                <w:szCs w:val="26"/>
              </w:rPr>
              <w:t>Tham chiếu Bảng diễn giải sự kiện bên dưới</w:t>
            </w:r>
          </w:p>
        </w:tc>
        <w:tc>
          <w:tcPr>
            <w:tcW w:w="1418" w:type="dxa"/>
          </w:tcPr>
          <w:p w14:paraId="5CFB861E" w14:textId="67AD6954"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38550AB6" w14:textId="0389DD59"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6245305" w14:textId="77777777" w:rsidTr="00626CED">
        <w:tc>
          <w:tcPr>
            <w:tcW w:w="1791" w:type="dxa"/>
          </w:tcPr>
          <w:p w14:paraId="63274C79" w14:textId="443EEDC7" w:rsidR="0024139D" w:rsidRPr="00615117" w:rsidRDefault="0024139D" w:rsidP="00626CED">
            <w:pPr>
              <w:spacing w:line="312" w:lineRule="auto"/>
              <w:ind w:firstLine="0"/>
              <w:rPr>
                <w:rFonts w:cs="Times New Roman"/>
                <w:szCs w:val="26"/>
              </w:rPr>
            </w:pPr>
            <w:r w:rsidRPr="00D62801">
              <w:rPr>
                <w:rFonts w:cs="Times New Roman"/>
                <w:szCs w:val="26"/>
              </w:rPr>
              <w:t>STT sự kiện</w:t>
            </w:r>
          </w:p>
        </w:tc>
        <w:tc>
          <w:tcPr>
            <w:tcW w:w="1418" w:type="dxa"/>
          </w:tcPr>
          <w:p w14:paraId="75ADA009" w14:textId="2C561CB5" w:rsidR="0024139D" w:rsidRPr="00615117" w:rsidRDefault="0024139D" w:rsidP="00626CED">
            <w:pPr>
              <w:spacing w:line="312" w:lineRule="auto"/>
              <w:ind w:firstLine="0"/>
              <w:rPr>
                <w:rFonts w:cs="Times New Roman"/>
                <w:szCs w:val="26"/>
              </w:rPr>
            </w:pPr>
            <w:r w:rsidRPr="00D62801">
              <w:rPr>
                <w:rFonts w:cs="Times New Roman"/>
                <w:szCs w:val="26"/>
              </w:rPr>
              <w:t>Nvarchar</w:t>
            </w:r>
          </w:p>
        </w:tc>
        <w:tc>
          <w:tcPr>
            <w:tcW w:w="567" w:type="dxa"/>
          </w:tcPr>
          <w:p w14:paraId="20E1708F" w14:textId="2A5D92A1" w:rsidR="0024139D" w:rsidRPr="00615117" w:rsidRDefault="0024139D" w:rsidP="00626CED">
            <w:pPr>
              <w:spacing w:line="312" w:lineRule="auto"/>
              <w:ind w:firstLine="0"/>
              <w:rPr>
                <w:rFonts w:cs="Times New Roman"/>
                <w:szCs w:val="26"/>
              </w:rPr>
            </w:pPr>
            <w:r w:rsidRPr="00D62801">
              <w:rPr>
                <w:rFonts w:cs="Times New Roman"/>
                <w:szCs w:val="26"/>
              </w:rPr>
              <w:t>3</w:t>
            </w:r>
          </w:p>
        </w:tc>
        <w:tc>
          <w:tcPr>
            <w:tcW w:w="567" w:type="dxa"/>
          </w:tcPr>
          <w:p w14:paraId="03A7D806" w14:textId="39E8E792" w:rsidR="0024139D" w:rsidRPr="00615117" w:rsidRDefault="0024139D" w:rsidP="00626CED">
            <w:pPr>
              <w:spacing w:line="312" w:lineRule="auto"/>
              <w:ind w:firstLine="0"/>
              <w:rPr>
                <w:rFonts w:cs="Times New Roman"/>
                <w:szCs w:val="26"/>
              </w:rPr>
            </w:pPr>
            <w:r w:rsidRPr="00D62801">
              <w:rPr>
                <w:rFonts w:cs="Times New Roman"/>
                <w:szCs w:val="26"/>
              </w:rPr>
              <w:t>P</w:t>
            </w:r>
          </w:p>
        </w:tc>
        <w:tc>
          <w:tcPr>
            <w:tcW w:w="4819" w:type="dxa"/>
          </w:tcPr>
          <w:p w14:paraId="5E9A5F65" w14:textId="77777777" w:rsidR="0024139D" w:rsidRDefault="0024139D" w:rsidP="00626CED">
            <w:pPr>
              <w:spacing w:line="312" w:lineRule="auto"/>
              <w:ind w:firstLine="0"/>
              <w:rPr>
                <w:rFonts w:cs="Times New Roman"/>
                <w:szCs w:val="26"/>
                <w:u w:val="single"/>
              </w:rPr>
            </w:pPr>
            <w:r>
              <w:rPr>
                <w:rFonts w:cs="Times New Roman"/>
                <w:szCs w:val="26"/>
                <w:u w:val="single"/>
              </w:rPr>
              <w:t>Số thứ tự sự kiện</w:t>
            </w:r>
          </w:p>
          <w:p w14:paraId="351D702F" w14:textId="634A9ACD" w:rsidR="0024139D" w:rsidRPr="00615117" w:rsidRDefault="0024139D" w:rsidP="00626CED">
            <w:pPr>
              <w:spacing w:line="312" w:lineRule="auto"/>
              <w:ind w:firstLine="72"/>
              <w:rPr>
                <w:rFonts w:cs="Times New Roman"/>
                <w:szCs w:val="26"/>
                <w:u w:val="single"/>
              </w:rPr>
            </w:pPr>
            <w:r>
              <w:rPr>
                <w:rFonts w:cs="Times New Roman"/>
                <w:szCs w:val="26"/>
              </w:rPr>
              <w:t>Hệ thống tự động sinh số thứ tự của sự kiện căn cứ theo điều kiện cùng Số LC và tương ứng với thứ tự ngày giờ phê duyệt EE.</w:t>
            </w:r>
          </w:p>
        </w:tc>
        <w:tc>
          <w:tcPr>
            <w:tcW w:w="1418" w:type="dxa"/>
          </w:tcPr>
          <w:p w14:paraId="456598BC" w14:textId="6610A6DB"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65A14015" w14:textId="0B285F0C"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58C6B5D2" w14:textId="77777777" w:rsidTr="00626CED">
        <w:tc>
          <w:tcPr>
            <w:tcW w:w="1791" w:type="dxa"/>
          </w:tcPr>
          <w:p w14:paraId="6A91EE82" w14:textId="08E134C1" w:rsidR="0024139D" w:rsidRPr="00615117" w:rsidRDefault="0024139D" w:rsidP="00626CED">
            <w:pPr>
              <w:spacing w:line="312" w:lineRule="auto"/>
              <w:ind w:firstLine="0"/>
              <w:rPr>
                <w:rFonts w:cs="Times New Roman"/>
                <w:szCs w:val="26"/>
              </w:rPr>
            </w:pPr>
            <w:r w:rsidRPr="00D62801">
              <w:rPr>
                <w:rFonts w:cs="Times New Roman"/>
                <w:szCs w:val="26"/>
              </w:rPr>
              <w:t>Nhóm sản phẩm</w:t>
            </w:r>
          </w:p>
        </w:tc>
        <w:tc>
          <w:tcPr>
            <w:tcW w:w="1418" w:type="dxa"/>
          </w:tcPr>
          <w:p w14:paraId="7B77EFA1" w14:textId="2DDE775E" w:rsidR="0024139D" w:rsidRPr="00615117" w:rsidRDefault="0024139D" w:rsidP="00626CED">
            <w:pPr>
              <w:spacing w:line="312" w:lineRule="auto"/>
              <w:ind w:firstLine="0"/>
              <w:rPr>
                <w:rFonts w:cs="Times New Roman"/>
                <w:szCs w:val="26"/>
              </w:rPr>
            </w:pPr>
            <w:r w:rsidRPr="00D62801">
              <w:rPr>
                <w:rFonts w:cs="Times New Roman"/>
                <w:szCs w:val="26"/>
              </w:rPr>
              <w:t>nChar</w:t>
            </w:r>
          </w:p>
        </w:tc>
        <w:tc>
          <w:tcPr>
            <w:tcW w:w="567" w:type="dxa"/>
          </w:tcPr>
          <w:p w14:paraId="4330DDBD" w14:textId="4A961722" w:rsidR="0024139D" w:rsidRPr="00615117" w:rsidRDefault="0024139D" w:rsidP="00626CED">
            <w:pPr>
              <w:spacing w:line="312" w:lineRule="auto"/>
              <w:ind w:firstLine="0"/>
              <w:rPr>
                <w:rFonts w:cs="Times New Roman"/>
                <w:szCs w:val="26"/>
              </w:rPr>
            </w:pPr>
          </w:p>
        </w:tc>
        <w:tc>
          <w:tcPr>
            <w:tcW w:w="567" w:type="dxa"/>
          </w:tcPr>
          <w:p w14:paraId="44B76504" w14:textId="2058797F" w:rsidR="0024139D" w:rsidRPr="00615117" w:rsidRDefault="0024139D" w:rsidP="00626CED">
            <w:pPr>
              <w:spacing w:line="312" w:lineRule="auto"/>
              <w:ind w:firstLine="0"/>
              <w:rPr>
                <w:rFonts w:cs="Times New Roman"/>
                <w:szCs w:val="26"/>
              </w:rPr>
            </w:pPr>
            <w:r w:rsidRPr="00D62801">
              <w:rPr>
                <w:rFonts w:cs="Times New Roman"/>
                <w:szCs w:val="26"/>
              </w:rPr>
              <w:t>H</w:t>
            </w:r>
          </w:p>
        </w:tc>
        <w:tc>
          <w:tcPr>
            <w:tcW w:w="4819" w:type="dxa"/>
          </w:tcPr>
          <w:p w14:paraId="29DA4177" w14:textId="77777777" w:rsidR="0024139D" w:rsidRDefault="0024139D" w:rsidP="00626CED">
            <w:pPr>
              <w:spacing w:line="312" w:lineRule="auto"/>
              <w:ind w:firstLine="0"/>
              <w:rPr>
                <w:rFonts w:cs="Times New Roman"/>
                <w:szCs w:val="26"/>
                <w:u w:val="single"/>
              </w:rPr>
            </w:pPr>
            <w:r>
              <w:rPr>
                <w:rFonts w:cs="Times New Roman"/>
                <w:szCs w:val="26"/>
                <w:u w:val="single"/>
              </w:rPr>
              <w:t>Nhóm sản phẩm</w:t>
            </w:r>
          </w:p>
          <w:p w14:paraId="350E4B2C" w14:textId="77777777" w:rsidR="0024139D" w:rsidRDefault="0024139D" w:rsidP="00724F94">
            <w:pPr>
              <w:pStyle w:val="ListParagraph"/>
              <w:numPr>
                <w:ilvl w:val="0"/>
                <w:numId w:val="6"/>
              </w:numPr>
              <w:spacing w:line="312" w:lineRule="auto"/>
              <w:jc w:val="both"/>
              <w:rPr>
                <w:rFonts w:cs="Times New Roman"/>
                <w:szCs w:val="26"/>
              </w:rPr>
            </w:pPr>
            <w:r>
              <w:rPr>
                <w:rFonts w:cs="Times New Roman"/>
                <w:szCs w:val="26"/>
              </w:rPr>
              <w:t>Trường thông tin phục vụ báo cáo, không hiển thị trên màn hình</w:t>
            </w:r>
          </w:p>
          <w:p w14:paraId="4828A705" w14:textId="0066A1C4" w:rsidR="0024139D" w:rsidRPr="00615117" w:rsidRDefault="0024139D" w:rsidP="00626CED">
            <w:pPr>
              <w:spacing w:line="312" w:lineRule="auto"/>
              <w:ind w:firstLine="72"/>
              <w:rPr>
                <w:rFonts w:cs="Times New Roman"/>
                <w:szCs w:val="26"/>
                <w:u w:val="single"/>
              </w:rPr>
            </w:pPr>
            <w:r>
              <w:rPr>
                <w:rFonts w:cs="Times New Roman"/>
                <w:szCs w:val="26"/>
              </w:rPr>
              <w:t xml:space="preserve">Mặc định giá trị: </w:t>
            </w:r>
            <w:r>
              <w:rPr>
                <w:rFonts w:cs="Times New Roman"/>
                <w:b/>
                <w:szCs w:val="26"/>
              </w:rPr>
              <w:t>IMPORT</w:t>
            </w:r>
          </w:p>
        </w:tc>
        <w:tc>
          <w:tcPr>
            <w:tcW w:w="1418" w:type="dxa"/>
          </w:tcPr>
          <w:p w14:paraId="5A9C3D16" w14:textId="6E250584"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36E05FC4" w14:textId="5F0E5E09"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990B2CA" w14:textId="77777777" w:rsidTr="00626CED">
        <w:tc>
          <w:tcPr>
            <w:tcW w:w="1791" w:type="dxa"/>
          </w:tcPr>
          <w:p w14:paraId="5A3A2E67" w14:textId="6B5C6EA0" w:rsidR="0024139D" w:rsidRPr="00615117" w:rsidRDefault="0024139D" w:rsidP="00626CED">
            <w:pPr>
              <w:spacing w:line="312" w:lineRule="auto"/>
              <w:ind w:firstLine="0"/>
              <w:rPr>
                <w:rFonts w:cs="Times New Roman"/>
                <w:szCs w:val="26"/>
              </w:rPr>
            </w:pPr>
            <w:r w:rsidRPr="00D62801">
              <w:rPr>
                <w:rFonts w:cs="Times New Roman"/>
                <w:szCs w:val="26"/>
              </w:rPr>
              <w:t>Mã sản phẩm</w:t>
            </w:r>
          </w:p>
        </w:tc>
        <w:tc>
          <w:tcPr>
            <w:tcW w:w="1418" w:type="dxa"/>
          </w:tcPr>
          <w:p w14:paraId="0512FB97" w14:textId="0C8F992B" w:rsidR="0024139D" w:rsidRPr="00615117" w:rsidRDefault="0024139D" w:rsidP="00626CED">
            <w:pPr>
              <w:spacing w:line="312" w:lineRule="auto"/>
              <w:ind w:firstLine="0"/>
              <w:rPr>
                <w:rFonts w:cs="Times New Roman"/>
                <w:szCs w:val="26"/>
              </w:rPr>
            </w:pPr>
            <w:r w:rsidRPr="00D62801">
              <w:rPr>
                <w:rFonts w:cs="Times New Roman"/>
                <w:szCs w:val="26"/>
              </w:rPr>
              <w:t>nChar</w:t>
            </w:r>
          </w:p>
        </w:tc>
        <w:tc>
          <w:tcPr>
            <w:tcW w:w="567" w:type="dxa"/>
          </w:tcPr>
          <w:p w14:paraId="444A7EFC" w14:textId="5267A989" w:rsidR="0024139D" w:rsidRPr="00615117" w:rsidRDefault="0024139D" w:rsidP="00626CED">
            <w:pPr>
              <w:spacing w:line="312" w:lineRule="auto"/>
              <w:ind w:firstLine="0"/>
              <w:rPr>
                <w:rFonts w:cs="Times New Roman"/>
                <w:szCs w:val="26"/>
              </w:rPr>
            </w:pPr>
            <w:r w:rsidRPr="00D62801">
              <w:rPr>
                <w:rFonts w:cs="Times New Roman"/>
                <w:szCs w:val="26"/>
              </w:rPr>
              <w:t>2</w:t>
            </w:r>
          </w:p>
        </w:tc>
        <w:tc>
          <w:tcPr>
            <w:tcW w:w="567" w:type="dxa"/>
          </w:tcPr>
          <w:p w14:paraId="78F66D0C" w14:textId="3D125D80" w:rsidR="0024139D" w:rsidRPr="00615117" w:rsidRDefault="0024139D" w:rsidP="00626CED">
            <w:pPr>
              <w:spacing w:line="312" w:lineRule="auto"/>
              <w:ind w:firstLine="0"/>
              <w:rPr>
                <w:rFonts w:cs="Times New Roman"/>
                <w:szCs w:val="26"/>
              </w:rPr>
            </w:pPr>
            <w:r w:rsidRPr="00D62801">
              <w:rPr>
                <w:rFonts w:cs="Times New Roman"/>
                <w:szCs w:val="26"/>
              </w:rPr>
              <w:t>H</w:t>
            </w:r>
          </w:p>
        </w:tc>
        <w:tc>
          <w:tcPr>
            <w:tcW w:w="4819" w:type="dxa"/>
          </w:tcPr>
          <w:p w14:paraId="19D8E11C" w14:textId="77777777" w:rsidR="0024139D" w:rsidRDefault="0024139D" w:rsidP="00626CED">
            <w:pPr>
              <w:spacing w:line="312" w:lineRule="auto"/>
              <w:ind w:firstLine="0"/>
              <w:rPr>
                <w:rFonts w:cs="Times New Roman"/>
                <w:szCs w:val="26"/>
                <w:u w:val="single"/>
              </w:rPr>
            </w:pPr>
            <w:r>
              <w:rPr>
                <w:rFonts w:cs="Times New Roman"/>
                <w:szCs w:val="26"/>
                <w:u w:val="single"/>
              </w:rPr>
              <w:t>Mã sản phẩm</w:t>
            </w:r>
          </w:p>
          <w:p w14:paraId="3040BA2D" w14:textId="77777777" w:rsidR="0024139D" w:rsidRDefault="0024139D" w:rsidP="00724F94">
            <w:pPr>
              <w:pStyle w:val="ListParagraph"/>
              <w:numPr>
                <w:ilvl w:val="0"/>
                <w:numId w:val="6"/>
              </w:numPr>
              <w:spacing w:line="312" w:lineRule="auto"/>
              <w:jc w:val="both"/>
              <w:rPr>
                <w:rFonts w:cs="Times New Roman"/>
                <w:szCs w:val="26"/>
              </w:rPr>
            </w:pPr>
            <w:r>
              <w:rPr>
                <w:rFonts w:cs="Times New Roman"/>
                <w:szCs w:val="26"/>
              </w:rPr>
              <w:t>Trường thông tin phục vụ báo cáo, không hiển thị trên màn hình</w:t>
            </w:r>
          </w:p>
          <w:p w14:paraId="5E010893" w14:textId="3E33235E" w:rsidR="0024139D" w:rsidRPr="00615117" w:rsidRDefault="0024139D" w:rsidP="00626CED">
            <w:pPr>
              <w:spacing w:line="312" w:lineRule="auto"/>
              <w:ind w:firstLine="72"/>
              <w:rPr>
                <w:rFonts w:cs="Times New Roman"/>
                <w:szCs w:val="26"/>
                <w:u w:val="single"/>
              </w:rPr>
            </w:pPr>
            <w:r>
              <w:rPr>
                <w:rFonts w:cs="Times New Roman"/>
                <w:szCs w:val="26"/>
              </w:rPr>
              <w:t xml:space="preserve">Mặc định giá trị: </w:t>
            </w:r>
            <w:r>
              <w:rPr>
                <w:rFonts w:cs="Times New Roman"/>
                <w:b/>
                <w:szCs w:val="26"/>
              </w:rPr>
              <w:t>IC</w:t>
            </w:r>
          </w:p>
        </w:tc>
        <w:tc>
          <w:tcPr>
            <w:tcW w:w="1418" w:type="dxa"/>
          </w:tcPr>
          <w:p w14:paraId="68B2CE8F" w14:textId="28EE7883"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2EAB3804" w14:textId="00E68150"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AC2E2E5" w14:textId="77777777" w:rsidTr="00626CED">
        <w:tc>
          <w:tcPr>
            <w:tcW w:w="9162" w:type="dxa"/>
            <w:gridSpan w:val="5"/>
          </w:tcPr>
          <w:p w14:paraId="59F0AB79" w14:textId="77777777" w:rsidR="0024139D" w:rsidRDefault="0024139D" w:rsidP="00626CED">
            <w:pPr>
              <w:spacing w:line="312" w:lineRule="auto"/>
              <w:ind w:firstLine="0"/>
              <w:rPr>
                <w:rFonts w:cs="Times New Roman"/>
                <w:b/>
                <w:color w:val="FF0000"/>
                <w:szCs w:val="26"/>
              </w:rPr>
            </w:pPr>
            <w:r w:rsidRPr="0061546F">
              <w:rPr>
                <w:rFonts w:cs="Times New Roman"/>
                <w:b/>
                <w:color w:val="FF0000"/>
                <w:szCs w:val="26"/>
              </w:rPr>
              <w:t xml:space="preserve">2. </w:t>
            </w:r>
            <w:r>
              <w:rPr>
                <w:rFonts w:cs="Times New Roman"/>
                <w:b/>
                <w:color w:val="FF0000"/>
                <w:szCs w:val="26"/>
              </w:rPr>
              <w:t>S</w:t>
            </w:r>
            <w:r w:rsidRPr="0061546F">
              <w:rPr>
                <w:rFonts w:cs="Times New Roman"/>
                <w:b/>
                <w:color w:val="FF0000"/>
                <w:szCs w:val="26"/>
              </w:rPr>
              <w:t>ự kiện</w:t>
            </w:r>
            <w:r>
              <w:rPr>
                <w:rFonts w:cs="Times New Roman"/>
                <w:b/>
                <w:color w:val="FF0000"/>
                <w:szCs w:val="26"/>
              </w:rPr>
              <w:t>:</w:t>
            </w:r>
            <w:r w:rsidRPr="0061546F">
              <w:rPr>
                <w:rFonts w:cs="Times New Roman"/>
                <w:b/>
                <w:color w:val="FF0000"/>
                <w:szCs w:val="26"/>
              </w:rPr>
              <w:t xml:space="preserve"> Sửa đổ</w:t>
            </w:r>
            <w:r>
              <w:rPr>
                <w:rFonts w:cs="Times New Roman"/>
                <w:b/>
                <w:color w:val="FF0000"/>
                <w:szCs w:val="26"/>
              </w:rPr>
              <w:t>i nhờ thu</w:t>
            </w:r>
            <w:r w:rsidRPr="0061546F">
              <w:rPr>
                <w:rFonts w:cs="Times New Roman"/>
                <w:b/>
                <w:color w:val="FF0000"/>
                <w:szCs w:val="26"/>
              </w:rPr>
              <w:t xml:space="preserve"> </w:t>
            </w:r>
          </w:p>
          <w:p w14:paraId="18060118" w14:textId="00EF2BA9" w:rsidR="0024139D" w:rsidRPr="00615117" w:rsidRDefault="0024139D" w:rsidP="00626CED">
            <w:pPr>
              <w:spacing w:line="312" w:lineRule="auto"/>
              <w:ind w:firstLine="72"/>
              <w:rPr>
                <w:rFonts w:cs="Times New Roman"/>
                <w:szCs w:val="26"/>
              </w:rPr>
            </w:pPr>
            <w:r w:rsidRPr="00D62801">
              <w:rPr>
                <w:rFonts w:cs="Times New Roman"/>
                <w:i/>
                <w:color w:val="FF0000"/>
                <w:szCs w:val="26"/>
                <w:u w:val="single"/>
              </w:rPr>
              <w:t xml:space="preserve">Giống màn hình sự kiện </w:t>
            </w:r>
            <w:r>
              <w:rPr>
                <w:rFonts w:cs="Times New Roman"/>
                <w:i/>
                <w:color w:val="FF0000"/>
                <w:szCs w:val="26"/>
                <w:u w:val="single"/>
              </w:rPr>
              <w:t xml:space="preserve">BCT đến theo nhờ thu: </w:t>
            </w:r>
          </w:p>
        </w:tc>
        <w:tc>
          <w:tcPr>
            <w:tcW w:w="1418" w:type="dxa"/>
          </w:tcPr>
          <w:p w14:paraId="3964AD77" w14:textId="7E5F4909" w:rsidR="0024139D" w:rsidRDefault="0024139D" w:rsidP="00626CED">
            <w:pPr>
              <w:spacing w:line="312" w:lineRule="auto"/>
              <w:ind w:firstLine="0"/>
              <w:rPr>
                <w:rFonts w:cs="Times New Roman"/>
                <w:i/>
                <w:color w:val="0070C0"/>
                <w:sz w:val="20"/>
                <w:szCs w:val="26"/>
              </w:rPr>
            </w:pPr>
          </w:p>
        </w:tc>
        <w:tc>
          <w:tcPr>
            <w:tcW w:w="1418" w:type="dxa"/>
          </w:tcPr>
          <w:p w14:paraId="665F8D76" w14:textId="69FED2C5" w:rsidR="0024139D" w:rsidRDefault="0024139D" w:rsidP="00626CED">
            <w:pPr>
              <w:spacing w:line="312" w:lineRule="auto"/>
              <w:ind w:firstLine="0"/>
              <w:rPr>
                <w:rFonts w:cs="Times New Roman"/>
                <w:i/>
                <w:color w:val="0070C0"/>
                <w:sz w:val="20"/>
                <w:szCs w:val="26"/>
              </w:rPr>
            </w:pPr>
          </w:p>
        </w:tc>
      </w:tr>
      <w:tr w:rsidR="0024139D" w:rsidRPr="00615117" w14:paraId="6C5FC8CB" w14:textId="77777777" w:rsidTr="00626CED">
        <w:tc>
          <w:tcPr>
            <w:tcW w:w="9162" w:type="dxa"/>
            <w:gridSpan w:val="5"/>
          </w:tcPr>
          <w:p w14:paraId="2E72DC3A" w14:textId="77777777" w:rsidR="0024139D" w:rsidRPr="00674561" w:rsidRDefault="0024139D" w:rsidP="00626CED">
            <w:pPr>
              <w:spacing w:line="312" w:lineRule="auto"/>
              <w:ind w:firstLine="0"/>
              <w:rPr>
                <w:rFonts w:cs="Times New Roman"/>
                <w:b/>
                <w:color w:val="FF0000"/>
                <w:szCs w:val="26"/>
                <w:u w:val="single"/>
              </w:rPr>
            </w:pPr>
            <w:r w:rsidRPr="00674561">
              <w:rPr>
                <w:rFonts w:cs="Times New Roman"/>
                <w:b/>
                <w:color w:val="FF0000"/>
                <w:szCs w:val="26"/>
                <w:u w:val="single"/>
              </w:rPr>
              <w:t>3.</w:t>
            </w:r>
            <w:r>
              <w:rPr>
                <w:rFonts w:cs="Times New Roman"/>
                <w:b/>
                <w:color w:val="FF0000"/>
                <w:szCs w:val="26"/>
                <w:u w:val="single"/>
              </w:rPr>
              <w:t>S</w:t>
            </w:r>
            <w:r w:rsidRPr="00674561">
              <w:rPr>
                <w:rFonts w:cs="Times New Roman"/>
                <w:b/>
                <w:color w:val="FF0000"/>
                <w:szCs w:val="26"/>
                <w:u w:val="single"/>
              </w:rPr>
              <w:t>ự kiện</w:t>
            </w:r>
            <w:r>
              <w:rPr>
                <w:rFonts w:cs="Times New Roman"/>
                <w:b/>
                <w:color w:val="FF0000"/>
                <w:szCs w:val="26"/>
                <w:u w:val="single"/>
              </w:rPr>
              <w:t>:</w:t>
            </w:r>
            <w:r w:rsidRPr="00674561">
              <w:rPr>
                <w:rFonts w:cs="Times New Roman"/>
                <w:b/>
                <w:color w:val="FF0000"/>
                <w:szCs w:val="26"/>
                <w:u w:val="single"/>
              </w:rPr>
              <w:t xml:space="preserve"> </w:t>
            </w:r>
            <w:r>
              <w:rPr>
                <w:rFonts w:cs="Times New Roman"/>
                <w:b/>
                <w:color w:val="FF0000"/>
                <w:szCs w:val="26"/>
                <w:u w:val="single"/>
              </w:rPr>
              <w:t>Chấp nhận nhờ thu</w:t>
            </w:r>
            <w:r w:rsidRPr="00674561">
              <w:rPr>
                <w:rFonts w:cs="Times New Roman"/>
                <w:b/>
                <w:color w:val="FF0000"/>
                <w:szCs w:val="26"/>
                <w:u w:val="single"/>
              </w:rPr>
              <w:t>:</w:t>
            </w:r>
          </w:p>
          <w:p w14:paraId="09B76C2C" w14:textId="07776CCC" w:rsidR="0024139D" w:rsidRPr="00615117" w:rsidRDefault="0024139D" w:rsidP="00626CED">
            <w:pPr>
              <w:spacing w:line="312" w:lineRule="auto"/>
              <w:ind w:firstLine="0"/>
              <w:rPr>
                <w:rFonts w:cs="Times New Roman"/>
                <w:color w:val="000000" w:themeColor="text1"/>
                <w:szCs w:val="26"/>
                <w:u w:val="single"/>
              </w:rPr>
            </w:pPr>
            <w:r w:rsidRPr="00D62801">
              <w:rPr>
                <w:rFonts w:cs="Times New Roman"/>
                <w:i/>
                <w:color w:val="FF0000"/>
                <w:szCs w:val="26"/>
                <w:u w:val="single"/>
              </w:rPr>
              <w:t xml:space="preserve">Giống màn hình sự kiện </w:t>
            </w:r>
            <w:r>
              <w:rPr>
                <w:rFonts w:cs="Times New Roman"/>
                <w:i/>
                <w:color w:val="FF0000"/>
                <w:szCs w:val="26"/>
                <w:u w:val="single"/>
              </w:rPr>
              <w:t>BCT đến theo nhờ thu và hiển thị thêm trường như sau:</w:t>
            </w:r>
          </w:p>
        </w:tc>
        <w:tc>
          <w:tcPr>
            <w:tcW w:w="1418" w:type="dxa"/>
          </w:tcPr>
          <w:p w14:paraId="5CBD97B8" w14:textId="5B003676" w:rsidR="0024139D" w:rsidRDefault="0024139D" w:rsidP="00626CED">
            <w:pPr>
              <w:spacing w:line="312" w:lineRule="auto"/>
              <w:ind w:firstLine="0"/>
              <w:rPr>
                <w:rFonts w:cs="Times New Roman"/>
                <w:i/>
                <w:color w:val="0070C0"/>
                <w:sz w:val="20"/>
                <w:szCs w:val="26"/>
              </w:rPr>
            </w:pPr>
          </w:p>
        </w:tc>
        <w:tc>
          <w:tcPr>
            <w:tcW w:w="1418" w:type="dxa"/>
          </w:tcPr>
          <w:p w14:paraId="70724F79" w14:textId="546B7958" w:rsidR="0024139D" w:rsidRDefault="0024139D" w:rsidP="00626CED">
            <w:pPr>
              <w:spacing w:line="312" w:lineRule="auto"/>
              <w:ind w:firstLine="0"/>
              <w:rPr>
                <w:rFonts w:cs="Times New Roman"/>
                <w:i/>
                <w:color w:val="0070C0"/>
                <w:sz w:val="20"/>
                <w:szCs w:val="26"/>
              </w:rPr>
            </w:pPr>
          </w:p>
        </w:tc>
      </w:tr>
      <w:tr w:rsidR="0024139D" w:rsidRPr="00615117" w14:paraId="38C544D9" w14:textId="77777777" w:rsidTr="00626CED">
        <w:tc>
          <w:tcPr>
            <w:tcW w:w="1791" w:type="dxa"/>
          </w:tcPr>
          <w:p w14:paraId="31A70D0E" w14:textId="673D31CB" w:rsidR="0024139D" w:rsidRPr="00D62801" w:rsidRDefault="0024139D" w:rsidP="00626CED">
            <w:pPr>
              <w:spacing w:line="312" w:lineRule="auto"/>
              <w:ind w:firstLine="0"/>
              <w:rPr>
                <w:rFonts w:cs="Times New Roman"/>
                <w:szCs w:val="26"/>
              </w:rPr>
            </w:pPr>
            <w:r>
              <w:rPr>
                <w:rFonts w:cs="Times New Roman"/>
                <w:szCs w:val="26"/>
              </w:rPr>
              <w:t>Tình trạng Bill</w:t>
            </w:r>
          </w:p>
        </w:tc>
        <w:tc>
          <w:tcPr>
            <w:tcW w:w="1418" w:type="dxa"/>
          </w:tcPr>
          <w:p w14:paraId="70ACAEEB" w14:textId="31AC368D" w:rsidR="0024139D" w:rsidRPr="00D62801" w:rsidRDefault="0024139D" w:rsidP="00626CED">
            <w:pPr>
              <w:spacing w:line="312" w:lineRule="auto"/>
              <w:ind w:firstLine="0"/>
              <w:rPr>
                <w:rFonts w:cs="Times New Roman"/>
                <w:szCs w:val="26"/>
              </w:rPr>
            </w:pPr>
            <w:r w:rsidRPr="00D62801">
              <w:rPr>
                <w:rFonts w:cs="Times New Roman"/>
                <w:szCs w:val="26"/>
              </w:rPr>
              <w:t>Nvarchar</w:t>
            </w:r>
          </w:p>
        </w:tc>
        <w:tc>
          <w:tcPr>
            <w:tcW w:w="567" w:type="dxa"/>
          </w:tcPr>
          <w:p w14:paraId="2BBF6F99" w14:textId="36B59817" w:rsidR="0024139D" w:rsidRPr="00D62801" w:rsidRDefault="0024139D" w:rsidP="00626CED">
            <w:pPr>
              <w:spacing w:line="312" w:lineRule="auto"/>
              <w:ind w:firstLine="0"/>
              <w:rPr>
                <w:rFonts w:cs="Times New Roman"/>
                <w:szCs w:val="26"/>
              </w:rPr>
            </w:pPr>
            <w:r w:rsidRPr="00D62801">
              <w:rPr>
                <w:rFonts w:cs="Times New Roman"/>
                <w:szCs w:val="26"/>
              </w:rPr>
              <w:t>35</w:t>
            </w:r>
          </w:p>
        </w:tc>
        <w:tc>
          <w:tcPr>
            <w:tcW w:w="567" w:type="dxa"/>
          </w:tcPr>
          <w:p w14:paraId="6A290EBB" w14:textId="6F986E2A" w:rsidR="0024139D" w:rsidRPr="00D62801" w:rsidRDefault="0024139D" w:rsidP="00626CED">
            <w:pPr>
              <w:spacing w:line="312" w:lineRule="auto"/>
              <w:ind w:firstLine="0"/>
              <w:rPr>
                <w:rFonts w:cs="Times New Roman"/>
                <w:szCs w:val="26"/>
              </w:rPr>
            </w:pPr>
            <w:r w:rsidRPr="00D62801">
              <w:rPr>
                <w:rFonts w:cs="Times New Roman"/>
                <w:szCs w:val="26"/>
              </w:rPr>
              <w:t>P</w:t>
            </w:r>
          </w:p>
        </w:tc>
        <w:tc>
          <w:tcPr>
            <w:tcW w:w="4819" w:type="dxa"/>
          </w:tcPr>
          <w:p w14:paraId="45C729DC" w14:textId="77777777" w:rsidR="0024139D" w:rsidRPr="00615117" w:rsidRDefault="0024139D" w:rsidP="00626CED">
            <w:pPr>
              <w:spacing w:line="312" w:lineRule="auto"/>
              <w:ind w:firstLine="0"/>
              <w:rPr>
                <w:rFonts w:cs="Times New Roman"/>
                <w:color w:val="000000" w:themeColor="text1"/>
                <w:szCs w:val="26"/>
                <w:u w:val="single"/>
              </w:rPr>
            </w:pPr>
            <w:r>
              <w:rPr>
                <w:rFonts w:cs="Times New Roman"/>
                <w:color w:val="000000" w:themeColor="text1"/>
                <w:szCs w:val="26"/>
                <w:u w:val="single"/>
              </w:rPr>
              <w:t>Tình trạng Bill</w:t>
            </w:r>
            <w:r w:rsidRPr="00615117">
              <w:rPr>
                <w:rFonts w:cs="Times New Roman"/>
                <w:color w:val="000000" w:themeColor="text1"/>
                <w:szCs w:val="26"/>
                <w:u w:val="single"/>
              </w:rPr>
              <w:t>:</w:t>
            </w:r>
          </w:p>
          <w:p w14:paraId="049DA648" w14:textId="77777777" w:rsidR="0024139D" w:rsidRDefault="0024139D"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w:t>
            </w:r>
            <w:r>
              <w:rPr>
                <w:rFonts w:cs="Times New Roman"/>
                <w:color w:val="000000" w:themeColor="text1"/>
                <w:szCs w:val="26"/>
              </w:rPr>
              <w:t>tình trạng của nhờ thu đã chấp nhận hay không chấp nhận. không thanh toán</w:t>
            </w:r>
          </w:p>
          <w:p w14:paraId="5A224014" w14:textId="2F00C4F7" w:rsidR="0024139D" w:rsidRDefault="0024139D" w:rsidP="00626CED">
            <w:pPr>
              <w:spacing w:line="312" w:lineRule="auto"/>
              <w:ind w:firstLine="0"/>
              <w:rPr>
                <w:rFonts w:cs="Times New Roman"/>
                <w:color w:val="000000" w:themeColor="text1"/>
                <w:szCs w:val="26"/>
                <w:u w:val="single"/>
              </w:rPr>
            </w:pPr>
            <w:r w:rsidRPr="00695CE0">
              <w:rPr>
                <w:rFonts w:cs="Times New Roman"/>
                <w:szCs w:val="26"/>
              </w:rPr>
              <w:t>Giá trị được trả về từ TF-EE</w:t>
            </w:r>
          </w:p>
        </w:tc>
        <w:tc>
          <w:tcPr>
            <w:tcW w:w="1418" w:type="dxa"/>
          </w:tcPr>
          <w:p w14:paraId="6F01174E" w14:textId="4B910308"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7E7F596" w14:textId="152E38CE"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11FE280D" w14:textId="77777777" w:rsidTr="00626CED">
        <w:tc>
          <w:tcPr>
            <w:tcW w:w="9162" w:type="dxa"/>
            <w:gridSpan w:val="5"/>
          </w:tcPr>
          <w:p w14:paraId="1C3A60A2" w14:textId="77777777" w:rsidR="0024139D" w:rsidRPr="00674561" w:rsidRDefault="0024139D" w:rsidP="00695056">
            <w:pPr>
              <w:spacing w:line="312" w:lineRule="auto"/>
              <w:ind w:firstLine="0"/>
              <w:rPr>
                <w:rFonts w:cs="Times New Roman"/>
                <w:b/>
                <w:color w:val="FF0000"/>
                <w:szCs w:val="26"/>
                <w:u w:val="single"/>
              </w:rPr>
            </w:pPr>
            <w:r>
              <w:rPr>
                <w:rFonts w:cs="Times New Roman"/>
                <w:b/>
                <w:color w:val="FF0000"/>
                <w:szCs w:val="26"/>
                <w:u w:val="single"/>
              </w:rPr>
              <w:t>4</w:t>
            </w:r>
            <w:r w:rsidRPr="00674561">
              <w:rPr>
                <w:rFonts w:cs="Times New Roman"/>
                <w:b/>
                <w:color w:val="FF0000"/>
                <w:szCs w:val="26"/>
                <w:u w:val="single"/>
              </w:rPr>
              <w:t>.</w:t>
            </w:r>
            <w:r>
              <w:rPr>
                <w:rFonts w:cs="Times New Roman"/>
                <w:b/>
                <w:color w:val="FF0000"/>
                <w:szCs w:val="26"/>
                <w:u w:val="single"/>
              </w:rPr>
              <w:t>S</w:t>
            </w:r>
            <w:r w:rsidRPr="00674561">
              <w:rPr>
                <w:rFonts w:cs="Times New Roman"/>
                <w:b/>
                <w:color w:val="FF0000"/>
                <w:szCs w:val="26"/>
                <w:u w:val="single"/>
              </w:rPr>
              <w:t>ự kiện</w:t>
            </w:r>
            <w:r>
              <w:rPr>
                <w:rFonts w:cs="Times New Roman"/>
                <w:b/>
                <w:color w:val="FF0000"/>
                <w:szCs w:val="26"/>
                <w:u w:val="single"/>
              </w:rPr>
              <w:t>:</w:t>
            </w:r>
            <w:r w:rsidRPr="00674561">
              <w:rPr>
                <w:rFonts w:cs="Times New Roman"/>
                <w:b/>
                <w:color w:val="FF0000"/>
                <w:szCs w:val="26"/>
                <w:u w:val="single"/>
              </w:rPr>
              <w:t xml:space="preserve"> </w:t>
            </w:r>
            <w:r>
              <w:rPr>
                <w:rFonts w:cs="Times New Roman"/>
                <w:b/>
                <w:color w:val="FF0000"/>
                <w:szCs w:val="26"/>
                <w:u w:val="single"/>
              </w:rPr>
              <w:t>Thanh toán nhờ thu</w:t>
            </w:r>
            <w:r w:rsidRPr="00674561">
              <w:rPr>
                <w:rFonts w:cs="Times New Roman"/>
                <w:b/>
                <w:color w:val="FF0000"/>
                <w:szCs w:val="26"/>
                <w:u w:val="single"/>
              </w:rPr>
              <w:t>:</w:t>
            </w:r>
          </w:p>
          <w:p w14:paraId="60E1F2D3" w14:textId="0699E280" w:rsidR="0024139D" w:rsidRPr="00615117" w:rsidRDefault="0024139D" w:rsidP="00626CED">
            <w:pPr>
              <w:spacing w:line="312" w:lineRule="auto"/>
              <w:ind w:firstLine="0"/>
              <w:rPr>
                <w:rFonts w:cs="Times New Roman"/>
                <w:szCs w:val="26"/>
                <w:u w:val="single"/>
              </w:rPr>
            </w:pPr>
            <w:r w:rsidRPr="00D62801">
              <w:rPr>
                <w:rFonts w:cs="Times New Roman"/>
                <w:i/>
                <w:color w:val="FF0000"/>
                <w:szCs w:val="26"/>
                <w:u w:val="single"/>
              </w:rPr>
              <w:t xml:space="preserve">Giống màn hình sự kiện </w:t>
            </w:r>
            <w:r>
              <w:rPr>
                <w:rFonts w:cs="Times New Roman"/>
                <w:i/>
                <w:color w:val="FF0000"/>
                <w:szCs w:val="26"/>
                <w:u w:val="single"/>
              </w:rPr>
              <w:t>BCT đến theo nhờ thu và hiển thị thêm các trường sau:</w:t>
            </w:r>
          </w:p>
        </w:tc>
        <w:tc>
          <w:tcPr>
            <w:tcW w:w="1418" w:type="dxa"/>
          </w:tcPr>
          <w:p w14:paraId="572D83F2" w14:textId="0834D52C" w:rsidR="0024139D" w:rsidRDefault="0024139D" w:rsidP="00626CED">
            <w:pPr>
              <w:spacing w:line="312" w:lineRule="auto"/>
              <w:ind w:firstLine="0"/>
              <w:rPr>
                <w:rFonts w:cs="Times New Roman"/>
                <w:i/>
                <w:color w:val="0070C0"/>
                <w:sz w:val="20"/>
                <w:szCs w:val="26"/>
              </w:rPr>
            </w:pPr>
          </w:p>
        </w:tc>
        <w:tc>
          <w:tcPr>
            <w:tcW w:w="1418" w:type="dxa"/>
          </w:tcPr>
          <w:p w14:paraId="082BC3AB" w14:textId="48FB63AD" w:rsidR="0024139D" w:rsidRDefault="0024139D" w:rsidP="00626CED">
            <w:pPr>
              <w:spacing w:line="312" w:lineRule="auto"/>
              <w:ind w:firstLine="0"/>
              <w:rPr>
                <w:rFonts w:cs="Times New Roman"/>
                <w:i/>
                <w:color w:val="0070C0"/>
                <w:sz w:val="20"/>
                <w:szCs w:val="26"/>
              </w:rPr>
            </w:pPr>
          </w:p>
        </w:tc>
      </w:tr>
      <w:tr w:rsidR="0024139D" w:rsidRPr="00615117" w14:paraId="75582C61" w14:textId="77777777" w:rsidTr="00626CED">
        <w:tc>
          <w:tcPr>
            <w:tcW w:w="1791" w:type="dxa"/>
          </w:tcPr>
          <w:p w14:paraId="5E5345A6" w14:textId="5689011D" w:rsidR="0024139D" w:rsidRPr="00D62801" w:rsidRDefault="0024139D" w:rsidP="00626CED">
            <w:pPr>
              <w:spacing w:line="312" w:lineRule="auto"/>
              <w:ind w:firstLine="0"/>
              <w:rPr>
                <w:rFonts w:cs="Times New Roman"/>
                <w:szCs w:val="26"/>
              </w:rPr>
            </w:pPr>
            <w:r w:rsidRPr="00615117">
              <w:rPr>
                <w:rFonts w:cs="Times New Roman"/>
                <w:szCs w:val="26"/>
              </w:rPr>
              <w:t>Ngày thanh toán</w:t>
            </w:r>
          </w:p>
        </w:tc>
        <w:tc>
          <w:tcPr>
            <w:tcW w:w="1418" w:type="dxa"/>
          </w:tcPr>
          <w:p w14:paraId="3BA3E3B9" w14:textId="60FC9A89" w:rsidR="0024139D" w:rsidRPr="00D62801" w:rsidRDefault="0024139D" w:rsidP="00626CED">
            <w:pPr>
              <w:spacing w:line="312" w:lineRule="auto"/>
              <w:ind w:firstLine="0"/>
              <w:rPr>
                <w:rFonts w:cs="Times New Roman"/>
                <w:szCs w:val="26"/>
              </w:rPr>
            </w:pPr>
            <w:r w:rsidRPr="00615117">
              <w:rPr>
                <w:rFonts w:cs="Times New Roman"/>
                <w:szCs w:val="26"/>
              </w:rPr>
              <w:t xml:space="preserve">Datetime </w:t>
            </w:r>
          </w:p>
        </w:tc>
        <w:tc>
          <w:tcPr>
            <w:tcW w:w="567" w:type="dxa"/>
          </w:tcPr>
          <w:p w14:paraId="1963F1B2" w14:textId="55C17447" w:rsidR="0024139D" w:rsidRPr="00D62801" w:rsidRDefault="0024139D" w:rsidP="00626CED">
            <w:pPr>
              <w:spacing w:line="312" w:lineRule="auto"/>
              <w:ind w:firstLine="0"/>
              <w:rPr>
                <w:rFonts w:cs="Times New Roman"/>
                <w:szCs w:val="26"/>
              </w:rPr>
            </w:pPr>
            <w:r w:rsidRPr="00615117">
              <w:rPr>
                <w:rFonts w:cs="Times New Roman"/>
                <w:szCs w:val="26"/>
              </w:rPr>
              <w:t>10</w:t>
            </w:r>
          </w:p>
        </w:tc>
        <w:tc>
          <w:tcPr>
            <w:tcW w:w="567" w:type="dxa"/>
          </w:tcPr>
          <w:p w14:paraId="2A3C0A10" w14:textId="7996A0F4" w:rsidR="0024139D" w:rsidRPr="00D62801" w:rsidRDefault="0024139D" w:rsidP="00626CED">
            <w:pPr>
              <w:spacing w:line="312" w:lineRule="auto"/>
              <w:ind w:firstLine="0"/>
              <w:rPr>
                <w:rFonts w:cs="Times New Roman"/>
                <w:szCs w:val="26"/>
              </w:rPr>
            </w:pPr>
            <w:r>
              <w:rPr>
                <w:rFonts w:cs="Times New Roman"/>
                <w:szCs w:val="26"/>
              </w:rPr>
              <w:t>P</w:t>
            </w:r>
          </w:p>
        </w:tc>
        <w:tc>
          <w:tcPr>
            <w:tcW w:w="4819" w:type="dxa"/>
          </w:tcPr>
          <w:p w14:paraId="22A9B6B1" w14:textId="77777777" w:rsidR="0024139D" w:rsidRPr="00615117" w:rsidRDefault="0024139D" w:rsidP="00626CED">
            <w:pPr>
              <w:spacing w:line="312" w:lineRule="auto"/>
              <w:ind w:firstLine="0"/>
              <w:rPr>
                <w:rFonts w:cs="Times New Roman"/>
                <w:szCs w:val="26"/>
                <w:u w:val="single"/>
              </w:rPr>
            </w:pPr>
            <w:r w:rsidRPr="00615117">
              <w:rPr>
                <w:rFonts w:cs="Times New Roman"/>
                <w:szCs w:val="26"/>
                <w:u w:val="single"/>
              </w:rPr>
              <w:t>Ngày thanh toán:</w:t>
            </w:r>
          </w:p>
          <w:p w14:paraId="63D25620"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ngày thanh toán củ</w:t>
            </w:r>
            <w:r>
              <w:rPr>
                <w:rFonts w:cs="Times New Roman"/>
                <w:szCs w:val="26"/>
              </w:rPr>
              <w:t>a HP</w:t>
            </w:r>
          </w:p>
          <w:p w14:paraId="1859EB93" w14:textId="173F01D0" w:rsidR="0024139D" w:rsidRDefault="0024139D" w:rsidP="00626CED">
            <w:pPr>
              <w:spacing w:line="312" w:lineRule="auto"/>
              <w:ind w:firstLine="0"/>
              <w:rPr>
                <w:rFonts w:cs="Times New Roman"/>
                <w:szCs w:val="26"/>
                <w:u w:val="single"/>
              </w:rPr>
            </w:pPr>
            <w:r w:rsidRPr="006E1C7B">
              <w:rPr>
                <w:rFonts w:cs="Times New Roman"/>
                <w:szCs w:val="26"/>
              </w:rPr>
              <w:lastRenderedPageBreak/>
              <w:t>Giá trị được trả về từ TF-EE</w:t>
            </w:r>
          </w:p>
        </w:tc>
        <w:tc>
          <w:tcPr>
            <w:tcW w:w="1418" w:type="dxa"/>
          </w:tcPr>
          <w:p w14:paraId="4CAF2185" w14:textId="67354986"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lastRenderedPageBreak/>
              <w:t>Y</w:t>
            </w:r>
          </w:p>
        </w:tc>
        <w:tc>
          <w:tcPr>
            <w:tcW w:w="1418" w:type="dxa"/>
          </w:tcPr>
          <w:p w14:paraId="75A5D137" w14:textId="50BD274D" w:rsidR="0024139D" w:rsidRDefault="0024139D" w:rsidP="00626CED">
            <w:pPr>
              <w:spacing w:line="312" w:lineRule="auto"/>
              <w:ind w:firstLine="0"/>
              <w:rPr>
                <w:rFonts w:cs="Times New Roman"/>
                <w:i/>
                <w:color w:val="0070C0"/>
                <w:sz w:val="20"/>
                <w:szCs w:val="26"/>
              </w:rPr>
            </w:pPr>
          </w:p>
        </w:tc>
      </w:tr>
      <w:tr w:rsidR="0024139D" w:rsidRPr="00615117" w14:paraId="30DE8453" w14:textId="77777777" w:rsidTr="00626CED">
        <w:tc>
          <w:tcPr>
            <w:tcW w:w="1791" w:type="dxa"/>
          </w:tcPr>
          <w:p w14:paraId="52AB79C0" w14:textId="02528608" w:rsidR="0024139D" w:rsidRPr="00D62801" w:rsidRDefault="0024139D" w:rsidP="00626CED">
            <w:pPr>
              <w:spacing w:line="312" w:lineRule="auto"/>
              <w:ind w:firstLine="0"/>
              <w:rPr>
                <w:rFonts w:cs="Times New Roman"/>
                <w:szCs w:val="26"/>
              </w:rPr>
            </w:pPr>
            <w:r w:rsidRPr="00615117">
              <w:rPr>
                <w:rFonts w:cs="Times New Roman"/>
                <w:szCs w:val="26"/>
              </w:rPr>
              <w:lastRenderedPageBreak/>
              <w:t>Số tiền thanh toán</w:t>
            </w:r>
          </w:p>
        </w:tc>
        <w:tc>
          <w:tcPr>
            <w:tcW w:w="1418" w:type="dxa"/>
          </w:tcPr>
          <w:p w14:paraId="176AA5FA" w14:textId="32EC870C" w:rsidR="0024139D" w:rsidRPr="00D62801" w:rsidRDefault="0024139D" w:rsidP="00626CED">
            <w:pPr>
              <w:spacing w:line="312" w:lineRule="auto"/>
              <w:ind w:firstLine="0"/>
              <w:rPr>
                <w:rFonts w:cs="Times New Roman"/>
                <w:szCs w:val="26"/>
              </w:rPr>
            </w:pPr>
            <w:r w:rsidRPr="00615117">
              <w:rPr>
                <w:rFonts w:cs="Times New Roman"/>
                <w:szCs w:val="26"/>
              </w:rPr>
              <w:t>Decimal</w:t>
            </w:r>
          </w:p>
        </w:tc>
        <w:tc>
          <w:tcPr>
            <w:tcW w:w="567" w:type="dxa"/>
          </w:tcPr>
          <w:p w14:paraId="716E1885" w14:textId="37059C4C" w:rsidR="0024139D" w:rsidRPr="00D62801" w:rsidRDefault="0024139D" w:rsidP="00626CED">
            <w:pPr>
              <w:spacing w:line="312" w:lineRule="auto"/>
              <w:ind w:firstLine="0"/>
              <w:rPr>
                <w:rFonts w:cs="Times New Roman"/>
                <w:szCs w:val="26"/>
              </w:rPr>
            </w:pPr>
            <w:r w:rsidRPr="00615117">
              <w:rPr>
                <w:rFonts w:cs="Times New Roman"/>
                <w:szCs w:val="26"/>
              </w:rPr>
              <w:t>18,3</w:t>
            </w:r>
          </w:p>
        </w:tc>
        <w:tc>
          <w:tcPr>
            <w:tcW w:w="567" w:type="dxa"/>
          </w:tcPr>
          <w:p w14:paraId="27AFA911" w14:textId="6D49DE48" w:rsidR="0024139D" w:rsidRPr="00D62801" w:rsidRDefault="0024139D" w:rsidP="00626CED">
            <w:pPr>
              <w:spacing w:line="312" w:lineRule="auto"/>
              <w:ind w:firstLine="0"/>
              <w:rPr>
                <w:rFonts w:cs="Times New Roman"/>
                <w:szCs w:val="26"/>
              </w:rPr>
            </w:pPr>
            <w:r>
              <w:rPr>
                <w:rFonts w:cs="Times New Roman"/>
                <w:szCs w:val="26"/>
              </w:rPr>
              <w:t>P</w:t>
            </w:r>
          </w:p>
        </w:tc>
        <w:tc>
          <w:tcPr>
            <w:tcW w:w="4819" w:type="dxa"/>
          </w:tcPr>
          <w:p w14:paraId="45E165B8" w14:textId="77777777" w:rsidR="0024139D" w:rsidRPr="00615117" w:rsidRDefault="0024139D" w:rsidP="00626CED">
            <w:pPr>
              <w:spacing w:line="312" w:lineRule="auto"/>
              <w:ind w:firstLine="0"/>
              <w:rPr>
                <w:rFonts w:cs="Times New Roman"/>
                <w:szCs w:val="26"/>
                <w:u w:val="single"/>
              </w:rPr>
            </w:pPr>
            <w:r w:rsidRPr="00615117">
              <w:rPr>
                <w:rFonts w:cs="Times New Roman"/>
                <w:szCs w:val="26"/>
                <w:u w:val="single"/>
              </w:rPr>
              <w:t>Số tiền</w:t>
            </w:r>
            <w:r>
              <w:rPr>
                <w:rFonts w:cs="Times New Roman"/>
                <w:szCs w:val="26"/>
                <w:u w:val="single"/>
              </w:rPr>
              <w:t xml:space="preserve"> </w:t>
            </w:r>
            <w:r w:rsidRPr="00615117">
              <w:rPr>
                <w:rFonts w:cs="Times New Roman"/>
                <w:szCs w:val="26"/>
                <w:u w:val="single"/>
              </w:rPr>
              <w:t>thanh toán:</w:t>
            </w:r>
          </w:p>
          <w:p w14:paraId="73081D88" w14:textId="77777777" w:rsidR="0024139D" w:rsidRDefault="0024139D" w:rsidP="00724F94">
            <w:pPr>
              <w:pStyle w:val="ListParagraph"/>
              <w:numPr>
                <w:ilvl w:val="0"/>
                <w:numId w:val="6"/>
              </w:numPr>
              <w:spacing w:line="312" w:lineRule="auto"/>
              <w:rPr>
                <w:rFonts w:cs="Times New Roman"/>
                <w:szCs w:val="26"/>
              </w:rPr>
            </w:pPr>
            <w:r w:rsidRPr="00615117">
              <w:rPr>
                <w:rFonts w:cs="Times New Roman"/>
                <w:szCs w:val="26"/>
              </w:rPr>
              <w:t>Trường này thể hiện số tiền hối phiếu thanh toán</w:t>
            </w:r>
          </w:p>
          <w:p w14:paraId="28466C74" w14:textId="1961D482" w:rsidR="0024139D" w:rsidRDefault="0024139D" w:rsidP="00626CED">
            <w:pPr>
              <w:spacing w:line="312" w:lineRule="auto"/>
              <w:ind w:firstLine="0"/>
              <w:rPr>
                <w:rFonts w:cs="Times New Roman"/>
                <w:szCs w:val="26"/>
                <w:u w:val="single"/>
              </w:rPr>
            </w:pPr>
            <w:r w:rsidRPr="006E1C7B">
              <w:rPr>
                <w:rFonts w:cs="Times New Roman"/>
                <w:szCs w:val="26"/>
              </w:rPr>
              <w:t>Giá trị được trả về từ TF-EE</w:t>
            </w:r>
          </w:p>
        </w:tc>
        <w:tc>
          <w:tcPr>
            <w:tcW w:w="1418" w:type="dxa"/>
          </w:tcPr>
          <w:p w14:paraId="30BB74FC" w14:textId="59223A7E"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2283AF08" w14:textId="7F67EE25" w:rsidR="0024139D" w:rsidRDefault="0024139D" w:rsidP="00626CED">
            <w:pPr>
              <w:spacing w:line="312" w:lineRule="auto"/>
              <w:ind w:firstLine="0"/>
              <w:rPr>
                <w:rFonts w:cs="Times New Roman"/>
                <w:i/>
                <w:color w:val="0070C0"/>
                <w:sz w:val="20"/>
                <w:szCs w:val="26"/>
              </w:rPr>
            </w:pPr>
          </w:p>
        </w:tc>
      </w:tr>
      <w:tr w:rsidR="0024139D" w:rsidRPr="00615117" w14:paraId="1093DCEF" w14:textId="77777777" w:rsidTr="00626CED">
        <w:tc>
          <w:tcPr>
            <w:tcW w:w="9162" w:type="dxa"/>
            <w:gridSpan w:val="5"/>
          </w:tcPr>
          <w:p w14:paraId="5BF30802" w14:textId="77777777" w:rsidR="0024139D" w:rsidRPr="00D62801" w:rsidRDefault="0024139D" w:rsidP="00695056">
            <w:pPr>
              <w:spacing w:line="312" w:lineRule="auto"/>
              <w:ind w:firstLine="0"/>
              <w:rPr>
                <w:rFonts w:cs="Times New Roman"/>
                <w:b/>
                <w:color w:val="FF0000"/>
                <w:szCs w:val="26"/>
                <w:u w:val="single"/>
              </w:rPr>
            </w:pPr>
            <w:r>
              <w:rPr>
                <w:rFonts w:cs="Times New Roman"/>
                <w:b/>
                <w:color w:val="FF0000"/>
                <w:szCs w:val="26"/>
                <w:u w:val="single"/>
              </w:rPr>
              <w:t>5</w:t>
            </w:r>
            <w:r w:rsidRPr="00674561">
              <w:rPr>
                <w:rFonts w:cs="Times New Roman"/>
                <w:b/>
                <w:color w:val="FF0000"/>
                <w:szCs w:val="26"/>
                <w:u w:val="single"/>
              </w:rPr>
              <w:t>.</w:t>
            </w:r>
            <w:r>
              <w:rPr>
                <w:rFonts w:cs="Times New Roman"/>
                <w:b/>
                <w:color w:val="FF0000"/>
                <w:szCs w:val="26"/>
                <w:u w:val="single"/>
              </w:rPr>
              <w:t>Sự kiện</w:t>
            </w:r>
            <w:r w:rsidRPr="00674561">
              <w:rPr>
                <w:rFonts w:cs="Times New Roman"/>
                <w:b/>
                <w:color w:val="FF0000"/>
                <w:szCs w:val="26"/>
                <w:u w:val="single"/>
              </w:rPr>
              <w:t>:</w:t>
            </w:r>
            <w:r>
              <w:rPr>
                <w:rFonts w:cs="Times New Roman"/>
                <w:b/>
                <w:color w:val="FF0000"/>
                <w:szCs w:val="26"/>
                <w:u w:val="single"/>
              </w:rPr>
              <w:t xml:space="preserve"> Đóng nhờ thu</w:t>
            </w:r>
          </w:p>
          <w:p w14:paraId="3595FF38" w14:textId="15871B4E" w:rsidR="0024139D" w:rsidRDefault="0024139D" w:rsidP="00626CED">
            <w:pPr>
              <w:spacing w:line="312" w:lineRule="auto"/>
              <w:ind w:firstLine="0"/>
              <w:rPr>
                <w:rFonts w:cs="Times New Roman"/>
                <w:szCs w:val="26"/>
                <w:u w:val="single"/>
              </w:rPr>
            </w:pPr>
            <w:r w:rsidRPr="00D62801">
              <w:rPr>
                <w:rFonts w:cs="Times New Roman"/>
                <w:i/>
                <w:color w:val="FF0000"/>
                <w:szCs w:val="26"/>
                <w:u w:val="single"/>
              </w:rPr>
              <w:t xml:space="preserve">Giống màn hình sự kiện </w:t>
            </w:r>
            <w:r>
              <w:rPr>
                <w:rFonts w:cs="Times New Roman"/>
                <w:i/>
                <w:color w:val="FF0000"/>
                <w:szCs w:val="26"/>
                <w:u w:val="single"/>
              </w:rPr>
              <w:t>BCT đến theo nhờ thu:</w:t>
            </w:r>
          </w:p>
        </w:tc>
        <w:tc>
          <w:tcPr>
            <w:tcW w:w="1418" w:type="dxa"/>
          </w:tcPr>
          <w:p w14:paraId="566CD98A" w14:textId="78FF1341" w:rsidR="0024139D" w:rsidRDefault="0024139D" w:rsidP="00626CED">
            <w:pPr>
              <w:spacing w:line="312" w:lineRule="auto"/>
              <w:ind w:firstLine="0"/>
              <w:rPr>
                <w:rFonts w:cs="Times New Roman"/>
                <w:i/>
                <w:color w:val="0070C0"/>
                <w:sz w:val="20"/>
                <w:szCs w:val="26"/>
              </w:rPr>
            </w:pPr>
          </w:p>
        </w:tc>
        <w:tc>
          <w:tcPr>
            <w:tcW w:w="1418" w:type="dxa"/>
          </w:tcPr>
          <w:p w14:paraId="28E266F0" w14:textId="35D35FED" w:rsidR="0024139D" w:rsidRDefault="0024139D" w:rsidP="00626CED">
            <w:pPr>
              <w:spacing w:line="312" w:lineRule="auto"/>
              <w:ind w:firstLine="0"/>
              <w:rPr>
                <w:rFonts w:cs="Times New Roman"/>
                <w:i/>
                <w:color w:val="0070C0"/>
                <w:sz w:val="20"/>
                <w:szCs w:val="26"/>
              </w:rPr>
            </w:pPr>
          </w:p>
        </w:tc>
      </w:tr>
    </w:tbl>
    <w:p w14:paraId="35D0313E" w14:textId="77777777" w:rsidR="000301D6" w:rsidRPr="00F80D11" w:rsidRDefault="000301D6" w:rsidP="000301D6">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sidRPr="00F80D11">
        <w:rPr>
          <w:rFonts w:ascii="Times New Roman" w:eastAsiaTheme="minorHAnsi" w:hAnsi="Times New Roman" w:cstheme="minorBidi"/>
          <w:bCs w:val="0"/>
          <w:iCs w:val="0"/>
          <w:noProof w:val="0"/>
          <w:snapToGrid/>
          <w:color w:val="auto"/>
          <w:sz w:val="26"/>
          <w:szCs w:val="22"/>
          <w:u w:val="single"/>
        </w:rPr>
        <w:t>Diễn giải các sự kiện giao dịch trả về từ TF-EE:</w:t>
      </w:r>
    </w:p>
    <w:p w14:paraId="0EFDE826" w14:textId="77777777" w:rsidR="000301D6" w:rsidRPr="00F162B4" w:rsidRDefault="000301D6" w:rsidP="000301D6">
      <w:pPr>
        <w:ind w:firstLine="227"/>
      </w:pPr>
      <w:r>
        <w:t>Các giao dịch từ TF-EE sẽ được trả về hệ thống Visys và lưu thông tin theo từng sự kiện tương ứng như bảng bên dưới:</w:t>
      </w:r>
    </w:p>
    <w:tbl>
      <w:tblPr>
        <w:tblStyle w:val="TableGrid"/>
        <w:tblW w:w="10598" w:type="dxa"/>
        <w:tblLook w:val="04A0" w:firstRow="1" w:lastRow="0" w:firstColumn="1" w:lastColumn="0" w:noHBand="0" w:noVBand="1"/>
      </w:tblPr>
      <w:tblGrid>
        <w:gridCol w:w="3227"/>
        <w:gridCol w:w="4110"/>
        <w:gridCol w:w="3261"/>
      </w:tblGrid>
      <w:tr w:rsidR="000301D6" w14:paraId="6C9B4C4F" w14:textId="77777777" w:rsidTr="005E5229">
        <w:tc>
          <w:tcPr>
            <w:tcW w:w="3227" w:type="dxa"/>
          </w:tcPr>
          <w:p w14:paraId="3DBFBE5D" w14:textId="77777777" w:rsidR="000301D6" w:rsidRDefault="000301D6" w:rsidP="005E5229">
            <w:pPr>
              <w:ind w:firstLine="0"/>
              <w:rPr>
                <w:u w:val="single"/>
              </w:rPr>
            </w:pPr>
            <w:r>
              <w:rPr>
                <w:u w:val="single"/>
              </w:rPr>
              <w:t>Tình huống</w:t>
            </w:r>
          </w:p>
        </w:tc>
        <w:tc>
          <w:tcPr>
            <w:tcW w:w="4110" w:type="dxa"/>
          </w:tcPr>
          <w:p w14:paraId="7FF6D757" w14:textId="77777777" w:rsidR="000301D6" w:rsidRDefault="000301D6" w:rsidP="005E5229">
            <w:pPr>
              <w:ind w:firstLine="0"/>
              <w:rPr>
                <w:u w:val="single"/>
              </w:rPr>
            </w:pPr>
            <w:r>
              <w:rPr>
                <w:u w:val="single"/>
              </w:rPr>
              <w:t>Giao dịch từ TF-EE</w:t>
            </w:r>
          </w:p>
        </w:tc>
        <w:tc>
          <w:tcPr>
            <w:tcW w:w="3261" w:type="dxa"/>
          </w:tcPr>
          <w:p w14:paraId="3BB0117A" w14:textId="77777777" w:rsidR="000301D6" w:rsidRDefault="000301D6" w:rsidP="005E5229">
            <w:pPr>
              <w:ind w:firstLine="0"/>
              <w:rPr>
                <w:u w:val="single"/>
              </w:rPr>
            </w:pPr>
            <w:r>
              <w:rPr>
                <w:u w:val="single"/>
              </w:rPr>
              <w:t>Sự kiện giao dịch Visys</w:t>
            </w:r>
          </w:p>
        </w:tc>
      </w:tr>
      <w:tr w:rsidR="00E35D28" w:rsidRPr="00E067F3" w14:paraId="1DB97627" w14:textId="77777777" w:rsidTr="005E5229">
        <w:tc>
          <w:tcPr>
            <w:tcW w:w="3227" w:type="dxa"/>
          </w:tcPr>
          <w:p w14:paraId="1CCB6E7C" w14:textId="7F083A9F" w:rsidR="00E35D28" w:rsidRPr="00E067F3" w:rsidRDefault="00E35D28" w:rsidP="005E5229">
            <w:pPr>
              <w:ind w:firstLine="0"/>
            </w:pPr>
            <w:r>
              <w:t>Thông báo nhờ thu NK</w:t>
            </w:r>
          </w:p>
        </w:tc>
        <w:tc>
          <w:tcPr>
            <w:tcW w:w="4110" w:type="dxa"/>
          </w:tcPr>
          <w:p w14:paraId="435A4138" w14:textId="06683841" w:rsidR="00E35D28" w:rsidRPr="00E067F3" w:rsidRDefault="00E35D28" w:rsidP="005E5229">
            <w:pPr>
              <w:ind w:firstLine="0"/>
            </w:pPr>
            <w:r>
              <w:t>IMCL Create Import Collection</w:t>
            </w:r>
          </w:p>
        </w:tc>
        <w:tc>
          <w:tcPr>
            <w:tcW w:w="3261" w:type="dxa"/>
          </w:tcPr>
          <w:p w14:paraId="7884E7B1" w14:textId="0A34717E" w:rsidR="00E35D28" w:rsidRDefault="00E35D28" w:rsidP="005E5229">
            <w:pPr>
              <w:ind w:firstLine="0"/>
            </w:pPr>
            <w:r>
              <w:t>BCT đến theo nhờ thu</w:t>
            </w:r>
          </w:p>
        </w:tc>
      </w:tr>
      <w:tr w:rsidR="00E35D28" w:rsidRPr="00E067F3" w14:paraId="2845592C" w14:textId="77777777" w:rsidTr="005E5229">
        <w:tc>
          <w:tcPr>
            <w:tcW w:w="3227" w:type="dxa"/>
          </w:tcPr>
          <w:p w14:paraId="6EF66B97" w14:textId="31CB25F4" w:rsidR="00E35D28" w:rsidRPr="00E067F3" w:rsidRDefault="00E35D28" w:rsidP="005E5229">
            <w:pPr>
              <w:ind w:firstLine="0"/>
            </w:pPr>
            <w:r>
              <w:t xml:space="preserve">Sửa đổi nhờ thu </w:t>
            </w:r>
          </w:p>
        </w:tc>
        <w:tc>
          <w:tcPr>
            <w:tcW w:w="4110" w:type="dxa"/>
          </w:tcPr>
          <w:p w14:paraId="7E8A6D3F" w14:textId="7F329444" w:rsidR="00E35D28" w:rsidRPr="00E067F3" w:rsidRDefault="00E35D28" w:rsidP="005E5229">
            <w:pPr>
              <w:ind w:firstLine="0"/>
            </w:pPr>
            <w:r>
              <w:t>IMCL Amendment</w:t>
            </w:r>
          </w:p>
        </w:tc>
        <w:tc>
          <w:tcPr>
            <w:tcW w:w="3261" w:type="dxa"/>
          </w:tcPr>
          <w:p w14:paraId="1F8E1196" w14:textId="061DB560" w:rsidR="00E35D28" w:rsidRDefault="00E35D28" w:rsidP="005E5229">
            <w:pPr>
              <w:ind w:firstLine="0"/>
            </w:pPr>
            <w:r>
              <w:t>Sửa đổi nhờ thu</w:t>
            </w:r>
          </w:p>
        </w:tc>
      </w:tr>
      <w:tr w:rsidR="00E35D28" w:rsidRPr="00E067F3" w14:paraId="64792A4F" w14:textId="77777777" w:rsidTr="005E5229">
        <w:tc>
          <w:tcPr>
            <w:tcW w:w="3227" w:type="dxa"/>
          </w:tcPr>
          <w:p w14:paraId="077AB0E0" w14:textId="41E6F552" w:rsidR="00E35D28" w:rsidRPr="00E067F3" w:rsidRDefault="00E35D28" w:rsidP="005E5229">
            <w:pPr>
              <w:ind w:firstLine="0"/>
            </w:pPr>
            <w:r>
              <w:t>Chấp nhận nhờ thu</w:t>
            </w:r>
          </w:p>
        </w:tc>
        <w:tc>
          <w:tcPr>
            <w:tcW w:w="4110" w:type="dxa"/>
          </w:tcPr>
          <w:p w14:paraId="08E02438" w14:textId="3CA14FCA" w:rsidR="00E35D28" w:rsidRPr="00E067F3" w:rsidRDefault="00E35D28" w:rsidP="005E5229">
            <w:pPr>
              <w:ind w:firstLine="0"/>
            </w:pPr>
            <w:r>
              <w:t xml:space="preserve">IMCL </w:t>
            </w:r>
            <w:r w:rsidRPr="00F22B3D">
              <w:t>Acceptance /Non Accept /Non Payment</w:t>
            </w:r>
          </w:p>
        </w:tc>
        <w:tc>
          <w:tcPr>
            <w:tcW w:w="3261" w:type="dxa"/>
          </w:tcPr>
          <w:p w14:paraId="19DA3D95" w14:textId="7FE6EDD2" w:rsidR="00E35D28" w:rsidRDefault="00E35D28" w:rsidP="005E5229">
            <w:pPr>
              <w:ind w:firstLine="0"/>
            </w:pPr>
            <w:r>
              <w:t>Chấp nhận nhờ thu</w:t>
            </w:r>
          </w:p>
        </w:tc>
      </w:tr>
      <w:tr w:rsidR="00E35D28" w:rsidRPr="00E067F3" w14:paraId="25ECAF3F" w14:textId="77777777" w:rsidTr="005E5229">
        <w:tc>
          <w:tcPr>
            <w:tcW w:w="3227" w:type="dxa"/>
          </w:tcPr>
          <w:p w14:paraId="175906D9" w14:textId="4EF350DE" w:rsidR="00E35D28" w:rsidRPr="00E067F3" w:rsidRDefault="00E35D28" w:rsidP="005E5229">
            <w:pPr>
              <w:ind w:firstLine="0"/>
            </w:pPr>
            <w:r>
              <w:t>Thanh toán nhờ thu</w:t>
            </w:r>
          </w:p>
        </w:tc>
        <w:tc>
          <w:tcPr>
            <w:tcW w:w="4110" w:type="dxa"/>
          </w:tcPr>
          <w:p w14:paraId="4D6866C2" w14:textId="260EB950" w:rsidR="00E35D28" w:rsidRPr="00E067F3" w:rsidRDefault="00E35D28" w:rsidP="005E5229">
            <w:pPr>
              <w:ind w:firstLine="0"/>
            </w:pPr>
            <w:r>
              <w:t>IMCL Payment</w:t>
            </w:r>
          </w:p>
        </w:tc>
        <w:tc>
          <w:tcPr>
            <w:tcW w:w="3261" w:type="dxa"/>
          </w:tcPr>
          <w:p w14:paraId="393AF599" w14:textId="6609FD88" w:rsidR="00E35D28" w:rsidRDefault="00E35D28" w:rsidP="005E5229">
            <w:pPr>
              <w:ind w:firstLine="0"/>
            </w:pPr>
            <w:r>
              <w:t>Thanh toán</w:t>
            </w:r>
          </w:p>
        </w:tc>
      </w:tr>
      <w:tr w:rsidR="00E35D28" w:rsidRPr="00E067F3" w14:paraId="67AD06C3" w14:textId="77777777" w:rsidTr="005E5229">
        <w:tc>
          <w:tcPr>
            <w:tcW w:w="3227" w:type="dxa"/>
          </w:tcPr>
          <w:p w14:paraId="040BD45D" w14:textId="2B313582" w:rsidR="00E35D28" w:rsidRPr="00E067F3" w:rsidRDefault="00E35D28" w:rsidP="005E5229">
            <w:pPr>
              <w:ind w:firstLine="0"/>
            </w:pPr>
            <w:r>
              <w:t>Đóng nhờ thu</w:t>
            </w:r>
          </w:p>
        </w:tc>
        <w:tc>
          <w:tcPr>
            <w:tcW w:w="4110" w:type="dxa"/>
          </w:tcPr>
          <w:p w14:paraId="0BACB6E4" w14:textId="0AEDBED3" w:rsidR="00E35D28" w:rsidRPr="00E067F3" w:rsidRDefault="00E35D28" w:rsidP="005E5229">
            <w:pPr>
              <w:ind w:firstLine="0"/>
            </w:pPr>
            <w:r>
              <w:t>IMCL Close File</w:t>
            </w:r>
          </w:p>
        </w:tc>
        <w:tc>
          <w:tcPr>
            <w:tcW w:w="3261" w:type="dxa"/>
          </w:tcPr>
          <w:p w14:paraId="7BF1007F" w14:textId="6CEB3D44" w:rsidR="00E35D28" w:rsidRDefault="00E35D28" w:rsidP="005E5229">
            <w:pPr>
              <w:ind w:firstLine="0"/>
            </w:pPr>
            <w:r>
              <w:t>Đóng nhờ thu</w:t>
            </w:r>
          </w:p>
        </w:tc>
      </w:tr>
    </w:tbl>
    <w:p w14:paraId="489DE08E" w14:textId="77777777" w:rsidR="00C439A9" w:rsidRDefault="00C439A9" w:rsidP="00C439A9">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Pr>
          <w:rFonts w:ascii="Times New Roman" w:eastAsiaTheme="minorHAnsi" w:hAnsi="Times New Roman" w:cstheme="minorBidi"/>
          <w:bCs w:val="0"/>
          <w:iCs w:val="0"/>
          <w:noProof w:val="0"/>
          <w:snapToGrid/>
          <w:color w:val="auto"/>
          <w:sz w:val="26"/>
          <w:szCs w:val="22"/>
          <w:u w:val="single"/>
        </w:rPr>
        <w:t>Mapping</w:t>
      </w:r>
      <w:r w:rsidRPr="00F80D11">
        <w:rPr>
          <w:rFonts w:ascii="Times New Roman" w:eastAsiaTheme="minorHAnsi" w:hAnsi="Times New Roman" w:cstheme="minorBidi"/>
          <w:bCs w:val="0"/>
          <w:iCs w:val="0"/>
          <w:noProof w:val="0"/>
          <w:snapToGrid/>
          <w:color w:val="auto"/>
          <w:sz w:val="26"/>
          <w:szCs w:val="22"/>
          <w:u w:val="single"/>
        </w:rPr>
        <w:t xml:space="preserve"> TF-EE</w:t>
      </w:r>
      <w:r>
        <w:rPr>
          <w:rFonts w:ascii="Times New Roman" w:eastAsiaTheme="minorHAnsi" w:hAnsi="Times New Roman" w:cstheme="minorBidi"/>
          <w:bCs w:val="0"/>
          <w:iCs w:val="0"/>
          <w:noProof w:val="0"/>
          <w:snapToGrid/>
          <w:color w:val="auto"/>
          <w:sz w:val="26"/>
          <w:szCs w:val="22"/>
          <w:u w:val="single"/>
        </w:rPr>
        <w:t xml:space="preserve"> và VISYS</w:t>
      </w:r>
      <w:r w:rsidRPr="00F80D11">
        <w:rPr>
          <w:rFonts w:ascii="Times New Roman" w:eastAsiaTheme="minorHAnsi" w:hAnsi="Times New Roman" w:cstheme="minorBidi"/>
          <w:bCs w:val="0"/>
          <w:iCs w:val="0"/>
          <w:noProof w:val="0"/>
          <w:snapToGrid/>
          <w:color w:val="auto"/>
          <w:sz w:val="26"/>
          <w:szCs w:val="22"/>
          <w:u w:val="single"/>
        </w:rPr>
        <w:t>:</w:t>
      </w:r>
    </w:p>
    <w:p w14:paraId="6578D306" w14:textId="6BBC792E" w:rsidR="00C439A9" w:rsidRDefault="00C439A9" w:rsidP="00C439A9">
      <w:r>
        <w:object w:dxaOrig="2040" w:dyaOrig="1339" w14:anchorId="67447733">
          <v:shape id="_x0000_i1033" type="#_x0000_t75" style="width:102.85pt;height:67.3pt" o:ole="">
            <v:imagedata r:id="rId21" o:title=""/>
          </v:shape>
          <o:OLEObject Type="Embed" ProgID="Excel.Sheet.12" ShapeID="_x0000_i1033" DrawAspect="Icon" ObjectID="_1709132674" r:id="rId26"/>
        </w:object>
      </w:r>
    </w:p>
    <w:p w14:paraId="19DE09C4" w14:textId="16D04892" w:rsidR="0082690A" w:rsidRDefault="0082690A" w:rsidP="0082690A">
      <w:pPr>
        <w:pStyle w:val="Heading7"/>
      </w:pPr>
      <w:r>
        <w:t xml:space="preserve">Tab Thông tin </w:t>
      </w:r>
      <w:r w:rsidR="001C5FCC">
        <w:t>Hạch toán</w:t>
      </w:r>
      <w:r>
        <w:t xml:space="preserve">: </w:t>
      </w:r>
    </w:p>
    <w:tbl>
      <w:tblPr>
        <w:tblStyle w:val="TableGrid"/>
        <w:tblW w:w="10620" w:type="dxa"/>
        <w:tblInd w:w="18" w:type="dxa"/>
        <w:tblLayout w:type="fixed"/>
        <w:tblLook w:val="04A0" w:firstRow="1" w:lastRow="0" w:firstColumn="1" w:lastColumn="0" w:noHBand="0" w:noVBand="1"/>
      </w:tblPr>
      <w:tblGrid>
        <w:gridCol w:w="1170"/>
        <w:gridCol w:w="900"/>
        <w:gridCol w:w="810"/>
        <w:gridCol w:w="1463"/>
        <w:gridCol w:w="3577"/>
        <w:gridCol w:w="1440"/>
        <w:gridCol w:w="1260"/>
      </w:tblGrid>
      <w:tr w:rsidR="00144601" w:rsidRPr="00615117" w14:paraId="1166A67B" w14:textId="77777777" w:rsidTr="00F119FA">
        <w:tc>
          <w:tcPr>
            <w:tcW w:w="1170" w:type="dxa"/>
          </w:tcPr>
          <w:p w14:paraId="00C7540A" w14:textId="77777777" w:rsidR="00144601" w:rsidRPr="00615117" w:rsidRDefault="00144601" w:rsidP="00F119FA">
            <w:pPr>
              <w:spacing w:line="312" w:lineRule="auto"/>
              <w:ind w:firstLine="72"/>
              <w:rPr>
                <w:rFonts w:cs="Times New Roman"/>
                <w:b/>
                <w:szCs w:val="26"/>
              </w:rPr>
            </w:pPr>
            <w:r w:rsidRPr="00615117">
              <w:rPr>
                <w:rFonts w:cs="Times New Roman"/>
                <w:b/>
                <w:szCs w:val="26"/>
              </w:rPr>
              <w:t>Tên trường</w:t>
            </w:r>
          </w:p>
        </w:tc>
        <w:tc>
          <w:tcPr>
            <w:tcW w:w="900" w:type="dxa"/>
          </w:tcPr>
          <w:p w14:paraId="79EFBA07" w14:textId="77777777" w:rsidR="00144601" w:rsidRPr="00615117" w:rsidRDefault="00144601" w:rsidP="00F119FA">
            <w:pPr>
              <w:spacing w:line="312" w:lineRule="auto"/>
              <w:ind w:firstLine="0"/>
              <w:rPr>
                <w:rFonts w:cs="Times New Roman"/>
                <w:b/>
                <w:szCs w:val="26"/>
              </w:rPr>
            </w:pPr>
            <w:r w:rsidRPr="00615117">
              <w:rPr>
                <w:rFonts w:cs="Times New Roman"/>
                <w:b/>
                <w:szCs w:val="26"/>
              </w:rPr>
              <w:t>Định dạng</w:t>
            </w:r>
          </w:p>
        </w:tc>
        <w:tc>
          <w:tcPr>
            <w:tcW w:w="810" w:type="dxa"/>
          </w:tcPr>
          <w:p w14:paraId="7CC099CC" w14:textId="77777777" w:rsidR="00144601" w:rsidRPr="00615117" w:rsidRDefault="00144601" w:rsidP="00F119FA">
            <w:pPr>
              <w:spacing w:line="312" w:lineRule="auto"/>
              <w:ind w:firstLine="0"/>
              <w:rPr>
                <w:rFonts w:cs="Times New Roman"/>
                <w:b/>
                <w:szCs w:val="26"/>
              </w:rPr>
            </w:pPr>
            <w:r w:rsidRPr="00615117">
              <w:rPr>
                <w:rFonts w:cs="Times New Roman"/>
                <w:b/>
                <w:szCs w:val="26"/>
              </w:rPr>
              <w:t>Độ dài</w:t>
            </w:r>
          </w:p>
        </w:tc>
        <w:tc>
          <w:tcPr>
            <w:tcW w:w="5040" w:type="dxa"/>
            <w:gridSpan w:val="2"/>
            <w:shd w:val="clear" w:color="auto" w:fill="auto"/>
          </w:tcPr>
          <w:p w14:paraId="03D92B36" w14:textId="77777777" w:rsidR="00144601" w:rsidRDefault="00144601" w:rsidP="00F119FA">
            <w:pPr>
              <w:spacing w:line="312" w:lineRule="auto"/>
              <w:ind w:firstLine="0"/>
              <w:rPr>
                <w:rFonts w:cs="Times New Roman"/>
                <w:b/>
                <w:szCs w:val="26"/>
              </w:rPr>
            </w:pPr>
            <w:r w:rsidRPr="00615117">
              <w:rPr>
                <w:rFonts w:cs="Times New Roman"/>
                <w:b/>
                <w:szCs w:val="26"/>
              </w:rPr>
              <w:t>Mô tả</w:t>
            </w:r>
          </w:p>
          <w:p w14:paraId="3D5B7316" w14:textId="77777777" w:rsidR="00144601" w:rsidRPr="0092625B" w:rsidRDefault="00144601" w:rsidP="00F119FA">
            <w:pPr>
              <w:spacing w:line="312" w:lineRule="auto"/>
              <w:ind w:firstLine="0"/>
              <w:rPr>
                <w:rFonts w:cs="Times New Roman"/>
                <w:i/>
                <w:szCs w:val="26"/>
              </w:rPr>
            </w:pPr>
            <w:r w:rsidRPr="0092625B">
              <w:rPr>
                <w:rFonts w:cs="Times New Roman"/>
                <w:i/>
                <w:szCs w:val="26"/>
              </w:rPr>
              <w:t>(M-Mandatory, O-Optional, P-Protect)</w:t>
            </w:r>
          </w:p>
        </w:tc>
        <w:tc>
          <w:tcPr>
            <w:tcW w:w="1440" w:type="dxa"/>
            <w:shd w:val="clear" w:color="auto" w:fill="auto"/>
          </w:tcPr>
          <w:p w14:paraId="785ADCDE" w14:textId="77777777" w:rsidR="00144601" w:rsidRPr="00615117" w:rsidRDefault="00144601" w:rsidP="00F119FA">
            <w:pPr>
              <w:spacing w:line="312" w:lineRule="auto"/>
              <w:ind w:firstLine="0"/>
              <w:jc w:val="center"/>
              <w:rPr>
                <w:rFonts w:cs="Times New Roman"/>
                <w:b/>
                <w:szCs w:val="26"/>
              </w:rPr>
            </w:pPr>
            <w:r>
              <w:rPr>
                <w:rFonts w:cs="Times New Roman"/>
                <w:b/>
                <w:szCs w:val="26"/>
              </w:rPr>
              <w:t>Mapping (Y/N)</w:t>
            </w:r>
          </w:p>
        </w:tc>
        <w:tc>
          <w:tcPr>
            <w:tcW w:w="1260" w:type="dxa"/>
          </w:tcPr>
          <w:p w14:paraId="50D83499" w14:textId="77777777" w:rsidR="00144601" w:rsidRDefault="00144601" w:rsidP="00F119FA">
            <w:pPr>
              <w:spacing w:line="312" w:lineRule="auto"/>
              <w:ind w:firstLine="0"/>
              <w:jc w:val="center"/>
              <w:rPr>
                <w:rFonts w:cs="Times New Roman"/>
                <w:b/>
                <w:szCs w:val="26"/>
              </w:rPr>
            </w:pPr>
            <w:r>
              <w:rPr>
                <w:rFonts w:cs="Times New Roman"/>
                <w:b/>
                <w:szCs w:val="26"/>
              </w:rPr>
              <w:t>New field (Y/N)</w:t>
            </w:r>
          </w:p>
        </w:tc>
      </w:tr>
      <w:tr w:rsidR="001C5FCC" w:rsidRPr="00615117" w14:paraId="28448866" w14:textId="77777777" w:rsidTr="00F119FA">
        <w:tc>
          <w:tcPr>
            <w:tcW w:w="7920" w:type="dxa"/>
            <w:gridSpan w:val="5"/>
          </w:tcPr>
          <w:p w14:paraId="7F92D0A3" w14:textId="5AB35236" w:rsidR="001C5FCC" w:rsidRDefault="001C5FCC" w:rsidP="00F119FA">
            <w:pPr>
              <w:spacing w:line="312" w:lineRule="auto"/>
              <w:ind w:firstLine="0"/>
              <w:rPr>
                <w:rFonts w:cs="Times New Roman"/>
                <w:b/>
                <w:bCs/>
                <w:color w:val="FF0000"/>
                <w:szCs w:val="26"/>
                <w:u w:val="single"/>
              </w:rPr>
            </w:pPr>
            <w:r>
              <w:rPr>
                <w:rFonts w:cs="Times New Roman"/>
                <w:b/>
                <w:bCs/>
                <w:color w:val="FF0000"/>
                <w:szCs w:val="26"/>
                <w:u w:val="single"/>
              </w:rPr>
              <w:t xml:space="preserve">Thông tin phí: </w:t>
            </w:r>
            <w:r w:rsidRPr="00626CED">
              <w:rPr>
                <w:rFonts w:cs="Times New Roman"/>
                <w:bCs/>
                <w:i/>
                <w:color w:val="FF0000"/>
                <w:szCs w:val="26"/>
              </w:rPr>
              <w:t>Xem Phụ lục 1.5.1</w:t>
            </w:r>
          </w:p>
        </w:tc>
        <w:tc>
          <w:tcPr>
            <w:tcW w:w="1440" w:type="dxa"/>
            <w:vAlign w:val="center"/>
          </w:tcPr>
          <w:p w14:paraId="3E5AF6E6" w14:textId="77777777" w:rsidR="001C5FCC" w:rsidRDefault="001C5FCC" w:rsidP="00F119FA">
            <w:pPr>
              <w:spacing w:line="312" w:lineRule="auto"/>
              <w:ind w:firstLine="0"/>
              <w:rPr>
                <w:rFonts w:cs="Times New Roman"/>
                <w:szCs w:val="26"/>
                <w:u w:val="single"/>
              </w:rPr>
            </w:pPr>
          </w:p>
        </w:tc>
        <w:tc>
          <w:tcPr>
            <w:tcW w:w="1260" w:type="dxa"/>
            <w:vAlign w:val="center"/>
          </w:tcPr>
          <w:p w14:paraId="42BEAECB" w14:textId="77777777" w:rsidR="001C5FCC" w:rsidRDefault="001C5FCC" w:rsidP="00F119FA">
            <w:pPr>
              <w:spacing w:line="312" w:lineRule="auto"/>
              <w:ind w:firstLine="0"/>
              <w:rPr>
                <w:rFonts w:cs="Times New Roman"/>
                <w:szCs w:val="26"/>
                <w:u w:val="single"/>
              </w:rPr>
            </w:pPr>
          </w:p>
        </w:tc>
      </w:tr>
      <w:tr w:rsidR="00144601" w:rsidRPr="00615117" w14:paraId="676D4E56" w14:textId="77777777" w:rsidTr="00F119FA">
        <w:tc>
          <w:tcPr>
            <w:tcW w:w="7920" w:type="dxa"/>
            <w:gridSpan w:val="5"/>
          </w:tcPr>
          <w:p w14:paraId="1BD68628" w14:textId="77777777" w:rsidR="00144601" w:rsidRDefault="00144601" w:rsidP="00F119FA">
            <w:pPr>
              <w:spacing w:line="312" w:lineRule="auto"/>
              <w:ind w:firstLine="0"/>
              <w:rPr>
                <w:rFonts w:cs="Times New Roman"/>
                <w:b/>
                <w:bCs/>
                <w:color w:val="FF0000"/>
                <w:szCs w:val="26"/>
                <w:u w:val="single"/>
              </w:rPr>
            </w:pPr>
            <w:r>
              <w:rPr>
                <w:rFonts w:cs="Times New Roman"/>
                <w:b/>
                <w:bCs/>
                <w:color w:val="FF0000"/>
                <w:szCs w:val="26"/>
                <w:u w:val="single"/>
              </w:rPr>
              <w:t>Thông tin thanh toán:</w:t>
            </w:r>
          </w:p>
          <w:p w14:paraId="0FE574EA" w14:textId="77777777" w:rsidR="001C5FCC" w:rsidRPr="00A45F13" w:rsidRDefault="001C5FCC" w:rsidP="001C5FCC">
            <w:pPr>
              <w:spacing w:line="312" w:lineRule="auto"/>
              <w:ind w:firstLine="0"/>
              <w:rPr>
                <w:rFonts w:cs="Times New Roman"/>
                <w:bCs/>
                <w:i/>
                <w:color w:val="FF0000"/>
                <w:szCs w:val="26"/>
              </w:rPr>
            </w:pPr>
            <w:r w:rsidRPr="00A45F13">
              <w:rPr>
                <w:rFonts w:cs="Times New Roman"/>
                <w:bCs/>
                <w:i/>
                <w:color w:val="FF0000"/>
                <w:szCs w:val="26"/>
              </w:rPr>
              <w:t xml:space="preserve">Hệ thống cho phép thêm/bớt dòng để </w:t>
            </w:r>
            <w:r>
              <w:rPr>
                <w:rFonts w:cs="Times New Roman"/>
                <w:bCs/>
                <w:i/>
                <w:color w:val="FF0000"/>
                <w:szCs w:val="26"/>
              </w:rPr>
              <w:t>nhập thông itn thanh</w:t>
            </w:r>
            <w:r w:rsidRPr="00A45F13">
              <w:rPr>
                <w:rFonts w:cs="Times New Roman"/>
                <w:bCs/>
                <w:i/>
                <w:color w:val="FF0000"/>
                <w:szCs w:val="26"/>
              </w:rPr>
              <w:t xml:space="preserve"> toán</w:t>
            </w:r>
          </w:p>
          <w:p w14:paraId="70C2FA50" w14:textId="77777777" w:rsidR="001C5FCC" w:rsidRPr="00A45F13" w:rsidRDefault="001C5FCC" w:rsidP="001C5FCC">
            <w:pPr>
              <w:spacing w:line="312" w:lineRule="auto"/>
              <w:ind w:firstLine="0"/>
              <w:rPr>
                <w:rFonts w:cs="Times New Roman"/>
                <w:bCs/>
                <w:i/>
                <w:color w:val="FF0000"/>
                <w:szCs w:val="26"/>
              </w:rPr>
            </w:pPr>
            <w:r w:rsidRPr="00A45F13">
              <w:rPr>
                <w:rFonts w:cs="Times New Roman"/>
                <w:bCs/>
                <w:i/>
                <w:color w:val="FF0000"/>
                <w:szCs w:val="26"/>
              </w:rPr>
              <w:lastRenderedPageBreak/>
              <w:t xml:space="preserve">Nút Thêm: thêm dòng </w:t>
            </w:r>
            <w:r>
              <w:rPr>
                <w:rFonts w:cs="Times New Roman"/>
                <w:bCs/>
                <w:i/>
                <w:color w:val="FF0000"/>
                <w:szCs w:val="26"/>
              </w:rPr>
              <w:t>hạch toán</w:t>
            </w:r>
          </w:p>
          <w:p w14:paraId="0309CFF1" w14:textId="77777777" w:rsidR="001C5FCC" w:rsidRPr="00A45F13" w:rsidRDefault="001C5FCC" w:rsidP="001C5FCC">
            <w:pPr>
              <w:spacing w:line="312" w:lineRule="auto"/>
              <w:ind w:firstLine="0"/>
              <w:rPr>
                <w:rFonts w:cs="Times New Roman"/>
                <w:bCs/>
                <w:i/>
                <w:color w:val="FF0000"/>
                <w:szCs w:val="26"/>
              </w:rPr>
            </w:pPr>
            <w:r w:rsidRPr="00A45F13">
              <w:rPr>
                <w:rFonts w:cs="Times New Roman"/>
                <w:bCs/>
                <w:i/>
                <w:color w:val="FF0000"/>
                <w:szCs w:val="26"/>
              </w:rPr>
              <w:t xml:space="preserve">Nút Xóa: xóa dòng </w:t>
            </w:r>
            <w:r>
              <w:rPr>
                <w:rFonts w:cs="Times New Roman"/>
                <w:bCs/>
                <w:i/>
                <w:color w:val="FF0000"/>
                <w:szCs w:val="26"/>
              </w:rPr>
              <w:t>hạch toán</w:t>
            </w:r>
          </w:p>
          <w:p w14:paraId="63935034" w14:textId="2A7B1436" w:rsidR="001C5FCC" w:rsidRPr="001B3826" w:rsidRDefault="001C5FCC" w:rsidP="001C5FCC">
            <w:pPr>
              <w:spacing w:line="312" w:lineRule="auto"/>
              <w:ind w:firstLine="0"/>
              <w:rPr>
                <w:rFonts w:cs="Times New Roman"/>
                <w:b/>
                <w:bCs/>
                <w:color w:val="FF0000"/>
                <w:szCs w:val="26"/>
                <w:u w:val="single"/>
              </w:rPr>
            </w:pPr>
            <w:r w:rsidRPr="00A45F13">
              <w:rPr>
                <w:rFonts w:cs="Times New Roman"/>
                <w:bCs/>
                <w:i/>
                <w:color w:val="FF0000"/>
                <w:szCs w:val="26"/>
              </w:rPr>
              <w:t xml:space="preserve">Tối đa cho phép </w:t>
            </w:r>
            <w:r>
              <w:rPr>
                <w:rFonts w:cs="Times New Roman"/>
                <w:bCs/>
                <w:i/>
                <w:color w:val="FF0000"/>
                <w:szCs w:val="26"/>
              </w:rPr>
              <w:t>3</w:t>
            </w:r>
            <w:r w:rsidRPr="00A45F13">
              <w:rPr>
                <w:rFonts w:cs="Times New Roman"/>
                <w:bCs/>
                <w:i/>
                <w:color w:val="FF0000"/>
                <w:szCs w:val="26"/>
              </w:rPr>
              <w:t xml:space="preserve"> dòng </w:t>
            </w:r>
            <w:r>
              <w:rPr>
                <w:rFonts w:cs="Times New Roman"/>
                <w:bCs/>
                <w:i/>
                <w:color w:val="FF0000"/>
                <w:szCs w:val="26"/>
              </w:rPr>
              <w:t>hạch toán</w:t>
            </w:r>
          </w:p>
        </w:tc>
        <w:tc>
          <w:tcPr>
            <w:tcW w:w="1440" w:type="dxa"/>
            <w:vAlign w:val="center"/>
          </w:tcPr>
          <w:p w14:paraId="2578B39C" w14:textId="77777777" w:rsidR="00144601" w:rsidRDefault="00144601" w:rsidP="00F119FA">
            <w:pPr>
              <w:spacing w:line="312" w:lineRule="auto"/>
              <w:ind w:firstLine="0"/>
              <w:rPr>
                <w:rFonts w:cs="Times New Roman"/>
                <w:szCs w:val="26"/>
                <w:u w:val="single"/>
              </w:rPr>
            </w:pPr>
          </w:p>
        </w:tc>
        <w:tc>
          <w:tcPr>
            <w:tcW w:w="1260" w:type="dxa"/>
            <w:vAlign w:val="center"/>
          </w:tcPr>
          <w:p w14:paraId="228F1D8C" w14:textId="77777777" w:rsidR="00144601" w:rsidRDefault="00144601" w:rsidP="00F119FA">
            <w:pPr>
              <w:spacing w:line="312" w:lineRule="auto"/>
              <w:ind w:firstLine="0"/>
              <w:rPr>
                <w:rFonts w:cs="Times New Roman"/>
                <w:szCs w:val="26"/>
                <w:u w:val="single"/>
              </w:rPr>
            </w:pPr>
          </w:p>
        </w:tc>
      </w:tr>
      <w:tr w:rsidR="001C5FCC" w:rsidRPr="00615117" w14:paraId="0F159FC6" w14:textId="77777777" w:rsidTr="00F119FA">
        <w:tc>
          <w:tcPr>
            <w:tcW w:w="1170" w:type="dxa"/>
          </w:tcPr>
          <w:p w14:paraId="67632835" w14:textId="750C52B0" w:rsidR="001C5FCC" w:rsidRPr="00615117" w:rsidRDefault="001C5FCC" w:rsidP="00F119FA">
            <w:pPr>
              <w:spacing w:line="312" w:lineRule="auto"/>
              <w:ind w:firstLine="0"/>
              <w:rPr>
                <w:rFonts w:cs="Times New Roman"/>
                <w:szCs w:val="26"/>
              </w:rPr>
            </w:pPr>
            <w:r>
              <w:rPr>
                <w:rFonts w:cs="Times New Roman"/>
                <w:color w:val="000000" w:themeColor="text1"/>
                <w:szCs w:val="26"/>
              </w:rPr>
              <w:lastRenderedPageBreak/>
              <w:t>Tổng s</w:t>
            </w:r>
            <w:r w:rsidRPr="00615117">
              <w:rPr>
                <w:rFonts w:cs="Times New Roman"/>
                <w:color w:val="000000" w:themeColor="text1"/>
                <w:szCs w:val="26"/>
              </w:rPr>
              <w:t xml:space="preserve">ố tiền </w:t>
            </w:r>
            <w:r>
              <w:rPr>
                <w:rFonts w:cs="Times New Roman"/>
                <w:color w:val="000000" w:themeColor="text1"/>
                <w:szCs w:val="26"/>
              </w:rPr>
              <w:t>thanh toán</w:t>
            </w:r>
          </w:p>
        </w:tc>
        <w:tc>
          <w:tcPr>
            <w:tcW w:w="900" w:type="dxa"/>
          </w:tcPr>
          <w:p w14:paraId="620A79D4" w14:textId="7C412B22" w:rsidR="001C5FCC" w:rsidRPr="00615117" w:rsidRDefault="001C5FCC" w:rsidP="00F119FA">
            <w:pPr>
              <w:spacing w:line="312" w:lineRule="auto"/>
              <w:ind w:firstLine="0"/>
              <w:rPr>
                <w:rFonts w:cs="Times New Roman"/>
                <w:szCs w:val="26"/>
              </w:rPr>
            </w:pPr>
            <w:r w:rsidRPr="00615117">
              <w:rPr>
                <w:rFonts w:cs="Times New Roman"/>
                <w:szCs w:val="26"/>
              </w:rPr>
              <w:t>Decimal</w:t>
            </w:r>
          </w:p>
        </w:tc>
        <w:tc>
          <w:tcPr>
            <w:tcW w:w="810" w:type="dxa"/>
          </w:tcPr>
          <w:p w14:paraId="46F0AE87" w14:textId="5E4EB570" w:rsidR="001C5FCC" w:rsidRPr="00615117" w:rsidRDefault="001C5FCC" w:rsidP="00F119FA">
            <w:pPr>
              <w:spacing w:line="312" w:lineRule="auto"/>
              <w:ind w:firstLine="0"/>
              <w:rPr>
                <w:rFonts w:cs="Times New Roman"/>
                <w:szCs w:val="26"/>
              </w:rPr>
            </w:pPr>
            <w:r w:rsidRPr="00615117">
              <w:rPr>
                <w:rFonts w:cs="Times New Roman"/>
                <w:szCs w:val="26"/>
              </w:rPr>
              <w:t>18,3</w:t>
            </w:r>
          </w:p>
        </w:tc>
        <w:tc>
          <w:tcPr>
            <w:tcW w:w="1463" w:type="dxa"/>
          </w:tcPr>
          <w:p w14:paraId="1A645C31" w14:textId="113AD73B" w:rsidR="001C5FCC" w:rsidRPr="00615117" w:rsidRDefault="001C5FCC" w:rsidP="00F119FA">
            <w:pPr>
              <w:spacing w:line="312" w:lineRule="auto"/>
              <w:ind w:firstLine="0"/>
              <w:rPr>
                <w:rFonts w:cs="Times New Roman"/>
                <w:szCs w:val="26"/>
              </w:rPr>
            </w:pPr>
            <w:r w:rsidRPr="00615117">
              <w:rPr>
                <w:rFonts w:cs="Times New Roman"/>
                <w:szCs w:val="26"/>
              </w:rPr>
              <w:t>O</w:t>
            </w:r>
          </w:p>
        </w:tc>
        <w:tc>
          <w:tcPr>
            <w:tcW w:w="3577" w:type="dxa"/>
          </w:tcPr>
          <w:p w14:paraId="05A06AFE" w14:textId="77777777" w:rsidR="001C5FCC" w:rsidRPr="00615117" w:rsidRDefault="001C5FCC" w:rsidP="00B84D98">
            <w:pPr>
              <w:spacing w:line="312" w:lineRule="auto"/>
              <w:ind w:firstLine="0"/>
              <w:rPr>
                <w:rFonts w:cs="Times New Roman"/>
                <w:color w:val="000000" w:themeColor="text1"/>
                <w:szCs w:val="26"/>
                <w:u w:val="single"/>
              </w:rPr>
            </w:pPr>
            <w:r>
              <w:rPr>
                <w:rFonts w:cs="Times New Roman"/>
                <w:color w:val="000000" w:themeColor="text1"/>
                <w:szCs w:val="26"/>
                <w:u w:val="single"/>
              </w:rPr>
              <w:t>Tổng s</w:t>
            </w:r>
            <w:r w:rsidRPr="00615117">
              <w:rPr>
                <w:rFonts w:cs="Times New Roman"/>
                <w:color w:val="000000" w:themeColor="text1"/>
                <w:szCs w:val="26"/>
                <w:u w:val="single"/>
              </w:rPr>
              <w:t xml:space="preserve">ố tiền </w:t>
            </w:r>
            <w:r>
              <w:rPr>
                <w:rFonts w:cs="Times New Roman"/>
                <w:color w:val="000000" w:themeColor="text1"/>
                <w:szCs w:val="26"/>
                <w:u w:val="single"/>
              </w:rPr>
              <w:t>thanh toán</w:t>
            </w:r>
            <w:r w:rsidRPr="00615117">
              <w:rPr>
                <w:rFonts w:cs="Times New Roman"/>
                <w:color w:val="000000" w:themeColor="text1"/>
                <w:szCs w:val="26"/>
                <w:u w:val="single"/>
              </w:rPr>
              <w:t>:</w:t>
            </w:r>
          </w:p>
          <w:p w14:paraId="6403BF0F" w14:textId="78C06042" w:rsidR="001C5FCC" w:rsidRPr="00615117" w:rsidRDefault="001C5FCC" w:rsidP="001C5FCC">
            <w:pPr>
              <w:spacing w:line="312" w:lineRule="auto"/>
              <w:ind w:firstLine="0"/>
              <w:rPr>
                <w:rFonts w:cs="Times New Roman"/>
                <w:szCs w:val="26"/>
                <w:u w:val="single"/>
              </w:rPr>
            </w:pPr>
            <w:r w:rsidRPr="00615117">
              <w:rPr>
                <w:rFonts w:cs="Times New Roman"/>
                <w:color w:val="000000" w:themeColor="text1"/>
                <w:szCs w:val="26"/>
              </w:rPr>
              <w:t xml:space="preserve">Số tiền </w:t>
            </w:r>
            <w:r>
              <w:rPr>
                <w:rFonts w:cs="Times New Roman"/>
                <w:color w:val="000000" w:themeColor="text1"/>
                <w:szCs w:val="26"/>
              </w:rPr>
              <w:t>thanh toán giá trị được lấy từ tab thông tin nhờ thu = Số tiền thanh toán , hệ thống tự động trừ lùi dần Tổng số tiền thanh toán khi người dùng nhập số tiền thanh toán bên dưới</w:t>
            </w:r>
          </w:p>
        </w:tc>
        <w:tc>
          <w:tcPr>
            <w:tcW w:w="1440" w:type="dxa"/>
            <w:vAlign w:val="center"/>
          </w:tcPr>
          <w:p w14:paraId="7EC5A0DA" w14:textId="77777777" w:rsidR="001C5FCC" w:rsidRDefault="001C5FCC" w:rsidP="00F119FA">
            <w:pPr>
              <w:spacing w:line="312" w:lineRule="auto"/>
              <w:ind w:firstLine="0"/>
              <w:rPr>
                <w:rFonts w:cs="Times New Roman"/>
                <w:szCs w:val="26"/>
                <w:u w:val="single"/>
              </w:rPr>
            </w:pPr>
          </w:p>
        </w:tc>
        <w:tc>
          <w:tcPr>
            <w:tcW w:w="1260" w:type="dxa"/>
            <w:vAlign w:val="center"/>
          </w:tcPr>
          <w:p w14:paraId="7EB8B571" w14:textId="77777777" w:rsidR="001C5FCC" w:rsidRDefault="001C5FCC" w:rsidP="00F119FA">
            <w:pPr>
              <w:spacing w:line="312" w:lineRule="auto"/>
              <w:ind w:firstLine="0"/>
              <w:rPr>
                <w:rFonts w:cs="Times New Roman"/>
                <w:szCs w:val="26"/>
                <w:u w:val="single"/>
              </w:rPr>
            </w:pPr>
          </w:p>
        </w:tc>
      </w:tr>
      <w:tr w:rsidR="001C5FCC" w:rsidRPr="00615117" w14:paraId="7060299E" w14:textId="77777777" w:rsidTr="00F119FA">
        <w:tc>
          <w:tcPr>
            <w:tcW w:w="1170" w:type="dxa"/>
          </w:tcPr>
          <w:p w14:paraId="4B9F1BD0" w14:textId="541AA5B6" w:rsidR="001C5FCC" w:rsidRPr="0015780D" w:rsidRDefault="001C5FCC" w:rsidP="00F119FA">
            <w:pPr>
              <w:spacing w:line="312" w:lineRule="auto"/>
              <w:ind w:firstLine="0"/>
              <w:rPr>
                <w:rFonts w:cs="Times New Roman"/>
                <w:color w:val="FF0000"/>
                <w:szCs w:val="26"/>
              </w:rPr>
            </w:pPr>
            <w:r>
              <w:rPr>
                <w:rFonts w:cs="Times New Roman"/>
                <w:color w:val="000000" w:themeColor="text1"/>
                <w:szCs w:val="26"/>
              </w:rPr>
              <w:t>S</w:t>
            </w:r>
            <w:r w:rsidRPr="00615117">
              <w:rPr>
                <w:rFonts w:cs="Times New Roman"/>
                <w:color w:val="000000" w:themeColor="text1"/>
                <w:szCs w:val="26"/>
              </w:rPr>
              <w:t xml:space="preserve">ố tiền </w:t>
            </w:r>
            <w:r>
              <w:rPr>
                <w:rFonts w:cs="Times New Roman"/>
                <w:color w:val="000000" w:themeColor="text1"/>
                <w:szCs w:val="26"/>
              </w:rPr>
              <w:t>thanh toán</w:t>
            </w:r>
          </w:p>
        </w:tc>
        <w:tc>
          <w:tcPr>
            <w:tcW w:w="900" w:type="dxa"/>
          </w:tcPr>
          <w:p w14:paraId="31FACCD6" w14:textId="3F09C26F" w:rsidR="001C5FCC" w:rsidRPr="0015780D" w:rsidRDefault="001C5FCC" w:rsidP="00F119FA">
            <w:pPr>
              <w:spacing w:line="312" w:lineRule="auto"/>
              <w:ind w:firstLine="0"/>
              <w:rPr>
                <w:rFonts w:cs="Times New Roman"/>
                <w:color w:val="FF0000"/>
                <w:szCs w:val="26"/>
              </w:rPr>
            </w:pPr>
            <w:r w:rsidRPr="00615117">
              <w:rPr>
                <w:rFonts w:cs="Times New Roman"/>
                <w:szCs w:val="26"/>
              </w:rPr>
              <w:t>Decimal</w:t>
            </w:r>
          </w:p>
        </w:tc>
        <w:tc>
          <w:tcPr>
            <w:tcW w:w="810" w:type="dxa"/>
          </w:tcPr>
          <w:p w14:paraId="7D90F226" w14:textId="4345DB43" w:rsidR="001C5FCC" w:rsidRPr="0015780D" w:rsidRDefault="001C5FCC" w:rsidP="00F119FA">
            <w:pPr>
              <w:spacing w:line="312" w:lineRule="auto"/>
              <w:ind w:firstLine="0"/>
              <w:rPr>
                <w:rFonts w:cs="Times New Roman"/>
                <w:color w:val="FF0000"/>
                <w:szCs w:val="26"/>
              </w:rPr>
            </w:pPr>
            <w:r w:rsidRPr="00615117">
              <w:rPr>
                <w:rFonts w:cs="Times New Roman"/>
                <w:szCs w:val="26"/>
              </w:rPr>
              <w:t>18,3</w:t>
            </w:r>
          </w:p>
        </w:tc>
        <w:tc>
          <w:tcPr>
            <w:tcW w:w="1463" w:type="dxa"/>
          </w:tcPr>
          <w:p w14:paraId="3CA695CA" w14:textId="20DE87BB" w:rsidR="001C5FCC" w:rsidRPr="0015780D" w:rsidRDefault="001C5FCC" w:rsidP="00F119FA">
            <w:pPr>
              <w:spacing w:line="312" w:lineRule="auto"/>
              <w:ind w:firstLine="0"/>
              <w:rPr>
                <w:rFonts w:cs="Times New Roman"/>
                <w:color w:val="FF0000"/>
                <w:szCs w:val="26"/>
              </w:rPr>
            </w:pPr>
            <w:r w:rsidRPr="00615117">
              <w:rPr>
                <w:rFonts w:cs="Times New Roman"/>
                <w:szCs w:val="26"/>
              </w:rPr>
              <w:t>O</w:t>
            </w:r>
          </w:p>
        </w:tc>
        <w:tc>
          <w:tcPr>
            <w:tcW w:w="3577" w:type="dxa"/>
          </w:tcPr>
          <w:p w14:paraId="59195B47" w14:textId="77777777" w:rsidR="001C5FCC" w:rsidRPr="00615117" w:rsidRDefault="001C5FCC" w:rsidP="00B84D98">
            <w:pPr>
              <w:spacing w:line="312" w:lineRule="auto"/>
              <w:ind w:firstLine="0"/>
              <w:rPr>
                <w:rFonts w:cs="Times New Roman"/>
                <w:color w:val="000000" w:themeColor="text1"/>
                <w:szCs w:val="26"/>
                <w:u w:val="single"/>
              </w:rPr>
            </w:pPr>
            <w:r>
              <w:rPr>
                <w:rFonts w:cs="Times New Roman"/>
                <w:color w:val="000000" w:themeColor="text1"/>
                <w:szCs w:val="26"/>
                <w:u w:val="single"/>
              </w:rPr>
              <w:t>S</w:t>
            </w:r>
            <w:r w:rsidRPr="00615117">
              <w:rPr>
                <w:rFonts w:cs="Times New Roman"/>
                <w:color w:val="000000" w:themeColor="text1"/>
                <w:szCs w:val="26"/>
                <w:u w:val="single"/>
              </w:rPr>
              <w:t xml:space="preserve">ố tiền </w:t>
            </w:r>
            <w:r>
              <w:rPr>
                <w:rFonts w:cs="Times New Roman"/>
                <w:color w:val="000000" w:themeColor="text1"/>
                <w:szCs w:val="26"/>
                <w:u w:val="single"/>
              </w:rPr>
              <w:t>thanh toán</w:t>
            </w:r>
            <w:r w:rsidRPr="00615117">
              <w:rPr>
                <w:rFonts w:cs="Times New Roman"/>
                <w:color w:val="000000" w:themeColor="text1"/>
                <w:szCs w:val="26"/>
                <w:u w:val="single"/>
              </w:rPr>
              <w:t>:</w:t>
            </w:r>
          </w:p>
          <w:p w14:paraId="70A52808" w14:textId="77777777" w:rsidR="001C5FCC" w:rsidRDefault="001C5FCC" w:rsidP="001C5FCC">
            <w:pPr>
              <w:spacing w:line="312" w:lineRule="auto"/>
              <w:ind w:firstLine="0"/>
              <w:rPr>
                <w:rFonts w:cs="Times New Roman"/>
                <w:color w:val="000000" w:themeColor="text1"/>
                <w:szCs w:val="26"/>
              </w:rPr>
            </w:pPr>
            <w:r w:rsidRPr="00615117">
              <w:rPr>
                <w:rFonts w:cs="Times New Roman"/>
                <w:color w:val="000000" w:themeColor="text1"/>
                <w:szCs w:val="26"/>
              </w:rPr>
              <w:t xml:space="preserve">Số tiền </w:t>
            </w:r>
            <w:r>
              <w:rPr>
                <w:rFonts w:cs="Times New Roman"/>
                <w:color w:val="000000" w:themeColor="text1"/>
                <w:szCs w:val="26"/>
              </w:rPr>
              <w:t xml:space="preserve">thanh toán giá trị mặc định bằng tổng số tiền thanh toán, </w:t>
            </w:r>
            <w:r w:rsidRPr="00615117">
              <w:rPr>
                <w:rFonts w:cs="Times New Roman"/>
                <w:color w:val="000000" w:themeColor="text1"/>
                <w:szCs w:val="26"/>
              </w:rPr>
              <w:t xml:space="preserve">người dùng </w:t>
            </w:r>
            <w:r>
              <w:rPr>
                <w:rFonts w:cs="Times New Roman"/>
                <w:color w:val="000000" w:themeColor="text1"/>
                <w:szCs w:val="26"/>
              </w:rPr>
              <w:t xml:space="preserve">có thể chỉnh </w:t>
            </w:r>
          </w:p>
          <w:p w14:paraId="247C2F85" w14:textId="0AFDC1A2" w:rsidR="001C5FCC" w:rsidRPr="001C5FCC" w:rsidRDefault="001C5FCC" w:rsidP="001C5FCC">
            <w:pPr>
              <w:spacing w:line="312" w:lineRule="auto"/>
              <w:ind w:firstLine="0"/>
              <w:rPr>
                <w:rFonts w:cs="Times New Roman"/>
                <w:color w:val="FF0000"/>
                <w:szCs w:val="26"/>
                <w:u w:val="single"/>
              </w:rPr>
            </w:pPr>
            <w:r w:rsidRPr="001C5FCC">
              <w:rPr>
                <w:rFonts w:cs="Times New Roman"/>
                <w:color w:val="000000" w:themeColor="text1"/>
                <w:szCs w:val="26"/>
              </w:rPr>
              <w:t>(Người dùng có thể ấn nút thêm bớt)</w:t>
            </w:r>
          </w:p>
        </w:tc>
        <w:tc>
          <w:tcPr>
            <w:tcW w:w="1440" w:type="dxa"/>
            <w:vAlign w:val="center"/>
          </w:tcPr>
          <w:p w14:paraId="4B37D6CF" w14:textId="77777777" w:rsidR="001C5FCC" w:rsidRDefault="001C5FCC" w:rsidP="00F119FA">
            <w:pPr>
              <w:spacing w:line="312" w:lineRule="auto"/>
              <w:ind w:firstLine="0"/>
              <w:rPr>
                <w:rFonts w:cs="Times New Roman"/>
                <w:szCs w:val="26"/>
                <w:u w:val="single"/>
              </w:rPr>
            </w:pPr>
          </w:p>
        </w:tc>
        <w:tc>
          <w:tcPr>
            <w:tcW w:w="1260" w:type="dxa"/>
            <w:vAlign w:val="center"/>
          </w:tcPr>
          <w:p w14:paraId="3838A6B4" w14:textId="77777777" w:rsidR="001C5FCC" w:rsidRDefault="001C5FCC" w:rsidP="00F119FA">
            <w:pPr>
              <w:spacing w:line="312" w:lineRule="auto"/>
              <w:ind w:firstLine="0"/>
              <w:rPr>
                <w:rFonts w:cs="Times New Roman"/>
                <w:szCs w:val="26"/>
                <w:u w:val="single"/>
              </w:rPr>
            </w:pPr>
          </w:p>
        </w:tc>
      </w:tr>
      <w:tr w:rsidR="001C5FCC" w:rsidRPr="00615117" w14:paraId="26DA3868" w14:textId="77777777" w:rsidTr="00F119FA">
        <w:tc>
          <w:tcPr>
            <w:tcW w:w="1170" w:type="dxa"/>
          </w:tcPr>
          <w:p w14:paraId="7A1F191C" w14:textId="3B2E9B62" w:rsidR="001C5FCC" w:rsidRPr="0015780D" w:rsidRDefault="001C5FCC" w:rsidP="00F119FA">
            <w:pPr>
              <w:spacing w:line="312" w:lineRule="auto"/>
              <w:ind w:firstLine="0"/>
              <w:rPr>
                <w:rFonts w:cs="Times New Roman"/>
                <w:color w:val="FF0000"/>
                <w:szCs w:val="26"/>
              </w:rPr>
            </w:pPr>
            <w:r w:rsidRPr="00615117">
              <w:rPr>
                <w:rFonts w:cs="Times New Roman"/>
                <w:color w:val="000000" w:themeColor="text1"/>
                <w:szCs w:val="26"/>
              </w:rPr>
              <w:t xml:space="preserve">Loại tiền </w:t>
            </w:r>
            <w:r>
              <w:rPr>
                <w:rFonts w:cs="Times New Roman"/>
                <w:color w:val="000000" w:themeColor="text1"/>
                <w:szCs w:val="26"/>
              </w:rPr>
              <w:t>thanh toán</w:t>
            </w:r>
          </w:p>
        </w:tc>
        <w:tc>
          <w:tcPr>
            <w:tcW w:w="900" w:type="dxa"/>
          </w:tcPr>
          <w:p w14:paraId="161333AC" w14:textId="060BC856" w:rsidR="001C5FCC" w:rsidRPr="00615117" w:rsidRDefault="001C5FCC" w:rsidP="00F119FA">
            <w:pPr>
              <w:spacing w:line="312" w:lineRule="auto"/>
              <w:ind w:firstLine="0"/>
              <w:rPr>
                <w:rFonts w:cs="Times New Roman"/>
                <w:szCs w:val="26"/>
              </w:rPr>
            </w:pPr>
            <w:r w:rsidRPr="00615117">
              <w:rPr>
                <w:rFonts w:cs="Times New Roman"/>
                <w:color w:val="000000" w:themeColor="text1"/>
                <w:szCs w:val="26"/>
              </w:rPr>
              <w:t>Char</w:t>
            </w:r>
          </w:p>
        </w:tc>
        <w:tc>
          <w:tcPr>
            <w:tcW w:w="810" w:type="dxa"/>
          </w:tcPr>
          <w:p w14:paraId="79B2018E" w14:textId="0D113FFF" w:rsidR="001C5FCC" w:rsidRPr="00615117" w:rsidRDefault="001C5FCC" w:rsidP="00F119FA">
            <w:pPr>
              <w:spacing w:line="312" w:lineRule="auto"/>
              <w:ind w:firstLine="0"/>
              <w:rPr>
                <w:rFonts w:cs="Times New Roman"/>
                <w:szCs w:val="26"/>
              </w:rPr>
            </w:pPr>
            <w:r w:rsidRPr="00615117">
              <w:rPr>
                <w:rFonts w:cs="Times New Roman"/>
                <w:color w:val="000000" w:themeColor="text1"/>
                <w:szCs w:val="26"/>
              </w:rPr>
              <w:t>3</w:t>
            </w:r>
          </w:p>
        </w:tc>
        <w:tc>
          <w:tcPr>
            <w:tcW w:w="1463" w:type="dxa"/>
          </w:tcPr>
          <w:p w14:paraId="3CF2AE01" w14:textId="69D0C851" w:rsidR="001C5FCC" w:rsidRPr="0015780D" w:rsidRDefault="001C5FCC" w:rsidP="00F119FA">
            <w:pPr>
              <w:spacing w:line="312" w:lineRule="auto"/>
              <w:ind w:firstLine="0"/>
              <w:rPr>
                <w:rFonts w:cs="Times New Roman"/>
                <w:color w:val="FF0000"/>
                <w:szCs w:val="26"/>
              </w:rPr>
            </w:pPr>
            <w:r w:rsidRPr="00615117">
              <w:rPr>
                <w:rFonts w:cs="Times New Roman"/>
                <w:color w:val="000000" w:themeColor="text1"/>
                <w:szCs w:val="26"/>
              </w:rPr>
              <w:t>O</w:t>
            </w:r>
          </w:p>
        </w:tc>
        <w:tc>
          <w:tcPr>
            <w:tcW w:w="3577" w:type="dxa"/>
          </w:tcPr>
          <w:p w14:paraId="09A1AB7D" w14:textId="77777777" w:rsidR="001C5FCC" w:rsidRPr="00615117" w:rsidRDefault="001C5FCC" w:rsidP="00B84D98">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 xml:space="preserve">Loại tiền </w:t>
            </w:r>
            <w:r>
              <w:rPr>
                <w:rFonts w:cs="Times New Roman"/>
                <w:color w:val="000000" w:themeColor="text1"/>
                <w:szCs w:val="26"/>
                <w:u w:val="single"/>
              </w:rPr>
              <w:t>thanh toán</w:t>
            </w:r>
            <w:r w:rsidRPr="00615117">
              <w:rPr>
                <w:rFonts w:cs="Times New Roman"/>
                <w:color w:val="000000" w:themeColor="text1"/>
                <w:szCs w:val="26"/>
                <w:u w:val="single"/>
              </w:rPr>
              <w:t>:</w:t>
            </w:r>
          </w:p>
          <w:p w14:paraId="1A3C88A5" w14:textId="7D481C92" w:rsidR="001C5FCC" w:rsidRPr="001C5FCC" w:rsidRDefault="001C5FCC" w:rsidP="00B84D98">
            <w:pPr>
              <w:spacing w:line="312" w:lineRule="auto"/>
              <w:ind w:firstLine="0"/>
              <w:rPr>
                <w:rFonts w:cs="Times New Roman"/>
                <w:color w:val="FF0000"/>
                <w:szCs w:val="26"/>
                <w:u w:val="single"/>
              </w:rPr>
            </w:pPr>
            <w:r w:rsidRPr="001C5FCC">
              <w:rPr>
                <w:rFonts w:cs="Times New Roman"/>
                <w:color w:val="000000" w:themeColor="text1"/>
                <w:szCs w:val="26"/>
              </w:rPr>
              <w:t xml:space="preserve">Loại tiền thanh toán, </w:t>
            </w:r>
            <w:r w:rsidRPr="001C5FCC">
              <w:rPr>
                <w:rFonts w:cs="Times New Roman"/>
                <w:szCs w:val="26"/>
              </w:rPr>
              <w:t xml:space="preserve">Giá trị được lấy sang từ tab thông tin </w:t>
            </w:r>
            <w:r w:rsidR="00BB6E1A">
              <w:rPr>
                <w:rFonts w:cs="Times New Roman"/>
                <w:szCs w:val="26"/>
              </w:rPr>
              <w:t>nhờ thu</w:t>
            </w:r>
            <w:r w:rsidRPr="001C5FCC">
              <w:rPr>
                <w:rFonts w:cs="Times New Roman"/>
                <w:szCs w:val="26"/>
              </w:rPr>
              <w:t xml:space="preserve"> và người dùng có thể sửa được</w:t>
            </w:r>
          </w:p>
          <w:p w14:paraId="450A3B4C" w14:textId="1F52D831" w:rsidR="001C5FCC" w:rsidRPr="0015780D" w:rsidRDefault="001C5FCC" w:rsidP="00F119FA">
            <w:pPr>
              <w:spacing w:line="312" w:lineRule="auto"/>
              <w:ind w:firstLine="0"/>
              <w:rPr>
                <w:rFonts w:cs="Times New Roman"/>
                <w:color w:val="FF0000"/>
                <w:szCs w:val="26"/>
                <w:u w:val="single"/>
              </w:rPr>
            </w:pPr>
            <w:r w:rsidRPr="001C5FCC">
              <w:rPr>
                <w:rFonts w:cs="Times New Roman"/>
                <w:color w:val="000000" w:themeColor="text1"/>
                <w:szCs w:val="26"/>
              </w:rPr>
              <w:t>(Người dùng có thể ấn nút thêm bớt)</w:t>
            </w:r>
          </w:p>
        </w:tc>
        <w:tc>
          <w:tcPr>
            <w:tcW w:w="1440" w:type="dxa"/>
            <w:vAlign w:val="center"/>
          </w:tcPr>
          <w:p w14:paraId="3491B1C5" w14:textId="77777777" w:rsidR="001C5FCC" w:rsidRDefault="001C5FCC" w:rsidP="00F119FA">
            <w:pPr>
              <w:spacing w:line="312" w:lineRule="auto"/>
              <w:ind w:firstLine="0"/>
              <w:rPr>
                <w:rFonts w:cs="Times New Roman"/>
                <w:szCs w:val="26"/>
                <w:u w:val="single"/>
              </w:rPr>
            </w:pPr>
          </w:p>
        </w:tc>
        <w:tc>
          <w:tcPr>
            <w:tcW w:w="1260" w:type="dxa"/>
            <w:vAlign w:val="center"/>
          </w:tcPr>
          <w:p w14:paraId="545DA044" w14:textId="77777777" w:rsidR="001C5FCC" w:rsidRDefault="001C5FCC" w:rsidP="00F119FA">
            <w:pPr>
              <w:spacing w:line="312" w:lineRule="auto"/>
              <w:ind w:firstLine="0"/>
              <w:rPr>
                <w:rFonts w:cs="Times New Roman"/>
                <w:szCs w:val="26"/>
                <w:u w:val="single"/>
              </w:rPr>
            </w:pPr>
          </w:p>
        </w:tc>
      </w:tr>
      <w:tr w:rsidR="001C5FCC" w:rsidRPr="00615117" w14:paraId="63E12551" w14:textId="77777777" w:rsidTr="00F119FA">
        <w:tc>
          <w:tcPr>
            <w:tcW w:w="1170" w:type="dxa"/>
          </w:tcPr>
          <w:p w14:paraId="3429979F" w14:textId="57706AD7" w:rsidR="001C5FCC" w:rsidRPr="00615117" w:rsidRDefault="001C5FCC" w:rsidP="00F119FA">
            <w:pPr>
              <w:spacing w:line="312" w:lineRule="auto"/>
              <w:ind w:firstLine="0"/>
              <w:rPr>
                <w:rFonts w:cs="Times New Roman"/>
                <w:szCs w:val="26"/>
              </w:rPr>
            </w:pPr>
            <w:r w:rsidRPr="0015780D">
              <w:rPr>
                <w:rFonts w:cs="Times New Roman"/>
                <w:color w:val="FF0000"/>
                <w:szCs w:val="26"/>
              </w:rPr>
              <w:t xml:space="preserve">Tài khoản </w:t>
            </w:r>
            <w:r>
              <w:rPr>
                <w:rFonts w:cs="Times New Roman"/>
                <w:color w:val="FF0000"/>
                <w:szCs w:val="26"/>
              </w:rPr>
              <w:t>thanh toán</w:t>
            </w:r>
          </w:p>
        </w:tc>
        <w:tc>
          <w:tcPr>
            <w:tcW w:w="900" w:type="dxa"/>
          </w:tcPr>
          <w:p w14:paraId="3AAA871A" w14:textId="77777777" w:rsidR="001C5FCC" w:rsidRPr="00615117" w:rsidRDefault="001C5FCC" w:rsidP="00F119FA">
            <w:pPr>
              <w:spacing w:line="312" w:lineRule="auto"/>
              <w:ind w:firstLine="0"/>
              <w:rPr>
                <w:rFonts w:cs="Times New Roman"/>
                <w:szCs w:val="26"/>
              </w:rPr>
            </w:pPr>
          </w:p>
        </w:tc>
        <w:tc>
          <w:tcPr>
            <w:tcW w:w="810" w:type="dxa"/>
          </w:tcPr>
          <w:p w14:paraId="3B0DD034" w14:textId="77777777" w:rsidR="001C5FCC" w:rsidRPr="00615117" w:rsidRDefault="001C5FCC" w:rsidP="00F119FA">
            <w:pPr>
              <w:spacing w:line="312" w:lineRule="auto"/>
              <w:ind w:firstLine="0"/>
              <w:rPr>
                <w:rFonts w:cs="Times New Roman"/>
                <w:szCs w:val="26"/>
              </w:rPr>
            </w:pPr>
          </w:p>
        </w:tc>
        <w:tc>
          <w:tcPr>
            <w:tcW w:w="1463" w:type="dxa"/>
          </w:tcPr>
          <w:p w14:paraId="1BF939FA" w14:textId="66F1B8B4" w:rsidR="001C5FCC" w:rsidRPr="00615117" w:rsidRDefault="001C5FCC" w:rsidP="00F119FA">
            <w:pPr>
              <w:spacing w:line="312" w:lineRule="auto"/>
              <w:ind w:firstLine="0"/>
              <w:rPr>
                <w:rFonts w:cs="Times New Roman"/>
                <w:szCs w:val="26"/>
              </w:rPr>
            </w:pPr>
            <w:r w:rsidRPr="0015780D">
              <w:rPr>
                <w:rFonts w:cs="Times New Roman"/>
                <w:color w:val="FF0000"/>
                <w:szCs w:val="26"/>
              </w:rPr>
              <w:t>M</w:t>
            </w:r>
          </w:p>
        </w:tc>
        <w:tc>
          <w:tcPr>
            <w:tcW w:w="3577" w:type="dxa"/>
          </w:tcPr>
          <w:p w14:paraId="76E79568" w14:textId="77777777" w:rsidR="001C5FCC" w:rsidRPr="0015780D" w:rsidRDefault="001C5FCC" w:rsidP="00B84D98">
            <w:pPr>
              <w:spacing w:line="312" w:lineRule="auto"/>
              <w:ind w:firstLine="0"/>
              <w:rPr>
                <w:rFonts w:cs="Times New Roman"/>
                <w:color w:val="FF0000"/>
                <w:szCs w:val="26"/>
                <w:u w:val="single"/>
              </w:rPr>
            </w:pPr>
            <w:r w:rsidRPr="0015780D">
              <w:rPr>
                <w:rFonts w:cs="Times New Roman"/>
                <w:color w:val="FF0000"/>
                <w:szCs w:val="26"/>
                <w:u w:val="single"/>
              </w:rPr>
              <w:t xml:space="preserve">Tài khoản </w:t>
            </w:r>
            <w:r>
              <w:rPr>
                <w:rFonts w:cs="Times New Roman"/>
                <w:color w:val="FF0000"/>
                <w:szCs w:val="26"/>
                <w:u w:val="single"/>
              </w:rPr>
              <w:t>thanh toán</w:t>
            </w:r>
            <w:r w:rsidRPr="0015780D">
              <w:rPr>
                <w:rFonts w:cs="Times New Roman"/>
                <w:color w:val="FF0000"/>
                <w:szCs w:val="26"/>
                <w:u w:val="single"/>
              </w:rPr>
              <w:t>:</w:t>
            </w:r>
          </w:p>
          <w:p w14:paraId="2D5BB257" w14:textId="77777777" w:rsidR="001C5FCC" w:rsidRDefault="001C5FCC" w:rsidP="00B84D98">
            <w:pPr>
              <w:spacing w:line="312" w:lineRule="auto"/>
              <w:ind w:firstLine="0"/>
              <w:rPr>
                <w:rFonts w:cs="Times New Roman"/>
                <w:color w:val="FF0000"/>
                <w:szCs w:val="26"/>
              </w:rPr>
            </w:pPr>
            <w:r w:rsidRPr="0015780D">
              <w:rPr>
                <w:rFonts w:cs="Times New Roman"/>
                <w:color w:val="FF0000"/>
                <w:szCs w:val="26"/>
              </w:rPr>
              <w:t>Cho phép nhập liệu thủ công</w:t>
            </w:r>
          </w:p>
          <w:p w14:paraId="6E32F70B" w14:textId="31D57B50" w:rsidR="001C5FCC" w:rsidRPr="00615117" w:rsidRDefault="001C5FCC" w:rsidP="00F119FA">
            <w:pPr>
              <w:spacing w:line="312" w:lineRule="auto"/>
              <w:ind w:firstLine="0"/>
              <w:rPr>
                <w:rFonts w:cs="Times New Roman"/>
                <w:szCs w:val="26"/>
                <w:u w:val="single"/>
              </w:rPr>
            </w:pPr>
            <w:r w:rsidRPr="001C5FCC">
              <w:rPr>
                <w:rFonts w:cs="Times New Roman"/>
                <w:color w:val="000000" w:themeColor="text1"/>
                <w:szCs w:val="26"/>
              </w:rPr>
              <w:t>(Người dùng có thể ấn nút thêm bớt)</w:t>
            </w:r>
          </w:p>
        </w:tc>
        <w:tc>
          <w:tcPr>
            <w:tcW w:w="1440" w:type="dxa"/>
            <w:vAlign w:val="center"/>
          </w:tcPr>
          <w:p w14:paraId="343C4972" w14:textId="236BABD8" w:rsidR="001C5FCC" w:rsidRDefault="001C5FCC" w:rsidP="00F119FA">
            <w:pPr>
              <w:spacing w:line="312" w:lineRule="auto"/>
              <w:ind w:firstLine="0"/>
              <w:rPr>
                <w:rFonts w:cs="Times New Roman"/>
                <w:szCs w:val="26"/>
                <w:u w:val="single"/>
              </w:rPr>
            </w:pPr>
          </w:p>
        </w:tc>
        <w:tc>
          <w:tcPr>
            <w:tcW w:w="1260" w:type="dxa"/>
            <w:vAlign w:val="center"/>
          </w:tcPr>
          <w:p w14:paraId="07DA7C59" w14:textId="77777777" w:rsidR="001C5FCC" w:rsidRDefault="001C5FCC" w:rsidP="00F119FA">
            <w:pPr>
              <w:spacing w:line="312" w:lineRule="auto"/>
              <w:ind w:firstLine="0"/>
              <w:rPr>
                <w:rFonts w:cs="Times New Roman"/>
                <w:szCs w:val="26"/>
                <w:u w:val="single"/>
              </w:rPr>
            </w:pPr>
          </w:p>
        </w:tc>
      </w:tr>
    </w:tbl>
    <w:p w14:paraId="772DC217" w14:textId="77777777" w:rsidR="004A7D63" w:rsidRDefault="004A7D63" w:rsidP="004A7D63">
      <w:pPr>
        <w:pStyle w:val="Heading6"/>
        <w:numPr>
          <w:ilvl w:val="0"/>
          <w:numId w:val="0"/>
        </w:numPr>
        <w:ind w:left="1701" w:hanging="1304"/>
      </w:pPr>
      <w:r>
        <w:t>Chứng từ</w:t>
      </w:r>
    </w:p>
    <w:p w14:paraId="6A091EC4" w14:textId="77777777" w:rsidR="00144601" w:rsidRDefault="00144601" w:rsidP="0014460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7AEE3A9D" w14:textId="77777777" w:rsidR="00144601" w:rsidRDefault="00144601" w:rsidP="00144601">
      <w:pPr>
        <w:ind w:left="397" w:firstLine="0"/>
        <w:jc w:val="both"/>
      </w:pPr>
      <w:r>
        <w:rPr>
          <w:b/>
          <w:i/>
        </w:rPr>
        <w:t>Mẫu chứng từ:</w:t>
      </w:r>
    </w:p>
    <w:p w14:paraId="204B8B14" w14:textId="77777777" w:rsidR="00144601" w:rsidRDefault="00144601" w:rsidP="00144601">
      <w:pPr>
        <w:ind w:left="397" w:firstLine="0"/>
        <w:jc w:val="both"/>
      </w:pPr>
      <w:r>
        <w:object w:dxaOrig="1551" w:dyaOrig="1004" w14:anchorId="2F52FBAA">
          <v:shape id="_x0000_i1034" type="#_x0000_t75" style="width:77.6pt;height:50.5pt" o:ole="">
            <v:imagedata r:id="rId13" o:title=""/>
          </v:shape>
          <o:OLEObject Type="Embed" ProgID="Word.Document.8" ShapeID="_x0000_i1034" DrawAspect="Icon" ObjectID="_1709132675" r:id="rId27">
            <o:FieldCodes>\s</o:FieldCodes>
          </o:OLEObject>
        </w:object>
      </w:r>
    </w:p>
    <w:p w14:paraId="7B80A2B5" w14:textId="394E90E4" w:rsidR="004A7D63" w:rsidRDefault="004A7D63" w:rsidP="004A7D63">
      <w:pPr>
        <w:pStyle w:val="Heading6"/>
        <w:numPr>
          <w:ilvl w:val="0"/>
          <w:numId w:val="0"/>
        </w:numPr>
        <w:ind w:left="1701" w:hanging="1304"/>
      </w:pPr>
      <w:r>
        <w:t>Hạch toán cuối ngày</w:t>
      </w:r>
    </w:p>
    <w:p w14:paraId="65AD238D" w14:textId="2894D0A9" w:rsidR="004A7D63" w:rsidRDefault="004A7D63" w:rsidP="004A7D63">
      <w:pPr>
        <w:ind w:left="397" w:firstLine="0"/>
        <w:jc w:val="both"/>
      </w:pPr>
      <w:r>
        <w:object w:dxaOrig="2040" w:dyaOrig="1339" w14:anchorId="3E39B6B5">
          <v:shape id="_x0000_i1035" type="#_x0000_t75" style="width:102.85pt;height:67.3pt" o:ole="">
            <v:imagedata r:id="rId28" o:title=""/>
          </v:shape>
          <o:OLEObject Type="Embed" ProgID="Excel.Sheet.12" ShapeID="_x0000_i1035" DrawAspect="Icon" ObjectID="_1709132676" r:id="rId29"/>
        </w:object>
      </w:r>
    </w:p>
    <w:p w14:paraId="0D23436E" w14:textId="14E10389" w:rsidR="00144601" w:rsidRDefault="00C439A9" w:rsidP="00144601">
      <w:pPr>
        <w:pStyle w:val="Heading4"/>
      </w:pPr>
      <w:r>
        <w:t xml:space="preserve">Chức năng </w:t>
      </w:r>
      <w:r w:rsidR="00144601">
        <w:t>Chỉnh sửa hồ sơ</w:t>
      </w:r>
    </w:p>
    <w:p w14:paraId="1CDE792D"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nhờ thu NK đã xử lý, và cho phép sửa đổi, bổ sung các thông tin cuối cùng của giao dịch (Mỗi số nhờ thu là một giao dịch đơn nhất). </w:t>
      </w:r>
      <w:r w:rsidRPr="001D7B38">
        <w:rPr>
          <w:rFonts w:cs="Times New Roman"/>
          <w:color w:val="FF0000"/>
          <w:szCs w:val="26"/>
        </w:rPr>
        <w:t xml:space="preserve">Sau khi phê duyệt giao dịch, hệ thống cập nhật trạng thái giao dịch “Điều chỉnh thủ công”. </w:t>
      </w:r>
    </w:p>
    <w:p w14:paraId="1DDB7F41" w14:textId="77777777" w:rsidR="00144601" w:rsidRDefault="00144601" w:rsidP="00144601">
      <w:pPr>
        <w:pStyle w:val="Heading6"/>
        <w:numPr>
          <w:ilvl w:val="0"/>
          <w:numId w:val="0"/>
        </w:numPr>
        <w:ind w:left="1701" w:hanging="1275"/>
      </w:pPr>
      <w:r w:rsidRPr="00980729">
        <w:t xml:space="preserve">Tìm kiếm </w:t>
      </w:r>
      <w:r>
        <w:t>hồ sơ</w:t>
      </w:r>
    </w:p>
    <w:p w14:paraId="08AD942B" w14:textId="77777777" w:rsidR="00144601" w:rsidRDefault="00144601" w:rsidP="00144601">
      <w:pPr>
        <w:spacing w:before="120" w:after="120" w:line="312" w:lineRule="auto"/>
        <w:jc w:val="both"/>
      </w:pPr>
      <w:r>
        <w:t>Điều kiện lọc: Tất cả các giao dịch đã qua bước xử lý và lưu thông tin Người tạo, Người phê duyệt</w:t>
      </w:r>
    </w:p>
    <w:p w14:paraId="0619E7E7" w14:textId="77777777" w:rsidR="00144601" w:rsidRDefault="00144601" w:rsidP="00144601">
      <w:pPr>
        <w:spacing w:before="120" w:after="120" w:line="312" w:lineRule="auto"/>
        <w:jc w:val="both"/>
      </w:pPr>
      <w:r>
        <w:t>Hệ thống cho phép người dùng tìm kiếm theo một hoặc các tiêu chí: Số nhờ thu, Số tham chiếu EE, CIF khách hàng, Tên khách hàng…</w:t>
      </w:r>
    </w:p>
    <w:p w14:paraId="2AE237D3"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25D73535" w14:textId="77777777" w:rsidTr="00F119FA">
        <w:tc>
          <w:tcPr>
            <w:tcW w:w="3510" w:type="dxa"/>
          </w:tcPr>
          <w:p w14:paraId="43846841" w14:textId="77777777" w:rsidR="00144601" w:rsidRPr="00B23242" w:rsidRDefault="00144601" w:rsidP="00F119FA">
            <w:pPr>
              <w:spacing w:before="120" w:after="120" w:line="312" w:lineRule="auto"/>
              <w:ind w:firstLine="0"/>
              <w:jc w:val="both"/>
              <w:rPr>
                <w:b/>
              </w:rPr>
            </w:pPr>
            <w:r w:rsidRPr="00B23242">
              <w:rPr>
                <w:b/>
              </w:rPr>
              <w:t>Tiêu chí</w:t>
            </w:r>
          </w:p>
        </w:tc>
        <w:tc>
          <w:tcPr>
            <w:tcW w:w="6237" w:type="dxa"/>
          </w:tcPr>
          <w:p w14:paraId="49A04DD8"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35423647" w14:textId="77777777" w:rsidTr="00F119FA">
        <w:tc>
          <w:tcPr>
            <w:tcW w:w="3510" w:type="dxa"/>
          </w:tcPr>
          <w:p w14:paraId="4C20EEA5" w14:textId="77777777" w:rsidR="00144601" w:rsidRDefault="00144601" w:rsidP="00F119FA">
            <w:pPr>
              <w:spacing w:before="120" w:after="120" w:line="312" w:lineRule="auto"/>
              <w:ind w:firstLine="0"/>
              <w:jc w:val="both"/>
            </w:pPr>
            <w:r>
              <w:t>Trạng thái</w:t>
            </w:r>
          </w:p>
        </w:tc>
        <w:tc>
          <w:tcPr>
            <w:tcW w:w="6237" w:type="dxa"/>
          </w:tcPr>
          <w:p w14:paraId="26701938" w14:textId="77777777" w:rsidR="00144601" w:rsidRPr="00B23242" w:rsidRDefault="00144601" w:rsidP="00724F94">
            <w:pPr>
              <w:pStyle w:val="ListParagraph"/>
              <w:numPr>
                <w:ilvl w:val="0"/>
                <w:numId w:val="8"/>
              </w:numPr>
              <w:spacing w:before="120" w:after="120" w:line="312" w:lineRule="auto"/>
              <w:jc w:val="both"/>
            </w:pPr>
            <w:r>
              <w:t xml:space="preserve">Các lựa chọn: Đã xử lý, Lưu, Từ chối phê duyệt </w:t>
            </w:r>
            <w:r w:rsidRPr="00B23242">
              <w:rPr>
                <w:i/>
              </w:rPr>
              <w:t xml:space="preserve">(đối với màn hình </w:t>
            </w:r>
            <w:r>
              <w:rPr>
                <w:i/>
              </w:rPr>
              <w:t>TTV</w:t>
            </w:r>
            <w:r w:rsidRPr="00B23242">
              <w:rPr>
                <w:i/>
              </w:rPr>
              <w:t>)</w:t>
            </w:r>
          </w:p>
          <w:p w14:paraId="358434B0" w14:textId="77777777" w:rsidR="00144601" w:rsidRDefault="00144601" w:rsidP="00724F94">
            <w:pPr>
              <w:pStyle w:val="ListParagraph"/>
              <w:numPr>
                <w:ilvl w:val="0"/>
                <w:numId w:val="8"/>
              </w:numPr>
              <w:spacing w:before="120" w:after="120" w:line="312" w:lineRule="auto"/>
              <w:jc w:val="both"/>
            </w:pPr>
            <w:r>
              <w:t xml:space="preserve">Các lựa chọn: Chờ phê duyệt </w:t>
            </w:r>
          </w:p>
          <w:p w14:paraId="2BE61862" w14:textId="77777777" w:rsidR="00144601" w:rsidRDefault="00144601" w:rsidP="00F119FA">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144601" w14:paraId="74511C98" w14:textId="77777777" w:rsidTr="00F119FA">
        <w:tc>
          <w:tcPr>
            <w:tcW w:w="3510" w:type="dxa"/>
          </w:tcPr>
          <w:p w14:paraId="482910FE" w14:textId="77777777" w:rsidR="00144601" w:rsidRDefault="00144601" w:rsidP="00F119FA">
            <w:pPr>
              <w:spacing w:before="120" w:after="120" w:line="312" w:lineRule="auto"/>
              <w:ind w:firstLine="0"/>
              <w:jc w:val="both"/>
            </w:pPr>
            <w:r>
              <w:t>Số nhờ thu</w:t>
            </w:r>
          </w:p>
        </w:tc>
        <w:tc>
          <w:tcPr>
            <w:tcW w:w="6237" w:type="dxa"/>
          </w:tcPr>
          <w:p w14:paraId="6A7DB9E3" w14:textId="77777777" w:rsidR="00144601" w:rsidRDefault="00144601" w:rsidP="00F119FA">
            <w:pPr>
              <w:spacing w:before="120" w:after="120" w:line="312" w:lineRule="auto"/>
              <w:ind w:firstLine="0"/>
              <w:jc w:val="both"/>
            </w:pPr>
          </w:p>
        </w:tc>
      </w:tr>
      <w:tr w:rsidR="00144601" w14:paraId="1D1E2503" w14:textId="77777777" w:rsidTr="00F119FA">
        <w:tc>
          <w:tcPr>
            <w:tcW w:w="3510" w:type="dxa"/>
          </w:tcPr>
          <w:p w14:paraId="66C2D8F8" w14:textId="77777777" w:rsidR="00144601" w:rsidRDefault="00144601" w:rsidP="00F119FA">
            <w:pPr>
              <w:spacing w:before="120" w:after="120" w:line="312" w:lineRule="auto"/>
              <w:ind w:firstLine="0"/>
              <w:jc w:val="both"/>
            </w:pPr>
            <w:r>
              <w:t>Số tham chiếu EE</w:t>
            </w:r>
          </w:p>
        </w:tc>
        <w:tc>
          <w:tcPr>
            <w:tcW w:w="6237" w:type="dxa"/>
          </w:tcPr>
          <w:p w14:paraId="5C0A95B5" w14:textId="77777777" w:rsidR="00144601" w:rsidRDefault="00144601" w:rsidP="00F119FA">
            <w:pPr>
              <w:spacing w:before="120" w:after="120" w:line="312" w:lineRule="auto"/>
              <w:ind w:firstLine="0"/>
              <w:jc w:val="both"/>
            </w:pPr>
          </w:p>
        </w:tc>
      </w:tr>
      <w:tr w:rsidR="00144601" w14:paraId="42420CC1" w14:textId="77777777" w:rsidTr="00F119FA">
        <w:tc>
          <w:tcPr>
            <w:tcW w:w="3510" w:type="dxa"/>
          </w:tcPr>
          <w:p w14:paraId="287E98EB" w14:textId="77777777" w:rsidR="00144601" w:rsidRDefault="00144601" w:rsidP="00F119FA">
            <w:pPr>
              <w:spacing w:before="120" w:after="120" w:line="312" w:lineRule="auto"/>
              <w:ind w:firstLine="0"/>
              <w:jc w:val="both"/>
            </w:pPr>
            <w:r>
              <w:t>CIF khách hàng</w:t>
            </w:r>
          </w:p>
        </w:tc>
        <w:tc>
          <w:tcPr>
            <w:tcW w:w="6237" w:type="dxa"/>
          </w:tcPr>
          <w:p w14:paraId="1BBD2506" w14:textId="77777777" w:rsidR="00144601" w:rsidRDefault="00144601" w:rsidP="00F119FA">
            <w:pPr>
              <w:spacing w:before="120" w:after="120" w:line="312" w:lineRule="auto"/>
              <w:ind w:firstLine="0"/>
              <w:jc w:val="both"/>
            </w:pPr>
          </w:p>
        </w:tc>
      </w:tr>
      <w:tr w:rsidR="00144601" w14:paraId="3E9B76A2" w14:textId="77777777" w:rsidTr="00F119FA">
        <w:tc>
          <w:tcPr>
            <w:tcW w:w="3510" w:type="dxa"/>
          </w:tcPr>
          <w:p w14:paraId="7AF01D14" w14:textId="77777777" w:rsidR="00144601" w:rsidRDefault="00144601" w:rsidP="00F119FA">
            <w:pPr>
              <w:spacing w:before="120" w:after="120" w:line="312" w:lineRule="auto"/>
              <w:ind w:firstLine="0"/>
              <w:jc w:val="both"/>
            </w:pPr>
            <w:r>
              <w:lastRenderedPageBreak/>
              <w:t>Tên khách hàng</w:t>
            </w:r>
          </w:p>
        </w:tc>
        <w:tc>
          <w:tcPr>
            <w:tcW w:w="6237" w:type="dxa"/>
          </w:tcPr>
          <w:p w14:paraId="689887B7" w14:textId="77777777" w:rsidR="00144601" w:rsidRDefault="00144601" w:rsidP="00F119FA">
            <w:pPr>
              <w:spacing w:before="120" w:after="120" w:line="312" w:lineRule="auto"/>
              <w:ind w:firstLine="0"/>
              <w:jc w:val="both"/>
            </w:pPr>
          </w:p>
        </w:tc>
      </w:tr>
      <w:tr w:rsidR="00144601" w14:paraId="2FC7E741" w14:textId="77777777" w:rsidTr="00F119FA">
        <w:tc>
          <w:tcPr>
            <w:tcW w:w="3510" w:type="dxa"/>
          </w:tcPr>
          <w:p w14:paraId="6D23080E" w14:textId="77777777" w:rsidR="00144601" w:rsidRDefault="00144601" w:rsidP="00F119FA">
            <w:pPr>
              <w:spacing w:before="120" w:after="120" w:line="312" w:lineRule="auto"/>
              <w:ind w:firstLine="0"/>
              <w:jc w:val="both"/>
            </w:pPr>
            <w:r>
              <w:t>Sự kiện</w:t>
            </w:r>
          </w:p>
        </w:tc>
        <w:tc>
          <w:tcPr>
            <w:tcW w:w="6237" w:type="dxa"/>
          </w:tcPr>
          <w:p w14:paraId="73F8EDCE"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22FF865A" w14:textId="77777777" w:rsidR="00144601" w:rsidRDefault="00144601" w:rsidP="00144601">
      <w:pPr>
        <w:spacing w:before="120" w:after="120" w:line="312" w:lineRule="auto"/>
        <w:jc w:val="both"/>
      </w:pPr>
      <w:r>
        <w:t>Màn hình kết quả tìm kiếm: sắp xếp theo thứ tự Số nhờ thu</w:t>
      </w:r>
    </w:p>
    <w:tbl>
      <w:tblPr>
        <w:tblStyle w:val="TableGrid"/>
        <w:tblW w:w="12333"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tblGrid>
      <w:tr w:rsidR="00144601" w:rsidRPr="00615117" w14:paraId="5C010077" w14:textId="77777777" w:rsidTr="00F119FA">
        <w:trPr>
          <w:trHeight w:val="300"/>
        </w:trPr>
        <w:tc>
          <w:tcPr>
            <w:tcW w:w="780" w:type="dxa"/>
            <w:noWrap/>
            <w:hideMark/>
          </w:tcPr>
          <w:p w14:paraId="3FD1E716"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729B2044" w14:textId="77777777" w:rsidR="00144601" w:rsidRPr="00615117" w:rsidRDefault="00144601" w:rsidP="00F119FA">
            <w:pPr>
              <w:spacing w:line="240" w:lineRule="auto"/>
              <w:ind w:firstLine="0"/>
              <w:rPr>
                <w:rFonts w:cs="Times New Roman"/>
              </w:rPr>
            </w:pPr>
            <w:r>
              <w:rPr>
                <w:rFonts w:cs="Times New Roman"/>
              </w:rPr>
              <w:t>Sô nhờ thu</w:t>
            </w:r>
          </w:p>
        </w:tc>
        <w:tc>
          <w:tcPr>
            <w:tcW w:w="1634" w:type="dxa"/>
          </w:tcPr>
          <w:p w14:paraId="4431B269"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41963A97"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3B528188"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67400D9A"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1F56CCED"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60005CDD"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08F7700B"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1791FCBD"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56998E9D"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505E1FFB" w14:textId="77777777" w:rsidTr="00F119FA">
        <w:trPr>
          <w:trHeight w:val="300"/>
        </w:trPr>
        <w:tc>
          <w:tcPr>
            <w:tcW w:w="780" w:type="dxa"/>
            <w:noWrap/>
            <w:hideMark/>
          </w:tcPr>
          <w:p w14:paraId="2D7BB07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7D2EB4C0"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03D927E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3CDDAACE"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1EEE7668"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3D4137E4"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0A0A03F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tcPr>
          <w:p w14:paraId="3D45ED6C" w14:textId="77777777" w:rsidR="00144601" w:rsidRPr="00615117" w:rsidRDefault="00144601" w:rsidP="00F119FA">
            <w:pPr>
              <w:spacing w:line="240" w:lineRule="auto"/>
              <w:ind w:firstLine="0"/>
              <w:jc w:val="center"/>
              <w:rPr>
                <w:rFonts w:eastAsia="Times New Roman" w:cs="Times New Roman"/>
                <w:color w:val="000000"/>
                <w:sz w:val="22"/>
              </w:rPr>
            </w:pPr>
          </w:p>
        </w:tc>
        <w:tc>
          <w:tcPr>
            <w:tcW w:w="680" w:type="dxa"/>
          </w:tcPr>
          <w:p w14:paraId="3EB21CE7"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520BAD7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250BCA57"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27CA21D3" w14:textId="77777777" w:rsidTr="00F119FA">
        <w:trPr>
          <w:trHeight w:val="300"/>
        </w:trPr>
        <w:tc>
          <w:tcPr>
            <w:tcW w:w="780" w:type="dxa"/>
            <w:noWrap/>
          </w:tcPr>
          <w:p w14:paraId="45FDB8C0"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31A56C0D"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0992EA2200002</w:t>
            </w:r>
          </w:p>
        </w:tc>
        <w:tc>
          <w:tcPr>
            <w:tcW w:w="1634" w:type="dxa"/>
          </w:tcPr>
          <w:p w14:paraId="322F0172"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50573A45"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3D634A53"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25272327"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697C5034"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611DCE34" w14:textId="77777777" w:rsidR="00144601" w:rsidRDefault="00144601" w:rsidP="00F119FA">
            <w:pPr>
              <w:spacing w:line="240" w:lineRule="auto"/>
              <w:ind w:firstLine="0"/>
              <w:jc w:val="center"/>
              <w:rPr>
                <w:rFonts w:eastAsia="Times New Roman" w:cs="Times New Roman"/>
                <w:color w:val="000000"/>
                <w:sz w:val="22"/>
              </w:rPr>
            </w:pPr>
          </w:p>
        </w:tc>
        <w:tc>
          <w:tcPr>
            <w:tcW w:w="680" w:type="dxa"/>
          </w:tcPr>
          <w:p w14:paraId="4F7C8FA2"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7" w:type="dxa"/>
          </w:tcPr>
          <w:p w14:paraId="789F2585"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0C6F6032"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10807652" w14:textId="77777777" w:rsidR="00144601" w:rsidRDefault="00144601" w:rsidP="00144601">
      <w:pPr>
        <w:pStyle w:val="Heading6"/>
        <w:numPr>
          <w:ilvl w:val="0"/>
          <w:numId w:val="0"/>
        </w:numPr>
        <w:ind w:left="1701" w:hanging="1304"/>
      </w:pPr>
      <w:r>
        <w:t>Màn hình giao dịch</w:t>
      </w:r>
    </w:p>
    <w:p w14:paraId="2B47D306" w14:textId="77777777" w:rsidR="00144601" w:rsidRDefault="00144601" w:rsidP="00144601">
      <w:pPr>
        <w:spacing w:before="120" w:after="120" w:line="312" w:lineRule="auto"/>
        <w:jc w:val="both"/>
      </w:pPr>
      <w:r>
        <w:t>TTV tiếp tục nhập bổ sung các trường thông tin liên quan đến giao dịch sau khi đã nhận được kết quả xử lý từ TT TTTM.</w:t>
      </w:r>
    </w:p>
    <w:p w14:paraId="7D775F99" w14:textId="77777777" w:rsidR="00144601" w:rsidRDefault="00144601" w:rsidP="0014460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144601" w:rsidRPr="00B23242" w14:paraId="52758D24" w14:textId="77777777" w:rsidTr="00F119FA">
        <w:tc>
          <w:tcPr>
            <w:tcW w:w="2943" w:type="dxa"/>
          </w:tcPr>
          <w:p w14:paraId="679B694A" w14:textId="77777777" w:rsidR="00144601" w:rsidRPr="00B23242" w:rsidRDefault="00144601" w:rsidP="00F119FA">
            <w:pPr>
              <w:spacing w:before="120" w:after="120" w:line="312" w:lineRule="auto"/>
              <w:ind w:firstLine="0"/>
              <w:jc w:val="both"/>
              <w:rPr>
                <w:b/>
              </w:rPr>
            </w:pPr>
            <w:r>
              <w:rPr>
                <w:b/>
              </w:rPr>
              <w:t>Nút</w:t>
            </w:r>
          </w:p>
        </w:tc>
        <w:tc>
          <w:tcPr>
            <w:tcW w:w="3402" w:type="dxa"/>
          </w:tcPr>
          <w:p w14:paraId="50232DB3" w14:textId="77777777" w:rsidR="00144601" w:rsidRPr="00B23242" w:rsidRDefault="00144601" w:rsidP="00F119FA">
            <w:pPr>
              <w:spacing w:before="120" w:after="120" w:line="312" w:lineRule="auto"/>
              <w:ind w:firstLine="0"/>
              <w:jc w:val="both"/>
              <w:rPr>
                <w:b/>
              </w:rPr>
            </w:pPr>
            <w:r>
              <w:rPr>
                <w:b/>
              </w:rPr>
              <w:t>Màn hình TTV</w:t>
            </w:r>
          </w:p>
        </w:tc>
        <w:tc>
          <w:tcPr>
            <w:tcW w:w="3402" w:type="dxa"/>
          </w:tcPr>
          <w:p w14:paraId="709D027E" w14:textId="77777777" w:rsidR="00144601" w:rsidRPr="00B23242" w:rsidRDefault="00144601" w:rsidP="00F119FA">
            <w:pPr>
              <w:spacing w:before="120" w:after="120" w:line="312" w:lineRule="auto"/>
              <w:ind w:firstLine="0"/>
              <w:jc w:val="both"/>
              <w:rPr>
                <w:b/>
              </w:rPr>
            </w:pPr>
            <w:r>
              <w:rPr>
                <w:b/>
              </w:rPr>
              <w:t>Màn hình KSV</w:t>
            </w:r>
          </w:p>
        </w:tc>
      </w:tr>
      <w:tr w:rsidR="00144601" w14:paraId="13400FF2" w14:textId="77777777" w:rsidTr="00F119FA">
        <w:tc>
          <w:tcPr>
            <w:tcW w:w="2943" w:type="dxa"/>
          </w:tcPr>
          <w:p w14:paraId="02B4712D" w14:textId="77777777" w:rsidR="00144601" w:rsidRDefault="00144601" w:rsidP="00F119FA">
            <w:pPr>
              <w:spacing w:before="120" w:after="120" w:line="312" w:lineRule="auto"/>
              <w:ind w:firstLine="0"/>
              <w:jc w:val="both"/>
            </w:pPr>
            <w:r>
              <w:t>Nhập mới</w:t>
            </w:r>
          </w:p>
        </w:tc>
        <w:tc>
          <w:tcPr>
            <w:tcW w:w="3402" w:type="dxa"/>
          </w:tcPr>
          <w:p w14:paraId="5F668FAE" w14:textId="77777777" w:rsidR="00144601" w:rsidRPr="000277D6" w:rsidRDefault="00144601" w:rsidP="00F119FA">
            <w:pPr>
              <w:spacing w:before="120" w:after="120" w:line="312" w:lineRule="auto"/>
              <w:ind w:firstLine="0"/>
              <w:jc w:val="both"/>
              <w:rPr>
                <w:color w:val="FF0000"/>
              </w:rPr>
            </w:pPr>
            <w:r w:rsidRPr="000277D6">
              <w:rPr>
                <w:color w:val="FF0000"/>
              </w:rPr>
              <w:t>Không cần thiết</w:t>
            </w:r>
          </w:p>
        </w:tc>
        <w:tc>
          <w:tcPr>
            <w:tcW w:w="3402" w:type="dxa"/>
          </w:tcPr>
          <w:p w14:paraId="7CA2F93A" w14:textId="77777777" w:rsidR="00144601" w:rsidRPr="000277D6" w:rsidRDefault="00144601" w:rsidP="00F119FA">
            <w:pPr>
              <w:spacing w:before="120" w:after="120" w:line="312" w:lineRule="auto"/>
              <w:ind w:firstLine="0"/>
              <w:jc w:val="both"/>
              <w:rPr>
                <w:color w:val="FF0000"/>
              </w:rPr>
            </w:pPr>
            <w:r w:rsidRPr="000277D6">
              <w:rPr>
                <w:color w:val="FF0000"/>
              </w:rPr>
              <w:t>Không cần thiết</w:t>
            </w:r>
          </w:p>
        </w:tc>
      </w:tr>
      <w:tr w:rsidR="00144601" w14:paraId="6EEB5416" w14:textId="77777777" w:rsidTr="00F119FA">
        <w:tc>
          <w:tcPr>
            <w:tcW w:w="2943" w:type="dxa"/>
          </w:tcPr>
          <w:p w14:paraId="1BB083B8" w14:textId="77777777" w:rsidR="00144601" w:rsidRDefault="00144601" w:rsidP="00F119FA">
            <w:pPr>
              <w:spacing w:before="120" w:after="120" w:line="312" w:lineRule="auto"/>
              <w:ind w:firstLine="0"/>
              <w:jc w:val="both"/>
            </w:pPr>
            <w:r>
              <w:t>Chỉnh sửa</w:t>
            </w:r>
          </w:p>
        </w:tc>
        <w:tc>
          <w:tcPr>
            <w:tcW w:w="3402" w:type="dxa"/>
          </w:tcPr>
          <w:p w14:paraId="5DB9E449" w14:textId="77777777" w:rsidR="00144601" w:rsidRDefault="00144601" w:rsidP="00F119FA">
            <w:pPr>
              <w:spacing w:before="120" w:after="120" w:line="312" w:lineRule="auto"/>
              <w:ind w:firstLine="0"/>
              <w:jc w:val="both"/>
            </w:pPr>
            <w:r>
              <w:t>Cho phép lựa chọn để mở các trường cho phép nhập liệu trên màn hình</w:t>
            </w:r>
          </w:p>
        </w:tc>
        <w:tc>
          <w:tcPr>
            <w:tcW w:w="3402" w:type="dxa"/>
          </w:tcPr>
          <w:p w14:paraId="3F77B86F" w14:textId="77777777" w:rsidR="00144601" w:rsidRDefault="00144601" w:rsidP="00F119FA">
            <w:pPr>
              <w:spacing w:before="120" w:after="120" w:line="312" w:lineRule="auto"/>
              <w:ind w:firstLine="0"/>
              <w:jc w:val="both"/>
            </w:pPr>
            <w:r>
              <w:t>Không cho phép lựa chọn</w:t>
            </w:r>
          </w:p>
        </w:tc>
      </w:tr>
      <w:tr w:rsidR="00144601" w14:paraId="4F367D82" w14:textId="77777777" w:rsidTr="00F119FA">
        <w:tc>
          <w:tcPr>
            <w:tcW w:w="2943" w:type="dxa"/>
          </w:tcPr>
          <w:p w14:paraId="5505C10F" w14:textId="77777777" w:rsidR="00144601" w:rsidRDefault="00144601" w:rsidP="00F119FA">
            <w:pPr>
              <w:spacing w:before="120" w:after="120" w:line="312" w:lineRule="auto"/>
              <w:ind w:firstLine="0"/>
              <w:jc w:val="both"/>
            </w:pPr>
            <w:r>
              <w:t>Lưu</w:t>
            </w:r>
          </w:p>
        </w:tc>
        <w:tc>
          <w:tcPr>
            <w:tcW w:w="3402" w:type="dxa"/>
          </w:tcPr>
          <w:p w14:paraId="58CC3A09" w14:textId="77777777" w:rsidR="00144601" w:rsidRDefault="00144601" w:rsidP="00F119FA">
            <w:pPr>
              <w:spacing w:before="120" w:after="120" w:line="312" w:lineRule="auto"/>
              <w:ind w:firstLine="0"/>
              <w:jc w:val="both"/>
            </w:pPr>
            <w:r>
              <w:t>Cho phép lựa chọn để mở các trường cho phép nhập liệu trên màn hình</w:t>
            </w:r>
          </w:p>
        </w:tc>
        <w:tc>
          <w:tcPr>
            <w:tcW w:w="3402" w:type="dxa"/>
          </w:tcPr>
          <w:p w14:paraId="2DDB4017" w14:textId="77777777" w:rsidR="00144601" w:rsidRDefault="00144601" w:rsidP="00F119FA">
            <w:pPr>
              <w:spacing w:before="120" w:after="120" w:line="312" w:lineRule="auto"/>
              <w:ind w:firstLine="0"/>
              <w:jc w:val="both"/>
            </w:pPr>
            <w:r>
              <w:t>Không cho phép lựa chọn</w:t>
            </w:r>
          </w:p>
        </w:tc>
      </w:tr>
      <w:tr w:rsidR="00144601" w14:paraId="7A62DD23" w14:textId="77777777" w:rsidTr="00F119FA">
        <w:tc>
          <w:tcPr>
            <w:tcW w:w="2943" w:type="dxa"/>
          </w:tcPr>
          <w:p w14:paraId="7879C52E" w14:textId="77777777" w:rsidR="00144601" w:rsidRDefault="00144601" w:rsidP="00F119FA">
            <w:pPr>
              <w:spacing w:before="120" w:after="120" w:line="312" w:lineRule="auto"/>
              <w:ind w:firstLine="0"/>
              <w:jc w:val="both"/>
            </w:pPr>
            <w:r>
              <w:t>Xóa</w:t>
            </w:r>
          </w:p>
        </w:tc>
        <w:tc>
          <w:tcPr>
            <w:tcW w:w="3402" w:type="dxa"/>
          </w:tcPr>
          <w:p w14:paraId="728E778F" w14:textId="77777777" w:rsidR="00144601" w:rsidRPr="000277D6" w:rsidRDefault="00144601" w:rsidP="00F119FA">
            <w:pPr>
              <w:spacing w:before="120" w:after="120" w:line="312" w:lineRule="auto"/>
              <w:ind w:firstLine="0"/>
              <w:jc w:val="both"/>
              <w:rPr>
                <w:highlight w:val="lightGray"/>
              </w:rPr>
            </w:pPr>
            <w:r>
              <w:t>Cho phép lựa chọn để xóa giao dịch dở dang</w:t>
            </w:r>
          </w:p>
        </w:tc>
        <w:tc>
          <w:tcPr>
            <w:tcW w:w="3402" w:type="dxa"/>
          </w:tcPr>
          <w:p w14:paraId="5E8DA0E8" w14:textId="77777777" w:rsidR="00144601" w:rsidRPr="000277D6" w:rsidRDefault="00144601" w:rsidP="00F119FA">
            <w:pPr>
              <w:spacing w:before="120" w:after="120" w:line="312" w:lineRule="auto"/>
              <w:ind w:firstLine="0"/>
              <w:jc w:val="both"/>
              <w:rPr>
                <w:highlight w:val="lightGray"/>
              </w:rPr>
            </w:pPr>
            <w:r>
              <w:t>Không cho phép lựa chọn</w:t>
            </w:r>
          </w:p>
        </w:tc>
      </w:tr>
      <w:tr w:rsidR="00144601" w14:paraId="38EC49C5" w14:textId="77777777" w:rsidTr="00F119FA">
        <w:tc>
          <w:tcPr>
            <w:tcW w:w="2943" w:type="dxa"/>
          </w:tcPr>
          <w:p w14:paraId="3DCA8765" w14:textId="77777777" w:rsidR="00144601" w:rsidRDefault="00144601" w:rsidP="00F119FA">
            <w:pPr>
              <w:spacing w:before="120" w:after="120" w:line="312" w:lineRule="auto"/>
              <w:ind w:firstLine="0"/>
              <w:jc w:val="both"/>
            </w:pPr>
            <w:r>
              <w:t>Hủy</w:t>
            </w:r>
          </w:p>
        </w:tc>
        <w:tc>
          <w:tcPr>
            <w:tcW w:w="3402" w:type="dxa"/>
          </w:tcPr>
          <w:p w14:paraId="1DB8F4F3" w14:textId="77777777" w:rsidR="00144601" w:rsidRPr="000277D6" w:rsidRDefault="00144601" w:rsidP="00F119FA">
            <w:pPr>
              <w:spacing w:before="120" w:after="120" w:line="312" w:lineRule="auto"/>
              <w:ind w:firstLine="0"/>
              <w:jc w:val="both"/>
              <w:rPr>
                <w:color w:val="808080" w:themeColor="background1" w:themeShade="80"/>
              </w:rPr>
            </w:pPr>
            <w:r>
              <w:t xml:space="preserve">Cho phép lựa chọn để thoát </w:t>
            </w:r>
            <w:r>
              <w:lastRenderedPageBreak/>
              <w:t>khỏi màn hình giao dịch</w:t>
            </w:r>
          </w:p>
        </w:tc>
        <w:tc>
          <w:tcPr>
            <w:tcW w:w="3402" w:type="dxa"/>
          </w:tcPr>
          <w:p w14:paraId="5B99DE26" w14:textId="77777777" w:rsidR="00144601" w:rsidRPr="000277D6" w:rsidRDefault="00144601" w:rsidP="00F119FA">
            <w:pPr>
              <w:spacing w:before="120" w:after="120" w:line="312" w:lineRule="auto"/>
              <w:ind w:firstLine="0"/>
              <w:jc w:val="both"/>
              <w:rPr>
                <w:color w:val="808080" w:themeColor="background1" w:themeShade="80"/>
              </w:rPr>
            </w:pPr>
            <w:r>
              <w:lastRenderedPageBreak/>
              <w:t>Không cho phép lựa chọn</w:t>
            </w:r>
          </w:p>
        </w:tc>
      </w:tr>
      <w:tr w:rsidR="00144601" w14:paraId="38413EA2" w14:textId="77777777" w:rsidTr="00F119FA">
        <w:tc>
          <w:tcPr>
            <w:tcW w:w="2943" w:type="dxa"/>
          </w:tcPr>
          <w:p w14:paraId="5BD6EEF8" w14:textId="77777777" w:rsidR="00144601" w:rsidRDefault="00144601" w:rsidP="00F119FA">
            <w:pPr>
              <w:spacing w:before="120" w:after="120" w:line="312" w:lineRule="auto"/>
              <w:ind w:firstLine="0"/>
              <w:jc w:val="both"/>
            </w:pPr>
            <w:r>
              <w:lastRenderedPageBreak/>
              <w:t>Chuyển phê duyệt</w:t>
            </w:r>
          </w:p>
          <w:p w14:paraId="5F9A8937" w14:textId="77777777" w:rsidR="00144601" w:rsidRDefault="00144601" w:rsidP="00F119FA">
            <w:pPr>
              <w:spacing w:before="120" w:after="120" w:line="312" w:lineRule="auto"/>
              <w:ind w:firstLine="0"/>
            </w:pPr>
            <w:r>
              <w:t>(tên cũ Chuyển kiểm soát)</w:t>
            </w:r>
          </w:p>
        </w:tc>
        <w:tc>
          <w:tcPr>
            <w:tcW w:w="3402" w:type="dxa"/>
          </w:tcPr>
          <w:p w14:paraId="468EFD1D" w14:textId="77777777" w:rsidR="00144601" w:rsidRDefault="00144601" w:rsidP="00F119FA">
            <w:pPr>
              <w:spacing w:before="120" w:after="120" w:line="312" w:lineRule="auto"/>
              <w:ind w:firstLine="0"/>
              <w:jc w:val="both"/>
            </w:pPr>
            <w:r>
              <w:t>Cho phép lựa chọn để chuyển KSV phê duyệt</w:t>
            </w:r>
          </w:p>
        </w:tc>
        <w:tc>
          <w:tcPr>
            <w:tcW w:w="3402" w:type="dxa"/>
          </w:tcPr>
          <w:p w14:paraId="76911E38" w14:textId="77777777" w:rsidR="00144601" w:rsidRDefault="00144601" w:rsidP="00F119FA">
            <w:pPr>
              <w:spacing w:before="120" w:after="120" w:line="312" w:lineRule="auto"/>
              <w:ind w:firstLine="0"/>
              <w:jc w:val="both"/>
            </w:pPr>
            <w:r>
              <w:t>Không cho phép lựa chọn</w:t>
            </w:r>
          </w:p>
        </w:tc>
      </w:tr>
      <w:tr w:rsidR="00144601" w14:paraId="24313A7E" w14:textId="77777777" w:rsidTr="00F119FA">
        <w:tc>
          <w:tcPr>
            <w:tcW w:w="2943" w:type="dxa"/>
          </w:tcPr>
          <w:p w14:paraId="3A0CA318" w14:textId="77777777" w:rsidR="00144601" w:rsidRDefault="00144601" w:rsidP="00F119FA">
            <w:pPr>
              <w:spacing w:before="120" w:after="120" w:line="312" w:lineRule="auto"/>
              <w:ind w:firstLine="0"/>
              <w:jc w:val="both"/>
            </w:pPr>
            <w:r>
              <w:t>Phê duyệt</w:t>
            </w:r>
          </w:p>
          <w:p w14:paraId="11D9AC2F" w14:textId="77777777" w:rsidR="00144601" w:rsidRDefault="00144601" w:rsidP="00F119FA">
            <w:pPr>
              <w:spacing w:before="120" w:after="120" w:line="312" w:lineRule="auto"/>
              <w:ind w:firstLine="0"/>
              <w:jc w:val="both"/>
            </w:pPr>
            <w:r>
              <w:t>(tên cũ Chấp nhận)</w:t>
            </w:r>
          </w:p>
        </w:tc>
        <w:tc>
          <w:tcPr>
            <w:tcW w:w="3402" w:type="dxa"/>
          </w:tcPr>
          <w:p w14:paraId="66AF4018" w14:textId="77777777" w:rsidR="00144601" w:rsidRDefault="00144601" w:rsidP="00F119FA">
            <w:pPr>
              <w:spacing w:before="120" w:after="120" w:line="312" w:lineRule="auto"/>
              <w:ind w:firstLine="0"/>
              <w:jc w:val="both"/>
            </w:pPr>
            <w:r>
              <w:t>Không cho phép lựa chọn</w:t>
            </w:r>
          </w:p>
        </w:tc>
        <w:tc>
          <w:tcPr>
            <w:tcW w:w="3402" w:type="dxa"/>
          </w:tcPr>
          <w:p w14:paraId="6C3ABB52" w14:textId="77777777" w:rsidR="00144601" w:rsidRDefault="00144601" w:rsidP="00F119FA">
            <w:pPr>
              <w:spacing w:before="120" w:after="120" w:line="312" w:lineRule="auto"/>
              <w:ind w:firstLine="0"/>
              <w:jc w:val="both"/>
            </w:pPr>
            <w:r>
              <w:t>Cho phép lựa chọn để phê duyệt giao dịch</w:t>
            </w:r>
          </w:p>
        </w:tc>
      </w:tr>
      <w:tr w:rsidR="00144601" w14:paraId="6E0A51A6" w14:textId="77777777" w:rsidTr="00F119FA">
        <w:tc>
          <w:tcPr>
            <w:tcW w:w="2943" w:type="dxa"/>
          </w:tcPr>
          <w:p w14:paraId="0F9DB770" w14:textId="77777777" w:rsidR="00144601" w:rsidRDefault="00144601" w:rsidP="00F119FA">
            <w:pPr>
              <w:spacing w:before="120" w:after="120" w:line="312" w:lineRule="auto"/>
              <w:ind w:firstLine="0"/>
              <w:jc w:val="both"/>
            </w:pPr>
            <w:r>
              <w:t>Từ chối</w:t>
            </w:r>
          </w:p>
          <w:p w14:paraId="3092F7FD" w14:textId="77777777" w:rsidR="00144601" w:rsidRDefault="00144601" w:rsidP="00F119FA">
            <w:pPr>
              <w:spacing w:before="120" w:after="120" w:line="312" w:lineRule="auto"/>
              <w:ind w:firstLine="0"/>
              <w:jc w:val="both"/>
            </w:pPr>
            <w:r>
              <w:t>(tên cũ Chuyển trả)</w:t>
            </w:r>
          </w:p>
        </w:tc>
        <w:tc>
          <w:tcPr>
            <w:tcW w:w="3402" w:type="dxa"/>
          </w:tcPr>
          <w:p w14:paraId="11407683" w14:textId="77777777" w:rsidR="00144601" w:rsidRDefault="00144601" w:rsidP="00F119FA">
            <w:pPr>
              <w:spacing w:before="120" w:after="120" w:line="312" w:lineRule="auto"/>
              <w:ind w:firstLine="0"/>
              <w:jc w:val="both"/>
            </w:pPr>
            <w:r>
              <w:t>Không cho phép lựa chọn</w:t>
            </w:r>
          </w:p>
        </w:tc>
        <w:tc>
          <w:tcPr>
            <w:tcW w:w="3402" w:type="dxa"/>
          </w:tcPr>
          <w:p w14:paraId="710F2BA5" w14:textId="77777777" w:rsidR="00144601" w:rsidRDefault="00144601" w:rsidP="00F119FA">
            <w:pPr>
              <w:spacing w:before="120" w:after="120" w:line="312" w:lineRule="auto"/>
              <w:ind w:firstLine="0"/>
              <w:jc w:val="both"/>
            </w:pPr>
            <w:r>
              <w:t>Cho phép lựa chọn để từ chối phê duyệt giao dịch</w:t>
            </w:r>
          </w:p>
        </w:tc>
      </w:tr>
      <w:tr w:rsidR="00144601" w14:paraId="2A83921A" w14:textId="77777777" w:rsidTr="00F119FA">
        <w:tc>
          <w:tcPr>
            <w:tcW w:w="2943" w:type="dxa"/>
          </w:tcPr>
          <w:p w14:paraId="1CEB3F20" w14:textId="77777777" w:rsidR="00144601" w:rsidRDefault="00144601" w:rsidP="00F119FA">
            <w:pPr>
              <w:spacing w:before="120" w:after="120" w:line="312" w:lineRule="auto"/>
              <w:ind w:firstLine="0"/>
              <w:jc w:val="both"/>
            </w:pPr>
            <w:r>
              <w:t>In GĐN hạch toán</w:t>
            </w:r>
          </w:p>
        </w:tc>
        <w:tc>
          <w:tcPr>
            <w:tcW w:w="3402" w:type="dxa"/>
          </w:tcPr>
          <w:p w14:paraId="07E15ECF" w14:textId="77777777" w:rsidR="00144601" w:rsidRDefault="00144601" w:rsidP="00F119FA">
            <w:pPr>
              <w:spacing w:before="120" w:after="120" w:line="312" w:lineRule="auto"/>
              <w:ind w:firstLine="0"/>
              <w:jc w:val="both"/>
            </w:pPr>
            <w:r>
              <w:t>Cho phép lựa chọn</w:t>
            </w:r>
          </w:p>
        </w:tc>
        <w:tc>
          <w:tcPr>
            <w:tcW w:w="3402" w:type="dxa"/>
          </w:tcPr>
          <w:p w14:paraId="6BFED6CE" w14:textId="77777777" w:rsidR="00144601" w:rsidRDefault="00144601" w:rsidP="00F119FA">
            <w:pPr>
              <w:spacing w:before="120" w:after="120" w:line="312" w:lineRule="auto"/>
              <w:ind w:firstLine="0"/>
              <w:jc w:val="both"/>
            </w:pPr>
            <w:r>
              <w:t>Cho phép lựa chọn</w:t>
            </w:r>
          </w:p>
        </w:tc>
      </w:tr>
    </w:tbl>
    <w:p w14:paraId="1488AD44" w14:textId="77777777" w:rsidR="00144601" w:rsidRDefault="00144601" w:rsidP="00144601">
      <w:pPr>
        <w:spacing w:before="120" w:after="120" w:line="312" w:lineRule="auto"/>
        <w:jc w:val="both"/>
      </w:pPr>
      <w:r>
        <w:t>Màn hình chức năng Chỉnh sửa hồ sơ tương tự như Màn hình chức năng Xử lý hồ sơ mới (bao gồm Tab Thông tin nhờ thu chỉ riêng phần “đối với các sự kiện nói chung” và Tab Thông tin Phí) và chỉ hiển thị thông tin cuối cùng của giao dịch (Master)</w:t>
      </w:r>
    </w:p>
    <w:p w14:paraId="5A6BB78F" w14:textId="77777777" w:rsidR="00144601" w:rsidRDefault="00144601" w:rsidP="00144601">
      <w:pPr>
        <w:pStyle w:val="Heading6"/>
        <w:numPr>
          <w:ilvl w:val="0"/>
          <w:numId w:val="0"/>
        </w:numPr>
        <w:ind w:left="1701" w:hanging="1304"/>
      </w:pPr>
      <w:r>
        <w:t>Chứng từ</w:t>
      </w:r>
    </w:p>
    <w:p w14:paraId="716DC914" w14:textId="77777777" w:rsidR="00144601" w:rsidRDefault="00144601" w:rsidP="0014460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1BC80632" w14:textId="77777777" w:rsidR="00144601" w:rsidRDefault="00144601" w:rsidP="00144601">
      <w:pPr>
        <w:ind w:left="397" w:firstLine="0"/>
        <w:jc w:val="both"/>
      </w:pPr>
      <w:r>
        <w:rPr>
          <w:b/>
          <w:i/>
        </w:rPr>
        <w:t>Mẫu chứng từ:</w:t>
      </w:r>
    </w:p>
    <w:p w14:paraId="63A25E70" w14:textId="77777777" w:rsidR="00144601" w:rsidRPr="003D13FA" w:rsidRDefault="00144601" w:rsidP="00144601">
      <w:r>
        <w:object w:dxaOrig="1551" w:dyaOrig="1004" w14:anchorId="1D8D83B9">
          <v:shape id="_x0000_i1036" type="#_x0000_t75" style="width:77.6pt;height:50.5pt" o:ole="">
            <v:imagedata r:id="rId13" o:title=""/>
          </v:shape>
          <o:OLEObject Type="Embed" ProgID="Word.Document.8" ShapeID="_x0000_i1036" DrawAspect="Icon" ObjectID="_1709132677" r:id="rId30">
            <o:FieldCodes>\s</o:FieldCodes>
          </o:OLEObject>
        </w:object>
      </w:r>
      <w:r>
        <w:t xml:space="preserve">     </w:t>
      </w:r>
    </w:p>
    <w:p w14:paraId="670DEA51" w14:textId="77777777" w:rsidR="00144601" w:rsidRPr="009F0586" w:rsidRDefault="00144601" w:rsidP="00144601"/>
    <w:p w14:paraId="1BE31A64" w14:textId="1751547F" w:rsidR="00144601" w:rsidRPr="00D6790A" w:rsidRDefault="00C439A9" w:rsidP="00144601">
      <w:pPr>
        <w:pStyle w:val="Heading4"/>
      </w:pPr>
      <w:r>
        <w:t xml:space="preserve">Chức năng </w:t>
      </w:r>
      <w:r w:rsidR="00144601">
        <w:t>Vấn tin hồ sơ</w:t>
      </w:r>
    </w:p>
    <w:p w14:paraId="7278368E"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nhờ thu NK, cho phép xem được thông tin cuối cùng của giao dịch và xem được lịch sử sự kiện giao dịch.</w:t>
      </w:r>
    </w:p>
    <w:p w14:paraId="08D1E9B0" w14:textId="77777777" w:rsidR="00144601" w:rsidRDefault="00144601" w:rsidP="00144601">
      <w:pPr>
        <w:pStyle w:val="Heading6"/>
        <w:numPr>
          <w:ilvl w:val="0"/>
          <w:numId w:val="0"/>
        </w:numPr>
        <w:ind w:left="1701" w:hanging="1304"/>
      </w:pPr>
      <w:r w:rsidRPr="00980729">
        <w:lastRenderedPageBreak/>
        <w:t xml:space="preserve">Tìm kiếm </w:t>
      </w:r>
      <w:r>
        <w:t>hồ sơ</w:t>
      </w:r>
    </w:p>
    <w:p w14:paraId="77FEC167" w14:textId="77777777" w:rsidR="00144601" w:rsidRDefault="00144601" w:rsidP="00144601">
      <w:pPr>
        <w:spacing w:before="120" w:after="120" w:line="312" w:lineRule="auto"/>
        <w:ind w:firstLine="397"/>
        <w:jc w:val="both"/>
      </w:pPr>
      <w:r>
        <w:rPr>
          <w:noProof/>
        </w:rPr>
        <w:drawing>
          <wp:inline distT="0" distB="0" distL="0" distR="0" wp14:anchorId="32E88572" wp14:editId="1D5431A5">
            <wp:extent cx="5847907" cy="13385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034E7CAA" w14:textId="77777777" w:rsidR="00144601" w:rsidRDefault="00144601" w:rsidP="00144601">
      <w:pPr>
        <w:spacing w:before="120" w:after="120" w:line="312" w:lineRule="auto"/>
        <w:jc w:val="both"/>
      </w:pPr>
      <w:r>
        <w:t>Điều kiện lọc: Tất cả các giao dịch ở tất cả trạng thái</w:t>
      </w:r>
    </w:p>
    <w:p w14:paraId="75113D20" w14:textId="77777777" w:rsidR="00144601" w:rsidRDefault="00144601" w:rsidP="00144601">
      <w:pPr>
        <w:spacing w:before="120" w:after="120" w:line="312" w:lineRule="auto"/>
        <w:jc w:val="both"/>
      </w:pPr>
      <w:r>
        <w:t>Hệ thống cho phép người dùng tìm kiếm theo một hoặc các tiêu chí: Số nho thu, Số tham chiếu EE, CIF khách hàng, Tên khách hàng…</w:t>
      </w:r>
    </w:p>
    <w:p w14:paraId="3162FDBF"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0C4E5233" w14:textId="77777777" w:rsidTr="00F119FA">
        <w:tc>
          <w:tcPr>
            <w:tcW w:w="3510" w:type="dxa"/>
          </w:tcPr>
          <w:p w14:paraId="3DAD6260" w14:textId="77777777" w:rsidR="00144601" w:rsidRPr="00B23242" w:rsidRDefault="00144601" w:rsidP="00F119FA">
            <w:pPr>
              <w:spacing w:before="120" w:after="120" w:line="312" w:lineRule="auto"/>
              <w:ind w:firstLine="0"/>
              <w:jc w:val="both"/>
              <w:rPr>
                <w:b/>
              </w:rPr>
            </w:pPr>
            <w:r w:rsidRPr="00B23242">
              <w:rPr>
                <w:b/>
              </w:rPr>
              <w:t>Tiêu chí</w:t>
            </w:r>
          </w:p>
        </w:tc>
        <w:tc>
          <w:tcPr>
            <w:tcW w:w="6237" w:type="dxa"/>
          </w:tcPr>
          <w:p w14:paraId="3FA3DC7C"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593B0283" w14:textId="77777777" w:rsidTr="00F119FA">
        <w:tc>
          <w:tcPr>
            <w:tcW w:w="3510" w:type="dxa"/>
          </w:tcPr>
          <w:p w14:paraId="33B41724" w14:textId="77777777" w:rsidR="00144601" w:rsidRDefault="00144601" w:rsidP="00F119FA">
            <w:pPr>
              <w:spacing w:before="120" w:after="120" w:line="312" w:lineRule="auto"/>
              <w:ind w:firstLine="0"/>
              <w:jc w:val="both"/>
            </w:pPr>
            <w:r>
              <w:t>Trạng thái</w:t>
            </w:r>
          </w:p>
        </w:tc>
        <w:tc>
          <w:tcPr>
            <w:tcW w:w="6237" w:type="dxa"/>
          </w:tcPr>
          <w:p w14:paraId="1EE884CA" w14:textId="77777777" w:rsidR="00144601" w:rsidRDefault="00144601" w:rsidP="00724F94">
            <w:pPr>
              <w:pStyle w:val="ListParagraph"/>
              <w:numPr>
                <w:ilvl w:val="0"/>
                <w:numId w:val="8"/>
              </w:numPr>
              <w:spacing w:before="120" w:after="120" w:line="312" w:lineRule="auto"/>
              <w:jc w:val="both"/>
            </w:pPr>
            <w:r>
              <w:t xml:space="preserve">Các lựa chọn: Chưa xử lý, Đã xử lý, Lưu, Từ chối phê duyệt, Chờ phê duyệt </w:t>
            </w:r>
          </w:p>
        </w:tc>
      </w:tr>
      <w:tr w:rsidR="00144601" w14:paraId="5FDA467F" w14:textId="77777777" w:rsidTr="00F119FA">
        <w:tc>
          <w:tcPr>
            <w:tcW w:w="3510" w:type="dxa"/>
          </w:tcPr>
          <w:p w14:paraId="47DC4038" w14:textId="77777777" w:rsidR="00144601" w:rsidRDefault="00144601" w:rsidP="00F119FA">
            <w:pPr>
              <w:spacing w:before="120" w:after="120" w:line="312" w:lineRule="auto"/>
              <w:ind w:firstLine="0"/>
              <w:jc w:val="both"/>
            </w:pPr>
            <w:r>
              <w:t>Số nhờ thu</w:t>
            </w:r>
          </w:p>
        </w:tc>
        <w:tc>
          <w:tcPr>
            <w:tcW w:w="6237" w:type="dxa"/>
          </w:tcPr>
          <w:p w14:paraId="67987C02" w14:textId="77777777" w:rsidR="00144601" w:rsidRDefault="00144601" w:rsidP="00F119FA">
            <w:pPr>
              <w:spacing w:before="120" w:after="120" w:line="312" w:lineRule="auto"/>
              <w:ind w:firstLine="0"/>
              <w:jc w:val="both"/>
            </w:pPr>
          </w:p>
        </w:tc>
      </w:tr>
      <w:tr w:rsidR="00144601" w14:paraId="13BFD65F" w14:textId="77777777" w:rsidTr="00F119FA">
        <w:tc>
          <w:tcPr>
            <w:tcW w:w="3510" w:type="dxa"/>
          </w:tcPr>
          <w:p w14:paraId="53CF53F2" w14:textId="77777777" w:rsidR="00144601" w:rsidRDefault="00144601" w:rsidP="00F119FA">
            <w:pPr>
              <w:spacing w:before="120" w:after="120" w:line="312" w:lineRule="auto"/>
              <w:ind w:firstLine="0"/>
              <w:jc w:val="both"/>
            </w:pPr>
            <w:r>
              <w:t>Số tham chiếu EE</w:t>
            </w:r>
          </w:p>
        </w:tc>
        <w:tc>
          <w:tcPr>
            <w:tcW w:w="6237" w:type="dxa"/>
          </w:tcPr>
          <w:p w14:paraId="53D454A3" w14:textId="77777777" w:rsidR="00144601" w:rsidRDefault="00144601" w:rsidP="00F119FA">
            <w:pPr>
              <w:spacing w:before="120" w:after="120" w:line="312" w:lineRule="auto"/>
              <w:ind w:firstLine="0"/>
              <w:jc w:val="both"/>
            </w:pPr>
          </w:p>
        </w:tc>
      </w:tr>
      <w:tr w:rsidR="00144601" w14:paraId="061C717F" w14:textId="77777777" w:rsidTr="00F119FA">
        <w:tc>
          <w:tcPr>
            <w:tcW w:w="3510" w:type="dxa"/>
          </w:tcPr>
          <w:p w14:paraId="418FB63B" w14:textId="77777777" w:rsidR="00144601" w:rsidRDefault="00144601" w:rsidP="00F119FA">
            <w:pPr>
              <w:spacing w:before="120" w:after="120" w:line="312" w:lineRule="auto"/>
              <w:ind w:firstLine="0"/>
              <w:jc w:val="both"/>
            </w:pPr>
            <w:r>
              <w:t>CIF khách hàng</w:t>
            </w:r>
          </w:p>
        </w:tc>
        <w:tc>
          <w:tcPr>
            <w:tcW w:w="6237" w:type="dxa"/>
          </w:tcPr>
          <w:p w14:paraId="414EC65B" w14:textId="77777777" w:rsidR="00144601" w:rsidRDefault="00144601" w:rsidP="00F119FA">
            <w:pPr>
              <w:spacing w:before="120" w:after="120" w:line="312" w:lineRule="auto"/>
              <w:ind w:firstLine="0"/>
              <w:jc w:val="both"/>
            </w:pPr>
          </w:p>
        </w:tc>
      </w:tr>
      <w:tr w:rsidR="00144601" w14:paraId="2E0C93F0" w14:textId="77777777" w:rsidTr="00F119FA">
        <w:tc>
          <w:tcPr>
            <w:tcW w:w="3510" w:type="dxa"/>
          </w:tcPr>
          <w:p w14:paraId="0C3ABFD9" w14:textId="77777777" w:rsidR="00144601" w:rsidRDefault="00144601" w:rsidP="00F119FA">
            <w:pPr>
              <w:spacing w:before="120" w:after="120" w:line="312" w:lineRule="auto"/>
              <w:ind w:firstLine="0"/>
              <w:jc w:val="both"/>
            </w:pPr>
            <w:r>
              <w:t>Tên khách hàng</w:t>
            </w:r>
          </w:p>
        </w:tc>
        <w:tc>
          <w:tcPr>
            <w:tcW w:w="6237" w:type="dxa"/>
          </w:tcPr>
          <w:p w14:paraId="44DEAFD7" w14:textId="77777777" w:rsidR="00144601" w:rsidRDefault="00144601" w:rsidP="00F119FA">
            <w:pPr>
              <w:spacing w:before="120" w:after="120" w:line="312" w:lineRule="auto"/>
              <w:ind w:firstLine="0"/>
              <w:jc w:val="both"/>
            </w:pPr>
          </w:p>
        </w:tc>
      </w:tr>
      <w:tr w:rsidR="00144601" w14:paraId="7C14664C" w14:textId="77777777" w:rsidTr="00F119FA">
        <w:tc>
          <w:tcPr>
            <w:tcW w:w="3510" w:type="dxa"/>
          </w:tcPr>
          <w:p w14:paraId="339426F2" w14:textId="77777777" w:rsidR="00144601" w:rsidRDefault="00144601" w:rsidP="00F119FA">
            <w:pPr>
              <w:spacing w:before="120" w:after="120" w:line="312" w:lineRule="auto"/>
              <w:ind w:firstLine="0"/>
              <w:jc w:val="both"/>
            </w:pPr>
            <w:r>
              <w:t>Sự kiện</w:t>
            </w:r>
          </w:p>
        </w:tc>
        <w:tc>
          <w:tcPr>
            <w:tcW w:w="6237" w:type="dxa"/>
          </w:tcPr>
          <w:p w14:paraId="55A6D3B3"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35A55D82" w14:textId="77777777" w:rsidR="00144601" w:rsidRDefault="00144601" w:rsidP="00144601">
      <w:pPr>
        <w:spacing w:before="120" w:after="120" w:line="312" w:lineRule="auto"/>
        <w:jc w:val="both"/>
      </w:pPr>
      <w:r>
        <w:t>Màn hình kết quả tìm kiếm: sắp xếp theo thứ tự Số thông báo nhờ thu</w:t>
      </w:r>
    </w:p>
    <w:tbl>
      <w:tblPr>
        <w:tblStyle w:val="TableGrid"/>
        <w:tblW w:w="12333"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tblGrid>
      <w:tr w:rsidR="00144601" w:rsidRPr="00615117" w14:paraId="29920F1C" w14:textId="77777777" w:rsidTr="00F119FA">
        <w:trPr>
          <w:trHeight w:val="300"/>
        </w:trPr>
        <w:tc>
          <w:tcPr>
            <w:tcW w:w="780" w:type="dxa"/>
            <w:noWrap/>
            <w:hideMark/>
          </w:tcPr>
          <w:p w14:paraId="24010D49"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576760D1" w14:textId="77777777" w:rsidR="00144601" w:rsidRPr="00615117" w:rsidRDefault="00144601" w:rsidP="00F119FA">
            <w:pPr>
              <w:spacing w:line="240" w:lineRule="auto"/>
              <w:ind w:firstLine="0"/>
              <w:jc w:val="center"/>
              <w:rPr>
                <w:rFonts w:cs="Times New Roman"/>
              </w:rPr>
            </w:pPr>
            <w:r>
              <w:rPr>
                <w:rFonts w:cs="Times New Roman"/>
              </w:rPr>
              <w:t>Số nhờ thu</w:t>
            </w:r>
          </w:p>
        </w:tc>
        <w:tc>
          <w:tcPr>
            <w:tcW w:w="1634" w:type="dxa"/>
          </w:tcPr>
          <w:p w14:paraId="33FA0DB7"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1AECEC84"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0E3A3EED"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6B8CBBB3"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1109A54F"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3A17951A"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35BFD246"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1AF29A61"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681931A2"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0FFF9FFB" w14:textId="77777777" w:rsidTr="00F119FA">
        <w:trPr>
          <w:trHeight w:val="300"/>
        </w:trPr>
        <w:tc>
          <w:tcPr>
            <w:tcW w:w="780" w:type="dxa"/>
            <w:noWrap/>
            <w:hideMark/>
          </w:tcPr>
          <w:p w14:paraId="635A774B"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209F5516"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1B8FE27E"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79F0C9C5"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25798E24"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434ED36B"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42118FA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36BFF293"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80" w:type="dxa"/>
          </w:tcPr>
          <w:p w14:paraId="7CC9B822"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61A9DC2C"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4C706C82"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62DECCCB" w14:textId="77777777" w:rsidTr="00F119FA">
        <w:trPr>
          <w:trHeight w:val="300"/>
        </w:trPr>
        <w:tc>
          <w:tcPr>
            <w:tcW w:w="780" w:type="dxa"/>
            <w:noWrap/>
          </w:tcPr>
          <w:p w14:paraId="5CA9111C"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w:t>
            </w:r>
            <w:r>
              <w:rPr>
                <w:rFonts w:eastAsia="Times New Roman" w:cs="Times New Roman"/>
                <w:color w:val="000000"/>
                <w:sz w:val="22"/>
              </w:rPr>
              <w:lastRenderedPageBreak/>
              <w:t>2021</w:t>
            </w:r>
          </w:p>
        </w:tc>
        <w:tc>
          <w:tcPr>
            <w:tcW w:w="1720" w:type="dxa"/>
          </w:tcPr>
          <w:p w14:paraId="5D025076"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0992EA2200001</w:t>
            </w:r>
          </w:p>
        </w:tc>
        <w:tc>
          <w:tcPr>
            <w:tcW w:w="1634" w:type="dxa"/>
          </w:tcPr>
          <w:p w14:paraId="3CD5B149"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6CFEFF01"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0D89C021"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 xml:space="preserve">VONGPHET BRIDGE - ROAD </w:t>
            </w:r>
            <w:r w:rsidRPr="006B5910">
              <w:rPr>
                <w:rFonts w:eastAsia="Times New Roman" w:cs="Times New Roman"/>
                <w:color w:val="000000"/>
                <w:sz w:val="22"/>
              </w:rPr>
              <w:lastRenderedPageBreak/>
              <w:t>CONSTRUCTION</w:t>
            </w:r>
          </w:p>
        </w:tc>
        <w:tc>
          <w:tcPr>
            <w:tcW w:w="693" w:type="dxa"/>
            <w:noWrap/>
          </w:tcPr>
          <w:p w14:paraId="789C61B7"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VND</w:t>
            </w:r>
          </w:p>
        </w:tc>
        <w:tc>
          <w:tcPr>
            <w:tcW w:w="1206" w:type="dxa"/>
            <w:noWrap/>
          </w:tcPr>
          <w:p w14:paraId="225D9E5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7C9163C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 xml:space="preserve">Sửa đổi </w:t>
            </w:r>
            <w:r>
              <w:rPr>
                <w:rFonts w:eastAsia="Times New Roman" w:cs="Times New Roman"/>
                <w:color w:val="000000"/>
                <w:sz w:val="22"/>
              </w:rPr>
              <w:lastRenderedPageBreak/>
              <w:t>LC</w:t>
            </w:r>
          </w:p>
        </w:tc>
        <w:tc>
          <w:tcPr>
            <w:tcW w:w="680" w:type="dxa"/>
          </w:tcPr>
          <w:p w14:paraId="70AD84C9"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lastRenderedPageBreak/>
              <w:t>3</w:t>
            </w:r>
          </w:p>
        </w:tc>
        <w:tc>
          <w:tcPr>
            <w:tcW w:w="887" w:type="dxa"/>
          </w:tcPr>
          <w:p w14:paraId="4BCBF58D"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6A97F6AA"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18637D50" w14:textId="77777777" w:rsidR="00144601" w:rsidRDefault="00144601" w:rsidP="00144601">
      <w:pPr>
        <w:pStyle w:val="Heading6"/>
        <w:numPr>
          <w:ilvl w:val="0"/>
          <w:numId w:val="0"/>
        </w:numPr>
        <w:ind w:left="1701" w:hanging="1275"/>
      </w:pPr>
      <w:r>
        <w:lastRenderedPageBreak/>
        <w:t>Màn hình giao dịch</w:t>
      </w:r>
    </w:p>
    <w:p w14:paraId="3BCB1950" w14:textId="77777777" w:rsidR="00144601" w:rsidRDefault="00144601" w:rsidP="00144601">
      <w:r>
        <w:t xml:space="preserve">Tương tự như màn hình chức năng Chỉnh sửa hồ sơ, không cho phép lựa chọn Nút chức năng nào và có thêm </w:t>
      </w:r>
      <w:r>
        <w:rPr>
          <w:b/>
        </w:rPr>
        <w:t>N</w:t>
      </w:r>
      <w:r w:rsidRPr="004E13E6">
        <w:rPr>
          <w:b/>
        </w:rPr>
        <w:t>út Vấn tin lịch sử</w:t>
      </w:r>
      <w:r>
        <w:t xml:space="preserve"> để truy vấn.</w:t>
      </w:r>
    </w:p>
    <w:tbl>
      <w:tblPr>
        <w:tblStyle w:val="TableGrid"/>
        <w:tblW w:w="13220"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gridCol w:w="887"/>
      </w:tblGrid>
      <w:tr w:rsidR="00144601" w:rsidRPr="00615117" w14:paraId="68F05C95" w14:textId="77777777" w:rsidTr="00F119FA">
        <w:trPr>
          <w:trHeight w:val="300"/>
        </w:trPr>
        <w:tc>
          <w:tcPr>
            <w:tcW w:w="780" w:type="dxa"/>
            <w:noWrap/>
            <w:hideMark/>
          </w:tcPr>
          <w:p w14:paraId="7996F530"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2F493E8E" w14:textId="77777777" w:rsidR="00144601" w:rsidRPr="00615117" w:rsidRDefault="00144601" w:rsidP="00F119FA">
            <w:pPr>
              <w:spacing w:line="240" w:lineRule="auto"/>
              <w:ind w:firstLine="0"/>
              <w:jc w:val="center"/>
              <w:rPr>
                <w:rFonts w:cs="Times New Roman"/>
              </w:rPr>
            </w:pPr>
            <w:r>
              <w:rPr>
                <w:rFonts w:cs="Times New Roman"/>
              </w:rPr>
              <w:t>Số nhờ thu</w:t>
            </w:r>
          </w:p>
        </w:tc>
        <w:tc>
          <w:tcPr>
            <w:tcW w:w="1634" w:type="dxa"/>
          </w:tcPr>
          <w:p w14:paraId="27F19AD7"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7ACDE7FE"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4849FCD3"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597506BD"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79906390"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33488286"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7FC42837"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2347C882" w14:textId="77777777" w:rsidR="00144601" w:rsidRDefault="00144601" w:rsidP="00F119FA">
            <w:pPr>
              <w:spacing w:line="240" w:lineRule="auto"/>
              <w:ind w:firstLine="0"/>
              <w:jc w:val="center"/>
              <w:rPr>
                <w:rFonts w:cs="Times New Roman"/>
              </w:rPr>
            </w:pPr>
            <w:r>
              <w:rPr>
                <w:rFonts w:cs="Times New Roman"/>
              </w:rPr>
              <w:t>STC BCT</w:t>
            </w:r>
          </w:p>
        </w:tc>
        <w:tc>
          <w:tcPr>
            <w:tcW w:w="887" w:type="dxa"/>
          </w:tcPr>
          <w:p w14:paraId="13E3E6E4"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291D6D21"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089AC3FE" w14:textId="77777777" w:rsidTr="00F119FA">
        <w:trPr>
          <w:trHeight w:val="300"/>
        </w:trPr>
        <w:tc>
          <w:tcPr>
            <w:tcW w:w="780" w:type="dxa"/>
            <w:noWrap/>
            <w:hideMark/>
          </w:tcPr>
          <w:p w14:paraId="681CB8E9"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30EEBB5B"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51965D70"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108B6131"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4E1C3D90"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2C728FF6"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4209914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04164FF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80" w:type="dxa"/>
          </w:tcPr>
          <w:p w14:paraId="670793E5"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28C1A31E" w14:textId="77777777" w:rsidR="00144601" w:rsidRDefault="00144601" w:rsidP="00F119FA">
            <w:pPr>
              <w:spacing w:line="240" w:lineRule="auto"/>
              <w:ind w:firstLine="0"/>
              <w:jc w:val="center"/>
              <w:rPr>
                <w:rFonts w:eastAsia="Times New Roman" w:cs="Times New Roman"/>
                <w:i/>
                <w:color w:val="0070C0"/>
                <w:sz w:val="22"/>
              </w:rPr>
            </w:pPr>
          </w:p>
        </w:tc>
        <w:tc>
          <w:tcPr>
            <w:tcW w:w="887" w:type="dxa"/>
          </w:tcPr>
          <w:p w14:paraId="279B7118"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114E6C3B"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1FF0AF8F" w14:textId="77777777" w:rsidTr="00F119FA">
        <w:trPr>
          <w:trHeight w:val="300"/>
        </w:trPr>
        <w:tc>
          <w:tcPr>
            <w:tcW w:w="780" w:type="dxa"/>
            <w:noWrap/>
          </w:tcPr>
          <w:p w14:paraId="345D8F5C"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04519D1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4A03EE3E"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13D7A288"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5283055C"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07717EFB"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28210D85"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171072D9"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80" w:type="dxa"/>
          </w:tcPr>
          <w:p w14:paraId="6D12A5E7"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7" w:type="dxa"/>
          </w:tcPr>
          <w:p w14:paraId="7F737C29" w14:textId="77777777" w:rsidR="00144601" w:rsidRDefault="00144601" w:rsidP="00F119FA">
            <w:pPr>
              <w:spacing w:line="240" w:lineRule="auto"/>
              <w:ind w:firstLine="0"/>
              <w:jc w:val="center"/>
              <w:rPr>
                <w:rFonts w:eastAsia="Times New Roman" w:cs="Times New Roman"/>
                <w:i/>
                <w:color w:val="0070C0"/>
                <w:sz w:val="22"/>
              </w:rPr>
            </w:pPr>
          </w:p>
        </w:tc>
        <w:tc>
          <w:tcPr>
            <w:tcW w:w="887" w:type="dxa"/>
          </w:tcPr>
          <w:p w14:paraId="0C6F2ACE"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1FC9E8B2"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6F8BD1F2" w14:textId="77777777" w:rsidR="00144601" w:rsidRDefault="00144601" w:rsidP="00144601"/>
    <w:p w14:paraId="62021850" w14:textId="77777777" w:rsidR="00144601" w:rsidRDefault="00144601" w:rsidP="00144601">
      <w:pPr>
        <w:pStyle w:val="Heading3"/>
      </w:pPr>
      <w:r w:rsidRPr="00615117">
        <w:t>Bảo lãnh nhận hàng</w:t>
      </w:r>
    </w:p>
    <w:p w14:paraId="056BA862" w14:textId="77777777" w:rsidR="00144601" w:rsidRDefault="00144601" w:rsidP="00144601">
      <w:pPr>
        <w:ind w:firstLine="227"/>
        <w:rPr>
          <w:u w:val="single"/>
        </w:rPr>
      </w:pPr>
      <w:r>
        <w:rPr>
          <w:u w:val="single"/>
        </w:rPr>
        <w:t>Menu sản phẩm:</w:t>
      </w:r>
    </w:p>
    <w:tbl>
      <w:tblPr>
        <w:tblStyle w:val="TableGrid"/>
        <w:tblW w:w="9797" w:type="dxa"/>
        <w:tblLook w:val="04A0" w:firstRow="1" w:lastRow="0" w:firstColumn="1" w:lastColumn="0" w:noHBand="0" w:noVBand="1"/>
      </w:tblPr>
      <w:tblGrid>
        <w:gridCol w:w="1954"/>
        <w:gridCol w:w="2885"/>
        <w:gridCol w:w="4958"/>
      </w:tblGrid>
      <w:tr w:rsidR="00144601" w14:paraId="19A0F3C0" w14:textId="77777777" w:rsidTr="00F119FA">
        <w:trPr>
          <w:trHeight w:val="1471"/>
        </w:trPr>
        <w:tc>
          <w:tcPr>
            <w:tcW w:w="1954" w:type="dxa"/>
            <w:vMerge w:val="restart"/>
          </w:tcPr>
          <w:p w14:paraId="0E27599F" w14:textId="77777777" w:rsidR="00144601" w:rsidRDefault="00144601" w:rsidP="00F119FA">
            <w:pPr>
              <w:ind w:firstLine="0"/>
              <w:rPr>
                <w:u w:val="single"/>
              </w:rPr>
            </w:pPr>
            <w:r>
              <w:rPr>
                <w:u w:val="single"/>
              </w:rPr>
              <w:t>Bảo lãnh nhận hàng &gt;</w:t>
            </w:r>
          </w:p>
        </w:tc>
        <w:tc>
          <w:tcPr>
            <w:tcW w:w="2885" w:type="dxa"/>
          </w:tcPr>
          <w:p w14:paraId="16A5EE13" w14:textId="77777777" w:rsidR="00144601" w:rsidRDefault="00144601" w:rsidP="00F119FA">
            <w:pPr>
              <w:ind w:firstLine="0"/>
              <w:jc w:val="both"/>
              <w:rPr>
                <w:u w:val="single"/>
              </w:rPr>
            </w:pPr>
            <w:r>
              <w:rPr>
                <w:u w:val="single"/>
              </w:rPr>
              <w:t>Xử lý hồ sơ mới</w:t>
            </w:r>
          </w:p>
        </w:tc>
        <w:tc>
          <w:tcPr>
            <w:tcW w:w="4958" w:type="dxa"/>
          </w:tcPr>
          <w:p w14:paraId="76AB030D" w14:textId="77777777" w:rsidR="00144601" w:rsidRPr="00045AB5" w:rsidRDefault="00144601" w:rsidP="00F119FA">
            <w:pPr>
              <w:ind w:firstLine="0"/>
              <w:jc w:val="both"/>
            </w:pPr>
            <w:r w:rsidRPr="00045AB5">
              <w:t xml:space="preserve">Cho phép người dùng </w:t>
            </w:r>
            <w:r w:rsidRPr="00045AB5">
              <w:rPr>
                <w:b/>
                <w:i/>
              </w:rPr>
              <w:t>vấ</w:t>
            </w:r>
            <w:r>
              <w:rPr>
                <w:b/>
                <w:i/>
              </w:rPr>
              <w:t xml:space="preserve">n tin, </w:t>
            </w:r>
            <w:r w:rsidRPr="00045AB5">
              <w:rPr>
                <w:b/>
                <w:i/>
              </w:rPr>
              <w:t xml:space="preserve">xử lý và phê duyệt </w:t>
            </w:r>
            <w:r w:rsidRPr="00045AB5">
              <w:t>giao dị</w:t>
            </w:r>
            <w:r>
              <w:t>ch BLNH</w:t>
            </w:r>
            <w:r w:rsidRPr="00045AB5">
              <w:t xml:space="preserve"> mới, bao gồm Phát hành, Sửa đổi, Thu kí quỹ, Đóng, Kích hoạt…</w:t>
            </w:r>
          </w:p>
        </w:tc>
      </w:tr>
      <w:tr w:rsidR="00144601" w14:paraId="1D3F0F2B" w14:textId="77777777" w:rsidTr="00F119FA">
        <w:tc>
          <w:tcPr>
            <w:tcW w:w="1954" w:type="dxa"/>
            <w:vMerge/>
          </w:tcPr>
          <w:p w14:paraId="4EB3C120" w14:textId="77777777" w:rsidR="00144601" w:rsidRDefault="00144601" w:rsidP="00F119FA">
            <w:pPr>
              <w:ind w:firstLine="0"/>
              <w:rPr>
                <w:u w:val="single"/>
              </w:rPr>
            </w:pPr>
          </w:p>
        </w:tc>
        <w:tc>
          <w:tcPr>
            <w:tcW w:w="2885" w:type="dxa"/>
          </w:tcPr>
          <w:p w14:paraId="6104C130" w14:textId="77777777" w:rsidR="00144601" w:rsidRDefault="00144601" w:rsidP="00F119FA">
            <w:pPr>
              <w:ind w:firstLine="0"/>
              <w:jc w:val="both"/>
              <w:rPr>
                <w:u w:val="single"/>
              </w:rPr>
            </w:pPr>
            <w:r>
              <w:rPr>
                <w:u w:val="single"/>
              </w:rPr>
              <w:t>Chỉnh sửa hồ sơ</w:t>
            </w:r>
          </w:p>
        </w:tc>
        <w:tc>
          <w:tcPr>
            <w:tcW w:w="4958" w:type="dxa"/>
          </w:tcPr>
          <w:p w14:paraId="0E74431B" w14:textId="77777777" w:rsidR="00144601" w:rsidRPr="00045AB5" w:rsidRDefault="00144601" w:rsidP="00F119FA">
            <w:pPr>
              <w:tabs>
                <w:tab w:val="left" w:pos="4394"/>
              </w:tabs>
              <w:ind w:firstLine="0"/>
              <w:jc w:val="both"/>
            </w:pPr>
            <w:r w:rsidRPr="00045AB5">
              <w:t xml:space="preserve">Cho phép người dùng vấn tin và sửa đổi các </w:t>
            </w:r>
            <w:r w:rsidRPr="00045AB5">
              <w:rPr>
                <w:b/>
                <w:i/>
              </w:rPr>
              <w:t>thông tin cuối cùng của giao dịch</w:t>
            </w:r>
            <w:r w:rsidRPr="00045AB5">
              <w:t xml:space="preserve"> đã xử lý trước đó</w:t>
            </w:r>
          </w:p>
        </w:tc>
      </w:tr>
      <w:tr w:rsidR="00144601" w14:paraId="32BCF33E" w14:textId="77777777" w:rsidTr="00F119FA">
        <w:trPr>
          <w:trHeight w:val="80"/>
        </w:trPr>
        <w:tc>
          <w:tcPr>
            <w:tcW w:w="1954" w:type="dxa"/>
            <w:vMerge/>
          </w:tcPr>
          <w:p w14:paraId="1735AC7B" w14:textId="77777777" w:rsidR="00144601" w:rsidRDefault="00144601" w:rsidP="00F119FA">
            <w:pPr>
              <w:ind w:firstLine="0"/>
              <w:rPr>
                <w:u w:val="single"/>
              </w:rPr>
            </w:pPr>
          </w:p>
        </w:tc>
        <w:tc>
          <w:tcPr>
            <w:tcW w:w="2885" w:type="dxa"/>
          </w:tcPr>
          <w:p w14:paraId="0126A595" w14:textId="77777777" w:rsidR="00144601" w:rsidRDefault="00144601" w:rsidP="00F119FA">
            <w:pPr>
              <w:ind w:firstLine="0"/>
              <w:jc w:val="both"/>
              <w:rPr>
                <w:u w:val="single"/>
              </w:rPr>
            </w:pPr>
            <w:r>
              <w:rPr>
                <w:u w:val="single"/>
              </w:rPr>
              <w:t>Vấn tin hồ sơ</w:t>
            </w:r>
          </w:p>
        </w:tc>
        <w:tc>
          <w:tcPr>
            <w:tcW w:w="4958" w:type="dxa"/>
          </w:tcPr>
          <w:p w14:paraId="42AAEFC3" w14:textId="77777777" w:rsidR="00144601" w:rsidRPr="00045AB5" w:rsidRDefault="00144601" w:rsidP="00F119FA">
            <w:pPr>
              <w:ind w:firstLine="0"/>
              <w:jc w:val="both"/>
            </w:pPr>
            <w:r w:rsidRPr="00045AB5">
              <w:t xml:space="preserve">Cho phép người dùng vấn tin </w:t>
            </w:r>
            <w:r w:rsidRPr="00045AB5">
              <w:rPr>
                <w:b/>
                <w:i/>
              </w:rPr>
              <w:t xml:space="preserve">thông tin và trạng thái cuối cùng </w:t>
            </w:r>
            <w:r w:rsidRPr="00045AB5">
              <w:t xml:space="preserve">của giao dịch </w:t>
            </w:r>
            <w:r>
              <w:t>BLNH</w:t>
            </w:r>
            <w:r w:rsidRPr="00045AB5">
              <w:t xml:space="preserve"> </w:t>
            </w:r>
            <w:r>
              <w:t>nhâp</w:t>
            </w:r>
            <w:r w:rsidRPr="00045AB5">
              <w:t xml:space="preserve"> khẩu cũng như </w:t>
            </w:r>
            <w:r w:rsidRPr="00045AB5">
              <w:rPr>
                <w:b/>
                <w:i/>
              </w:rPr>
              <w:t>lịch sử từng sự kiện</w:t>
            </w:r>
            <w:r w:rsidRPr="00045AB5">
              <w:t>.</w:t>
            </w:r>
          </w:p>
        </w:tc>
      </w:tr>
    </w:tbl>
    <w:p w14:paraId="15CC69F1" w14:textId="77777777" w:rsidR="00144601" w:rsidRDefault="00144601" w:rsidP="00144601">
      <w:pPr>
        <w:spacing w:after="0"/>
        <w:ind w:firstLine="227"/>
        <w:rPr>
          <w:u w:val="single"/>
        </w:rPr>
      </w:pPr>
    </w:p>
    <w:p w14:paraId="10DFECAB" w14:textId="262348AE" w:rsidR="00144601" w:rsidRPr="008801D7" w:rsidRDefault="00C439A9" w:rsidP="00144601">
      <w:pPr>
        <w:pStyle w:val="Heading4"/>
      </w:pPr>
      <w:r>
        <w:t xml:space="preserve">Chức năng </w:t>
      </w:r>
      <w:r w:rsidR="00144601">
        <w:t>Xử lý hồ sơ mới</w:t>
      </w:r>
    </w:p>
    <w:p w14:paraId="798715AA"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và KSV tìm kiếm và lựa chọn </w:t>
      </w:r>
      <w:r w:rsidRPr="00C320C8">
        <w:rPr>
          <w:rFonts w:cs="Times New Roman"/>
          <w:szCs w:val="26"/>
        </w:rPr>
        <w:t>hồ</w:t>
      </w:r>
      <w:r>
        <w:rPr>
          <w:rFonts w:cs="Times New Roman"/>
          <w:szCs w:val="26"/>
        </w:rPr>
        <w:t xml:space="preserve"> sơ giao dịch BLNH mới theo từng sự kiện để xử lý, dựa trên kết quả trả về từ hệ thống EE.</w:t>
      </w:r>
    </w:p>
    <w:p w14:paraId="4E5707C7" w14:textId="77777777" w:rsidR="00144601" w:rsidRDefault="00144601" w:rsidP="00144601">
      <w:pPr>
        <w:pStyle w:val="Heading6"/>
        <w:numPr>
          <w:ilvl w:val="0"/>
          <w:numId w:val="0"/>
        </w:numPr>
        <w:ind w:left="1701" w:hanging="1304"/>
      </w:pPr>
      <w:r w:rsidRPr="00980729">
        <w:lastRenderedPageBreak/>
        <w:t xml:space="preserve">Tìm kiếm </w:t>
      </w:r>
      <w:r>
        <w:t>hồ sơ</w:t>
      </w:r>
    </w:p>
    <w:p w14:paraId="7BD24238" w14:textId="77777777" w:rsidR="00144601" w:rsidRDefault="00144601" w:rsidP="00144601">
      <w:pPr>
        <w:spacing w:before="120" w:after="120" w:line="312" w:lineRule="auto"/>
        <w:ind w:firstLine="397"/>
        <w:jc w:val="both"/>
      </w:pPr>
      <w:r>
        <w:rPr>
          <w:noProof/>
        </w:rPr>
        <w:drawing>
          <wp:inline distT="0" distB="0" distL="0" distR="0" wp14:anchorId="42014881" wp14:editId="4647543B">
            <wp:extent cx="5847907" cy="133858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4C4351E2" w14:textId="77777777" w:rsidR="00144601" w:rsidRDefault="00144601" w:rsidP="00144601">
      <w:pPr>
        <w:spacing w:before="120" w:after="120" w:line="312" w:lineRule="auto"/>
        <w:jc w:val="both"/>
      </w:pPr>
      <w:r>
        <w:t>Hệ thống cho phép người dùng tìm kiếm theo một hoặc các tiêu chí: Ngày, Số tham chiếu EE, số BLNH (của NHCT Lào), CIF Khách hàng, tên khách hàng, như bảng dưới đây</w:t>
      </w:r>
    </w:p>
    <w:p w14:paraId="4DA92889"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5C49461D" w14:textId="77777777" w:rsidTr="00F119FA">
        <w:tc>
          <w:tcPr>
            <w:tcW w:w="3510" w:type="dxa"/>
          </w:tcPr>
          <w:p w14:paraId="6D84FD03" w14:textId="77777777" w:rsidR="00144601" w:rsidRPr="00B23242" w:rsidRDefault="00144601" w:rsidP="00F119FA">
            <w:pPr>
              <w:spacing w:before="120" w:after="120" w:line="312" w:lineRule="auto"/>
              <w:ind w:firstLine="0"/>
              <w:jc w:val="both"/>
              <w:rPr>
                <w:b/>
              </w:rPr>
            </w:pPr>
            <w:r w:rsidRPr="00B23242">
              <w:rPr>
                <w:b/>
              </w:rPr>
              <w:t>Tiêu chí</w:t>
            </w:r>
          </w:p>
        </w:tc>
        <w:tc>
          <w:tcPr>
            <w:tcW w:w="6237" w:type="dxa"/>
          </w:tcPr>
          <w:p w14:paraId="21EB55DA"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60A3297D" w14:textId="77777777" w:rsidTr="00F119FA">
        <w:tc>
          <w:tcPr>
            <w:tcW w:w="3510" w:type="dxa"/>
          </w:tcPr>
          <w:p w14:paraId="0213B00A" w14:textId="77777777" w:rsidR="00144601" w:rsidRDefault="00144601" w:rsidP="00F119FA">
            <w:pPr>
              <w:spacing w:before="120" w:after="120" w:line="312" w:lineRule="auto"/>
              <w:ind w:firstLine="0"/>
              <w:jc w:val="both"/>
            </w:pPr>
            <w:r>
              <w:t>Trạng thái</w:t>
            </w:r>
          </w:p>
        </w:tc>
        <w:tc>
          <w:tcPr>
            <w:tcW w:w="6237" w:type="dxa"/>
          </w:tcPr>
          <w:p w14:paraId="48551984" w14:textId="77777777" w:rsidR="00144601" w:rsidRPr="00B23242" w:rsidRDefault="00144601" w:rsidP="00724F94">
            <w:pPr>
              <w:pStyle w:val="ListParagraph"/>
              <w:numPr>
                <w:ilvl w:val="0"/>
                <w:numId w:val="8"/>
              </w:numPr>
              <w:spacing w:before="120" w:after="120" w:line="312" w:lineRule="auto"/>
              <w:jc w:val="both"/>
            </w:pPr>
            <w:r>
              <w:t xml:space="preserve">Các lựa chọn: Chưa xử lý, Lưu, Từ chối phê duyệt </w:t>
            </w:r>
            <w:r w:rsidRPr="00B23242">
              <w:rPr>
                <w:i/>
              </w:rPr>
              <w:t xml:space="preserve">(đối với màn hình </w:t>
            </w:r>
            <w:r>
              <w:rPr>
                <w:i/>
              </w:rPr>
              <w:t>TTV</w:t>
            </w:r>
            <w:r w:rsidRPr="00B23242">
              <w:rPr>
                <w:i/>
              </w:rPr>
              <w:t>)</w:t>
            </w:r>
          </w:p>
          <w:p w14:paraId="03C0CB67" w14:textId="77777777" w:rsidR="00144601" w:rsidRDefault="00144601" w:rsidP="00724F94">
            <w:pPr>
              <w:pStyle w:val="ListParagraph"/>
              <w:numPr>
                <w:ilvl w:val="0"/>
                <w:numId w:val="8"/>
              </w:numPr>
              <w:spacing w:before="120" w:after="120" w:line="312" w:lineRule="auto"/>
              <w:jc w:val="both"/>
            </w:pPr>
            <w:r>
              <w:t xml:space="preserve">Các lựa chọn: Chờ phê duyệt </w:t>
            </w:r>
          </w:p>
          <w:p w14:paraId="1647EEDC" w14:textId="77777777" w:rsidR="00144601" w:rsidRDefault="00144601" w:rsidP="00F119FA">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144601" w14:paraId="5EB86891" w14:textId="77777777" w:rsidTr="00F119FA">
        <w:tc>
          <w:tcPr>
            <w:tcW w:w="3510" w:type="dxa"/>
          </w:tcPr>
          <w:p w14:paraId="6E7B89C2" w14:textId="77777777" w:rsidR="00144601" w:rsidRDefault="00144601" w:rsidP="00F119FA">
            <w:pPr>
              <w:spacing w:before="120" w:after="120" w:line="312" w:lineRule="auto"/>
              <w:ind w:firstLine="0"/>
              <w:jc w:val="both"/>
            </w:pPr>
            <w:r>
              <w:t>Số BLNH</w:t>
            </w:r>
          </w:p>
        </w:tc>
        <w:tc>
          <w:tcPr>
            <w:tcW w:w="6237" w:type="dxa"/>
          </w:tcPr>
          <w:p w14:paraId="1460C028" w14:textId="77777777" w:rsidR="00144601" w:rsidRDefault="00144601" w:rsidP="00F119FA">
            <w:pPr>
              <w:spacing w:before="120" w:after="120" w:line="312" w:lineRule="auto"/>
              <w:ind w:firstLine="0"/>
              <w:jc w:val="both"/>
            </w:pPr>
          </w:p>
        </w:tc>
      </w:tr>
      <w:tr w:rsidR="00144601" w14:paraId="38EF8C17" w14:textId="77777777" w:rsidTr="00F119FA">
        <w:tc>
          <w:tcPr>
            <w:tcW w:w="3510" w:type="dxa"/>
          </w:tcPr>
          <w:p w14:paraId="639058B1" w14:textId="77777777" w:rsidR="00144601" w:rsidRDefault="00144601" w:rsidP="00F119FA">
            <w:pPr>
              <w:spacing w:before="120" w:after="120" w:line="312" w:lineRule="auto"/>
              <w:ind w:firstLine="0"/>
              <w:jc w:val="both"/>
            </w:pPr>
            <w:r>
              <w:t>Số tham chiếu EE</w:t>
            </w:r>
          </w:p>
        </w:tc>
        <w:tc>
          <w:tcPr>
            <w:tcW w:w="6237" w:type="dxa"/>
          </w:tcPr>
          <w:p w14:paraId="33A76C39" w14:textId="77777777" w:rsidR="00144601" w:rsidRDefault="00144601" w:rsidP="00F119FA">
            <w:pPr>
              <w:spacing w:before="120" w:after="120" w:line="312" w:lineRule="auto"/>
              <w:ind w:firstLine="0"/>
              <w:jc w:val="both"/>
            </w:pPr>
          </w:p>
        </w:tc>
      </w:tr>
      <w:tr w:rsidR="00144601" w14:paraId="074B36FC" w14:textId="77777777" w:rsidTr="00F119FA">
        <w:tc>
          <w:tcPr>
            <w:tcW w:w="3510" w:type="dxa"/>
          </w:tcPr>
          <w:p w14:paraId="58DE2FD6" w14:textId="77777777" w:rsidR="00144601" w:rsidRDefault="00144601" w:rsidP="00F119FA">
            <w:pPr>
              <w:spacing w:before="120" w:after="120" w:line="312" w:lineRule="auto"/>
              <w:ind w:firstLine="0"/>
              <w:jc w:val="both"/>
            </w:pPr>
            <w:r>
              <w:t>CIF khách hàng</w:t>
            </w:r>
          </w:p>
        </w:tc>
        <w:tc>
          <w:tcPr>
            <w:tcW w:w="6237" w:type="dxa"/>
          </w:tcPr>
          <w:p w14:paraId="5EDE0AA5" w14:textId="77777777" w:rsidR="00144601" w:rsidRDefault="00144601" w:rsidP="00F119FA">
            <w:pPr>
              <w:spacing w:before="120" w:after="120" w:line="312" w:lineRule="auto"/>
              <w:ind w:firstLine="0"/>
              <w:jc w:val="both"/>
            </w:pPr>
          </w:p>
        </w:tc>
      </w:tr>
      <w:tr w:rsidR="00144601" w14:paraId="25468BD4" w14:textId="77777777" w:rsidTr="00F119FA">
        <w:tc>
          <w:tcPr>
            <w:tcW w:w="3510" w:type="dxa"/>
          </w:tcPr>
          <w:p w14:paraId="6B890942" w14:textId="77777777" w:rsidR="00144601" w:rsidRDefault="00144601" w:rsidP="00F119FA">
            <w:pPr>
              <w:spacing w:before="120" w:after="120" w:line="312" w:lineRule="auto"/>
              <w:ind w:firstLine="0"/>
              <w:jc w:val="both"/>
            </w:pPr>
            <w:r>
              <w:t>Tên khách hàng</w:t>
            </w:r>
          </w:p>
        </w:tc>
        <w:tc>
          <w:tcPr>
            <w:tcW w:w="6237" w:type="dxa"/>
          </w:tcPr>
          <w:p w14:paraId="03350D29" w14:textId="77777777" w:rsidR="00144601" w:rsidRDefault="00144601" w:rsidP="00F119FA">
            <w:pPr>
              <w:spacing w:before="120" w:after="120" w:line="312" w:lineRule="auto"/>
              <w:ind w:firstLine="0"/>
              <w:jc w:val="both"/>
            </w:pPr>
          </w:p>
        </w:tc>
      </w:tr>
      <w:tr w:rsidR="00144601" w14:paraId="06D093C0" w14:textId="77777777" w:rsidTr="00F119FA">
        <w:tc>
          <w:tcPr>
            <w:tcW w:w="3510" w:type="dxa"/>
          </w:tcPr>
          <w:p w14:paraId="1E6F04C2" w14:textId="77777777" w:rsidR="00144601" w:rsidRDefault="00144601" w:rsidP="00F119FA">
            <w:pPr>
              <w:spacing w:before="120" w:after="120" w:line="312" w:lineRule="auto"/>
              <w:ind w:firstLine="0"/>
              <w:jc w:val="both"/>
            </w:pPr>
            <w:r>
              <w:t>Sự kiện</w:t>
            </w:r>
          </w:p>
        </w:tc>
        <w:tc>
          <w:tcPr>
            <w:tcW w:w="6237" w:type="dxa"/>
          </w:tcPr>
          <w:p w14:paraId="24164E8F"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0AC0F163" w14:textId="77777777" w:rsidR="00144601" w:rsidRDefault="00144601" w:rsidP="00144601">
      <w:pPr>
        <w:spacing w:before="120" w:after="120" w:line="312" w:lineRule="auto"/>
        <w:jc w:val="both"/>
      </w:pPr>
      <w:r>
        <w:t>Màn hình kết quả tìm kiếm: sắp xếp theo thứ tự Số BLNH + Số sự kiện</w:t>
      </w:r>
    </w:p>
    <w:tbl>
      <w:tblPr>
        <w:tblStyle w:val="TableGrid"/>
        <w:tblW w:w="11023" w:type="dxa"/>
        <w:tblLook w:val="04A0" w:firstRow="1" w:lastRow="0" w:firstColumn="1" w:lastColumn="0" w:noHBand="0" w:noVBand="1"/>
      </w:tblPr>
      <w:tblGrid>
        <w:gridCol w:w="780"/>
        <w:gridCol w:w="924"/>
        <w:gridCol w:w="1634"/>
        <w:gridCol w:w="1206"/>
        <w:gridCol w:w="1915"/>
        <w:gridCol w:w="693"/>
        <w:gridCol w:w="1206"/>
        <w:gridCol w:w="725"/>
        <w:gridCol w:w="802"/>
        <w:gridCol w:w="1138"/>
      </w:tblGrid>
      <w:tr w:rsidR="00144601" w:rsidRPr="00615117" w14:paraId="6682E763" w14:textId="77777777" w:rsidTr="00F119FA">
        <w:trPr>
          <w:trHeight w:val="300"/>
        </w:trPr>
        <w:tc>
          <w:tcPr>
            <w:tcW w:w="780" w:type="dxa"/>
            <w:noWrap/>
            <w:hideMark/>
          </w:tcPr>
          <w:p w14:paraId="26F92521"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669" w:type="dxa"/>
            <w:noWrap/>
            <w:hideMark/>
          </w:tcPr>
          <w:p w14:paraId="3F122560" w14:textId="77777777" w:rsidR="00144601" w:rsidRPr="00615117" w:rsidRDefault="00144601" w:rsidP="00F119FA">
            <w:pPr>
              <w:spacing w:line="240" w:lineRule="auto"/>
              <w:ind w:firstLine="0"/>
              <w:jc w:val="center"/>
              <w:rPr>
                <w:rFonts w:cs="Times New Roman"/>
              </w:rPr>
            </w:pPr>
            <w:r w:rsidRPr="00615117">
              <w:rPr>
                <w:rFonts w:cs="Times New Roman"/>
              </w:rPr>
              <w:t xml:space="preserve">Số </w:t>
            </w:r>
            <w:r>
              <w:rPr>
                <w:rFonts w:cs="Times New Roman"/>
              </w:rPr>
              <w:t>BLNH</w:t>
            </w:r>
          </w:p>
        </w:tc>
        <w:tc>
          <w:tcPr>
            <w:tcW w:w="1634" w:type="dxa"/>
          </w:tcPr>
          <w:p w14:paraId="3630AB2B"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04235B8E"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5B7BFC46"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3E89F148"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4CFA278E"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 xml:space="preserve">n </w:t>
            </w:r>
          </w:p>
        </w:tc>
        <w:tc>
          <w:tcPr>
            <w:tcW w:w="725" w:type="dxa"/>
            <w:noWrap/>
            <w:hideMark/>
          </w:tcPr>
          <w:p w14:paraId="33CC489B"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885" w:type="dxa"/>
          </w:tcPr>
          <w:p w14:paraId="3F0A29DE" w14:textId="77777777" w:rsidR="00144601" w:rsidRDefault="00144601" w:rsidP="00F119FA">
            <w:pPr>
              <w:spacing w:line="240" w:lineRule="auto"/>
              <w:ind w:firstLine="0"/>
              <w:jc w:val="center"/>
              <w:rPr>
                <w:rFonts w:cs="Times New Roman"/>
              </w:rPr>
            </w:pPr>
            <w:r>
              <w:rPr>
                <w:rFonts w:cs="Times New Roman"/>
              </w:rPr>
              <w:t>STT sự kiện</w:t>
            </w:r>
          </w:p>
        </w:tc>
        <w:tc>
          <w:tcPr>
            <w:tcW w:w="1310" w:type="dxa"/>
          </w:tcPr>
          <w:p w14:paraId="03F4EF09" w14:textId="77777777" w:rsidR="00144601" w:rsidRDefault="00144601" w:rsidP="00F119FA">
            <w:pPr>
              <w:spacing w:line="240" w:lineRule="auto"/>
              <w:ind w:firstLine="0"/>
              <w:jc w:val="center"/>
              <w:rPr>
                <w:rFonts w:cs="Times New Roman"/>
              </w:rPr>
            </w:pPr>
            <w:r>
              <w:rPr>
                <w:rFonts w:cs="Times New Roman"/>
              </w:rPr>
              <w:t>Người tạo</w:t>
            </w:r>
          </w:p>
        </w:tc>
      </w:tr>
      <w:tr w:rsidR="00144601" w:rsidRPr="00615117" w14:paraId="1E6F4AE1" w14:textId="77777777" w:rsidTr="00F119FA">
        <w:trPr>
          <w:trHeight w:val="300"/>
        </w:trPr>
        <w:tc>
          <w:tcPr>
            <w:tcW w:w="780" w:type="dxa"/>
            <w:noWrap/>
            <w:hideMark/>
          </w:tcPr>
          <w:p w14:paraId="46F3A6DE"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w:t>
            </w:r>
            <w:r>
              <w:rPr>
                <w:rFonts w:eastAsia="Times New Roman" w:cs="Times New Roman"/>
                <w:color w:val="000000"/>
                <w:sz w:val="22"/>
              </w:rPr>
              <w:lastRenderedPageBreak/>
              <w:t>2021</w:t>
            </w:r>
          </w:p>
        </w:tc>
        <w:tc>
          <w:tcPr>
            <w:tcW w:w="669" w:type="dxa"/>
            <w:noWrap/>
            <w:hideMark/>
          </w:tcPr>
          <w:p w14:paraId="0C556DB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ABC</w:t>
            </w:r>
          </w:p>
        </w:tc>
        <w:tc>
          <w:tcPr>
            <w:tcW w:w="1634" w:type="dxa"/>
          </w:tcPr>
          <w:p w14:paraId="445DC703"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5CA8A244" w14:textId="77777777" w:rsidR="00144601" w:rsidRPr="006B5910" w:rsidRDefault="00144601" w:rsidP="00F119FA">
            <w:pPr>
              <w:spacing w:line="240" w:lineRule="auto"/>
              <w:ind w:firstLine="0"/>
              <w:jc w:val="center"/>
              <w:rPr>
                <w:rFonts w:eastAsia="Times New Roman" w:cs="Times New Roman"/>
                <w:i/>
                <w:color w:val="000000"/>
                <w:sz w:val="22"/>
              </w:rPr>
            </w:pPr>
            <w:r w:rsidRPr="006B5910">
              <w:rPr>
                <w:rFonts w:eastAsia="Times New Roman" w:cs="Times New Roman"/>
                <w:i/>
                <w:color w:val="0070C0"/>
                <w:sz w:val="22"/>
              </w:rPr>
              <w:t>blank</w:t>
            </w:r>
          </w:p>
        </w:tc>
        <w:tc>
          <w:tcPr>
            <w:tcW w:w="1915" w:type="dxa"/>
            <w:noWrap/>
            <w:hideMark/>
          </w:tcPr>
          <w:p w14:paraId="4C660549"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 xml:space="preserve">VONGPHET BRIDGE - ROAD </w:t>
            </w:r>
            <w:r w:rsidRPr="006B5910">
              <w:rPr>
                <w:rFonts w:eastAsia="Times New Roman" w:cs="Times New Roman"/>
                <w:color w:val="000000"/>
                <w:sz w:val="22"/>
              </w:rPr>
              <w:lastRenderedPageBreak/>
              <w:t>CONSTRUCTION</w:t>
            </w:r>
          </w:p>
        </w:tc>
        <w:tc>
          <w:tcPr>
            <w:tcW w:w="693" w:type="dxa"/>
            <w:noWrap/>
            <w:hideMark/>
          </w:tcPr>
          <w:p w14:paraId="00E5A1A8"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USD</w:t>
            </w:r>
          </w:p>
        </w:tc>
        <w:tc>
          <w:tcPr>
            <w:tcW w:w="1206" w:type="dxa"/>
            <w:noWrap/>
            <w:hideMark/>
          </w:tcPr>
          <w:p w14:paraId="04775F3C"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728D32EC"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 xml:space="preserve">Phát hành </w:t>
            </w:r>
            <w:r>
              <w:rPr>
                <w:rFonts w:eastAsia="Times New Roman" w:cs="Times New Roman"/>
                <w:color w:val="000000"/>
                <w:sz w:val="22"/>
              </w:rPr>
              <w:lastRenderedPageBreak/>
              <w:t>LC</w:t>
            </w:r>
          </w:p>
        </w:tc>
        <w:tc>
          <w:tcPr>
            <w:tcW w:w="885" w:type="dxa"/>
          </w:tcPr>
          <w:p w14:paraId="2DE780ED"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lastRenderedPageBreak/>
              <w:t>1</w:t>
            </w:r>
          </w:p>
        </w:tc>
        <w:tc>
          <w:tcPr>
            <w:tcW w:w="1310" w:type="dxa"/>
          </w:tcPr>
          <w:p w14:paraId="2549E1FC"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r w:rsidR="00144601" w:rsidRPr="00615117" w14:paraId="6A9BDC2F" w14:textId="77777777" w:rsidTr="00F119FA">
        <w:trPr>
          <w:trHeight w:val="300"/>
        </w:trPr>
        <w:tc>
          <w:tcPr>
            <w:tcW w:w="780" w:type="dxa"/>
            <w:noWrap/>
          </w:tcPr>
          <w:p w14:paraId="2E985469"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15-12-2021</w:t>
            </w:r>
          </w:p>
        </w:tc>
        <w:tc>
          <w:tcPr>
            <w:tcW w:w="669" w:type="dxa"/>
            <w:noWrap/>
          </w:tcPr>
          <w:p w14:paraId="24EAFC3D"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DEF</w:t>
            </w:r>
          </w:p>
        </w:tc>
        <w:tc>
          <w:tcPr>
            <w:tcW w:w="1634" w:type="dxa"/>
          </w:tcPr>
          <w:p w14:paraId="65DB7D8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306CC924" w14:textId="77777777" w:rsidR="00144601" w:rsidRPr="006B5910" w:rsidRDefault="00144601" w:rsidP="00F119FA">
            <w:pPr>
              <w:spacing w:line="240" w:lineRule="auto"/>
              <w:ind w:firstLine="0"/>
              <w:jc w:val="center"/>
              <w:rPr>
                <w:rFonts w:eastAsia="Times New Roman" w:cs="Times New Roman"/>
                <w:color w:val="0070C0"/>
                <w:sz w:val="22"/>
              </w:rPr>
            </w:pPr>
            <w:r w:rsidRPr="006B5910">
              <w:rPr>
                <w:rFonts w:eastAsia="Times New Roman" w:cs="Times New Roman"/>
                <w:sz w:val="22"/>
              </w:rPr>
              <w:t>300049520</w:t>
            </w:r>
          </w:p>
        </w:tc>
        <w:tc>
          <w:tcPr>
            <w:tcW w:w="1915" w:type="dxa"/>
            <w:noWrap/>
          </w:tcPr>
          <w:p w14:paraId="586D3D06"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71CAEBF0"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10CA5173"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3CA3549C"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885" w:type="dxa"/>
          </w:tcPr>
          <w:p w14:paraId="60F1C87A"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1310" w:type="dxa"/>
          </w:tcPr>
          <w:p w14:paraId="36A4C810"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i/>
                <w:color w:val="0070C0"/>
                <w:sz w:val="22"/>
              </w:rPr>
              <w:t>blank</w:t>
            </w:r>
          </w:p>
        </w:tc>
      </w:tr>
    </w:tbl>
    <w:p w14:paraId="785AF720" w14:textId="77777777" w:rsidR="00144601" w:rsidRDefault="00144601" w:rsidP="00144601">
      <w:pPr>
        <w:pStyle w:val="Heading6"/>
        <w:numPr>
          <w:ilvl w:val="0"/>
          <w:numId w:val="0"/>
        </w:numPr>
        <w:ind w:left="1701" w:hanging="1304"/>
      </w:pPr>
      <w:r>
        <w:t>Màn hình giao dịch</w:t>
      </w:r>
    </w:p>
    <w:p w14:paraId="54C770B9" w14:textId="77777777" w:rsidR="00144601" w:rsidRDefault="00144601" w:rsidP="00144601">
      <w:pPr>
        <w:spacing w:before="120" w:after="120" w:line="312" w:lineRule="auto"/>
        <w:jc w:val="both"/>
      </w:pPr>
      <w:r>
        <w:t>TTV tiếp tục nhập bổ sung các trường thông tin liên quan đến giao dịch của CN sau khi đã nhận được kết quả xử lý từ TT TTTM.</w:t>
      </w:r>
    </w:p>
    <w:p w14:paraId="023C4AD8" w14:textId="77777777" w:rsidR="00144601" w:rsidRDefault="00144601" w:rsidP="0014460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3A0EC1" w:rsidRPr="00B23242" w14:paraId="4110DD03" w14:textId="77777777" w:rsidTr="005E5229">
        <w:tc>
          <w:tcPr>
            <w:tcW w:w="2943" w:type="dxa"/>
          </w:tcPr>
          <w:p w14:paraId="7F76CA2A" w14:textId="77777777" w:rsidR="003A0EC1" w:rsidRPr="00B23242" w:rsidRDefault="003A0EC1" w:rsidP="005E5229">
            <w:pPr>
              <w:spacing w:before="120" w:after="120" w:line="312" w:lineRule="auto"/>
              <w:ind w:firstLine="0"/>
              <w:jc w:val="both"/>
              <w:rPr>
                <w:b/>
              </w:rPr>
            </w:pPr>
            <w:r>
              <w:rPr>
                <w:b/>
              </w:rPr>
              <w:t>Nút</w:t>
            </w:r>
          </w:p>
        </w:tc>
        <w:tc>
          <w:tcPr>
            <w:tcW w:w="3402" w:type="dxa"/>
          </w:tcPr>
          <w:p w14:paraId="0B36A213" w14:textId="77777777" w:rsidR="003A0EC1" w:rsidRPr="00B23242" w:rsidRDefault="003A0EC1" w:rsidP="005E5229">
            <w:pPr>
              <w:spacing w:before="120" w:after="120" w:line="312" w:lineRule="auto"/>
              <w:ind w:firstLine="0"/>
              <w:jc w:val="both"/>
              <w:rPr>
                <w:b/>
              </w:rPr>
            </w:pPr>
            <w:r>
              <w:rPr>
                <w:b/>
              </w:rPr>
              <w:t>Màn hình TTV</w:t>
            </w:r>
          </w:p>
        </w:tc>
        <w:tc>
          <w:tcPr>
            <w:tcW w:w="3402" w:type="dxa"/>
          </w:tcPr>
          <w:p w14:paraId="49F46D45" w14:textId="77777777" w:rsidR="003A0EC1" w:rsidRPr="00B23242" w:rsidRDefault="003A0EC1" w:rsidP="005E5229">
            <w:pPr>
              <w:spacing w:before="120" w:after="120" w:line="312" w:lineRule="auto"/>
              <w:ind w:firstLine="0"/>
              <w:jc w:val="both"/>
              <w:rPr>
                <w:b/>
              </w:rPr>
            </w:pPr>
            <w:r>
              <w:rPr>
                <w:b/>
              </w:rPr>
              <w:t>Màn hình KSV</w:t>
            </w:r>
          </w:p>
        </w:tc>
      </w:tr>
      <w:tr w:rsidR="003A0EC1" w14:paraId="0B7C0434" w14:textId="77777777" w:rsidTr="005E5229">
        <w:tc>
          <w:tcPr>
            <w:tcW w:w="2943" w:type="dxa"/>
          </w:tcPr>
          <w:p w14:paraId="3EFB99FA" w14:textId="77777777" w:rsidR="003A0EC1" w:rsidRDefault="003A0EC1" w:rsidP="005E5229">
            <w:pPr>
              <w:spacing w:before="120" w:after="120" w:line="312" w:lineRule="auto"/>
              <w:ind w:firstLine="0"/>
              <w:jc w:val="both"/>
            </w:pPr>
            <w:r>
              <w:t>Nhập mới</w:t>
            </w:r>
          </w:p>
        </w:tc>
        <w:tc>
          <w:tcPr>
            <w:tcW w:w="3402" w:type="dxa"/>
          </w:tcPr>
          <w:p w14:paraId="554ED626" w14:textId="77777777" w:rsidR="003A0EC1" w:rsidRPr="000277D6" w:rsidRDefault="003A0EC1" w:rsidP="005E5229">
            <w:pPr>
              <w:spacing w:before="120" w:after="120" w:line="312" w:lineRule="auto"/>
              <w:ind w:firstLine="0"/>
              <w:jc w:val="both"/>
              <w:rPr>
                <w:color w:val="FF0000"/>
              </w:rPr>
            </w:pPr>
            <w:r w:rsidRPr="000277D6">
              <w:rPr>
                <w:color w:val="FF0000"/>
              </w:rPr>
              <w:t>Không cần thiết</w:t>
            </w:r>
          </w:p>
        </w:tc>
        <w:tc>
          <w:tcPr>
            <w:tcW w:w="3402" w:type="dxa"/>
          </w:tcPr>
          <w:p w14:paraId="4C7A50D6" w14:textId="77777777" w:rsidR="003A0EC1" w:rsidRPr="000277D6" w:rsidRDefault="003A0EC1" w:rsidP="005E5229">
            <w:pPr>
              <w:spacing w:before="120" w:after="120" w:line="312" w:lineRule="auto"/>
              <w:ind w:firstLine="0"/>
              <w:jc w:val="both"/>
              <w:rPr>
                <w:color w:val="FF0000"/>
              </w:rPr>
            </w:pPr>
            <w:r w:rsidRPr="000277D6">
              <w:rPr>
                <w:color w:val="FF0000"/>
              </w:rPr>
              <w:t>Không cần thiết</w:t>
            </w:r>
          </w:p>
        </w:tc>
      </w:tr>
      <w:tr w:rsidR="003A0EC1" w14:paraId="122665C8" w14:textId="77777777" w:rsidTr="005E5229">
        <w:tc>
          <w:tcPr>
            <w:tcW w:w="2943" w:type="dxa"/>
          </w:tcPr>
          <w:p w14:paraId="2FB9E5EE" w14:textId="77777777" w:rsidR="003A0EC1" w:rsidRDefault="003A0EC1" w:rsidP="005E5229">
            <w:pPr>
              <w:spacing w:before="120" w:after="120" w:line="312" w:lineRule="auto"/>
              <w:ind w:firstLine="0"/>
              <w:jc w:val="both"/>
            </w:pPr>
            <w:r>
              <w:t>Chỉnh sửa</w:t>
            </w:r>
          </w:p>
        </w:tc>
        <w:tc>
          <w:tcPr>
            <w:tcW w:w="3402" w:type="dxa"/>
          </w:tcPr>
          <w:p w14:paraId="09B6A74B" w14:textId="77777777" w:rsidR="003A0EC1" w:rsidRDefault="003A0EC1" w:rsidP="005E5229">
            <w:pPr>
              <w:spacing w:before="120" w:after="120" w:line="312" w:lineRule="auto"/>
              <w:ind w:firstLine="0"/>
              <w:jc w:val="both"/>
            </w:pPr>
            <w:r>
              <w:t>Cho phép lựa chọn để mở các trường cho phép nhập liệu trên màn hình, trong trường hợp trạng thái hồ sơ: Chờ xử lý, Lưu, Từ chối phê duyệt</w:t>
            </w:r>
          </w:p>
        </w:tc>
        <w:tc>
          <w:tcPr>
            <w:tcW w:w="3402" w:type="dxa"/>
          </w:tcPr>
          <w:p w14:paraId="3F3C94D4" w14:textId="77777777" w:rsidR="003A0EC1" w:rsidRDefault="003A0EC1" w:rsidP="005E5229">
            <w:pPr>
              <w:spacing w:before="120" w:after="120" w:line="312" w:lineRule="auto"/>
              <w:ind w:firstLine="0"/>
              <w:jc w:val="both"/>
            </w:pPr>
            <w:r>
              <w:t>Không cho phép lựa chọn</w:t>
            </w:r>
          </w:p>
        </w:tc>
      </w:tr>
      <w:tr w:rsidR="003A0EC1" w14:paraId="36D1EFE2" w14:textId="77777777" w:rsidTr="005E5229">
        <w:tc>
          <w:tcPr>
            <w:tcW w:w="2943" w:type="dxa"/>
          </w:tcPr>
          <w:p w14:paraId="661B582F" w14:textId="77777777" w:rsidR="003A0EC1" w:rsidRDefault="003A0EC1" w:rsidP="005E5229">
            <w:pPr>
              <w:spacing w:before="120" w:after="120" w:line="312" w:lineRule="auto"/>
              <w:ind w:firstLine="0"/>
              <w:jc w:val="both"/>
            </w:pPr>
            <w:r>
              <w:t>Lưu</w:t>
            </w:r>
          </w:p>
        </w:tc>
        <w:tc>
          <w:tcPr>
            <w:tcW w:w="3402" w:type="dxa"/>
          </w:tcPr>
          <w:p w14:paraId="4212FB8F" w14:textId="77777777" w:rsidR="003A0EC1" w:rsidRDefault="003A0EC1" w:rsidP="005E5229">
            <w:pPr>
              <w:spacing w:before="120" w:after="120" w:line="312" w:lineRule="auto"/>
              <w:ind w:firstLine="0"/>
              <w:jc w:val="both"/>
            </w:pPr>
            <w:r>
              <w:t>Cho phép lựa chọn để mở các trường cho phép nhập liệu trên màn hình</w:t>
            </w:r>
          </w:p>
        </w:tc>
        <w:tc>
          <w:tcPr>
            <w:tcW w:w="3402" w:type="dxa"/>
          </w:tcPr>
          <w:p w14:paraId="6D4979C8" w14:textId="77777777" w:rsidR="003A0EC1" w:rsidRDefault="003A0EC1" w:rsidP="005E5229">
            <w:pPr>
              <w:spacing w:before="120" w:after="120" w:line="312" w:lineRule="auto"/>
              <w:ind w:firstLine="0"/>
              <w:jc w:val="both"/>
            </w:pPr>
            <w:r>
              <w:t>Không cho phép lựa chọn</w:t>
            </w:r>
          </w:p>
        </w:tc>
      </w:tr>
      <w:tr w:rsidR="003A0EC1" w14:paraId="5B7A5AAD" w14:textId="77777777" w:rsidTr="005E5229">
        <w:tc>
          <w:tcPr>
            <w:tcW w:w="2943" w:type="dxa"/>
          </w:tcPr>
          <w:p w14:paraId="2EEC7F41" w14:textId="77777777" w:rsidR="003A0EC1" w:rsidRDefault="003A0EC1" w:rsidP="005E5229">
            <w:pPr>
              <w:spacing w:before="120" w:after="120" w:line="312" w:lineRule="auto"/>
              <w:ind w:firstLine="0"/>
              <w:jc w:val="both"/>
            </w:pPr>
            <w:r>
              <w:t>Xóa</w:t>
            </w:r>
          </w:p>
        </w:tc>
        <w:tc>
          <w:tcPr>
            <w:tcW w:w="3402" w:type="dxa"/>
          </w:tcPr>
          <w:p w14:paraId="41DAA566" w14:textId="77777777" w:rsidR="003A0EC1" w:rsidRPr="000277D6" w:rsidRDefault="003A0EC1" w:rsidP="005E5229">
            <w:pPr>
              <w:spacing w:before="120" w:after="120" w:line="312" w:lineRule="auto"/>
              <w:ind w:firstLine="0"/>
              <w:jc w:val="both"/>
              <w:rPr>
                <w:highlight w:val="lightGray"/>
              </w:rPr>
            </w:pPr>
            <w:r>
              <w:t>Không cho phép lựa chọn</w:t>
            </w:r>
          </w:p>
        </w:tc>
        <w:tc>
          <w:tcPr>
            <w:tcW w:w="3402" w:type="dxa"/>
          </w:tcPr>
          <w:p w14:paraId="7C080A26" w14:textId="77777777" w:rsidR="003A0EC1" w:rsidRPr="000277D6" w:rsidRDefault="003A0EC1" w:rsidP="005E5229">
            <w:pPr>
              <w:spacing w:before="120" w:after="120" w:line="312" w:lineRule="auto"/>
              <w:ind w:firstLine="0"/>
              <w:jc w:val="both"/>
              <w:rPr>
                <w:highlight w:val="lightGray"/>
              </w:rPr>
            </w:pPr>
            <w:r>
              <w:t>Không cho phép lựa chọn</w:t>
            </w:r>
          </w:p>
        </w:tc>
      </w:tr>
      <w:tr w:rsidR="003A0EC1" w14:paraId="063051EB" w14:textId="77777777" w:rsidTr="005E5229">
        <w:tc>
          <w:tcPr>
            <w:tcW w:w="2943" w:type="dxa"/>
          </w:tcPr>
          <w:p w14:paraId="7FF576E3" w14:textId="77777777" w:rsidR="003A0EC1" w:rsidRDefault="003A0EC1" w:rsidP="005E5229">
            <w:pPr>
              <w:spacing w:before="120" w:after="120" w:line="312" w:lineRule="auto"/>
              <w:ind w:firstLine="0"/>
              <w:jc w:val="both"/>
            </w:pPr>
            <w:r>
              <w:t>Hủy</w:t>
            </w:r>
          </w:p>
        </w:tc>
        <w:tc>
          <w:tcPr>
            <w:tcW w:w="3402" w:type="dxa"/>
          </w:tcPr>
          <w:p w14:paraId="06DECCB8" w14:textId="77777777" w:rsidR="003A0EC1" w:rsidRPr="000277D6" w:rsidRDefault="003A0EC1" w:rsidP="005E5229">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2C6051D6" w14:textId="77777777" w:rsidR="003A0EC1" w:rsidRPr="000277D6" w:rsidRDefault="003A0EC1" w:rsidP="005E5229">
            <w:pPr>
              <w:spacing w:before="120" w:after="120" w:line="312" w:lineRule="auto"/>
              <w:ind w:firstLine="0"/>
              <w:jc w:val="both"/>
              <w:rPr>
                <w:color w:val="808080" w:themeColor="background1" w:themeShade="80"/>
              </w:rPr>
            </w:pPr>
            <w:r>
              <w:t>Cho phép lựa chọn để thoát khỏi màn hình giao dịch</w:t>
            </w:r>
          </w:p>
        </w:tc>
      </w:tr>
      <w:tr w:rsidR="003A0EC1" w14:paraId="77E42045" w14:textId="77777777" w:rsidTr="005E5229">
        <w:tc>
          <w:tcPr>
            <w:tcW w:w="2943" w:type="dxa"/>
          </w:tcPr>
          <w:p w14:paraId="06C34951" w14:textId="77777777" w:rsidR="003A0EC1" w:rsidRDefault="003A0EC1" w:rsidP="005E5229">
            <w:pPr>
              <w:spacing w:before="120" w:after="120" w:line="312" w:lineRule="auto"/>
              <w:ind w:firstLine="0"/>
              <w:jc w:val="both"/>
            </w:pPr>
            <w:r>
              <w:t>Chuyển phê duyệt</w:t>
            </w:r>
          </w:p>
          <w:p w14:paraId="0CE04A99" w14:textId="77777777" w:rsidR="003A0EC1" w:rsidRDefault="003A0EC1" w:rsidP="005E5229">
            <w:pPr>
              <w:spacing w:before="120" w:after="120" w:line="312" w:lineRule="auto"/>
              <w:ind w:firstLine="0"/>
            </w:pPr>
            <w:r>
              <w:t>(tên cũ Chuyển kiểm soát)</w:t>
            </w:r>
          </w:p>
        </w:tc>
        <w:tc>
          <w:tcPr>
            <w:tcW w:w="3402" w:type="dxa"/>
          </w:tcPr>
          <w:p w14:paraId="139A7C78" w14:textId="77777777" w:rsidR="003A0EC1" w:rsidRDefault="003A0EC1" w:rsidP="005E5229">
            <w:pPr>
              <w:spacing w:before="120" w:after="120" w:line="312" w:lineRule="auto"/>
              <w:ind w:firstLine="0"/>
              <w:jc w:val="both"/>
            </w:pPr>
            <w:r>
              <w:t>Cho phép lựa chọn để chuyển KSV phê duyệt</w:t>
            </w:r>
          </w:p>
        </w:tc>
        <w:tc>
          <w:tcPr>
            <w:tcW w:w="3402" w:type="dxa"/>
          </w:tcPr>
          <w:p w14:paraId="28A5B381" w14:textId="77777777" w:rsidR="003A0EC1" w:rsidRDefault="003A0EC1" w:rsidP="005E5229">
            <w:pPr>
              <w:spacing w:before="120" w:after="120" w:line="312" w:lineRule="auto"/>
              <w:ind w:firstLine="0"/>
              <w:jc w:val="both"/>
            </w:pPr>
            <w:r>
              <w:t>Không cho phép lựa chọn</w:t>
            </w:r>
          </w:p>
        </w:tc>
      </w:tr>
      <w:tr w:rsidR="003A0EC1" w14:paraId="452B1D7A" w14:textId="77777777" w:rsidTr="005E5229">
        <w:tc>
          <w:tcPr>
            <w:tcW w:w="2943" w:type="dxa"/>
          </w:tcPr>
          <w:p w14:paraId="05B6F10E" w14:textId="77777777" w:rsidR="003A0EC1" w:rsidRDefault="003A0EC1" w:rsidP="005E5229">
            <w:pPr>
              <w:spacing w:before="120" w:after="120" w:line="312" w:lineRule="auto"/>
              <w:ind w:firstLine="0"/>
              <w:jc w:val="both"/>
            </w:pPr>
            <w:r>
              <w:t>Phê duyệt</w:t>
            </w:r>
          </w:p>
          <w:p w14:paraId="564A4E79" w14:textId="77777777" w:rsidR="003A0EC1" w:rsidRDefault="003A0EC1" w:rsidP="005E5229">
            <w:pPr>
              <w:spacing w:before="120" w:after="120" w:line="312" w:lineRule="auto"/>
              <w:ind w:firstLine="0"/>
              <w:jc w:val="both"/>
            </w:pPr>
            <w:r>
              <w:t>(tên cũ Chấp nhận)</w:t>
            </w:r>
          </w:p>
        </w:tc>
        <w:tc>
          <w:tcPr>
            <w:tcW w:w="3402" w:type="dxa"/>
          </w:tcPr>
          <w:p w14:paraId="7BB14E1F" w14:textId="77777777" w:rsidR="003A0EC1" w:rsidRDefault="003A0EC1" w:rsidP="005E5229">
            <w:pPr>
              <w:spacing w:before="120" w:after="120" w:line="312" w:lineRule="auto"/>
              <w:ind w:firstLine="0"/>
              <w:jc w:val="both"/>
            </w:pPr>
            <w:r>
              <w:t>Không cho phép lựa chọn</w:t>
            </w:r>
          </w:p>
        </w:tc>
        <w:tc>
          <w:tcPr>
            <w:tcW w:w="3402" w:type="dxa"/>
          </w:tcPr>
          <w:p w14:paraId="5C0EF71E" w14:textId="77777777" w:rsidR="003A0EC1" w:rsidRDefault="003A0EC1" w:rsidP="005E5229">
            <w:pPr>
              <w:spacing w:before="120" w:after="120" w:line="312" w:lineRule="auto"/>
              <w:ind w:firstLine="0"/>
              <w:jc w:val="both"/>
            </w:pPr>
            <w:r>
              <w:t>Cho phép lựa chọn để phê duyệt giao dịch</w:t>
            </w:r>
          </w:p>
        </w:tc>
      </w:tr>
      <w:tr w:rsidR="003A0EC1" w14:paraId="342000D1" w14:textId="77777777" w:rsidTr="005E5229">
        <w:tc>
          <w:tcPr>
            <w:tcW w:w="2943" w:type="dxa"/>
          </w:tcPr>
          <w:p w14:paraId="2216BA86" w14:textId="77777777" w:rsidR="003A0EC1" w:rsidRDefault="003A0EC1" w:rsidP="005E5229">
            <w:pPr>
              <w:spacing w:before="120" w:after="120" w:line="312" w:lineRule="auto"/>
              <w:ind w:firstLine="0"/>
              <w:jc w:val="both"/>
            </w:pPr>
            <w:r>
              <w:lastRenderedPageBreak/>
              <w:t>Từ chối</w:t>
            </w:r>
          </w:p>
          <w:p w14:paraId="5CFE5B0E" w14:textId="77777777" w:rsidR="003A0EC1" w:rsidRDefault="003A0EC1" w:rsidP="005E5229">
            <w:pPr>
              <w:spacing w:before="120" w:after="120" w:line="312" w:lineRule="auto"/>
              <w:ind w:firstLine="0"/>
              <w:jc w:val="both"/>
            </w:pPr>
            <w:r>
              <w:t>(tên cũ Chuyển trả)</w:t>
            </w:r>
          </w:p>
        </w:tc>
        <w:tc>
          <w:tcPr>
            <w:tcW w:w="3402" w:type="dxa"/>
          </w:tcPr>
          <w:p w14:paraId="24F800A7" w14:textId="77777777" w:rsidR="003A0EC1" w:rsidRDefault="003A0EC1" w:rsidP="005E5229">
            <w:pPr>
              <w:spacing w:before="120" w:after="120" w:line="312" w:lineRule="auto"/>
              <w:ind w:firstLine="0"/>
              <w:jc w:val="both"/>
            </w:pPr>
            <w:r>
              <w:t>Không cho phép lựa chọn</w:t>
            </w:r>
          </w:p>
        </w:tc>
        <w:tc>
          <w:tcPr>
            <w:tcW w:w="3402" w:type="dxa"/>
          </w:tcPr>
          <w:p w14:paraId="593DD4F8" w14:textId="77777777" w:rsidR="003A0EC1" w:rsidRDefault="003A0EC1" w:rsidP="005E5229">
            <w:pPr>
              <w:spacing w:before="120" w:after="120" w:line="312" w:lineRule="auto"/>
              <w:ind w:firstLine="0"/>
              <w:jc w:val="both"/>
            </w:pPr>
            <w:r>
              <w:t>Cho phép lựa chọn để từ chối phê duyệt giao dịch</w:t>
            </w:r>
          </w:p>
        </w:tc>
      </w:tr>
      <w:tr w:rsidR="003A0EC1" w14:paraId="795C05C3" w14:textId="77777777" w:rsidTr="005E5229">
        <w:tc>
          <w:tcPr>
            <w:tcW w:w="2943" w:type="dxa"/>
          </w:tcPr>
          <w:p w14:paraId="4ACC19C8" w14:textId="77777777" w:rsidR="003A0EC1" w:rsidRDefault="003A0EC1" w:rsidP="005E5229">
            <w:pPr>
              <w:spacing w:before="120" w:after="120" w:line="312" w:lineRule="auto"/>
              <w:ind w:firstLine="0"/>
              <w:jc w:val="both"/>
            </w:pPr>
            <w:r>
              <w:t>In GĐN hạch toán</w:t>
            </w:r>
          </w:p>
        </w:tc>
        <w:tc>
          <w:tcPr>
            <w:tcW w:w="3402" w:type="dxa"/>
          </w:tcPr>
          <w:p w14:paraId="1305EEEB" w14:textId="77777777" w:rsidR="003A0EC1" w:rsidRDefault="003A0EC1" w:rsidP="005E5229">
            <w:pPr>
              <w:spacing w:before="120" w:after="120" w:line="312" w:lineRule="auto"/>
              <w:ind w:firstLine="0"/>
              <w:jc w:val="both"/>
            </w:pPr>
            <w:r>
              <w:t>Cho phép lựa chọn để in chứng từ giao dịch</w:t>
            </w:r>
          </w:p>
        </w:tc>
        <w:tc>
          <w:tcPr>
            <w:tcW w:w="3402" w:type="dxa"/>
          </w:tcPr>
          <w:p w14:paraId="65AB5801" w14:textId="77777777" w:rsidR="003A0EC1" w:rsidRDefault="003A0EC1" w:rsidP="005E5229">
            <w:pPr>
              <w:spacing w:before="120" w:after="120" w:line="312" w:lineRule="auto"/>
              <w:ind w:firstLine="0"/>
              <w:jc w:val="both"/>
            </w:pPr>
            <w:r>
              <w:t>Cho phép lựa chọn để in chứng từ giao dịch</w:t>
            </w:r>
          </w:p>
        </w:tc>
      </w:tr>
    </w:tbl>
    <w:p w14:paraId="4B5CA356" w14:textId="7B20CFB4" w:rsidR="00144601" w:rsidRPr="008801D7" w:rsidRDefault="00C439A9" w:rsidP="00144601">
      <w:pPr>
        <w:pStyle w:val="Heading4"/>
      </w:pPr>
      <w:r>
        <w:t xml:space="preserve">Chức năng </w:t>
      </w:r>
      <w:r w:rsidR="00144601">
        <w:t>Xử lý hồ sơ mới</w:t>
      </w:r>
    </w:p>
    <w:p w14:paraId="75E8F480" w14:textId="77777777" w:rsidR="00144601" w:rsidRDefault="00144601" w:rsidP="00144601">
      <w:r>
        <w:rPr>
          <w:noProof/>
        </w:rPr>
        <w:drawing>
          <wp:inline distT="0" distB="0" distL="0" distR="0" wp14:anchorId="39772D55" wp14:editId="2C12DDD0">
            <wp:extent cx="5943600" cy="429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295140"/>
                    </a:xfrm>
                    <a:prstGeom prst="rect">
                      <a:avLst/>
                    </a:prstGeom>
                  </pic:spPr>
                </pic:pic>
              </a:graphicData>
            </a:graphic>
          </wp:inline>
        </w:drawing>
      </w:r>
    </w:p>
    <w:p w14:paraId="24320079" w14:textId="2F1436F9" w:rsidR="005E5229" w:rsidRDefault="005E5229" w:rsidP="00724F94">
      <w:pPr>
        <w:pStyle w:val="Heading7"/>
        <w:numPr>
          <w:ilvl w:val="0"/>
          <w:numId w:val="19"/>
        </w:numPr>
      </w:pPr>
      <w:r>
        <w:t>Tab Thông tin Bảo lãnh nhận hàng</w:t>
      </w:r>
    </w:p>
    <w:tbl>
      <w:tblPr>
        <w:tblStyle w:val="TableGrid"/>
        <w:tblW w:w="11998" w:type="dxa"/>
        <w:tblInd w:w="18" w:type="dxa"/>
        <w:tblLayout w:type="fixed"/>
        <w:tblLook w:val="04A0" w:firstRow="1" w:lastRow="0" w:firstColumn="1" w:lastColumn="0" w:noHBand="0" w:noVBand="1"/>
      </w:tblPr>
      <w:tblGrid>
        <w:gridCol w:w="1791"/>
        <w:gridCol w:w="1418"/>
        <w:gridCol w:w="567"/>
        <w:gridCol w:w="567"/>
        <w:gridCol w:w="4819"/>
        <w:gridCol w:w="1418"/>
        <w:gridCol w:w="1418"/>
      </w:tblGrid>
      <w:tr w:rsidR="00E533D3" w:rsidRPr="00615117" w14:paraId="7DEC55A4" w14:textId="77777777" w:rsidTr="00626CED">
        <w:tc>
          <w:tcPr>
            <w:tcW w:w="1791" w:type="dxa"/>
          </w:tcPr>
          <w:p w14:paraId="701A22E4" w14:textId="77777777" w:rsidR="00E533D3" w:rsidRPr="00615117" w:rsidRDefault="00E533D3" w:rsidP="00626CED">
            <w:pPr>
              <w:spacing w:line="312" w:lineRule="auto"/>
              <w:ind w:firstLine="72"/>
              <w:rPr>
                <w:rFonts w:cs="Times New Roman"/>
                <w:b/>
                <w:szCs w:val="26"/>
              </w:rPr>
            </w:pPr>
            <w:r w:rsidRPr="00615117">
              <w:rPr>
                <w:rFonts w:cs="Times New Roman"/>
                <w:b/>
                <w:szCs w:val="26"/>
              </w:rPr>
              <w:t>Tên trường</w:t>
            </w:r>
          </w:p>
        </w:tc>
        <w:tc>
          <w:tcPr>
            <w:tcW w:w="1418" w:type="dxa"/>
          </w:tcPr>
          <w:p w14:paraId="35B966D6" w14:textId="77777777" w:rsidR="00E533D3" w:rsidRPr="00615117" w:rsidRDefault="00E533D3" w:rsidP="00626CED">
            <w:pPr>
              <w:spacing w:line="312" w:lineRule="auto"/>
              <w:ind w:firstLine="0"/>
              <w:rPr>
                <w:rFonts w:cs="Times New Roman"/>
                <w:b/>
                <w:szCs w:val="26"/>
              </w:rPr>
            </w:pPr>
            <w:r w:rsidRPr="00615117">
              <w:rPr>
                <w:rFonts w:cs="Times New Roman"/>
                <w:b/>
                <w:szCs w:val="26"/>
              </w:rPr>
              <w:t>Định dạng</w:t>
            </w:r>
          </w:p>
        </w:tc>
        <w:tc>
          <w:tcPr>
            <w:tcW w:w="567" w:type="dxa"/>
          </w:tcPr>
          <w:p w14:paraId="24AAE9B3" w14:textId="77777777" w:rsidR="00E533D3" w:rsidRPr="00615117" w:rsidRDefault="00E533D3" w:rsidP="00626CED">
            <w:pPr>
              <w:spacing w:line="312" w:lineRule="auto"/>
              <w:ind w:firstLine="0"/>
              <w:rPr>
                <w:rFonts w:cs="Times New Roman"/>
                <w:b/>
                <w:szCs w:val="26"/>
              </w:rPr>
            </w:pPr>
            <w:r w:rsidRPr="00615117">
              <w:rPr>
                <w:rFonts w:cs="Times New Roman"/>
                <w:b/>
                <w:szCs w:val="26"/>
              </w:rPr>
              <w:t>Độ dài</w:t>
            </w:r>
          </w:p>
        </w:tc>
        <w:tc>
          <w:tcPr>
            <w:tcW w:w="5386" w:type="dxa"/>
            <w:gridSpan w:val="2"/>
            <w:shd w:val="clear" w:color="auto" w:fill="auto"/>
          </w:tcPr>
          <w:p w14:paraId="4BD43638" w14:textId="77777777" w:rsidR="00E533D3" w:rsidRDefault="00E533D3" w:rsidP="00626CED">
            <w:pPr>
              <w:spacing w:line="312" w:lineRule="auto"/>
              <w:ind w:firstLine="0"/>
              <w:rPr>
                <w:rFonts w:cs="Times New Roman"/>
                <w:b/>
                <w:szCs w:val="26"/>
              </w:rPr>
            </w:pPr>
            <w:r w:rsidRPr="00615117">
              <w:rPr>
                <w:rFonts w:cs="Times New Roman"/>
                <w:b/>
                <w:szCs w:val="26"/>
              </w:rPr>
              <w:t>Mô tả</w:t>
            </w:r>
          </w:p>
          <w:p w14:paraId="2730D30B" w14:textId="77777777" w:rsidR="00E533D3" w:rsidRPr="0092625B" w:rsidRDefault="00E533D3" w:rsidP="00626CED">
            <w:pPr>
              <w:spacing w:line="312" w:lineRule="auto"/>
              <w:ind w:firstLine="0"/>
              <w:rPr>
                <w:rFonts w:cs="Times New Roman"/>
                <w:i/>
                <w:szCs w:val="26"/>
              </w:rPr>
            </w:pPr>
            <w:r w:rsidRPr="0092625B">
              <w:rPr>
                <w:rFonts w:cs="Times New Roman"/>
                <w:i/>
                <w:szCs w:val="26"/>
              </w:rPr>
              <w:t>(M-Mandatory, O-Optional, P-Protect)</w:t>
            </w:r>
          </w:p>
        </w:tc>
        <w:tc>
          <w:tcPr>
            <w:tcW w:w="1418" w:type="dxa"/>
            <w:shd w:val="clear" w:color="auto" w:fill="auto"/>
          </w:tcPr>
          <w:p w14:paraId="171D1887" w14:textId="77777777" w:rsidR="00E533D3" w:rsidRPr="00615117" w:rsidRDefault="00E533D3" w:rsidP="00626CED">
            <w:pPr>
              <w:spacing w:line="312" w:lineRule="auto"/>
              <w:ind w:firstLine="0"/>
              <w:jc w:val="center"/>
              <w:rPr>
                <w:rFonts w:cs="Times New Roman"/>
                <w:b/>
                <w:szCs w:val="26"/>
              </w:rPr>
            </w:pPr>
            <w:r>
              <w:rPr>
                <w:rFonts w:cs="Times New Roman"/>
                <w:b/>
                <w:szCs w:val="26"/>
              </w:rPr>
              <w:t>Mapping (Y/N)</w:t>
            </w:r>
          </w:p>
        </w:tc>
        <w:tc>
          <w:tcPr>
            <w:tcW w:w="1418" w:type="dxa"/>
          </w:tcPr>
          <w:p w14:paraId="5242AA1D" w14:textId="77777777" w:rsidR="00E533D3" w:rsidRDefault="00E533D3" w:rsidP="00626CED">
            <w:pPr>
              <w:spacing w:line="312" w:lineRule="auto"/>
              <w:ind w:firstLine="0"/>
              <w:rPr>
                <w:rFonts w:cs="Times New Roman"/>
                <w:b/>
                <w:szCs w:val="26"/>
              </w:rPr>
            </w:pPr>
            <w:r>
              <w:rPr>
                <w:rFonts w:cs="Times New Roman"/>
                <w:b/>
                <w:szCs w:val="26"/>
              </w:rPr>
              <w:t>Ghi chú</w:t>
            </w:r>
          </w:p>
          <w:p w14:paraId="628507C7" w14:textId="77777777" w:rsidR="00E533D3" w:rsidRPr="0082519E" w:rsidRDefault="00E533D3" w:rsidP="00626CED">
            <w:pPr>
              <w:spacing w:line="312" w:lineRule="auto"/>
              <w:ind w:firstLine="0"/>
              <w:rPr>
                <w:rFonts w:cs="Times New Roman"/>
                <w:i/>
                <w:sz w:val="22"/>
                <w:szCs w:val="26"/>
              </w:rPr>
            </w:pPr>
            <w:r w:rsidRPr="0082519E">
              <w:rPr>
                <w:rFonts w:cs="Times New Roman"/>
                <w:i/>
                <w:sz w:val="22"/>
                <w:szCs w:val="26"/>
              </w:rPr>
              <w:t>N: New</w:t>
            </w:r>
          </w:p>
          <w:p w14:paraId="2488570E" w14:textId="77777777" w:rsidR="00E533D3" w:rsidRPr="0082519E" w:rsidRDefault="00E533D3" w:rsidP="00626CED">
            <w:pPr>
              <w:spacing w:line="312" w:lineRule="auto"/>
              <w:ind w:firstLine="0"/>
              <w:rPr>
                <w:rFonts w:cs="Times New Roman"/>
                <w:i/>
                <w:sz w:val="22"/>
                <w:szCs w:val="26"/>
              </w:rPr>
            </w:pPr>
            <w:r w:rsidRPr="0082519E">
              <w:rPr>
                <w:rFonts w:cs="Times New Roman"/>
                <w:i/>
                <w:sz w:val="22"/>
                <w:szCs w:val="26"/>
              </w:rPr>
              <w:t xml:space="preserve">Blank: Old </w:t>
            </w:r>
          </w:p>
          <w:p w14:paraId="1D806DEF" w14:textId="77777777" w:rsidR="00E533D3" w:rsidRPr="0082519E" w:rsidRDefault="00E533D3" w:rsidP="00626CED">
            <w:pPr>
              <w:spacing w:line="312" w:lineRule="auto"/>
              <w:ind w:firstLine="0"/>
              <w:rPr>
                <w:rFonts w:cs="Times New Roman"/>
                <w:i/>
                <w:sz w:val="22"/>
                <w:szCs w:val="26"/>
              </w:rPr>
            </w:pPr>
            <w:r w:rsidRPr="0082519E">
              <w:rPr>
                <w:rFonts w:cs="Times New Roman"/>
                <w:i/>
                <w:sz w:val="22"/>
                <w:szCs w:val="26"/>
              </w:rPr>
              <w:t>RL: Rename Label</w:t>
            </w:r>
          </w:p>
          <w:p w14:paraId="630625FD" w14:textId="77777777" w:rsidR="00E533D3" w:rsidRDefault="00E533D3" w:rsidP="00626CED">
            <w:pPr>
              <w:spacing w:line="312" w:lineRule="auto"/>
              <w:ind w:firstLine="0"/>
              <w:jc w:val="center"/>
              <w:rPr>
                <w:rFonts w:cs="Times New Roman"/>
                <w:b/>
                <w:szCs w:val="26"/>
              </w:rPr>
            </w:pPr>
            <w:r w:rsidRPr="0082519E">
              <w:rPr>
                <w:rFonts w:cs="Times New Roman"/>
                <w:i/>
                <w:sz w:val="22"/>
                <w:szCs w:val="26"/>
              </w:rPr>
              <w:t>RV: Remove</w:t>
            </w:r>
          </w:p>
        </w:tc>
      </w:tr>
      <w:tr w:rsidR="00E533D3" w:rsidRPr="009076A4" w14:paraId="3B7F3C33" w14:textId="77777777" w:rsidTr="00626CED">
        <w:tc>
          <w:tcPr>
            <w:tcW w:w="10580" w:type="dxa"/>
            <w:gridSpan w:val="6"/>
          </w:tcPr>
          <w:p w14:paraId="040AB65C" w14:textId="77777777" w:rsidR="00E533D3" w:rsidRPr="0061546F" w:rsidRDefault="00E533D3" w:rsidP="00E533D3">
            <w:pPr>
              <w:spacing w:line="312" w:lineRule="auto"/>
              <w:ind w:firstLine="0"/>
              <w:rPr>
                <w:rFonts w:cs="Times New Roman"/>
                <w:b/>
                <w:i/>
                <w:color w:val="FF0000"/>
                <w:szCs w:val="26"/>
                <w:u w:val="single"/>
              </w:rPr>
            </w:pPr>
            <w:r w:rsidRPr="0061546F">
              <w:rPr>
                <w:rFonts w:cs="Times New Roman"/>
                <w:b/>
                <w:i/>
                <w:color w:val="FF0000"/>
                <w:szCs w:val="26"/>
                <w:u w:val="single"/>
              </w:rPr>
              <w:t>1. Sự kiện</w:t>
            </w:r>
            <w:r>
              <w:rPr>
                <w:rFonts w:cs="Times New Roman"/>
                <w:b/>
                <w:i/>
                <w:color w:val="FF0000"/>
                <w:szCs w:val="26"/>
                <w:u w:val="single"/>
              </w:rPr>
              <w:t>: Phát hành bảo lãnh nhận hàng</w:t>
            </w:r>
            <w:r w:rsidRPr="0061546F">
              <w:rPr>
                <w:rFonts w:cs="Times New Roman"/>
                <w:b/>
                <w:i/>
                <w:color w:val="FF0000"/>
                <w:szCs w:val="26"/>
                <w:u w:val="single"/>
              </w:rPr>
              <w:t>:</w:t>
            </w:r>
          </w:p>
          <w:p w14:paraId="4D3B4DB3" w14:textId="2A028D7D" w:rsidR="00E533D3" w:rsidRPr="009076A4" w:rsidRDefault="00E533D3" w:rsidP="00E533D3">
            <w:pPr>
              <w:spacing w:line="312" w:lineRule="auto"/>
              <w:ind w:firstLine="0"/>
              <w:rPr>
                <w:rFonts w:cs="Times New Roman"/>
                <w:color w:val="FF0000"/>
                <w:szCs w:val="26"/>
                <w:u w:val="single"/>
              </w:rPr>
            </w:pPr>
            <w:r>
              <w:rPr>
                <w:rFonts w:cs="Times New Roman"/>
                <w:i/>
                <w:color w:val="FF0000"/>
                <w:szCs w:val="26"/>
                <w:u w:val="single"/>
              </w:rPr>
              <w:lastRenderedPageBreak/>
              <w:t>( Xây dựng dựa trên màn hình chức năng cũ là tạo mới Bảo lãnh nhận hàng)</w:t>
            </w:r>
          </w:p>
        </w:tc>
        <w:tc>
          <w:tcPr>
            <w:tcW w:w="1418" w:type="dxa"/>
          </w:tcPr>
          <w:p w14:paraId="7720AC4F" w14:textId="77777777" w:rsidR="00E533D3" w:rsidRPr="009076A4" w:rsidRDefault="00E533D3" w:rsidP="00626CED">
            <w:pPr>
              <w:spacing w:line="312" w:lineRule="auto"/>
              <w:ind w:firstLine="0"/>
              <w:rPr>
                <w:rFonts w:cs="Times New Roman"/>
                <w:color w:val="FF0000"/>
                <w:szCs w:val="26"/>
                <w:u w:val="single"/>
              </w:rPr>
            </w:pPr>
          </w:p>
        </w:tc>
      </w:tr>
      <w:tr w:rsidR="00E533D3" w:rsidRPr="00615117" w14:paraId="642FD212" w14:textId="77777777" w:rsidTr="00626CED">
        <w:tc>
          <w:tcPr>
            <w:tcW w:w="1791" w:type="dxa"/>
          </w:tcPr>
          <w:p w14:paraId="1B3540C7" w14:textId="12ECCCE1" w:rsidR="00E533D3" w:rsidRPr="009E452D" w:rsidRDefault="00E533D3" w:rsidP="00626CED">
            <w:pPr>
              <w:spacing w:line="312" w:lineRule="auto"/>
              <w:ind w:firstLine="0"/>
              <w:rPr>
                <w:rFonts w:cs="Times New Roman"/>
                <w:i/>
                <w:szCs w:val="26"/>
              </w:rPr>
            </w:pPr>
            <w:r w:rsidRPr="00615117">
              <w:rPr>
                <w:rFonts w:cs="Times New Roman"/>
                <w:szCs w:val="26"/>
              </w:rPr>
              <w:lastRenderedPageBreak/>
              <w:t xml:space="preserve">Số SG ref </w:t>
            </w:r>
          </w:p>
        </w:tc>
        <w:tc>
          <w:tcPr>
            <w:tcW w:w="1418" w:type="dxa"/>
          </w:tcPr>
          <w:p w14:paraId="6502DA5F" w14:textId="217C9048" w:rsidR="00E533D3" w:rsidRPr="00615117" w:rsidRDefault="00E533D3" w:rsidP="00626CED">
            <w:pPr>
              <w:spacing w:line="312" w:lineRule="auto"/>
              <w:ind w:firstLine="0"/>
              <w:rPr>
                <w:rFonts w:cs="Times New Roman"/>
                <w:szCs w:val="26"/>
              </w:rPr>
            </w:pPr>
            <w:r w:rsidRPr="00615117">
              <w:rPr>
                <w:rFonts w:cs="Times New Roman"/>
                <w:szCs w:val="26"/>
              </w:rPr>
              <w:t>Nvarchar</w:t>
            </w:r>
          </w:p>
        </w:tc>
        <w:tc>
          <w:tcPr>
            <w:tcW w:w="567" w:type="dxa"/>
          </w:tcPr>
          <w:p w14:paraId="398064AD" w14:textId="42B7EB01" w:rsidR="00E533D3" w:rsidRPr="00615117" w:rsidRDefault="00E533D3" w:rsidP="00626CED">
            <w:pPr>
              <w:spacing w:line="312" w:lineRule="auto"/>
              <w:ind w:firstLine="0"/>
              <w:rPr>
                <w:rFonts w:cs="Times New Roman"/>
                <w:szCs w:val="26"/>
              </w:rPr>
            </w:pPr>
            <w:r w:rsidRPr="00615117">
              <w:rPr>
                <w:rFonts w:cs="Times New Roman"/>
                <w:szCs w:val="26"/>
              </w:rPr>
              <w:t>12</w:t>
            </w:r>
          </w:p>
        </w:tc>
        <w:tc>
          <w:tcPr>
            <w:tcW w:w="567" w:type="dxa"/>
          </w:tcPr>
          <w:p w14:paraId="0DA3057C" w14:textId="24BF5ED4" w:rsidR="00E533D3" w:rsidRPr="00615117" w:rsidRDefault="00E533D3" w:rsidP="00626CED">
            <w:pPr>
              <w:spacing w:line="312" w:lineRule="auto"/>
              <w:ind w:firstLine="0"/>
              <w:rPr>
                <w:rFonts w:cs="Times New Roman"/>
                <w:szCs w:val="26"/>
              </w:rPr>
            </w:pPr>
            <w:r w:rsidRPr="00615117">
              <w:rPr>
                <w:rFonts w:cs="Times New Roman"/>
                <w:szCs w:val="26"/>
              </w:rPr>
              <w:t>M</w:t>
            </w:r>
          </w:p>
        </w:tc>
        <w:tc>
          <w:tcPr>
            <w:tcW w:w="4819" w:type="dxa"/>
          </w:tcPr>
          <w:p w14:paraId="5CA5C035"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Số SG ref:</w:t>
            </w:r>
          </w:p>
          <w:p w14:paraId="5DCB9F3F" w14:textId="77777777" w:rsidR="00E533D3" w:rsidRPr="00615117" w:rsidRDefault="00E533D3" w:rsidP="00626CED">
            <w:pPr>
              <w:spacing w:line="312" w:lineRule="auto"/>
              <w:ind w:firstLine="0"/>
              <w:rPr>
                <w:rFonts w:cs="Times New Roman"/>
                <w:szCs w:val="26"/>
              </w:rPr>
            </w:pPr>
            <w:r w:rsidRPr="00615117">
              <w:rPr>
                <w:rFonts w:cs="Times New Roman"/>
                <w:szCs w:val="26"/>
              </w:rPr>
              <w:t>Số SG ref của chi nhánh do hệ thống tự sinh ra</w:t>
            </w:r>
          </w:p>
          <w:p w14:paraId="67A9269A" w14:textId="77777777" w:rsidR="00E533D3" w:rsidRPr="00615117" w:rsidRDefault="00E533D3" w:rsidP="00626CED">
            <w:pPr>
              <w:spacing w:line="312" w:lineRule="auto"/>
              <w:ind w:firstLine="0"/>
              <w:rPr>
                <w:rFonts w:cs="Times New Roman"/>
                <w:szCs w:val="26"/>
              </w:rPr>
            </w:pPr>
            <w:r w:rsidRPr="00615117">
              <w:rPr>
                <w:rFonts w:cs="Times New Roman"/>
                <w:szCs w:val="26"/>
              </w:rPr>
              <w:t xml:space="preserve">- Khi TTV bấm vào nút tạo mới chương trình tự động sinh ra số tham chiếu  gồm 12 ký tự gồm cả chữ và số có dạng </w:t>
            </w:r>
          </w:p>
          <w:p w14:paraId="5F3ABF4E" w14:textId="77777777" w:rsidR="00E533D3" w:rsidRPr="00615117" w:rsidRDefault="00E533D3" w:rsidP="00626CED">
            <w:pPr>
              <w:spacing w:line="312" w:lineRule="auto"/>
              <w:ind w:firstLine="0"/>
              <w:rPr>
                <w:rFonts w:cs="Times New Roman"/>
                <w:szCs w:val="26"/>
              </w:rPr>
            </w:pPr>
            <w:r w:rsidRPr="00615117">
              <w:rPr>
                <w:rFonts w:cs="Times New Roman"/>
                <w:szCs w:val="26"/>
              </w:rPr>
              <w:t xml:space="preserve">LAOSGyyxxxxx (2 ký yy là năm phát hành, năm ký tự xxxxx  là số thứ tự của SG phát sinh trong năm) </w:t>
            </w:r>
          </w:p>
          <w:p w14:paraId="0F88F36C" w14:textId="77777777" w:rsidR="00E533D3" w:rsidRPr="00C12FE2" w:rsidRDefault="00E533D3" w:rsidP="00626CED">
            <w:pPr>
              <w:pStyle w:val="ListParagraph"/>
              <w:spacing w:line="312" w:lineRule="auto"/>
              <w:ind w:firstLine="0"/>
              <w:rPr>
                <w:rFonts w:cs="Times New Roman"/>
                <w:szCs w:val="26"/>
              </w:rPr>
            </w:pPr>
          </w:p>
        </w:tc>
        <w:tc>
          <w:tcPr>
            <w:tcW w:w="1418" w:type="dxa"/>
          </w:tcPr>
          <w:p w14:paraId="13EF37BA" w14:textId="6BC9F99C" w:rsidR="00E533D3" w:rsidRPr="00294073" w:rsidRDefault="00E533D3" w:rsidP="00626CED">
            <w:pPr>
              <w:spacing w:line="312" w:lineRule="auto"/>
              <w:ind w:firstLine="0"/>
              <w:rPr>
                <w:rFonts w:cs="Times New Roman"/>
                <w:szCs w:val="26"/>
                <w:u w:val="single"/>
              </w:rPr>
            </w:pPr>
            <w:r>
              <w:rPr>
                <w:rFonts w:cs="Times New Roman"/>
                <w:i/>
                <w:color w:val="0070C0"/>
                <w:sz w:val="20"/>
                <w:szCs w:val="26"/>
              </w:rPr>
              <w:t>N</w:t>
            </w:r>
          </w:p>
        </w:tc>
        <w:tc>
          <w:tcPr>
            <w:tcW w:w="1418" w:type="dxa"/>
          </w:tcPr>
          <w:p w14:paraId="48A10453" w14:textId="4CAB22A3" w:rsidR="00E533D3" w:rsidRDefault="00E533D3" w:rsidP="00626CED">
            <w:pPr>
              <w:spacing w:line="312" w:lineRule="auto"/>
              <w:ind w:firstLine="0"/>
              <w:rPr>
                <w:rFonts w:cs="Times New Roman"/>
                <w:szCs w:val="26"/>
                <w:u w:val="single"/>
              </w:rPr>
            </w:pPr>
          </w:p>
        </w:tc>
      </w:tr>
      <w:tr w:rsidR="00E533D3" w:rsidRPr="00615117" w14:paraId="30217FAA" w14:textId="77777777" w:rsidTr="00626CED">
        <w:tc>
          <w:tcPr>
            <w:tcW w:w="1791" w:type="dxa"/>
          </w:tcPr>
          <w:p w14:paraId="199AE84A" w14:textId="3E79D38D" w:rsidR="00E533D3" w:rsidRPr="00615117" w:rsidRDefault="00E533D3" w:rsidP="00626CED">
            <w:pPr>
              <w:spacing w:line="312" w:lineRule="auto"/>
              <w:ind w:firstLine="0"/>
              <w:rPr>
                <w:rFonts w:cs="Times New Roman"/>
                <w:szCs w:val="26"/>
              </w:rPr>
            </w:pPr>
            <w:r w:rsidRPr="00615117">
              <w:rPr>
                <w:rFonts w:cs="Times New Roman"/>
                <w:szCs w:val="26"/>
              </w:rPr>
              <w:t>Số Ref EE</w:t>
            </w:r>
          </w:p>
        </w:tc>
        <w:tc>
          <w:tcPr>
            <w:tcW w:w="1418" w:type="dxa"/>
          </w:tcPr>
          <w:p w14:paraId="66CE1A00" w14:textId="62B5A80E" w:rsidR="00E533D3" w:rsidRPr="00615117" w:rsidRDefault="00E533D3" w:rsidP="00626CED">
            <w:pPr>
              <w:spacing w:line="312" w:lineRule="auto"/>
              <w:ind w:firstLine="0"/>
              <w:rPr>
                <w:rFonts w:cs="Times New Roman"/>
                <w:szCs w:val="26"/>
              </w:rPr>
            </w:pPr>
            <w:r w:rsidRPr="00615117">
              <w:rPr>
                <w:rFonts w:cs="Times New Roman"/>
                <w:szCs w:val="26"/>
              </w:rPr>
              <w:t>Nvarchar</w:t>
            </w:r>
          </w:p>
        </w:tc>
        <w:tc>
          <w:tcPr>
            <w:tcW w:w="567" w:type="dxa"/>
          </w:tcPr>
          <w:p w14:paraId="0BC857E8" w14:textId="6DFD0723" w:rsidR="00E533D3" w:rsidRPr="00615117" w:rsidRDefault="00E533D3" w:rsidP="00626CED">
            <w:pPr>
              <w:spacing w:line="312" w:lineRule="auto"/>
              <w:ind w:firstLine="0"/>
              <w:rPr>
                <w:rFonts w:cs="Times New Roman"/>
                <w:szCs w:val="26"/>
              </w:rPr>
            </w:pPr>
            <w:r w:rsidRPr="00615117">
              <w:rPr>
                <w:rFonts w:cs="Times New Roman"/>
                <w:szCs w:val="26"/>
              </w:rPr>
              <w:t>13</w:t>
            </w:r>
          </w:p>
        </w:tc>
        <w:tc>
          <w:tcPr>
            <w:tcW w:w="567" w:type="dxa"/>
          </w:tcPr>
          <w:p w14:paraId="1FE113F5" w14:textId="1F07B2B1" w:rsidR="00E533D3" w:rsidRDefault="00E533D3" w:rsidP="00626CED">
            <w:pPr>
              <w:spacing w:line="312" w:lineRule="auto"/>
              <w:ind w:firstLine="0"/>
              <w:rPr>
                <w:rFonts w:cs="Times New Roman"/>
                <w:szCs w:val="26"/>
              </w:rPr>
            </w:pPr>
            <w:r>
              <w:rPr>
                <w:rFonts w:cs="Times New Roman"/>
                <w:szCs w:val="26"/>
              </w:rPr>
              <w:t>P</w:t>
            </w:r>
          </w:p>
        </w:tc>
        <w:tc>
          <w:tcPr>
            <w:tcW w:w="4819" w:type="dxa"/>
          </w:tcPr>
          <w:p w14:paraId="055EF636"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Số Ref EE:</w:t>
            </w:r>
          </w:p>
          <w:p w14:paraId="27183B27" w14:textId="77777777" w:rsidR="00E533D3" w:rsidRDefault="00E533D3" w:rsidP="00724F94">
            <w:pPr>
              <w:pStyle w:val="ListParagraph"/>
              <w:numPr>
                <w:ilvl w:val="0"/>
                <w:numId w:val="6"/>
              </w:numPr>
              <w:spacing w:line="312" w:lineRule="auto"/>
              <w:rPr>
                <w:rFonts w:cs="Times New Roman"/>
                <w:szCs w:val="26"/>
              </w:rPr>
            </w:pPr>
            <w:r w:rsidRPr="00615117">
              <w:rPr>
                <w:rFonts w:cs="Times New Roman"/>
                <w:szCs w:val="26"/>
              </w:rPr>
              <w:t>Số</w:t>
            </w:r>
            <w:r>
              <w:rPr>
                <w:rFonts w:cs="Times New Roman"/>
                <w:szCs w:val="26"/>
              </w:rPr>
              <w:t xml:space="preserve"> SG</w:t>
            </w:r>
            <w:r w:rsidRPr="00615117">
              <w:rPr>
                <w:rFonts w:cs="Times New Roman"/>
                <w:szCs w:val="26"/>
              </w:rPr>
              <w:t xml:space="preserve"> được TT TTTM phát hành từ hệ thố</w:t>
            </w:r>
            <w:r>
              <w:rPr>
                <w:rFonts w:cs="Times New Roman"/>
                <w:szCs w:val="26"/>
              </w:rPr>
              <w:t>ng EE</w:t>
            </w:r>
          </w:p>
          <w:p w14:paraId="0EE52CA3" w14:textId="67A21039" w:rsidR="00E533D3" w:rsidRDefault="00E533D3" w:rsidP="00626CED">
            <w:pPr>
              <w:spacing w:line="312" w:lineRule="auto"/>
              <w:ind w:firstLine="0"/>
              <w:rPr>
                <w:rFonts w:cs="Times New Roman"/>
                <w:szCs w:val="26"/>
                <w:u w:val="single"/>
              </w:rPr>
            </w:pPr>
            <w:r w:rsidRPr="00615117">
              <w:rPr>
                <w:rFonts w:cs="Times New Roman"/>
                <w:szCs w:val="26"/>
              </w:rPr>
              <w:t xml:space="preserve"> </w:t>
            </w:r>
            <w:r w:rsidRPr="008E18AD">
              <w:rPr>
                <w:rFonts w:cs="Times New Roman"/>
                <w:szCs w:val="26"/>
              </w:rPr>
              <w:t>Giá trị được trả về từ TF-EE</w:t>
            </w:r>
          </w:p>
        </w:tc>
        <w:tc>
          <w:tcPr>
            <w:tcW w:w="1418" w:type="dxa"/>
          </w:tcPr>
          <w:p w14:paraId="08EE22FD" w14:textId="4F55385E" w:rsidR="00E533D3" w:rsidRDefault="00E533D3"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36049F0" w14:textId="77777777" w:rsidR="00E533D3" w:rsidRDefault="00E533D3" w:rsidP="00626CED">
            <w:pPr>
              <w:spacing w:line="312" w:lineRule="auto"/>
              <w:ind w:firstLine="0"/>
              <w:rPr>
                <w:rFonts w:cs="Times New Roman"/>
                <w:i/>
                <w:color w:val="0070C0"/>
                <w:sz w:val="20"/>
                <w:szCs w:val="26"/>
              </w:rPr>
            </w:pPr>
            <w:r>
              <w:rPr>
                <w:rFonts w:cs="Times New Roman"/>
                <w:i/>
                <w:color w:val="0070C0"/>
                <w:sz w:val="20"/>
                <w:szCs w:val="26"/>
              </w:rPr>
              <w:t>RL</w:t>
            </w:r>
          </w:p>
          <w:p w14:paraId="32C0F91C" w14:textId="70014338" w:rsidR="00E533D3" w:rsidRDefault="00E533D3" w:rsidP="00626CED">
            <w:pPr>
              <w:spacing w:line="312" w:lineRule="auto"/>
              <w:ind w:firstLine="0"/>
              <w:rPr>
                <w:rFonts w:cs="Times New Roman"/>
                <w:szCs w:val="26"/>
                <w:u w:val="single"/>
              </w:rPr>
            </w:pPr>
            <w:r>
              <w:rPr>
                <w:rFonts w:cs="Times New Roman"/>
                <w:i/>
                <w:color w:val="0070C0"/>
                <w:sz w:val="20"/>
                <w:szCs w:val="26"/>
              </w:rPr>
              <w:t>(Số SG SGD)</w:t>
            </w:r>
          </w:p>
        </w:tc>
      </w:tr>
      <w:tr w:rsidR="00E533D3" w:rsidRPr="00615117" w14:paraId="5B7B58B1" w14:textId="77777777" w:rsidTr="00626CED">
        <w:tc>
          <w:tcPr>
            <w:tcW w:w="1791" w:type="dxa"/>
          </w:tcPr>
          <w:p w14:paraId="6BAB9D32" w14:textId="7B7C9CAC" w:rsidR="00E533D3" w:rsidRPr="00615117" w:rsidRDefault="00E533D3" w:rsidP="00626CED">
            <w:pPr>
              <w:spacing w:line="312" w:lineRule="auto"/>
              <w:ind w:firstLine="0"/>
              <w:rPr>
                <w:rFonts w:cs="Times New Roman"/>
                <w:szCs w:val="26"/>
              </w:rPr>
            </w:pPr>
            <w:r w:rsidRPr="00615117">
              <w:rPr>
                <w:rFonts w:cs="Times New Roman"/>
                <w:szCs w:val="26"/>
              </w:rPr>
              <w:t xml:space="preserve">Số CIF </w:t>
            </w:r>
          </w:p>
        </w:tc>
        <w:tc>
          <w:tcPr>
            <w:tcW w:w="1418" w:type="dxa"/>
          </w:tcPr>
          <w:p w14:paraId="31BA7503" w14:textId="769370E3" w:rsidR="00E533D3" w:rsidRPr="00615117" w:rsidRDefault="00E533D3" w:rsidP="00626CED">
            <w:pPr>
              <w:spacing w:line="312" w:lineRule="auto"/>
              <w:ind w:firstLine="0"/>
              <w:rPr>
                <w:rFonts w:cs="Times New Roman"/>
                <w:szCs w:val="26"/>
              </w:rPr>
            </w:pPr>
            <w:r w:rsidRPr="00615117">
              <w:rPr>
                <w:rFonts w:cs="Times New Roman"/>
                <w:szCs w:val="26"/>
              </w:rPr>
              <w:t>Int</w:t>
            </w:r>
          </w:p>
        </w:tc>
        <w:tc>
          <w:tcPr>
            <w:tcW w:w="567" w:type="dxa"/>
          </w:tcPr>
          <w:p w14:paraId="5927B2A7" w14:textId="115E9ECB" w:rsidR="00E533D3" w:rsidRPr="00615117" w:rsidRDefault="00E533D3" w:rsidP="00626CED">
            <w:pPr>
              <w:spacing w:line="312" w:lineRule="auto"/>
              <w:ind w:firstLine="0"/>
              <w:rPr>
                <w:rFonts w:cs="Times New Roman"/>
                <w:szCs w:val="26"/>
              </w:rPr>
            </w:pPr>
            <w:r w:rsidRPr="00615117">
              <w:rPr>
                <w:rFonts w:cs="Times New Roman"/>
                <w:szCs w:val="26"/>
              </w:rPr>
              <w:t>9</w:t>
            </w:r>
          </w:p>
        </w:tc>
        <w:tc>
          <w:tcPr>
            <w:tcW w:w="567" w:type="dxa"/>
          </w:tcPr>
          <w:p w14:paraId="62FDA435" w14:textId="75FE7BA1" w:rsidR="00E533D3" w:rsidRDefault="00E533D3" w:rsidP="00626CED">
            <w:pPr>
              <w:spacing w:line="312" w:lineRule="auto"/>
              <w:ind w:firstLine="0"/>
              <w:rPr>
                <w:rFonts w:cs="Times New Roman"/>
                <w:szCs w:val="26"/>
              </w:rPr>
            </w:pPr>
            <w:r w:rsidRPr="00D62801">
              <w:rPr>
                <w:rFonts w:cs="Times New Roman"/>
                <w:szCs w:val="26"/>
              </w:rPr>
              <w:t>M</w:t>
            </w:r>
          </w:p>
        </w:tc>
        <w:tc>
          <w:tcPr>
            <w:tcW w:w="4819" w:type="dxa"/>
          </w:tcPr>
          <w:p w14:paraId="3ED9BDEF"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Số CIF:</w:t>
            </w:r>
          </w:p>
          <w:p w14:paraId="425849C6" w14:textId="77777777" w:rsidR="00E533D3" w:rsidRDefault="00E533D3" w:rsidP="00724F94">
            <w:pPr>
              <w:pStyle w:val="ListParagraph"/>
              <w:numPr>
                <w:ilvl w:val="0"/>
                <w:numId w:val="6"/>
              </w:numPr>
              <w:spacing w:line="312" w:lineRule="auto"/>
              <w:rPr>
                <w:rFonts w:cs="Times New Roman"/>
                <w:szCs w:val="26"/>
              </w:rPr>
            </w:pPr>
            <w:r>
              <w:rPr>
                <w:rFonts w:cs="Times New Roman"/>
                <w:szCs w:val="26"/>
              </w:rPr>
              <w:t>Thể hiện s</w:t>
            </w:r>
            <w:r w:rsidRPr="0092625B">
              <w:rPr>
                <w:rFonts w:cs="Times New Roman"/>
                <w:szCs w:val="26"/>
              </w:rPr>
              <w:t>ố CIF củ</w:t>
            </w:r>
            <w:r>
              <w:rPr>
                <w:rFonts w:cs="Times New Roman"/>
                <w:szCs w:val="26"/>
              </w:rPr>
              <w:t>a khách hàng</w:t>
            </w:r>
          </w:p>
          <w:p w14:paraId="05BBF5B1" w14:textId="50130380" w:rsidR="00E533D3" w:rsidRDefault="00E533D3" w:rsidP="00626CED">
            <w:pPr>
              <w:spacing w:line="312" w:lineRule="auto"/>
              <w:ind w:firstLine="0"/>
              <w:rPr>
                <w:rFonts w:cs="Times New Roman"/>
                <w:szCs w:val="26"/>
                <w:u w:val="single"/>
              </w:rPr>
            </w:pPr>
            <w:r w:rsidRPr="0092625B">
              <w:rPr>
                <w:rFonts w:cs="Times New Roman"/>
                <w:szCs w:val="26"/>
              </w:rPr>
              <w:t xml:space="preserve">Hệ thống cho phép nhập số CIF </w:t>
            </w:r>
            <w:r>
              <w:rPr>
                <w:rFonts w:cs="Times New Roman"/>
                <w:szCs w:val="26"/>
              </w:rPr>
              <w:t>hoặc</w:t>
            </w:r>
            <w:r w:rsidRPr="0092625B">
              <w:rPr>
                <w:rFonts w:cs="Times New Roman"/>
                <w:szCs w:val="26"/>
              </w:rPr>
              <w:t xml:space="preserve"> tìm kiếm số CIF, nếu nhập đúng số CIF, hệ thống sẽ lấy các thông tin về tên và địa chỉ của khách hàng </w:t>
            </w:r>
            <w:r>
              <w:rPr>
                <w:rFonts w:cs="Times New Roman"/>
                <w:szCs w:val="26"/>
              </w:rPr>
              <w:t>tr</w:t>
            </w:r>
            <w:r w:rsidRPr="0092625B">
              <w:rPr>
                <w:rFonts w:cs="Times New Roman"/>
                <w:szCs w:val="26"/>
              </w:rPr>
              <w:t>ên màn hình, nếu nhập sai hệ thống cảnh báo lỗi "Số CIF không tồn tại"</w:t>
            </w:r>
          </w:p>
        </w:tc>
        <w:tc>
          <w:tcPr>
            <w:tcW w:w="1418" w:type="dxa"/>
          </w:tcPr>
          <w:p w14:paraId="16CD4066" w14:textId="047A25C9" w:rsidR="00E533D3" w:rsidRDefault="00E533D3"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4D76A3EB" w14:textId="595EEE91" w:rsidR="00E533D3" w:rsidRDefault="00E533D3" w:rsidP="00626CED">
            <w:pPr>
              <w:spacing w:line="312" w:lineRule="auto"/>
              <w:ind w:firstLine="0"/>
              <w:rPr>
                <w:rFonts w:cs="Times New Roman"/>
                <w:szCs w:val="26"/>
                <w:u w:val="single"/>
              </w:rPr>
            </w:pPr>
          </w:p>
        </w:tc>
      </w:tr>
      <w:tr w:rsidR="00E533D3" w:rsidRPr="00615117" w14:paraId="11EFA857" w14:textId="77777777" w:rsidTr="00626CED">
        <w:tc>
          <w:tcPr>
            <w:tcW w:w="1791" w:type="dxa"/>
          </w:tcPr>
          <w:p w14:paraId="260674D7" w14:textId="5D085327" w:rsidR="00E533D3" w:rsidRDefault="00E533D3" w:rsidP="00626CED">
            <w:pPr>
              <w:spacing w:line="312" w:lineRule="auto"/>
              <w:ind w:firstLine="72"/>
              <w:rPr>
                <w:rFonts w:cs="Times New Roman"/>
                <w:szCs w:val="26"/>
              </w:rPr>
            </w:pPr>
            <w:r>
              <w:rPr>
                <w:rFonts w:cs="Times New Roman"/>
                <w:szCs w:val="26"/>
              </w:rPr>
              <w:t>T</w:t>
            </w:r>
            <w:r w:rsidRPr="00615117">
              <w:rPr>
                <w:rFonts w:cs="Times New Roman"/>
                <w:szCs w:val="26"/>
              </w:rPr>
              <w:t xml:space="preserve">ên </w:t>
            </w:r>
            <w:r>
              <w:rPr>
                <w:rFonts w:cs="Times New Roman"/>
                <w:szCs w:val="26"/>
              </w:rPr>
              <w:t>khách hàng</w:t>
            </w:r>
          </w:p>
        </w:tc>
        <w:tc>
          <w:tcPr>
            <w:tcW w:w="1418" w:type="dxa"/>
          </w:tcPr>
          <w:p w14:paraId="60BD1D37" w14:textId="236AF5C8" w:rsidR="00E533D3" w:rsidRDefault="00E533D3" w:rsidP="00626CED">
            <w:pPr>
              <w:spacing w:line="312" w:lineRule="auto"/>
              <w:ind w:firstLine="0"/>
              <w:rPr>
                <w:rFonts w:cs="Times New Roman"/>
                <w:szCs w:val="26"/>
              </w:rPr>
            </w:pPr>
            <w:r w:rsidRPr="00615117">
              <w:rPr>
                <w:rFonts w:cs="Times New Roman"/>
                <w:szCs w:val="26"/>
              </w:rPr>
              <w:t xml:space="preserve">Nvarchar </w:t>
            </w:r>
          </w:p>
        </w:tc>
        <w:tc>
          <w:tcPr>
            <w:tcW w:w="567" w:type="dxa"/>
          </w:tcPr>
          <w:p w14:paraId="5216C143" w14:textId="5963C1BC" w:rsidR="00E533D3" w:rsidRDefault="00E533D3" w:rsidP="00626CED">
            <w:pPr>
              <w:spacing w:line="312" w:lineRule="auto"/>
              <w:ind w:firstLine="0"/>
              <w:rPr>
                <w:rFonts w:cs="Times New Roman"/>
                <w:szCs w:val="26"/>
              </w:rPr>
            </w:pPr>
            <w:r w:rsidRPr="00615117">
              <w:rPr>
                <w:rFonts w:cs="Times New Roman"/>
                <w:szCs w:val="26"/>
              </w:rPr>
              <w:t>255</w:t>
            </w:r>
          </w:p>
        </w:tc>
        <w:tc>
          <w:tcPr>
            <w:tcW w:w="567" w:type="dxa"/>
          </w:tcPr>
          <w:p w14:paraId="4E0111F6" w14:textId="630C3F75" w:rsidR="00E533D3" w:rsidRDefault="00E533D3" w:rsidP="00626CED">
            <w:pPr>
              <w:spacing w:line="312" w:lineRule="auto"/>
              <w:ind w:firstLine="0"/>
              <w:rPr>
                <w:rFonts w:cs="Times New Roman"/>
                <w:szCs w:val="26"/>
              </w:rPr>
            </w:pPr>
            <w:r w:rsidRPr="00D62801">
              <w:rPr>
                <w:rFonts w:cs="Times New Roman"/>
                <w:szCs w:val="26"/>
              </w:rPr>
              <w:t>M</w:t>
            </w:r>
          </w:p>
        </w:tc>
        <w:tc>
          <w:tcPr>
            <w:tcW w:w="4819" w:type="dxa"/>
          </w:tcPr>
          <w:p w14:paraId="67EB5680"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 xml:space="preserve">Tên </w:t>
            </w:r>
            <w:r>
              <w:rPr>
                <w:rFonts w:cs="Times New Roman"/>
                <w:szCs w:val="26"/>
                <w:u w:val="single"/>
              </w:rPr>
              <w:t>khách hàng</w:t>
            </w:r>
            <w:r w:rsidRPr="00615117">
              <w:rPr>
                <w:rFonts w:cs="Times New Roman"/>
                <w:szCs w:val="26"/>
                <w:u w:val="single"/>
              </w:rPr>
              <w:t>:</w:t>
            </w:r>
          </w:p>
          <w:p w14:paraId="4A625506" w14:textId="77777777" w:rsidR="00E533D3" w:rsidRDefault="00E533D3" w:rsidP="00724F94">
            <w:pPr>
              <w:pStyle w:val="ListParagraph"/>
              <w:numPr>
                <w:ilvl w:val="0"/>
                <w:numId w:val="6"/>
              </w:numPr>
              <w:spacing w:line="312" w:lineRule="auto"/>
              <w:rPr>
                <w:rFonts w:cs="Times New Roman"/>
                <w:szCs w:val="26"/>
              </w:rPr>
            </w:pPr>
            <w:r>
              <w:rPr>
                <w:rFonts w:cs="Times New Roman"/>
                <w:szCs w:val="26"/>
              </w:rPr>
              <w:t>Thể hiện tên khách hàng</w:t>
            </w:r>
          </w:p>
          <w:p w14:paraId="28CE5EEC" w14:textId="3964AFEE" w:rsidR="00E533D3" w:rsidRDefault="00E533D3" w:rsidP="00626CED">
            <w:pPr>
              <w:spacing w:line="312" w:lineRule="auto"/>
              <w:ind w:firstLine="0"/>
              <w:rPr>
                <w:rFonts w:cs="Times New Roman"/>
                <w:szCs w:val="26"/>
                <w:u w:val="single"/>
              </w:rPr>
            </w:pPr>
            <w:r>
              <w:rPr>
                <w:rFonts w:cs="Times New Roman"/>
                <w:szCs w:val="26"/>
              </w:rPr>
              <w:t>H</w:t>
            </w:r>
            <w:r w:rsidRPr="0092625B">
              <w:rPr>
                <w:rFonts w:cs="Times New Roman"/>
                <w:szCs w:val="26"/>
              </w:rPr>
              <w:t>ệ thống tự động lấy thông tin theo số CIF và cho phép chỉnh sửa</w:t>
            </w:r>
          </w:p>
        </w:tc>
        <w:tc>
          <w:tcPr>
            <w:tcW w:w="1418" w:type="dxa"/>
          </w:tcPr>
          <w:p w14:paraId="101C39E9" w14:textId="66BE14C0" w:rsidR="00E533D3" w:rsidRDefault="00E533D3"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25E65FA3" w14:textId="77777777" w:rsidR="00E533D3" w:rsidRDefault="00E533D3" w:rsidP="00626CED">
            <w:pPr>
              <w:spacing w:line="312" w:lineRule="auto"/>
              <w:ind w:firstLine="0"/>
              <w:rPr>
                <w:rFonts w:cs="Times New Roman"/>
                <w:i/>
                <w:color w:val="0070C0"/>
                <w:sz w:val="20"/>
                <w:szCs w:val="26"/>
              </w:rPr>
            </w:pPr>
          </w:p>
        </w:tc>
      </w:tr>
      <w:tr w:rsidR="00E533D3" w:rsidRPr="00615117" w14:paraId="2F3C42B9" w14:textId="77777777" w:rsidTr="00626CED">
        <w:tc>
          <w:tcPr>
            <w:tcW w:w="1791" w:type="dxa"/>
          </w:tcPr>
          <w:p w14:paraId="3219C6F5" w14:textId="252EFB0B" w:rsidR="00E533D3" w:rsidRPr="00615117" w:rsidRDefault="00E533D3" w:rsidP="00626CED">
            <w:pPr>
              <w:spacing w:line="312" w:lineRule="auto"/>
              <w:ind w:firstLine="0"/>
              <w:rPr>
                <w:rFonts w:cs="Times New Roman"/>
                <w:szCs w:val="26"/>
              </w:rPr>
            </w:pPr>
            <w:r w:rsidRPr="00615117">
              <w:rPr>
                <w:rFonts w:cs="Times New Roman"/>
                <w:szCs w:val="26"/>
              </w:rPr>
              <w:t>Địa chỉ</w:t>
            </w:r>
            <w:r>
              <w:rPr>
                <w:rFonts w:cs="Times New Roman"/>
                <w:szCs w:val="26"/>
              </w:rPr>
              <w:t xml:space="preserve"> khách hàng</w:t>
            </w:r>
          </w:p>
        </w:tc>
        <w:tc>
          <w:tcPr>
            <w:tcW w:w="1418" w:type="dxa"/>
          </w:tcPr>
          <w:p w14:paraId="21F26512" w14:textId="1661A10D" w:rsidR="00E533D3" w:rsidRPr="00615117" w:rsidRDefault="00E533D3" w:rsidP="00626CED">
            <w:pPr>
              <w:spacing w:line="312" w:lineRule="auto"/>
              <w:ind w:firstLine="0"/>
              <w:rPr>
                <w:rFonts w:cs="Times New Roman"/>
                <w:szCs w:val="26"/>
              </w:rPr>
            </w:pPr>
            <w:r w:rsidRPr="00615117">
              <w:rPr>
                <w:rFonts w:cs="Times New Roman"/>
                <w:szCs w:val="26"/>
              </w:rPr>
              <w:t>Nvarchar</w:t>
            </w:r>
          </w:p>
        </w:tc>
        <w:tc>
          <w:tcPr>
            <w:tcW w:w="567" w:type="dxa"/>
          </w:tcPr>
          <w:p w14:paraId="6B1C22A0" w14:textId="3A6C3136" w:rsidR="00E533D3" w:rsidRPr="00615117" w:rsidRDefault="00E533D3" w:rsidP="00626CED">
            <w:pPr>
              <w:spacing w:line="312" w:lineRule="auto"/>
              <w:ind w:firstLine="0"/>
              <w:rPr>
                <w:rFonts w:cs="Times New Roman"/>
                <w:szCs w:val="26"/>
              </w:rPr>
            </w:pPr>
            <w:r w:rsidRPr="00615117">
              <w:rPr>
                <w:rFonts w:cs="Times New Roman"/>
                <w:szCs w:val="26"/>
              </w:rPr>
              <w:t>255</w:t>
            </w:r>
          </w:p>
        </w:tc>
        <w:tc>
          <w:tcPr>
            <w:tcW w:w="567" w:type="dxa"/>
          </w:tcPr>
          <w:p w14:paraId="31695215" w14:textId="63A8B503" w:rsidR="00E533D3" w:rsidRDefault="00E533D3" w:rsidP="00626CED">
            <w:pPr>
              <w:spacing w:line="312" w:lineRule="auto"/>
              <w:ind w:firstLine="0"/>
              <w:rPr>
                <w:rFonts w:cs="Times New Roman"/>
                <w:szCs w:val="26"/>
              </w:rPr>
            </w:pPr>
            <w:r w:rsidRPr="00D62801">
              <w:rPr>
                <w:rFonts w:cs="Times New Roman"/>
                <w:szCs w:val="26"/>
              </w:rPr>
              <w:t>M</w:t>
            </w:r>
          </w:p>
        </w:tc>
        <w:tc>
          <w:tcPr>
            <w:tcW w:w="4819" w:type="dxa"/>
          </w:tcPr>
          <w:p w14:paraId="5A353078"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 xml:space="preserve">Địa chỉ </w:t>
            </w:r>
            <w:r>
              <w:rPr>
                <w:rFonts w:cs="Times New Roman"/>
                <w:szCs w:val="26"/>
                <w:u w:val="single"/>
              </w:rPr>
              <w:t>khách hàng</w:t>
            </w:r>
            <w:r w:rsidRPr="00615117">
              <w:rPr>
                <w:rFonts w:cs="Times New Roman"/>
                <w:szCs w:val="26"/>
                <w:u w:val="single"/>
              </w:rPr>
              <w:t>:</w:t>
            </w:r>
          </w:p>
          <w:p w14:paraId="45915983" w14:textId="77777777" w:rsidR="00E533D3" w:rsidRDefault="00E533D3" w:rsidP="00724F94">
            <w:pPr>
              <w:pStyle w:val="ListParagraph"/>
              <w:numPr>
                <w:ilvl w:val="0"/>
                <w:numId w:val="6"/>
              </w:numPr>
              <w:spacing w:line="312" w:lineRule="auto"/>
              <w:rPr>
                <w:rFonts w:cs="Times New Roman"/>
                <w:szCs w:val="26"/>
              </w:rPr>
            </w:pPr>
            <w:r>
              <w:rPr>
                <w:rFonts w:cs="Times New Roman"/>
                <w:szCs w:val="26"/>
              </w:rPr>
              <w:t>Thể hiện địa chỉ khách hàng</w:t>
            </w:r>
          </w:p>
          <w:p w14:paraId="13AE850D" w14:textId="7423E255" w:rsidR="00E533D3" w:rsidRPr="00294073" w:rsidRDefault="00E533D3" w:rsidP="00724F94">
            <w:pPr>
              <w:pStyle w:val="ListParagraph"/>
              <w:numPr>
                <w:ilvl w:val="0"/>
                <w:numId w:val="6"/>
              </w:numPr>
              <w:spacing w:line="312" w:lineRule="auto"/>
              <w:rPr>
                <w:rFonts w:cs="Times New Roman"/>
                <w:szCs w:val="26"/>
                <w:u w:val="single"/>
              </w:rPr>
            </w:pPr>
            <w:r w:rsidRPr="00427E49">
              <w:rPr>
                <w:rFonts w:cs="Times New Roman"/>
                <w:szCs w:val="26"/>
              </w:rPr>
              <w:t>Hệ thống tự động lấy thông tin theo số CIF và cho phép chỉnh sửa</w:t>
            </w:r>
          </w:p>
        </w:tc>
        <w:tc>
          <w:tcPr>
            <w:tcW w:w="1418" w:type="dxa"/>
          </w:tcPr>
          <w:p w14:paraId="29330669" w14:textId="1FAEDEBA"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2589B6F3" w14:textId="77777777" w:rsidR="00E533D3" w:rsidRPr="00294073" w:rsidRDefault="00E533D3" w:rsidP="00626CED">
            <w:pPr>
              <w:spacing w:line="312" w:lineRule="auto"/>
              <w:ind w:firstLine="0"/>
              <w:rPr>
                <w:rFonts w:cs="Times New Roman"/>
                <w:szCs w:val="26"/>
                <w:u w:val="single"/>
              </w:rPr>
            </w:pPr>
          </w:p>
        </w:tc>
      </w:tr>
      <w:tr w:rsidR="00E533D3" w:rsidRPr="00615117" w14:paraId="184F55A5" w14:textId="77777777" w:rsidTr="00626CED">
        <w:tc>
          <w:tcPr>
            <w:tcW w:w="1791" w:type="dxa"/>
          </w:tcPr>
          <w:p w14:paraId="35D880C2" w14:textId="12A34530" w:rsidR="00E533D3" w:rsidRDefault="00E533D3" w:rsidP="00626CED">
            <w:pPr>
              <w:spacing w:line="312" w:lineRule="auto"/>
              <w:ind w:firstLine="0"/>
              <w:rPr>
                <w:rFonts w:cs="Times New Roman"/>
                <w:szCs w:val="26"/>
              </w:rPr>
            </w:pPr>
            <w:r>
              <w:rPr>
                <w:rFonts w:cs="Times New Roman"/>
                <w:szCs w:val="26"/>
              </w:rPr>
              <w:t>Phát hành bảo lãnh dưới LC</w:t>
            </w:r>
          </w:p>
        </w:tc>
        <w:tc>
          <w:tcPr>
            <w:tcW w:w="1418" w:type="dxa"/>
          </w:tcPr>
          <w:p w14:paraId="4DD06C3D" w14:textId="1CA1FE15" w:rsidR="00E533D3" w:rsidRPr="00615117" w:rsidRDefault="00E533D3" w:rsidP="00626CED">
            <w:pPr>
              <w:spacing w:line="312" w:lineRule="auto"/>
              <w:ind w:firstLine="0"/>
              <w:rPr>
                <w:rFonts w:cs="Times New Roman"/>
                <w:szCs w:val="26"/>
              </w:rPr>
            </w:pPr>
            <w:r>
              <w:rPr>
                <w:rFonts w:cs="Times New Roman"/>
                <w:szCs w:val="26"/>
              </w:rPr>
              <w:t>Chả</w:t>
            </w:r>
          </w:p>
        </w:tc>
        <w:tc>
          <w:tcPr>
            <w:tcW w:w="567" w:type="dxa"/>
          </w:tcPr>
          <w:p w14:paraId="4FD5513A" w14:textId="0D9D3596" w:rsidR="00E533D3" w:rsidRPr="00615117" w:rsidRDefault="00E533D3" w:rsidP="00626CED">
            <w:pPr>
              <w:spacing w:line="312" w:lineRule="auto"/>
              <w:ind w:firstLine="0"/>
              <w:rPr>
                <w:rFonts w:cs="Times New Roman"/>
                <w:szCs w:val="26"/>
              </w:rPr>
            </w:pPr>
            <w:r>
              <w:rPr>
                <w:rFonts w:cs="Times New Roman"/>
                <w:szCs w:val="26"/>
              </w:rPr>
              <w:t>3</w:t>
            </w:r>
          </w:p>
        </w:tc>
        <w:tc>
          <w:tcPr>
            <w:tcW w:w="567" w:type="dxa"/>
          </w:tcPr>
          <w:p w14:paraId="4599FB95" w14:textId="631D79AE" w:rsidR="00E533D3" w:rsidRDefault="00E533D3" w:rsidP="00626CED">
            <w:pPr>
              <w:spacing w:line="312" w:lineRule="auto"/>
              <w:ind w:firstLine="0"/>
              <w:rPr>
                <w:rFonts w:cs="Times New Roman"/>
                <w:szCs w:val="26"/>
              </w:rPr>
            </w:pPr>
            <w:r>
              <w:rPr>
                <w:rFonts w:cs="Times New Roman"/>
                <w:szCs w:val="26"/>
              </w:rPr>
              <w:t>P</w:t>
            </w:r>
          </w:p>
        </w:tc>
        <w:tc>
          <w:tcPr>
            <w:tcW w:w="4819" w:type="dxa"/>
          </w:tcPr>
          <w:p w14:paraId="7CD1FF45" w14:textId="77777777" w:rsidR="00E533D3" w:rsidRDefault="00E533D3" w:rsidP="00626CED">
            <w:pPr>
              <w:spacing w:line="312" w:lineRule="auto"/>
              <w:ind w:firstLine="0"/>
              <w:rPr>
                <w:rFonts w:cs="Times New Roman"/>
                <w:szCs w:val="26"/>
                <w:u w:val="single"/>
              </w:rPr>
            </w:pPr>
            <w:r w:rsidRPr="00AE1408">
              <w:rPr>
                <w:rFonts w:cs="Times New Roman"/>
                <w:szCs w:val="26"/>
                <w:u w:val="single"/>
              </w:rPr>
              <w:t xml:space="preserve">Phát hành bảo lãnh </w:t>
            </w:r>
            <w:r>
              <w:rPr>
                <w:rFonts w:cs="Times New Roman"/>
                <w:szCs w:val="26"/>
                <w:u w:val="single"/>
              </w:rPr>
              <w:t>dưới LC</w:t>
            </w:r>
            <w:r w:rsidRPr="00AE1408">
              <w:rPr>
                <w:rFonts w:cs="Times New Roman"/>
                <w:szCs w:val="26"/>
                <w:u w:val="single"/>
              </w:rPr>
              <w:t>:</w:t>
            </w:r>
          </w:p>
          <w:p w14:paraId="1F3AEBF6" w14:textId="77777777" w:rsidR="00E533D3" w:rsidRDefault="00E533D3" w:rsidP="00626CED">
            <w:pPr>
              <w:spacing w:line="312" w:lineRule="auto"/>
              <w:ind w:firstLine="0"/>
              <w:rPr>
                <w:rFonts w:cs="Times New Roman"/>
                <w:szCs w:val="26"/>
              </w:rPr>
            </w:pPr>
            <w:r>
              <w:rPr>
                <w:rFonts w:cs="Times New Roman"/>
                <w:szCs w:val="26"/>
              </w:rPr>
              <w:t xml:space="preserve">Trường này thể hiện phát hành bảo lãnh có </w:t>
            </w:r>
            <w:r>
              <w:rPr>
                <w:rFonts w:cs="Times New Roman"/>
                <w:szCs w:val="26"/>
              </w:rPr>
              <w:lastRenderedPageBreak/>
              <w:t>dưới LC hay không dưới LC, có 2 giá trị:</w:t>
            </w:r>
          </w:p>
          <w:p w14:paraId="327AF371" w14:textId="77777777" w:rsidR="00E533D3" w:rsidRDefault="00E533D3" w:rsidP="00626CED">
            <w:pPr>
              <w:spacing w:line="312" w:lineRule="auto"/>
              <w:ind w:firstLine="0"/>
              <w:rPr>
                <w:rFonts w:cs="Times New Roman"/>
                <w:szCs w:val="26"/>
              </w:rPr>
            </w:pPr>
            <w:r>
              <w:rPr>
                <w:rFonts w:cs="Times New Roman"/>
                <w:szCs w:val="26"/>
              </w:rPr>
              <w:t>- Có</w:t>
            </w:r>
          </w:p>
          <w:p w14:paraId="31D9FCEF" w14:textId="77777777" w:rsidR="00E533D3" w:rsidRDefault="00E533D3" w:rsidP="00626CED">
            <w:pPr>
              <w:spacing w:line="312" w:lineRule="auto"/>
              <w:ind w:firstLine="0"/>
              <w:rPr>
                <w:rFonts w:cs="Times New Roman"/>
                <w:szCs w:val="26"/>
              </w:rPr>
            </w:pPr>
            <w:r>
              <w:rPr>
                <w:rFonts w:cs="Times New Roman"/>
                <w:szCs w:val="26"/>
              </w:rPr>
              <w:t>- Không</w:t>
            </w:r>
          </w:p>
          <w:p w14:paraId="5E837516" w14:textId="12C93039" w:rsidR="00E533D3" w:rsidRPr="00294073" w:rsidRDefault="00E533D3" w:rsidP="00724F94">
            <w:pPr>
              <w:pStyle w:val="ListParagraph"/>
              <w:numPr>
                <w:ilvl w:val="0"/>
                <w:numId w:val="6"/>
              </w:numPr>
              <w:spacing w:line="312" w:lineRule="auto"/>
              <w:rPr>
                <w:rFonts w:cs="Times New Roman"/>
                <w:szCs w:val="26"/>
                <w:u w:val="single"/>
              </w:rPr>
            </w:pPr>
            <w:r w:rsidRPr="00E53872">
              <w:rPr>
                <w:rFonts w:cs="Times New Roman"/>
                <w:szCs w:val="26"/>
              </w:rPr>
              <w:t>Giá trị được trả về từ TF-EE</w:t>
            </w:r>
          </w:p>
        </w:tc>
        <w:tc>
          <w:tcPr>
            <w:tcW w:w="1418" w:type="dxa"/>
          </w:tcPr>
          <w:p w14:paraId="742FAC00" w14:textId="4B4BB48D"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lastRenderedPageBreak/>
              <w:t>Y</w:t>
            </w:r>
          </w:p>
        </w:tc>
        <w:tc>
          <w:tcPr>
            <w:tcW w:w="1418" w:type="dxa"/>
          </w:tcPr>
          <w:p w14:paraId="63E66220" w14:textId="325A67C1" w:rsidR="00E533D3" w:rsidRPr="00294073" w:rsidRDefault="00E533D3" w:rsidP="00626CED">
            <w:pPr>
              <w:spacing w:line="312" w:lineRule="auto"/>
              <w:ind w:firstLine="0"/>
              <w:rPr>
                <w:rFonts w:cs="Times New Roman"/>
                <w:szCs w:val="26"/>
                <w:u w:val="single"/>
              </w:rPr>
            </w:pPr>
            <w:r>
              <w:rPr>
                <w:rFonts w:cs="Times New Roman"/>
                <w:i/>
                <w:color w:val="0070C0"/>
                <w:sz w:val="20"/>
                <w:szCs w:val="26"/>
              </w:rPr>
              <w:t>N</w:t>
            </w:r>
          </w:p>
        </w:tc>
      </w:tr>
      <w:tr w:rsidR="00E533D3" w:rsidRPr="00615117" w14:paraId="69CF745E" w14:textId="77777777" w:rsidTr="00626CED">
        <w:tc>
          <w:tcPr>
            <w:tcW w:w="1791" w:type="dxa"/>
          </w:tcPr>
          <w:p w14:paraId="3695639F" w14:textId="514B2B7B" w:rsidR="00E533D3" w:rsidRDefault="00E533D3" w:rsidP="00626CED">
            <w:pPr>
              <w:spacing w:line="312" w:lineRule="auto"/>
              <w:ind w:firstLine="0"/>
              <w:rPr>
                <w:rFonts w:cs="Times New Roman"/>
                <w:szCs w:val="26"/>
              </w:rPr>
            </w:pPr>
            <w:r w:rsidRPr="00615117">
              <w:rPr>
                <w:rFonts w:cs="Times New Roman"/>
                <w:szCs w:val="26"/>
              </w:rPr>
              <w:lastRenderedPageBreak/>
              <w:t>Số LC</w:t>
            </w:r>
          </w:p>
        </w:tc>
        <w:tc>
          <w:tcPr>
            <w:tcW w:w="1418" w:type="dxa"/>
          </w:tcPr>
          <w:p w14:paraId="1C1BABF2" w14:textId="4BCFFBC1" w:rsidR="00E533D3" w:rsidRPr="00615117" w:rsidRDefault="00E533D3" w:rsidP="00626CED">
            <w:pPr>
              <w:spacing w:line="312" w:lineRule="auto"/>
              <w:ind w:firstLine="0"/>
              <w:rPr>
                <w:rFonts w:cs="Times New Roman"/>
                <w:szCs w:val="26"/>
              </w:rPr>
            </w:pPr>
            <w:r w:rsidRPr="00615117">
              <w:rPr>
                <w:rFonts w:cs="Times New Roman"/>
                <w:szCs w:val="26"/>
              </w:rPr>
              <w:t>Char</w:t>
            </w:r>
          </w:p>
        </w:tc>
        <w:tc>
          <w:tcPr>
            <w:tcW w:w="567" w:type="dxa"/>
          </w:tcPr>
          <w:p w14:paraId="6CA02CF1" w14:textId="04F9EE70" w:rsidR="00E533D3" w:rsidRDefault="00E533D3" w:rsidP="00626CED">
            <w:pPr>
              <w:spacing w:line="312" w:lineRule="auto"/>
              <w:ind w:firstLine="0"/>
              <w:rPr>
                <w:rFonts w:cs="Times New Roman"/>
                <w:szCs w:val="26"/>
              </w:rPr>
            </w:pPr>
            <w:r w:rsidRPr="00615117">
              <w:rPr>
                <w:rFonts w:cs="Times New Roman"/>
                <w:szCs w:val="26"/>
              </w:rPr>
              <w:t>12</w:t>
            </w:r>
          </w:p>
        </w:tc>
        <w:tc>
          <w:tcPr>
            <w:tcW w:w="567" w:type="dxa"/>
          </w:tcPr>
          <w:p w14:paraId="57E90512" w14:textId="033CF191" w:rsidR="00E533D3" w:rsidRDefault="00E533D3" w:rsidP="00626CED">
            <w:pPr>
              <w:spacing w:line="312" w:lineRule="auto"/>
              <w:ind w:firstLine="0"/>
              <w:rPr>
                <w:rFonts w:cs="Times New Roman"/>
                <w:szCs w:val="26"/>
              </w:rPr>
            </w:pPr>
            <w:r>
              <w:rPr>
                <w:rFonts w:cs="Times New Roman"/>
                <w:szCs w:val="26"/>
              </w:rPr>
              <w:t>P</w:t>
            </w:r>
          </w:p>
        </w:tc>
        <w:tc>
          <w:tcPr>
            <w:tcW w:w="4819" w:type="dxa"/>
          </w:tcPr>
          <w:p w14:paraId="540C07F7"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Số LC:</w:t>
            </w:r>
          </w:p>
          <w:p w14:paraId="6C9A62BA" w14:textId="77777777" w:rsidR="00E533D3" w:rsidRPr="00615117" w:rsidRDefault="00E533D3" w:rsidP="00626CED">
            <w:pPr>
              <w:spacing w:line="312" w:lineRule="auto"/>
              <w:ind w:firstLine="0"/>
              <w:rPr>
                <w:rFonts w:cs="Times New Roman"/>
                <w:szCs w:val="26"/>
              </w:rPr>
            </w:pPr>
            <w:r w:rsidRPr="00615117">
              <w:rPr>
                <w:rFonts w:cs="Times New Roman"/>
                <w:szCs w:val="26"/>
              </w:rPr>
              <w:t>Đây là trường thể hiện số LC của hệ thống mà SG phát hành under LC đó</w:t>
            </w:r>
          </w:p>
          <w:p w14:paraId="4FEC764C" w14:textId="79CA5BCC" w:rsidR="00E533D3" w:rsidRPr="00252AA2" w:rsidRDefault="00E533D3" w:rsidP="00724F94">
            <w:pPr>
              <w:pStyle w:val="ListParagraph"/>
              <w:numPr>
                <w:ilvl w:val="0"/>
                <w:numId w:val="6"/>
              </w:numPr>
              <w:spacing w:line="312" w:lineRule="auto"/>
              <w:rPr>
                <w:rFonts w:cs="Times New Roman"/>
                <w:szCs w:val="26"/>
                <w:u w:val="single"/>
              </w:rPr>
            </w:pPr>
            <w:r w:rsidRPr="00E53872">
              <w:rPr>
                <w:rFonts w:cs="Times New Roman"/>
                <w:szCs w:val="26"/>
              </w:rPr>
              <w:t>Giá trị được trả về từ TF-EE</w:t>
            </w:r>
            <w:r w:rsidRPr="00615117">
              <w:rPr>
                <w:rFonts w:cs="Times New Roman"/>
                <w:szCs w:val="26"/>
              </w:rPr>
              <w:t>.</w:t>
            </w:r>
          </w:p>
        </w:tc>
        <w:tc>
          <w:tcPr>
            <w:tcW w:w="1418" w:type="dxa"/>
          </w:tcPr>
          <w:p w14:paraId="3D831AA0" w14:textId="6330A668" w:rsidR="00E533D3" w:rsidRPr="00294073" w:rsidRDefault="00E533D3" w:rsidP="00626CED">
            <w:pPr>
              <w:spacing w:line="312" w:lineRule="auto"/>
              <w:ind w:firstLine="0"/>
              <w:rPr>
                <w:rFonts w:cs="Times New Roman"/>
                <w:szCs w:val="26"/>
                <w:u w:val="single"/>
              </w:rPr>
            </w:pPr>
            <w:r>
              <w:rPr>
                <w:rFonts w:cs="Times New Roman"/>
                <w:i/>
                <w:color w:val="0070C0"/>
                <w:sz w:val="20"/>
                <w:szCs w:val="26"/>
              </w:rPr>
              <w:t>Y</w:t>
            </w:r>
          </w:p>
        </w:tc>
        <w:tc>
          <w:tcPr>
            <w:tcW w:w="1418" w:type="dxa"/>
          </w:tcPr>
          <w:p w14:paraId="69A13DDF" w14:textId="77777777" w:rsidR="00E533D3" w:rsidRDefault="00E533D3" w:rsidP="00626CED">
            <w:pPr>
              <w:spacing w:line="312" w:lineRule="auto"/>
              <w:ind w:firstLine="0"/>
              <w:rPr>
                <w:rFonts w:cs="Times New Roman"/>
                <w:szCs w:val="26"/>
                <w:u w:val="single"/>
              </w:rPr>
            </w:pPr>
          </w:p>
        </w:tc>
      </w:tr>
      <w:tr w:rsidR="00E533D3" w:rsidRPr="00615117" w14:paraId="09E086CA" w14:textId="77777777" w:rsidTr="00626CED">
        <w:tc>
          <w:tcPr>
            <w:tcW w:w="1791" w:type="dxa"/>
          </w:tcPr>
          <w:p w14:paraId="56B02A9D" w14:textId="5C6CC304" w:rsidR="00E533D3" w:rsidRPr="00615117" w:rsidRDefault="00E533D3" w:rsidP="00626CED">
            <w:pPr>
              <w:spacing w:line="312" w:lineRule="auto"/>
              <w:ind w:firstLine="0"/>
              <w:rPr>
                <w:rFonts w:cs="Times New Roman"/>
                <w:szCs w:val="26"/>
              </w:rPr>
            </w:pPr>
            <w:r w:rsidRPr="00615117">
              <w:rPr>
                <w:rFonts w:cs="Times New Roman"/>
                <w:szCs w:val="26"/>
              </w:rPr>
              <w:t>Loại tiền</w:t>
            </w:r>
            <w:r w:rsidRPr="00615117">
              <w:rPr>
                <w:rFonts w:cs="Times New Roman"/>
                <w:szCs w:val="26"/>
                <w:lang w:val="vi-VN"/>
              </w:rPr>
              <w:t xml:space="preserve"> </w:t>
            </w:r>
          </w:p>
        </w:tc>
        <w:tc>
          <w:tcPr>
            <w:tcW w:w="1418" w:type="dxa"/>
          </w:tcPr>
          <w:p w14:paraId="3F5FBB87" w14:textId="5382451F" w:rsidR="00E533D3" w:rsidRPr="00615117" w:rsidRDefault="00E533D3" w:rsidP="00626CED">
            <w:pPr>
              <w:spacing w:line="312" w:lineRule="auto"/>
              <w:ind w:firstLine="0"/>
              <w:rPr>
                <w:rFonts w:cs="Times New Roman"/>
                <w:szCs w:val="26"/>
              </w:rPr>
            </w:pPr>
            <w:r w:rsidRPr="00615117">
              <w:rPr>
                <w:rFonts w:cs="Times New Roman"/>
                <w:szCs w:val="26"/>
              </w:rPr>
              <w:t>Char</w:t>
            </w:r>
          </w:p>
        </w:tc>
        <w:tc>
          <w:tcPr>
            <w:tcW w:w="567" w:type="dxa"/>
          </w:tcPr>
          <w:p w14:paraId="56A9F27F" w14:textId="47A299D7" w:rsidR="00E533D3" w:rsidRPr="00AD7813" w:rsidRDefault="00E533D3" w:rsidP="00626CED">
            <w:pPr>
              <w:spacing w:line="312" w:lineRule="auto"/>
              <w:ind w:firstLine="0"/>
              <w:rPr>
                <w:rFonts w:cs="Times New Roman"/>
                <w:color w:val="7030A0"/>
                <w:sz w:val="24"/>
                <w:szCs w:val="26"/>
              </w:rPr>
            </w:pPr>
            <w:r w:rsidRPr="00615117">
              <w:rPr>
                <w:rFonts w:cs="Times New Roman"/>
                <w:szCs w:val="26"/>
              </w:rPr>
              <w:t>3</w:t>
            </w:r>
          </w:p>
        </w:tc>
        <w:tc>
          <w:tcPr>
            <w:tcW w:w="567" w:type="dxa"/>
          </w:tcPr>
          <w:p w14:paraId="50C8E4C7" w14:textId="43F4B64E" w:rsidR="00E533D3" w:rsidRPr="00615117" w:rsidRDefault="00E533D3" w:rsidP="00626CED">
            <w:pPr>
              <w:spacing w:line="312" w:lineRule="auto"/>
              <w:ind w:firstLine="0"/>
              <w:rPr>
                <w:rFonts w:cs="Times New Roman"/>
                <w:szCs w:val="26"/>
              </w:rPr>
            </w:pPr>
            <w:r>
              <w:rPr>
                <w:rFonts w:cs="Times New Roman"/>
                <w:szCs w:val="26"/>
              </w:rPr>
              <w:t>P</w:t>
            </w:r>
          </w:p>
        </w:tc>
        <w:tc>
          <w:tcPr>
            <w:tcW w:w="4819" w:type="dxa"/>
          </w:tcPr>
          <w:p w14:paraId="1E02A914"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Loại tiền:</w:t>
            </w:r>
          </w:p>
          <w:p w14:paraId="671D1677" w14:textId="77777777" w:rsidR="00E533D3" w:rsidRDefault="00E533D3"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loại tiền SG</w:t>
            </w:r>
            <w:r w:rsidRPr="00427E49">
              <w:rPr>
                <w:rFonts w:cs="Times New Roman"/>
                <w:szCs w:val="26"/>
              </w:rPr>
              <w:t xml:space="preserve"> </w:t>
            </w:r>
          </w:p>
          <w:p w14:paraId="642E3A99" w14:textId="61F3C7E4" w:rsidR="00E533D3" w:rsidRPr="0092625B" w:rsidRDefault="00E533D3" w:rsidP="00724F94">
            <w:pPr>
              <w:pStyle w:val="ListParagraph"/>
              <w:numPr>
                <w:ilvl w:val="0"/>
                <w:numId w:val="6"/>
              </w:numPr>
              <w:spacing w:line="312" w:lineRule="auto"/>
              <w:rPr>
                <w:rFonts w:cs="Times New Roman"/>
                <w:szCs w:val="26"/>
              </w:rPr>
            </w:pPr>
            <w:r>
              <w:rPr>
                <w:rFonts w:cs="Times New Roman"/>
                <w:szCs w:val="26"/>
              </w:rPr>
              <w:t>Giá trị được trả về từ TF-EE</w:t>
            </w:r>
          </w:p>
        </w:tc>
        <w:tc>
          <w:tcPr>
            <w:tcW w:w="1418" w:type="dxa"/>
          </w:tcPr>
          <w:p w14:paraId="5C8AE2EF" w14:textId="60486EE9" w:rsidR="00E533D3" w:rsidRPr="00294073" w:rsidRDefault="00E533D3"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5730E57B" w14:textId="77777777" w:rsidR="00E533D3" w:rsidRDefault="00E533D3" w:rsidP="00626CED">
            <w:pPr>
              <w:spacing w:line="312" w:lineRule="auto"/>
              <w:ind w:firstLine="0"/>
              <w:rPr>
                <w:rFonts w:cs="Times New Roman"/>
                <w:szCs w:val="26"/>
                <w:u w:val="single"/>
              </w:rPr>
            </w:pPr>
          </w:p>
        </w:tc>
      </w:tr>
      <w:tr w:rsidR="00E533D3" w:rsidRPr="00615117" w14:paraId="091FDEE3" w14:textId="77777777" w:rsidTr="00626CED">
        <w:tc>
          <w:tcPr>
            <w:tcW w:w="1791" w:type="dxa"/>
          </w:tcPr>
          <w:p w14:paraId="059FA477" w14:textId="55D3CEDD" w:rsidR="00E533D3" w:rsidRPr="00615117" w:rsidRDefault="00E533D3" w:rsidP="00626CED">
            <w:pPr>
              <w:spacing w:line="312" w:lineRule="auto"/>
              <w:ind w:firstLine="0"/>
              <w:rPr>
                <w:rFonts w:cs="Times New Roman"/>
                <w:szCs w:val="26"/>
              </w:rPr>
            </w:pPr>
            <w:r w:rsidRPr="00615117">
              <w:rPr>
                <w:rFonts w:cs="Times New Roman"/>
                <w:szCs w:val="26"/>
              </w:rPr>
              <w:t>Số tiề</w:t>
            </w:r>
            <w:r>
              <w:rPr>
                <w:rFonts w:cs="Times New Roman"/>
                <w:szCs w:val="26"/>
              </w:rPr>
              <w:t>n SG</w:t>
            </w:r>
          </w:p>
        </w:tc>
        <w:tc>
          <w:tcPr>
            <w:tcW w:w="1418" w:type="dxa"/>
          </w:tcPr>
          <w:p w14:paraId="58751BBB" w14:textId="39B3D58B" w:rsidR="00E533D3" w:rsidRPr="00615117" w:rsidRDefault="00E533D3" w:rsidP="00626CED">
            <w:pPr>
              <w:spacing w:line="312" w:lineRule="auto"/>
              <w:ind w:firstLine="0"/>
              <w:rPr>
                <w:rFonts w:cs="Times New Roman"/>
                <w:szCs w:val="26"/>
              </w:rPr>
            </w:pPr>
            <w:r w:rsidRPr="00615117">
              <w:rPr>
                <w:rFonts w:cs="Times New Roman"/>
                <w:szCs w:val="26"/>
              </w:rPr>
              <w:t>Decimal</w:t>
            </w:r>
          </w:p>
        </w:tc>
        <w:tc>
          <w:tcPr>
            <w:tcW w:w="567" w:type="dxa"/>
          </w:tcPr>
          <w:p w14:paraId="1FB5BF1C" w14:textId="4314067E" w:rsidR="00E533D3" w:rsidRPr="00AD7813" w:rsidRDefault="00E533D3" w:rsidP="00626CED">
            <w:pPr>
              <w:spacing w:line="312" w:lineRule="auto"/>
              <w:ind w:firstLine="0"/>
              <w:rPr>
                <w:rFonts w:cs="Times New Roman"/>
                <w:color w:val="7030A0"/>
                <w:sz w:val="24"/>
                <w:szCs w:val="26"/>
              </w:rPr>
            </w:pPr>
            <w:r w:rsidRPr="00615117">
              <w:rPr>
                <w:rFonts w:cs="Times New Roman"/>
                <w:szCs w:val="26"/>
                <w:lang w:val="vi-VN"/>
              </w:rPr>
              <w:t>18</w:t>
            </w:r>
            <w:r w:rsidRPr="00615117">
              <w:rPr>
                <w:rFonts w:cs="Times New Roman"/>
                <w:szCs w:val="26"/>
              </w:rPr>
              <w:t>,3</w:t>
            </w:r>
          </w:p>
        </w:tc>
        <w:tc>
          <w:tcPr>
            <w:tcW w:w="567" w:type="dxa"/>
          </w:tcPr>
          <w:p w14:paraId="1A715769" w14:textId="7249F72C" w:rsidR="00E533D3" w:rsidRPr="00615117" w:rsidRDefault="00E533D3" w:rsidP="00626CED">
            <w:pPr>
              <w:spacing w:line="312" w:lineRule="auto"/>
              <w:ind w:firstLine="0"/>
              <w:rPr>
                <w:rFonts w:cs="Times New Roman"/>
                <w:szCs w:val="26"/>
              </w:rPr>
            </w:pPr>
            <w:r>
              <w:rPr>
                <w:rFonts w:cs="Times New Roman"/>
                <w:szCs w:val="26"/>
              </w:rPr>
              <w:t>P</w:t>
            </w:r>
          </w:p>
        </w:tc>
        <w:tc>
          <w:tcPr>
            <w:tcW w:w="4819" w:type="dxa"/>
          </w:tcPr>
          <w:p w14:paraId="1A9C464D"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Số tiề</w:t>
            </w:r>
            <w:r>
              <w:rPr>
                <w:rFonts w:cs="Times New Roman"/>
                <w:szCs w:val="26"/>
                <w:u w:val="single"/>
              </w:rPr>
              <w:t xml:space="preserve">n </w:t>
            </w:r>
            <w:r w:rsidRPr="00615117">
              <w:rPr>
                <w:rFonts w:cs="Times New Roman"/>
                <w:szCs w:val="26"/>
                <w:u w:val="single"/>
              </w:rPr>
              <w:t>:</w:t>
            </w:r>
          </w:p>
          <w:p w14:paraId="7841C06D" w14:textId="77777777" w:rsidR="00E533D3" w:rsidRDefault="00E533D3" w:rsidP="00724F94">
            <w:pPr>
              <w:pStyle w:val="ListParagraph"/>
              <w:numPr>
                <w:ilvl w:val="0"/>
                <w:numId w:val="6"/>
              </w:numPr>
              <w:spacing w:line="312" w:lineRule="auto"/>
              <w:rPr>
                <w:rFonts w:cs="Times New Roman"/>
                <w:szCs w:val="26"/>
              </w:rPr>
            </w:pPr>
            <w:r w:rsidRPr="00427E49">
              <w:rPr>
                <w:rFonts w:cs="Times New Roman"/>
                <w:szCs w:val="26"/>
              </w:rPr>
              <w:t xml:space="preserve">Thể hiện </w:t>
            </w:r>
            <w:r>
              <w:rPr>
                <w:rFonts w:cs="Times New Roman"/>
                <w:szCs w:val="26"/>
              </w:rPr>
              <w:t xml:space="preserve">số </w:t>
            </w:r>
            <w:r w:rsidRPr="00427E49">
              <w:rPr>
                <w:rFonts w:cs="Times New Roman"/>
                <w:szCs w:val="26"/>
              </w:rPr>
              <w:t>tiề</w:t>
            </w:r>
            <w:r>
              <w:rPr>
                <w:rFonts w:cs="Times New Roman"/>
                <w:szCs w:val="26"/>
              </w:rPr>
              <w:t>n SG</w:t>
            </w:r>
          </w:p>
          <w:p w14:paraId="0DB10ECA" w14:textId="0D80083E" w:rsidR="00E533D3" w:rsidRPr="0092625B" w:rsidRDefault="00E533D3" w:rsidP="00724F94">
            <w:pPr>
              <w:pStyle w:val="ListParagraph"/>
              <w:numPr>
                <w:ilvl w:val="0"/>
                <w:numId w:val="6"/>
              </w:numPr>
              <w:spacing w:line="312" w:lineRule="auto"/>
              <w:rPr>
                <w:rFonts w:cs="Times New Roman"/>
                <w:szCs w:val="26"/>
              </w:rPr>
            </w:pPr>
            <w:r w:rsidRPr="00427E49">
              <w:rPr>
                <w:rFonts w:cs="Times New Roman"/>
                <w:szCs w:val="26"/>
              </w:rPr>
              <w:t xml:space="preserve"> </w:t>
            </w:r>
            <w:r>
              <w:rPr>
                <w:rFonts w:cs="Times New Roman"/>
                <w:szCs w:val="26"/>
              </w:rPr>
              <w:t>Giá trị được trả về từ TF-EE</w:t>
            </w:r>
          </w:p>
        </w:tc>
        <w:tc>
          <w:tcPr>
            <w:tcW w:w="1418" w:type="dxa"/>
          </w:tcPr>
          <w:p w14:paraId="5C9123E9" w14:textId="03C8E2B5"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71B9B41" w14:textId="77777777" w:rsidR="00E533D3" w:rsidRDefault="00E533D3" w:rsidP="00626CED">
            <w:pPr>
              <w:spacing w:line="312" w:lineRule="auto"/>
              <w:ind w:firstLine="0"/>
              <w:rPr>
                <w:rFonts w:cs="Times New Roman"/>
                <w:szCs w:val="26"/>
                <w:u w:val="single"/>
              </w:rPr>
            </w:pPr>
          </w:p>
        </w:tc>
      </w:tr>
      <w:tr w:rsidR="00E533D3" w:rsidRPr="00615117" w14:paraId="7FCB0F4C" w14:textId="77777777" w:rsidTr="00626CED">
        <w:tc>
          <w:tcPr>
            <w:tcW w:w="1791" w:type="dxa"/>
          </w:tcPr>
          <w:p w14:paraId="26B66EE0" w14:textId="4CADE55D" w:rsidR="00E533D3" w:rsidRPr="00615117" w:rsidRDefault="00E533D3" w:rsidP="00626CED">
            <w:pPr>
              <w:spacing w:line="312" w:lineRule="auto"/>
              <w:ind w:firstLine="0"/>
              <w:rPr>
                <w:rFonts w:cs="Times New Roman"/>
                <w:szCs w:val="26"/>
              </w:rPr>
            </w:pPr>
            <w:r w:rsidRPr="00615117">
              <w:rPr>
                <w:rFonts w:cs="Times New Roman"/>
                <w:szCs w:val="26"/>
              </w:rPr>
              <w:t xml:space="preserve">Tỷ giá </w:t>
            </w:r>
          </w:p>
        </w:tc>
        <w:tc>
          <w:tcPr>
            <w:tcW w:w="1418" w:type="dxa"/>
          </w:tcPr>
          <w:p w14:paraId="3FC85AFF" w14:textId="4644EFAF" w:rsidR="00E533D3" w:rsidRPr="00615117" w:rsidRDefault="00E533D3" w:rsidP="00626CED">
            <w:pPr>
              <w:spacing w:line="312" w:lineRule="auto"/>
              <w:ind w:firstLine="0"/>
              <w:rPr>
                <w:rFonts w:cs="Times New Roman"/>
                <w:szCs w:val="26"/>
              </w:rPr>
            </w:pPr>
            <w:r w:rsidRPr="00615117">
              <w:rPr>
                <w:rFonts w:cs="Times New Roman"/>
                <w:szCs w:val="26"/>
              </w:rPr>
              <w:t>Decimal</w:t>
            </w:r>
          </w:p>
        </w:tc>
        <w:tc>
          <w:tcPr>
            <w:tcW w:w="567" w:type="dxa"/>
          </w:tcPr>
          <w:p w14:paraId="0457B764" w14:textId="5DABF0AD" w:rsidR="00E533D3" w:rsidRPr="00AD7813" w:rsidRDefault="00E533D3" w:rsidP="00626CED">
            <w:pPr>
              <w:spacing w:line="312" w:lineRule="auto"/>
              <w:ind w:firstLine="0"/>
              <w:rPr>
                <w:rFonts w:cs="Times New Roman"/>
                <w:color w:val="7030A0"/>
                <w:sz w:val="24"/>
                <w:szCs w:val="26"/>
              </w:rPr>
            </w:pPr>
            <w:r w:rsidRPr="00615117">
              <w:rPr>
                <w:rFonts w:cs="Times New Roman"/>
                <w:szCs w:val="26"/>
              </w:rPr>
              <w:t>18,3</w:t>
            </w:r>
          </w:p>
        </w:tc>
        <w:tc>
          <w:tcPr>
            <w:tcW w:w="567" w:type="dxa"/>
          </w:tcPr>
          <w:p w14:paraId="34232722" w14:textId="283D1077" w:rsidR="00E533D3" w:rsidRPr="00615117" w:rsidRDefault="00E533D3" w:rsidP="00626CED">
            <w:pPr>
              <w:spacing w:line="312" w:lineRule="auto"/>
              <w:ind w:firstLine="0"/>
              <w:rPr>
                <w:rFonts w:cs="Times New Roman"/>
                <w:szCs w:val="26"/>
              </w:rPr>
            </w:pPr>
            <w:r w:rsidRPr="00D62801">
              <w:rPr>
                <w:rFonts w:cs="Times New Roman"/>
                <w:szCs w:val="26"/>
              </w:rPr>
              <w:t>M</w:t>
            </w:r>
          </w:p>
        </w:tc>
        <w:tc>
          <w:tcPr>
            <w:tcW w:w="4819" w:type="dxa"/>
          </w:tcPr>
          <w:p w14:paraId="49AD631F"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Tỷ giá quy đổi:</w:t>
            </w:r>
          </w:p>
          <w:p w14:paraId="1642F9FA" w14:textId="1BC07774" w:rsidR="00E533D3" w:rsidRPr="00427E49" w:rsidRDefault="00E533D3" w:rsidP="00724F94">
            <w:pPr>
              <w:pStyle w:val="ListParagraph"/>
              <w:numPr>
                <w:ilvl w:val="0"/>
                <w:numId w:val="6"/>
              </w:numPr>
              <w:spacing w:line="312" w:lineRule="auto"/>
              <w:rPr>
                <w:rFonts w:cs="Times New Roman"/>
                <w:szCs w:val="26"/>
              </w:rPr>
            </w:pPr>
            <w:r>
              <w:rPr>
                <w:rFonts w:cs="Times New Roman"/>
                <w:szCs w:val="26"/>
              </w:rPr>
              <w:t>Thể hiện t</w:t>
            </w:r>
            <w:r w:rsidRPr="00427E49">
              <w:rPr>
                <w:rFonts w:cs="Times New Roman"/>
                <w:szCs w:val="26"/>
              </w:rPr>
              <w:t xml:space="preserve">ỷ giá quy đổi cho đồng tiền </w:t>
            </w:r>
            <w:r>
              <w:rPr>
                <w:rFonts w:cs="Times New Roman"/>
                <w:szCs w:val="26"/>
              </w:rPr>
              <w:t>nhờ thu</w:t>
            </w:r>
            <w:r w:rsidRPr="00427E49">
              <w:rPr>
                <w:rFonts w:cs="Times New Roman"/>
                <w:szCs w:val="26"/>
              </w:rPr>
              <w:t xml:space="preserve"> ra đồng nội tệ, hệ thống tự động lấy mặc định tỷ giá Midrate từ hệ thống Core, </w:t>
            </w:r>
            <w:r>
              <w:rPr>
                <w:rFonts w:cs="Times New Roman"/>
                <w:szCs w:val="26"/>
              </w:rPr>
              <w:t>và cho phép</w:t>
            </w:r>
            <w:r w:rsidRPr="00427E49">
              <w:rPr>
                <w:rFonts w:cs="Times New Roman"/>
                <w:szCs w:val="26"/>
              </w:rPr>
              <w:t xml:space="preserve"> chỉnh sửa</w:t>
            </w:r>
          </w:p>
        </w:tc>
        <w:tc>
          <w:tcPr>
            <w:tcW w:w="1418" w:type="dxa"/>
          </w:tcPr>
          <w:p w14:paraId="227CA7B1" w14:textId="41B352CA"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2339E9CC" w14:textId="77777777" w:rsidR="00E533D3" w:rsidRDefault="00E533D3" w:rsidP="00626CED">
            <w:pPr>
              <w:spacing w:line="312" w:lineRule="auto"/>
              <w:ind w:firstLine="0"/>
              <w:rPr>
                <w:rFonts w:cs="Times New Roman"/>
                <w:szCs w:val="26"/>
                <w:u w:val="single"/>
              </w:rPr>
            </w:pPr>
          </w:p>
        </w:tc>
      </w:tr>
      <w:tr w:rsidR="00E533D3" w:rsidRPr="00615117" w14:paraId="5B3B54D1" w14:textId="77777777" w:rsidTr="00626CED">
        <w:tc>
          <w:tcPr>
            <w:tcW w:w="1791" w:type="dxa"/>
          </w:tcPr>
          <w:p w14:paraId="2C16CECC" w14:textId="177BEB53" w:rsidR="00E533D3" w:rsidRPr="009E452D" w:rsidRDefault="00E533D3" w:rsidP="00626CED">
            <w:pPr>
              <w:spacing w:line="312" w:lineRule="auto"/>
              <w:ind w:firstLine="0"/>
              <w:rPr>
                <w:rFonts w:cs="Times New Roman"/>
                <w:szCs w:val="26"/>
              </w:rPr>
            </w:pPr>
            <w:r w:rsidRPr="00615117">
              <w:rPr>
                <w:rFonts w:cs="Times New Roman"/>
                <w:szCs w:val="26"/>
              </w:rPr>
              <w:t xml:space="preserve">Số </w:t>
            </w:r>
            <w:r>
              <w:rPr>
                <w:rFonts w:cs="Times New Roman"/>
                <w:szCs w:val="26"/>
              </w:rPr>
              <w:t xml:space="preserve">tiền SG </w:t>
            </w:r>
            <w:r w:rsidRPr="00615117">
              <w:rPr>
                <w:rFonts w:cs="Times New Roman"/>
                <w:szCs w:val="26"/>
              </w:rPr>
              <w:t>quy đổi</w:t>
            </w:r>
          </w:p>
        </w:tc>
        <w:tc>
          <w:tcPr>
            <w:tcW w:w="1418" w:type="dxa"/>
          </w:tcPr>
          <w:p w14:paraId="02082914" w14:textId="07FF7DC3" w:rsidR="00E533D3" w:rsidRPr="00615117" w:rsidRDefault="00E533D3" w:rsidP="00626CED">
            <w:pPr>
              <w:spacing w:line="312" w:lineRule="auto"/>
              <w:ind w:firstLine="0"/>
              <w:rPr>
                <w:rFonts w:cs="Times New Roman"/>
                <w:szCs w:val="26"/>
              </w:rPr>
            </w:pPr>
            <w:r w:rsidRPr="00615117">
              <w:rPr>
                <w:rFonts w:cs="Times New Roman"/>
                <w:szCs w:val="26"/>
              </w:rPr>
              <w:t>Decimal</w:t>
            </w:r>
          </w:p>
        </w:tc>
        <w:tc>
          <w:tcPr>
            <w:tcW w:w="567" w:type="dxa"/>
          </w:tcPr>
          <w:p w14:paraId="0E1C83E4" w14:textId="6F885490" w:rsidR="00E533D3" w:rsidRPr="00615117" w:rsidRDefault="00E533D3" w:rsidP="00626CED">
            <w:pPr>
              <w:spacing w:line="312" w:lineRule="auto"/>
              <w:ind w:firstLine="0"/>
              <w:rPr>
                <w:rFonts w:cs="Times New Roman"/>
                <w:szCs w:val="26"/>
              </w:rPr>
            </w:pPr>
            <w:r w:rsidRPr="00615117">
              <w:rPr>
                <w:rFonts w:cs="Times New Roman"/>
                <w:szCs w:val="26"/>
              </w:rPr>
              <w:t>18,3</w:t>
            </w:r>
          </w:p>
        </w:tc>
        <w:tc>
          <w:tcPr>
            <w:tcW w:w="567" w:type="dxa"/>
          </w:tcPr>
          <w:p w14:paraId="76FC67F7" w14:textId="5C211764" w:rsidR="00E533D3" w:rsidRPr="00615117" w:rsidRDefault="00E533D3" w:rsidP="00626CED">
            <w:pPr>
              <w:spacing w:line="312" w:lineRule="auto"/>
              <w:ind w:firstLine="0"/>
              <w:rPr>
                <w:rFonts w:cs="Times New Roman"/>
                <w:szCs w:val="26"/>
              </w:rPr>
            </w:pPr>
            <w:r w:rsidRPr="00615117">
              <w:rPr>
                <w:rFonts w:cs="Times New Roman"/>
                <w:szCs w:val="26"/>
              </w:rPr>
              <w:t>P</w:t>
            </w:r>
          </w:p>
        </w:tc>
        <w:tc>
          <w:tcPr>
            <w:tcW w:w="4819" w:type="dxa"/>
          </w:tcPr>
          <w:p w14:paraId="7C8B3390"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 xml:space="preserve">Số </w:t>
            </w:r>
            <w:r>
              <w:rPr>
                <w:rFonts w:cs="Times New Roman"/>
                <w:szCs w:val="26"/>
                <w:u w:val="single"/>
              </w:rPr>
              <w:t>tiền SG quy đổi</w:t>
            </w:r>
            <w:r w:rsidRPr="00615117">
              <w:rPr>
                <w:rFonts w:cs="Times New Roman"/>
                <w:szCs w:val="26"/>
                <w:u w:val="single"/>
              </w:rPr>
              <w:t>:</w:t>
            </w:r>
          </w:p>
          <w:p w14:paraId="03460C29" w14:textId="77777777" w:rsidR="00E533D3" w:rsidRDefault="00E533D3" w:rsidP="00724F94">
            <w:pPr>
              <w:pStyle w:val="ListParagraph"/>
              <w:numPr>
                <w:ilvl w:val="0"/>
                <w:numId w:val="6"/>
              </w:numPr>
              <w:spacing w:line="312" w:lineRule="auto"/>
              <w:rPr>
                <w:rFonts w:cs="Times New Roman"/>
                <w:szCs w:val="26"/>
              </w:rPr>
            </w:pPr>
            <w:r>
              <w:rPr>
                <w:rFonts w:cs="Times New Roman"/>
                <w:szCs w:val="26"/>
              </w:rPr>
              <w:t>H</w:t>
            </w:r>
            <w:r w:rsidRPr="00F36C4A">
              <w:rPr>
                <w:rFonts w:cs="Times New Roman"/>
                <w:szCs w:val="26"/>
              </w:rPr>
              <w:t>ệ thống tự động tính toán</w:t>
            </w:r>
          </w:p>
          <w:p w14:paraId="2F6E8E56" w14:textId="314D234A" w:rsidR="00E533D3" w:rsidRPr="00427E49" w:rsidRDefault="00E533D3" w:rsidP="00724F94">
            <w:pPr>
              <w:pStyle w:val="ListParagraph"/>
              <w:numPr>
                <w:ilvl w:val="0"/>
                <w:numId w:val="6"/>
              </w:numPr>
              <w:spacing w:line="312" w:lineRule="auto"/>
              <w:rPr>
                <w:rFonts w:cs="Times New Roman"/>
                <w:szCs w:val="26"/>
              </w:rPr>
            </w:pPr>
            <w:r w:rsidRPr="00F36C4A">
              <w:rPr>
                <w:rFonts w:cs="Times New Roman"/>
                <w:szCs w:val="26"/>
              </w:rPr>
              <w:t xml:space="preserve">Số </w:t>
            </w:r>
            <w:r>
              <w:rPr>
                <w:rFonts w:cs="Times New Roman"/>
                <w:szCs w:val="26"/>
              </w:rPr>
              <w:t>tiền SG</w:t>
            </w:r>
            <w:r w:rsidRPr="00F36C4A">
              <w:rPr>
                <w:rFonts w:cs="Times New Roman"/>
                <w:szCs w:val="26"/>
              </w:rPr>
              <w:t xml:space="preserve"> quy đổ</w:t>
            </w:r>
            <w:r>
              <w:rPr>
                <w:rFonts w:cs="Times New Roman"/>
                <w:szCs w:val="26"/>
              </w:rPr>
              <w:t xml:space="preserve">i </w:t>
            </w:r>
            <w:r w:rsidRPr="00F36C4A">
              <w:rPr>
                <w:rFonts w:cs="Times New Roman"/>
                <w:szCs w:val="26"/>
              </w:rPr>
              <w:t>= Số</w:t>
            </w:r>
            <w:r>
              <w:rPr>
                <w:rFonts w:cs="Times New Roman"/>
                <w:szCs w:val="26"/>
              </w:rPr>
              <w:t xml:space="preserve"> tiền SG nguyên tệ x T</w:t>
            </w:r>
            <w:r w:rsidRPr="00F36C4A">
              <w:rPr>
                <w:rFonts w:cs="Times New Roman"/>
                <w:szCs w:val="26"/>
              </w:rPr>
              <w:t>ỷ</w:t>
            </w:r>
            <w:r>
              <w:rPr>
                <w:rFonts w:cs="Times New Roman"/>
                <w:szCs w:val="26"/>
              </w:rPr>
              <w:t xml:space="preserve"> giá</w:t>
            </w:r>
          </w:p>
        </w:tc>
        <w:tc>
          <w:tcPr>
            <w:tcW w:w="1418" w:type="dxa"/>
          </w:tcPr>
          <w:p w14:paraId="3F574DD6" w14:textId="774F8FAB"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48255504" w14:textId="38D03AB7" w:rsidR="00E533D3" w:rsidRPr="00294073" w:rsidRDefault="00E533D3" w:rsidP="00626CED">
            <w:pPr>
              <w:spacing w:line="312" w:lineRule="auto"/>
              <w:ind w:firstLine="0"/>
              <w:rPr>
                <w:rFonts w:cs="Times New Roman"/>
                <w:szCs w:val="26"/>
                <w:u w:val="single"/>
              </w:rPr>
            </w:pPr>
          </w:p>
        </w:tc>
      </w:tr>
      <w:tr w:rsidR="00E533D3" w:rsidRPr="00615117" w14:paraId="54EB7DB7" w14:textId="77777777" w:rsidTr="00626CED">
        <w:tc>
          <w:tcPr>
            <w:tcW w:w="9162" w:type="dxa"/>
            <w:gridSpan w:val="5"/>
          </w:tcPr>
          <w:p w14:paraId="073EC329" w14:textId="77777777" w:rsidR="00E533D3" w:rsidRDefault="00E533D3" w:rsidP="00626CED">
            <w:pPr>
              <w:spacing w:line="312" w:lineRule="auto"/>
              <w:ind w:firstLine="0"/>
              <w:rPr>
                <w:rFonts w:cs="Times New Roman"/>
                <w:color w:val="FF0000"/>
                <w:szCs w:val="26"/>
              </w:rPr>
            </w:pPr>
            <w:r w:rsidRPr="002D3DED">
              <w:rPr>
                <w:rFonts w:cs="Times New Roman"/>
                <w:color w:val="FF0000"/>
                <w:szCs w:val="26"/>
              </w:rPr>
              <w:t xml:space="preserve">Remove </w:t>
            </w:r>
            <w:r>
              <w:rPr>
                <w:rFonts w:cs="Times New Roman"/>
                <w:color w:val="FF0000"/>
                <w:szCs w:val="26"/>
              </w:rPr>
              <w:t>5</w:t>
            </w:r>
            <w:r w:rsidRPr="002D3DED">
              <w:rPr>
                <w:rFonts w:cs="Times New Roman"/>
                <w:color w:val="FF0000"/>
                <w:szCs w:val="26"/>
              </w:rPr>
              <w:t xml:space="preserve"> trường </w:t>
            </w:r>
            <w:r>
              <w:rPr>
                <w:rFonts w:cs="Times New Roman"/>
                <w:color w:val="FF0000"/>
                <w:szCs w:val="26"/>
              </w:rPr>
              <w:t>dưới đây l</w:t>
            </w:r>
            <w:r w:rsidRPr="002D3DED">
              <w:rPr>
                <w:rFonts w:cs="Times New Roman"/>
                <w:color w:val="FF0000"/>
                <w:szCs w:val="26"/>
              </w:rPr>
              <w:t xml:space="preserve">iên quan đến KQ </w:t>
            </w:r>
            <w:r>
              <w:rPr>
                <w:rFonts w:cs="Times New Roman"/>
                <w:color w:val="FF0000"/>
                <w:szCs w:val="26"/>
              </w:rPr>
              <w:t>ở</w:t>
            </w:r>
            <w:r w:rsidRPr="002D3DED">
              <w:rPr>
                <w:rFonts w:cs="Times New Roman"/>
                <w:color w:val="FF0000"/>
                <w:szCs w:val="26"/>
              </w:rPr>
              <w:t xml:space="preserve"> </w:t>
            </w:r>
            <w:r>
              <w:rPr>
                <w:rFonts w:cs="Times New Roman"/>
                <w:color w:val="FF0000"/>
                <w:szCs w:val="26"/>
              </w:rPr>
              <w:t>tab Thông tin SG</w:t>
            </w:r>
            <w:r w:rsidRPr="002D3DED">
              <w:rPr>
                <w:rFonts w:cs="Times New Roman"/>
                <w:color w:val="FF0000"/>
                <w:szCs w:val="26"/>
              </w:rPr>
              <w:t xml:space="preserve"> </w:t>
            </w:r>
          </w:p>
          <w:p w14:paraId="0DD1BFA2" w14:textId="77777777" w:rsidR="00E533D3" w:rsidRDefault="00E533D3" w:rsidP="00626CED">
            <w:pPr>
              <w:spacing w:line="312" w:lineRule="auto"/>
              <w:ind w:firstLine="0"/>
              <w:rPr>
                <w:rFonts w:cs="Times New Roman"/>
                <w:color w:val="FF0000"/>
                <w:szCs w:val="26"/>
              </w:rPr>
            </w:pPr>
            <w:r w:rsidRPr="002D3DED">
              <w:rPr>
                <w:rFonts w:cs="Times New Roman"/>
                <w:color w:val="FF0000"/>
                <w:szCs w:val="26"/>
              </w:rPr>
              <w:t>để chuyển sang tab Hạch toán</w:t>
            </w:r>
          </w:p>
          <w:p w14:paraId="42B1651F" w14:textId="77777777" w:rsidR="00E533D3" w:rsidRDefault="00E533D3" w:rsidP="00626CED">
            <w:pPr>
              <w:spacing w:line="312" w:lineRule="auto"/>
              <w:ind w:firstLine="0"/>
              <w:rPr>
                <w:rFonts w:cs="Times New Roman"/>
                <w:color w:val="FF0000"/>
                <w:szCs w:val="26"/>
              </w:rPr>
            </w:pPr>
            <w:r>
              <w:rPr>
                <w:rFonts w:cs="Times New Roman"/>
                <w:color w:val="FF0000"/>
                <w:szCs w:val="26"/>
              </w:rPr>
              <w:t xml:space="preserve">(số tiền KQ ban đâu, tỷ lệ KQ, loại tiền KQ, tỷ gia quy đổi KQ, </w:t>
            </w:r>
          </w:p>
          <w:p w14:paraId="5ABEF705" w14:textId="4DA0557D" w:rsidR="00E533D3" w:rsidRPr="00E533D3" w:rsidRDefault="00E533D3" w:rsidP="00E533D3">
            <w:pPr>
              <w:spacing w:line="312" w:lineRule="auto"/>
              <w:ind w:firstLine="0"/>
              <w:rPr>
                <w:rFonts w:cs="Times New Roman"/>
                <w:szCs w:val="26"/>
              </w:rPr>
            </w:pPr>
            <w:r>
              <w:rPr>
                <w:rFonts w:cs="Times New Roman"/>
                <w:color w:val="FF0000"/>
                <w:szCs w:val="26"/>
              </w:rPr>
              <w:t>Số dư KQ quy đổi ban đâu)</w:t>
            </w:r>
          </w:p>
        </w:tc>
        <w:tc>
          <w:tcPr>
            <w:tcW w:w="1418" w:type="dxa"/>
          </w:tcPr>
          <w:p w14:paraId="6B17582D" w14:textId="675524C2" w:rsidR="00E533D3" w:rsidRPr="00427E49" w:rsidRDefault="00E533D3" w:rsidP="00626CED">
            <w:pPr>
              <w:spacing w:line="312" w:lineRule="auto"/>
              <w:ind w:firstLine="0"/>
              <w:rPr>
                <w:rFonts w:cs="Times New Roman"/>
                <w:i/>
                <w:color w:val="0070C0"/>
                <w:sz w:val="20"/>
                <w:szCs w:val="26"/>
              </w:rPr>
            </w:pPr>
          </w:p>
        </w:tc>
        <w:tc>
          <w:tcPr>
            <w:tcW w:w="1418" w:type="dxa"/>
          </w:tcPr>
          <w:p w14:paraId="799E9C9F" w14:textId="3836C946" w:rsidR="00E533D3" w:rsidRPr="00294073" w:rsidRDefault="00E533D3" w:rsidP="00626CED">
            <w:pPr>
              <w:spacing w:line="312" w:lineRule="auto"/>
              <w:ind w:firstLine="0"/>
              <w:rPr>
                <w:rFonts w:cs="Times New Roman"/>
                <w:szCs w:val="26"/>
                <w:u w:val="single"/>
              </w:rPr>
            </w:pPr>
            <w:r>
              <w:rPr>
                <w:rFonts w:cs="Times New Roman"/>
                <w:i/>
                <w:color w:val="0070C0"/>
                <w:sz w:val="20"/>
                <w:szCs w:val="26"/>
              </w:rPr>
              <w:t>RV</w:t>
            </w:r>
          </w:p>
        </w:tc>
      </w:tr>
      <w:tr w:rsidR="00E533D3" w:rsidRPr="00615117" w14:paraId="41780454" w14:textId="77777777" w:rsidTr="00626CED">
        <w:tc>
          <w:tcPr>
            <w:tcW w:w="1791" w:type="dxa"/>
          </w:tcPr>
          <w:p w14:paraId="6942BC5B" w14:textId="179DE3E2" w:rsidR="00E533D3" w:rsidRPr="00615117" w:rsidRDefault="00E533D3" w:rsidP="00626CED">
            <w:pPr>
              <w:spacing w:line="312" w:lineRule="auto"/>
              <w:ind w:firstLine="0"/>
              <w:rPr>
                <w:rFonts w:cs="Times New Roman"/>
                <w:szCs w:val="26"/>
              </w:rPr>
            </w:pPr>
            <w:r w:rsidRPr="00615117">
              <w:rPr>
                <w:rFonts w:cs="Times New Roman"/>
                <w:szCs w:val="26"/>
              </w:rPr>
              <w:t>Ngày phát hành</w:t>
            </w:r>
          </w:p>
        </w:tc>
        <w:tc>
          <w:tcPr>
            <w:tcW w:w="1418" w:type="dxa"/>
          </w:tcPr>
          <w:p w14:paraId="4040D7F5" w14:textId="1F3C0B94" w:rsidR="00E533D3" w:rsidRPr="00615117" w:rsidRDefault="00E533D3" w:rsidP="00626CED">
            <w:pPr>
              <w:spacing w:line="312" w:lineRule="auto"/>
              <w:ind w:firstLine="0"/>
              <w:rPr>
                <w:rFonts w:cs="Times New Roman"/>
                <w:szCs w:val="26"/>
              </w:rPr>
            </w:pPr>
            <w:r w:rsidRPr="00615117">
              <w:rPr>
                <w:rFonts w:cs="Times New Roman"/>
                <w:szCs w:val="26"/>
              </w:rPr>
              <w:t xml:space="preserve">Datetime </w:t>
            </w:r>
          </w:p>
        </w:tc>
        <w:tc>
          <w:tcPr>
            <w:tcW w:w="567" w:type="dxa"/>
          </w:tcPr>
          <w:p w14:paraId="12A9B73C" w14:textId="5D94E243" w:rsidR="00E533D3" w:rsidRPr="00615117" w:rsidRDefault="00E533D3" w:rsidP="00626CED">
            <w:pPr>
              <w:spacing w:line="312" w:lineRule="auto"/>
              <w:ind w:firstLine="0"/>
              <w:rPr>
                <w:rFonts w:cs="Times New Roman"/>
                <w:szCs w:val="26"/>
              </w:rPr>
            </w:pPr>
            <w:r w:rsidRPr="00615117">
              <w:rPr>
                <w:rFonts w:cs="Times New Roman"/>
                <w:szCs w:val="26"/>
              </w:rPr>
              <w:t>10</w:t>
            </w:r>
          </w:p>
        </w:tc>
        <w:tc>
          <w:tcPr>
            <w:tcW w:w="567" w:type="dxa"/>
          </w:tcPr>
          <w:p w14:paraId="13E73B7C" w14:textId="33B918B4" w:rsidR="00E533D3" w:rsidRPr="00615117" w:rsidRDefault="00E533D3" w:rsidP="00626CED">
            <w:pPr>
              <w:spacing w:line="312" w:lineRule="auto"/>
              <w:ind w:firstLine="0"/>
              <w:rPr>
                <w:rFonts w:cs="Times New Roman"/>
                <w:szCs w:val="26"/>
              </w:rPr>
            </w:pPr>
            <w:r>
              <w:rPr>
                <w:rFonts w:cs="Times New Roman"/>
                <w:szCs w:val="26"/>
              </w:rPr>
              <w:t>P</w:t>
            </w:r>
          </w:p>
        </w:tc>
        <w:tc>
          <w:tcPr>
            <w:tcW w:w="4819" w:type="dxa"/>
          </w:tcPr>
          <w:p w14:paraId="5EF58E9A"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Ngày phát hành:</w:t>
            </w:r>
          </w:p>
          <w:p w14:paraId="0D6C824A" w14:textId="77777777" w:rsidR="00E533D3" w:rsidRPr="005B7B97" w:rsidRDefault="00E533D3" w:rsidP="00724F94">
            <w:pPr>
              <w:pStyle w:val="ListParagraph"/>
              <w:numPr>
                <w:ilvl w:val="0"/>
                <w:numId w:val="6"/>
              </w:numPr>
              <w:spacing w:line="312" w:lineRule="auto"/>
              <w:rPr>
                <w:rFonts w:cs="Times New Roman"/>
                <w:szCs w:val="26"/>
                <w:u w:val="single"/>
              </w:rPr>
            </w:pPr>
            <w:r w:rsidRPr="00615117">
              <w:rPr>
                <w:rFonts w:cs="Times New Roman"/>
                <w:szCs w:val="26"/>
              </w:rPr>
              <w:t>Ngày phát hành của SG</w:t>
            </w:r>
          </w:p>
          <w:p w14:paraId="377D6221" w14:textId="16CF0A48" w:rsidR="00E533D3" w:rsidRPr="00427E49" w:rsidRDefault="00E533D3" w:rsidP="00724F94">
            <w:pPr>
              <w:pStyle w:val="ListParagraph"/>
              <w:numPr>
                <w:ilvl w:val="0"/>
                <w:numId w:val="6"/>
              </w:numPr>
              <w:spacing w:line="312" w:lineRule="auto"/>
              <w:rPr>
                <w:rFonts w:cs="Times New Roman"/>
                <w:szCs w:val="26"/>
              </w:rPr>
            </w:pPr>
            <w:r w:rsidRPr="005B7B97">
              <w:rPr>
                <w:rFonts w:cs="Times New Roman"/>
                <w:szCs w:val="26"/>
              </w:rPr>
              <w:t>Giá trị được trả về từ TF-EE</w:t>
            </w:r>
          </w:p>
        </w:tc>
        <w:tc>
          <w:tcPr>
            <w:tcW w:w="1418" w:type="dxa"/>
          </w:tcPr>
          <w:p w14:paraId="602A65D3" w14:textId="1FCA24E1"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559147B0" w14:textId="77777777" w:rsidR="00E533D3" w:rsidRPr="00294073" w:rsidRDefault="00E533D3" w:rsidP="00626CED">
            <w:pPr>
              <w:spacing w:line="312" w:lineRule="auto"/>
              <w:ind w:firstLine="0"/>
              <w:rPr>
                <w:rFonts w:cs="Times New Roman"/>
                <w:szCs w:val="26"/>
                <w:u w:val="single"/>
              </w:rPr>
            </w:pPr>
          </w:p>
        </w:tc>
      </w:tr>
      <w:tr w:rsidR="00E533D3" w:rsidRPr="00615117" w14:paraId="4F5A0F6C" w14:textId="77777777" w:rsidTr="00626CED">
        <w:tc>
          <w:tcPr>
            <w:tcW w:w="1791" w:type="dxa"/>
          </w:tcPr>
          <w:p w14:paraId="344AD8BE" w14:textId="28F59279" w:rsidR="00E533D3" w:rsidRPr="00615117" w:rsidRDefault="00E533D3" w:rsidP="00626CED">
            <w:pPr>
              <w:spacing w:line="312" w:lineRule="auto"/>
              <w:ind w:firstLine="0"/>
              <w:rPr>
                <w:rFonts w:cs="Times New Roman"/>
                <w:szCs w:val="26"/>
              </w:rPr>
            </w:pPr>
            <w:r w:rsidRPr="00615117">
              <w:rPr>
                <w:rFonts w:cs="Times New Roman"/>
                <w:szCs w:val="26"/>
              </w:rPr>
              <w:t>Ngày hết hạn hiệu lực</w:t>
            </w:r>
          </w:p>
        </w:tc>
        <w:tc>
          <w:tcPr>
            <w:tcW w:w="1418" w:type="dxa"/>
          </w:tcPr>
          <w:p w14:paraId="3669BCC7" w14:textId="7000F16A" w:rsidR="00E533D3" w:rsidRPr="00615117" w:rsidRDefault="00E533D3" w:rsidP="00626CED">
            <w:pPr>
              <w:spacing w:line="312" w:lineRule="auto"/>
              <w:ind w:firstLine="0"/>
              <w:rPr>
                <w:rFonts w:cs="Times New Roman"/>
                <w:szCs w:val="26"/>
              </w:rPr>
            </w:pPr>
            <w:r w:rsidRPr="00615117">
              <w:rPr>
                <w:rFonts w:cs="Times New Roman"/>
                <w:szCs w:val="26"/>
              </w:rPr>
              <w:t xml:space="preserve">Datetime </w:t>
            </w:r>
          </w:p>
        </w:tc>
        <w:tc>
          <w:tcPr>
            <w:tcW w:w="567" w:type="dxa"/>
          </w:tcPr>
          <w:p w14:paraId="117BEA46" w14:textId="6F3A57F5" w:rsidR="00E533D3" w:rsidRPr="00615117" w:rsidRDefault="00E533D3" w:rsidP="00626CED">
            <w:pPr>
              <w:spacing w:line="312" w:lineRule="auto"/>
              <w:ind w:firstLine="0"/>
              <w:rPr>
                <w:rFonts w:cs="Times New Roman"/>
                <w:szCs w:val="26"/>
              </w:rPr>
            </w:pPr>
            <w:r w:rsidRPr="00615117">
              <w:rPr>
                <w:rFonts w:cs="Times New Roman"/>
                <w:szCs w:val="26"/>
              </w:rPr>
              <w:t>10</w:t>
            </w:r>
          </w:p>
        </w:tc>
        <w:tc>
          <w:tcPr>
            <w:tcW w:w="567" w:type="dxa"/>
          </w:tcPr>
          <w:p w14:paraId="59D739F3" w14:textId="2C4D33F0" w:rsidR="00E533D3" w:rsidRDefault="00E533D3" w:rsidP="00626CED">
            <w:pPr>
              <w:spacing w:line="312" w:lineRule="auto"/>
              <w:ind w:firstLine="0"/>
              <w:rPr>
                <w:rFonts w:cs="Times New Roman"/>
                <w:szCs w:val="26"/>
              </w:rPr>
            </w:pPr>
            <w:r>
              <w:rPr>
                <w:rFonts w:cs="Times New Roman"/>
                <w:szCs w:val="26"/>
              </w:rPr>
              <w:t>P</w:t>
            </w:r>
          </w:p>
        </w:tc>
        <w:tc>
          <w:tcPr>
            <w:tcW w:w="4819" w:type="dxa"/>
          </w:tcPr>
          <w:p w14:paraId="28CE4140"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Ngày hết hạn hiệu lực:</w:t>
            </w:r>
          </w:p>
          <w:p w14:paraId="0BA9FD89" w14:textId="77777777" w:rsidR="00E533D3" w:rsidRDefault="00E533D3" w:rsidP="00724F94">
            <w:pPr>
              <w:pStyle w:val="ListParagraph"/>
              <w:numPr>
                <w:ilvl w:val="0"/>
                <w:numId w:val="6"/>
              </w:numPr>
              <w:spacing w:line="312" w:lineRule="auto"/>
              <w:rPr>
                <w:rFonts w:cs="Times New Roman"/>
                <w:szCs w:val="26"/>
              </w:rPr>
            </w:pPr>
            <w:r w:rsidRPr="00615117">
              <w:rPr>
                <w:rFonts w:cs="Times New Roman"/>
                <w:szCs w:val="26"/>
              </w:rPr>
              <w:t>Ngày hết hạn hiệu lực của SG</w:t>
            </w:r>
          </w:p>
          <w:p w14:paraId="4263ED31" w14:textId="1370169D" w:rsidR="00E533D3" w:rsidRPr="00615117" w:rsidRDefault="00E533D3" w:rsidP="00626CED">
            <w:pPr>
              <w:spacing w:line="312" w:lineRule="auto"/>
              <w:ind w:firstLine="0"/>
              <w:rPr>
                <w:rFonts w:cs="Times New Roman"/>
                <w:szCs w:val="26"/>
                <w:u w:val="single"/>
              </w:rPr>
            </w:pPr>
            <w:r w:rsidRPr="005B7B97">
              <w:rPr>
                <w:rFonts w:cs="Times New Roman"/>
                <w:szCs w:val="26"/>
              </w:rPr>
              <w:lastRenderedPageBreak/>
              <w:t>Giá trị được trả về từ TF-EE</w:t>
            </w:r>
          </w:p>
        </w:tc>
        <w:tc>
          <w:tcPr>
            <w:tcW w:w="1418" w:type="dxa"/>
          </w:tcPr>
          <w:p w14:paraId="0E8F4ACB" w14:textId="4E202E18" w:rsidR="00E533D3" w:rsidRDefault="00E533D3" w:rsidP="00626CED">
            <w:pPr>
              <w:spacing w:line="312" w:lineRule="auto"/>
              <w:ind w:firstLine="0"/>
              <w:rPr>
                <w:rFonts w:cs="Times New Roman"/>
                <w:i/>
                <w:color w:val="0070C0"/>
                <w:sz w:val="20"/>
                <w:szCs w:val="26"/>
              </w:rPr>
            </w:pPr>
            <w:r>
              <w:rPr>
                <w:rFonts w:cs="Times New Roman"/>
                <w:i/>
                <w:color w:val="0070C0"/>
                <w:sz w:val="20"/>
                <w:szCs w:val="26"/>
              </w:rPr>
              <w:lastRenderedPageBreak/>
              <w:t>Y</w:t>
            </w:r>
          </w:p>
        </w:tc>
        <w:tc>
          <w:tcPr>
            <w:tcW w:w="1418" w:type="dxa"/>
          </w:tcPr>
          <w:p w14:paraId="2A3506FE" w14:textId="77777777" w:rsidR="00E533D3" w:rsidRPr="00294073" w:rsidRDefault="00E533D3" w:rsidP="00626CED">
            <w:pPr>
              <w:spacing w:line="312" w:lineRule="auto"/>
              <w:ind w:firstLine="0"/>
              <w:rPr>
                <w:rFonts w:cs="Times New Roman"/>
                <w:szCs w:val="26"/>
                <w:u w:val="single"/>
              </w:rPr>
            </w:pPr>
          </w:p>
        </w:tc>
      </w:tr>
      <w:tr w:rsidR="00E533D3" w:rsidRPr="00615117" w14:paraId="218438C4" w14:textId="77777777" w:rsidTr="00626CED">
        <w:tc>
          <w:tcPr>
            <w:tcW w:w="1791" w:type="dxa"/>
          </w:tcPr>
          <w:p w14:paraId="4D0E7135" w14:textId="43953D3D" w:rsidR="00E533D3" w:rsidRPr="00615117" w:rsidRDefault="00E533D3" w:rsidP="00626CED">
            <w:pPr>
              <w:spacing w:line="312" w:lineRule="auto"/>
              <w:ind w:firstLine="0"/>
              <w:rPr>
                <w:rFonts w:cs="Times New Roman"/>
                <w:szCs w:val="26"/>
              </w:rPr>
            </w:pPr>
            <w:r w:rsidRPr="00615117">
              <w:rPr>
                <w:rFonts w:cs="Times New Roman"/>
                <w:szCs w:val="26"/>
              </w:rPr>
              <w:lastRenderedPageBreak/>
              <w:t>Tên của hãng vận tải</w:t>
            </w:r>
          </w:p>
        </w:tc>
        <w:tc>
          <w:tcPr>
            <w:tcW w:w="1418" w:type="dxa"/>
          </w:tcPr>
          <w:p w14:paraId="3E19E954" w14:textId="4F5B23ED" w:rsidR="00E533D3" w:rsidRPr="00615117" w:rsidRDefault="00E533D3" w:rsidP="00626CED">
            <w:pPr>
              <w:spacing w:line="312" w:lineRule="auto"/>
              <w:ind w:firstLine="0"/>
              <w:rPr>
                <w:rFonts w:cs="Times New Roman"/>
                <w:szCs w:val="26"/>
              </w:rPr>
            </w:pPr>
            <w:r w:rsidRPr="00615117">
              <w:rPr>
                <w:rFonts w:cs="Times New Roman"/>
                <w:szCs w:val="26"/>
              </w:rPr>
              <w:t xml:space="preserve">Nvarchar </w:t>
            </w:r>
          </w:p>
        </w:tc>
        <w:tc>
          <w:tcPr>
            <w:tcW w:w="567" w:type="dxa"/>
          </w:tcPr>
          <w:p w14:paraId="031904A6" w14:textId="767E21F9" w:rsidR="00E533D3" w:rsidRPr="00615117" w:rsidRDefault="00E533D3" w:rsidP="00626CED">
            <w:pPr>
              <w:spacing w:line="312" w:lineRule="auto"/>
              <w:ind w:firstLine="0"/>
              <w:rPr>
                <w:rFonts w:cs="Times New Roman"/>
                <w:szCs w:val="26"/>
              </w:rPr>
            </w:pPr>
            <w:r w:rsidRPr="00615117">
              <w:rPr>
                <w:rFonts w:cs="Times New Roman"/>
                <w:szCs w:val="26"/>
              </w:rPr>
              <w:t>255</w:t>
            </w:r>
          </w:p>
        </w:tc>
        <w:tc>
          <w:tcPr>
            <w:tcW w:w="567" w:type="dxa"/>
          </w:tcPr>
          <w:p w14:paraId="71D41291" w14:textId="5FEA365B" w:rsidR="00E533D3" w:rsidRPr="00615117" w:rsidRDefault="00E533D3" w:rsidP="00626CED">
            <w:pPr>
              <w:spacing w:line="312" w:lineRule="auto"/>
              <w:ind w:firstLine="0"/>
              <w:rPr>
                <w:rFonts w:cs="Times New Roman"/>
                <w:szCs w:val="26"/>
              </w:rPr>
            </w:pPr>
            <w:r>
              <w:rPr>
                <w:rFonts w:cs="Times New Roman"/>
                <w:szCs w:val="26"/>
              </w:rPr>
              <w:t>P</w:t>
            </w:r>
          </w:p>
        </w:tc>
        <w:tc>
          <w:tcPr>
            <w:tcW w:w="4819" w:type="dxa"/>
          </w:tcPr>
          <w:p w14:paraId="3734264A"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Tên của hãng vận tải:</w:t>
            </w:r>
          </w:p>
          <w:p w14:paraId="66ADA791" w14:textId="77777777" w:rsidR="00E533D3" w:rsidRDefault="00E533D3" w:rsidP="00724F94">
            <w:pPr>
              <w:pStyle w:val="ListParagraph"/>
              <w:numPr>
                <w:ilvl w:val="0"/>
                <w:numId w:val="6"/>
              </w:numPr>
              <w:spacing w:line="312" w:lineRule="auto"/>
              <w:rPr>
                <w:rFonts w:cs="Times New Roman"/>
                <w:szCs w:val="26"/>
              </w:rPr>
            </w:pPr>
            <w:r w:rsidRPr="00615117">
              <w:rPr>
                <w:rFonts w:cs="Times New Roman"/>
                <w:szCs w:val="26"/>
              </w:rPr>
              <w:t xml:space="preserve">Tên của hãng vận tải. </w:t>
            </w:r>
          </w:p>
          <w:p w14:paraId="5DA017F2" w14:textId="2F0258D8" w:rsidR="00E533D3" w:rsidRPr="00427E49" w:rsidRDefault="00E533D3" w:rsidP="00724F94">
            <w:pPr>
              <w:pStyle w:val="ListParagraph"/>
              <w:numPr>
                <w:ilvl w:val="0"/>
                <w:numId w:val="6"/>
              </w:numPr>
              <w:spacing w:line="312" w:lineRule="auto"/>
              <w:rPr>
                <w:rFonts w:cs="Times New Roman"/>
                <w:szCs w:val="26"/>
              </w:rPr>
            </w:pPr>
            <w:r w:rsidRPr="005B7B97">
              <w:rPr>
                <w:rFonts w:cs="Times New Roman"/>
                <w:szCs w:val="26"/>
              </w:rPr>
              <w:t>Giá trị được trả về từ TF-EE</w:t>
            </w:r>
          </w:p>
        </w:tc>
        <w:tc>
          <w:tcPr>
            <w:tcW w:w="1418" w:type="dxa"/>
          </w:tcPr>
          <w:p w14:paraId="61C38C62" w14:textId="081710EB" w:rsidR="00E533D3" w:rsidRPr="0092625B" w:rsidRDefault="00E533D3" w:rsidP="00626CED">
            <w:pPr>
              <w:spacing w:line="312" w:lineRule="auto"/>
              <w:ind w:firstLine="0"/>
              <w:rPr>
                <w:rFonts w:cs="Times New Roman"/>
                <w:i/>
                <w:color w:val="0070C0"/>
                <w:szCs w:val="26"/>
              </w:rPr>
            </w:pPr>
            <w:r>
              <w:rPr>
                <w:rFonts w:cs="Times New Roman"/>
                <w:i/>
                <w:color w:val="0070C0"/>
                <w:sz w:val="20"/>
                <w:szCs w:val="26"/>
              </w:rPr>
              <w:t>Y</w:t>
            </w:r>
          </w:p>
        </w:tc>
        <w:tc>
          <w:tcPr>
            <w:tcW w:w="1418" w:type="dxa"/>
          </w:tcPr>
          <w:p w14:paraId="25ED73E7" w14:textId="77777777" w:rsidR="00E533D3" w:rsidRPr="00294073" w:rsidRDefault="00E533D3" w:rsidP="00626CED">
            <w:pPr>
              <w:spacing w:line="312" w:lineRule="auto"/>
              <w:ind w:firstLine="0"/>
              <w:rPr>
                <w:rFonts w:cs="Times New Roman"/>
                <w:szCs w:val="26"/>
                <w:u w:val="single"/>
              </w:rPr>
            </w:pPr>
          </w:p>
        </w:tc>
      </w:tr>
      <w:tr w:rsidR="00E533D3" w:rsidRPr="00615117" w14:paraId="54975DEA" w14:textId="77777777" w:rsidTr="00626CED">
        <w:tc>
          <w:tcPr>
            <w:tcW w:w="1791" w:type="dxa"/>
          </w:tcPr>
          <w:p w14:paraId="6882747E" w14:textId="77F0AE8E" w:rsidR="00E533D3" w:rsidRPr="00615117" w:rsidRDefault="00E533D3" w:rsidP="00626CED">
            <w:pPr>
              <w:spacing w:line="312" w:lineRule="auto"/>
              <w:ind w:firstLine="0"/>
              <w:rPr>
                <w:rFonts w:cs="Times New Roman"/>
                <w:szCs w:val="26"/>
              </w:rPr>
            </w:pPr>
            <w:r w:rsidRPr="00615117">
              <w:rPr>
                <w:rFonts w:cs="Times New Roman"/>
                <w:szCs w:val="26"/>
              </w:rPr>
              <w:t>Địa chỉ của hãng vận tải</w:t>
            </w:r>
          </w:p>
        </w:tc>
        <w:tc>
          <w:tcPr>
            <w:tcW w:w="1418" w:type="dxa"/>
          </w:tcPr>
          <w:p w14:paraId="6FBBF5F0" w14:textId="67657DB6" w:rsidR="00E533D3" w:rsidRPr="00615117" w:rsidRDefault="00E533D3" w:rsidP="00626CED">
            <w:pPr>
              <w:spacing w:line="312" w:lineRule="auto"/>
              <w:ind w:firstLine="0"/>
              <w:rPr>
                <w:rFonts w:cs="Times New Roman"/>
                <w:szCs w:val="26"/>
              </w:rPr>
            </w:pPr>
            <w:r w:rsidRPr="00615117">
              <w:rPr>
                <w:rFonts w:cs="Times New Roman"/>
                <w:szCs w:val="26"/>
              </w:rPr>
              <w:t xml:space="preserve">Nvarchar </w:t>
            </w:r>
          </w:p>
        </w:tc>
        <w:tc>
          <w:tcPr>
            <w:tcW w:w="567" w:type="dxa"/>
          </w:tcPr>
          <w:p w14:paraId="18D6F52C" w14:textId="3B94A056" w:rsidR="00E533D3" w:rsidRPr="00615117" w:rsidRDefault="00E533D3" w:rsidP="00626CED">
            <w:pPr>
              <w:spacing w:line="312" w:lineRule="auto"/>
              <w:ind w:firstLine="0"/>
              <w:rPr>
                <w:rFonts w:cs="Times New Roman"/>
                <w:szCs w:val="26"/>
              </w:rPr>
            </w:pPr>
            <w:r w:rsidRPr="00615117">
              <w:rPr>
                <w:rFonts w:cs="Times New Roman"/>
                <w:szCs w:val="26"/>
              </w:rPr>
              <w:t>255</w:t>
            </w:r>
          </w:p>
        </w:tc>
        <w:tc>
          <w:tcPr>
            <w:tcW w:w="567" w:type="dxa"/>
          </w:tcPr>
          <w:p w14:paraId="09884B91" w14:textId="4FD7C853" w:rsidR="00E533D3" w:rsidRPr="00615117" w:rsidRDefault="00E533D3" w:rsidP="00626CED">
            <w:pPr>
              <w:spacing w:line="312" w:lineRule="auto"/>
              <w:ind w:firstLine="0"/>
              <w:rPr>
                <w:rFonts w:cs="Times New Roman"/>
                <w:szCs w:val="26"/>
              </w:rPr>
            </w:pPr>
            <w:r>
              <w:rPr>
                <w:rFonts w:cs="Times New Roman"/>
                <w:szCs w:val="26"/>
              </w:rPr>
              <w:t>P</w:t>
            </w:r>
          </w:p>
        </w:tc>
        <w:tc>
          <w:tcPr>
            <w:tcW w:w="4819" w:type="dxa"/>
          </w:tcPr>
          <w:p w14:paraId="242D0420"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Địa chỉ của hãng vận tải</w:t>
            </w:r>
          </w:p>
          <w:p w14:paraId="6E040FA5" w14:textId="77777777" w:rsidR="00E533D3" w:rsidRPr="005B7B97" w:rsidRDefault="00E533D3" w:rsidP="00724F94">
            <w:pPr>
              <w:pStyle w:val="ListParagraph"/>
              <w:numPr>
                <w:ilvl w:val="0"/>
                <w:numId w:val="6"/>
              </w:numPr>
              <w:spacing w:line="312" w:lineRule="auto"/>
              <w:rPr>
                <w:rFonts w:cs="Times New Roman"/>
                <w:szCs w:val="26"/>
                <w:u w:val="single"/>
              </w:rPr>
            </w:pPr>
            <w:r w:rsidRPr="00615117">
              <w:rPr>
                <w:rFonts w:cs="Times New Roman"/>
                <w:szCs w:val="26"/>
              </w:rPr>
              <w:t xml:space="preserve">Địa chỉ hãng vận tải. </w:t>
            </w:r>
          </w:p>
          <w:p w14:paraId="67412778" w14:textId="2CD92CD8" w:rsidR="00E533D3" w:rsidRPr="00427E49" w:rsidRDefault="00E533D3" w:rsidP="00724F94">
            <w:pPr>
              <w:pStyle w:val="ListParagraph"/>
              <w:numPr>
                <w:ilvl w:val="0"/>
                <w:numId w:val="6"/>
              </w:numPr>
              <w:spacing w:line="312" w:lineRule="auto"/>
              <w:rPr>
                <w:rFonts w:cs="Times New Roman"/>
                <w:szCs w:val="26"/>
              </w:rPr>
            </w:pPr>
            <w:r w:rsidRPr="005B7B97">
              <w:rPr>
                <w:rFonts w:cs="Times New Roman"/>
                <w:szCs w:val="26"/>
              </w:rPr>
              <w:t>Giá trị được trả về từ TF-EE</w:t>
            </w:r>
          </w:p>
        </w:tc>
        <w:tc>
          <w:tcPr>
            <w:tcW w:w="1418" w:type="dxa"/>
          </w:tcPr>
          <w:p w14:paraId="49941C9B" w14:textId="229A36B5"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521A435E" w14:textId="77777777" w:rsidR="00E533D3" w:rsidRDefault="00E533D3" w:rsidP="00626CED">
            <w:pPr>
              <w:spacing w:line="312" w:lineRule="auto"/>
              <w:ind w:firstLine="0"/>
              <w:rPr>
                <w:rFonts w:cs="Times New Roman"/>
                <w:szCs w:val="26"/>
                <w:u w:val="single"/>
              </w:rPr>
            </w:pPr>
          </w:p>
        </w:tc>
      </w:tr>
      <w:tr w:rsidR="00E533D3" w:rsidRPr="00615117" w14:paraId="3A56A048" w14:textId="77777777" w:rsidTr="00626CED">
        <w:tc>
          <w:tcPr>
            <w:tcW w:w="1791" w:type="dxa"/>
          </w:tcPr>
          <w:p w14:paraId="4DFAC202" w14:textId="1131883C" w:rsidR="00E533D3" w:rsidRPr="002E111E" w:rsidRDefault="00E533D3" w:rsidP="00626CED">
            <w:pPr>
              <w:spacing w:line="312" w:lineRule="auto"/>
              <w:ind w:firstLine="0"/>
              <w:rPr>
                <w:rFonts w:cs="Times New Roman"/>
                <w:color w:val="FF0000"/>
                <w:szCs w:val="26"/>
              </w:rPr>
            </w:pPr>
            <w:r w:rsidRPr="00D62801">
              <w:rPr>
                <w:rFonts w:cs="Times New Roman"/>
                <w:szCs w:val="26"/>
              </w:rPr>
              <w:t>Tên hàng hóa</w:t>
            </w:r>
          </w:p>
        </w:tc>
        <w:tc>
          <w:tcPr>
            <w:tcW w:w="1418" w:type="dxa"/>
          </w:tcPr>
          <w:p w14:paraId="27F1A510" w14:textId="34442E67" w:rsidR="00E533D3" w:rsidRPr="00615117" w:rsidRDefault="00E533D3" w:rsidP="00626CED">
            <w:pPr>
              <w:spacing w:line="312" w:lineRule="auto"/>
              <w:ind w:firstLine="0"/>
              <w:rPr>
                <w:rFonts w:cs="Times New Roman"/>
                <w:szCs w:val="26"/>
              </w:rPr>
            </w:pPr>
            <w:r w:rsidRPr="00D62801">
              <w:rPr>
                <w:rFonts w:cs="Times New Roman"/>
                <w:szCs w:val="26"/>
              </w:rPr>
              <w:t>Nvarchar</w:t>
            </w:r>
          </w:p>
        </w:tc>
        <w:tc>
          <w:tcPr>
            <w:tcW w:w="567" w:type="dxa"/>
          </w:tcPr>
          <w:p w14:paraId="7C562496" w14:textId="36B4FFA2" w:rsidR="00E533D3" w:rsidRPr="00615117" w:rsidRDefault="00E533D3" w:rsidP="00626CED">
            <w:pPr>
              <w:spacing w:line="312" w:lineRule="auto"/>
              <w:ind w:firstLine="0"/>
              <w:rPr>
                <w:rFonts w:cs="Times New Roman"/>
                <w:szCs w:val="26"/>
              </w:rPr>
            </w:pPr>
            <w:r w:rsidRPr="00D62801">
              <w:rPr>
                <w:rFonts w:cs="Times New Roman"/>
                <w:szCs w:val="26"/>
              </w:rPr>
              <w:t>255</w:t>
            </w:r>
          </w:p>
        </w:tc>
        <w:tc>
          <w:tcPr>
            <w:tcW w:w="567" w:type="dxa"/>
          </w:tcPr>
          <w:p w14:paraId="0FC67D2A" w14:textId="58BFB800" w:rsidR="00E533D3" w:rsidRPr="001D7B38" w:rsidRDefault="00E533D3" w:rsidP="00626CED">
            <w:pPr>
              <w:spacing w:line="312" w:lineRule="auto"/>
              <w:ind w:firstLine="0"/>
              <w:rPr>
                <w:rFonts w:cs="Times New Roman"/>
                <w:color w:val="FF0000"/>
                <w:szCs w:val="26"/>
              </w:rPr>
            </w:pPr>
            <w:r w:rsidRPr="00D62801">
              <w:rPr>
                <w:rFonts w:cs="Times New Roman"/>
                <w:szCs w:val="26"/>
              </w:rPr>
              <w:t>P</w:t>
            </w:r>
          </w:p>
        </w:tc>
        <w:tc>
          <w:tcPr>
            <w:tcW w:w="4819" w:type="dxa"/>
          </w:tcPr>
          <w:p w14:paraId="4E02C326" w14:textId="77777777" w:rsidR="00E533D3" w:rsidRPr="00615117" w:rsidRDefault="00E533D3" w:rsidP="00626CED">
            <w:pPr>
              <w:spacing w:line="312" w:lineRule="auto"/>
              <w:ind w:firstLine="0"/>
              <w:rPr>
                <w:rFonts w:cs="Times New Roman"/>
                <w:color w:val="000000" w:themeColor="text1"/>
                <w:szCs w:val="26"/>
                <w:u w:val="single"/>
              </w:rPr>
            </w:pPr>
            <w:r w:rsidRPr="00615117">
              <w:rPr>
                <w:rFonts w:cs="Times New Roman"/>
                <w:color w:val="000000" w:themeColor="text1"/>
                <w:szCs w:val="26"/>
                <w:u w:val="single"/>
              </w:rPr>
              <w:t>Tên hàng hóa:</w:t>
            </w:r>
          </w:p>
          <w:p w14:paraId="5B0558E7" w14:textId="77777777" w:rsidR="00E533D3" w:rsidRDefault="00E533D3"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tên của hàng hóa </w:t>
            </w:r>
          </w:p>
          <w:p w14:paraId="23C42F86" w14:textId="7730766C" w:rsidR="00E533D3" w:rsidRPr="00615117" w:rsidRDefault="00E533D3" w:rsidP="00626CED">
            <w:pPr>
              <w:spacing w:line="312" w:lineRule="auto"/>
              <w:ind w:firstLine="0"/>
              <w:rPr>
                <w:rFonts w:cs="Times New Roman"/>
                <w:szCs w:val="26"/>
                <w:u w:val="single"/>
              </w:rPr>
            </w:pPr>
            <w:r w:rsidRPr="00166F57">
              <w:rPr>
                <w:rFonts w:cs="Times New Roman"/>
                <w:szCs w:val="26"/>
              </w:rPr>
              <w:t>Giá trị được trả về từ TF-EE</w:t>
            </w:r>
          </w:p>
        </w:tc>
        <w:tc>
          <w:tcPr>
            <w:tcW w:w="1418" w:type="dxa"/>
          </w:tcPr>
          <w:p w14:paraId="385FDFF4" w14:textId="193C0BA4" w:rsidR="00E533D3" w:rsidRDefault="00E533D3" w:rsidP="00626CED">
            <w:pPr>
              <w:spacing w:line="312" w:lineRule="auto"/>
              <w:ind w:firstLine="0"/>
              <w:rPr>
                <w:rFonts w:cs="Times New Roman"/>
                <w:szCs w:val="26"/>
                <w:u w:val="single"/>
              </w:rPr>
            </w:pPr>
            <w:r>
              <w:rPr>
                <w:rFonts w:cs="Times New Roman"/>
                <w:i/>
                <w:color w:val="0070C0"/>
                <w:sz w:val="20"/>
                <w:szCs w:val="26"/>
              </w:rPr>
              <w:t>Y</w:t>
            </w:r>
          </w:p>
        </w:tc>
        <w:tc>
          <w:tcPr>
            <w:tcW w:w="1418" w:type="dxa"/>
          </w:tcPr>
          <w:p w14:paraId="511F56ED" w14:textId="2F97568A" w:rsidR="00E533D3" w:rsidRPr="00433D07" w:rsidRDefault="00E533D3" w:rsidP="00626CED">
            <w:pPr>
              <w:spacing w:line="312" w:lineRule="auto"/>
              <w:ind w:firstLine="0"/>
              <w:rPr>
                <w:rFonts w:cs="Times New Roman"/>
                <w:szCs w:val="26"/>
                <w:u w:val="single"/>
              </w:rPr>
            </w:pPr>
            <w:r>
              <w:rPr>
                <w:rFonts w:cs="Times New Roman"/>
                <w:i/>
                <w:color w:val="0070C0"/>
                <w:sz w:val="20"/>
                <w:szCs w:val="26"/>
              </w:rPr>
              <w:t>N</w:t>
            </w:r>
          </w:p>
        </w:tc>
      </w:tr>
      <w:tr w:rsidR="00E533D3" w:rsidRPr="00615117" w14:paraId="08503AA2" w14:textId="77777777" w:rsidTr="00626CED">
        <w:tc>
          <w:tcPr>
            <w:tcW w:w="1791" w:type="dxa"/>
          </w:tcPr>
          <w:p w14:paraId="284FD05C" w14:textId="5BDFBC4E" w:rsidR="00E533D3" w:rsidRPr="00615117" w:rsidRDefault="00E533D3" w:rsidP="00626CED">
            <w:pPr>
              <w:spacing w:line="312" w:lineRule="auto"/>
              <w:ind w:firstLine="0"/>
              <w:rPr>
                <w:rFonts w:cs="Times New Roman"/>
                <w:szCs w:val="26"/>
              </w:rPr>
            </w:pPr>
            <w:r w:rsidRPr="00D62801">
              <w:rPr>
                <w:rFonts w:cs="Times New Roman"/>
                <w:szCs w:val="26"/>
              </w:rPr>
              <w:t>Mã hàng hoá</w:t>
            </w:r>
          </w:p>
        </w:tc>
        <w:tc>
          <w:tcPr>
            <w:tcW w:w="1418" w:type="dxa"/>
          </w:tcPr>
          <w:p w14:paraId="18F929F9" w14:textId="3147E3D0" w:rsidR="00E533D3" w:rsidRPr="00615117" w:rsidRDefault="00E533D3" w:rsidP="00626CED">
            <w:pPr>
              <w:spacing w:line="312" w:lineRule="auto"/>
              <w:ind w:firstLine="0"/>
              <w:rPr>
                <w:rFonts w:cs="Times New Roman"/>
                <w:szCs w:val="26"/>
              </w:rPr>
            </w:pPr>
            <w:r w:rsidRPr="00D62801">
              <w:rPr>
                <w:rFonts w:cs="Times New Roman"/>
                <w:szCs w:val="26"/>
              </w:rPr>
              <w:t>Nvarchar</w:t>
            </w:r>
          </w:p>
        </w:tc>
        <w:tc>
          <w:tcPr>
            <w:tcW w:w="567" w:type="dxa"/>
          </w:tcPr>
          <w:p w14:paraId="29CBF30D" w14:textId="2DFB767C" w:rsidR="00E533D3" w:rsidRPr="00615117" w:rsidRDefault="00E533D3" w:rsidP="00626CED">
            <w:pPr>
              <w:spacing w:line="312" w:lineRule="auto"/>
              <w:ind w:firstLine="0"/>
              <w:rPr>
                <w:rFonts w:cs="Times New Roman"/>
                <w:szCs w:val="26"/>
              </w:rPr>
            </w:pPr>
            <w:r w:rsidRPr="00D62801">
              <w:rPr>
                <w:rFonts w:cs="Times New Roman"/>
                <w:szCs w:val="26"/>
              </w:rPr>
              <w:t>35</w:t>
            </w:r>
          </w:p>
        </w:tc>
        <w:tc>
          <w:tcPr>
            <w:tcW w:w="567" w:type="dxa"/>
          </w:tcPr>
          <w:p w14:paraId="1037F90A" w14:textId="22FD374F" w:rsidR="00E533D3" w:rsidRPr="00615117" w:rsidRDefault="00E533D3" w:rsidP="00626CED">
            <w:pPr>
              <w:spacing w:line="312" w:lineRule="auto"/>
              <w:ind w:firstLine="0"/>
              <w:rPr>
                <w:rFonts w:cs="Times New Roman"/>
                <w:szCs w:val="26"/>
              </w:rPr>
            </w:pPr>
            <w:r w:rsidRPr="00D62801">
              <w:rPr>
                <w:rFonts w:cs="Times New Roman"/>
                <w:szCs w:val="26"/>
              </w:rPr>
              <w:t>P</w:t>
            </w:r>
          </w:p>
        </w:tc>
        <w:tc>
          <w:tcPr>
            <w:tcW w:w="4819" w:type="dxa"/>
          </w:tcPr>
          <w:p w14:paraId="673F9761" w14:textId="77777777" w:rsidR="00E533D3" w:rsidRPr="00615117" w:rsidRDefault="00E533D3" w:rsidP="00626CED">
            <w:pPr>
              <w:spacing w:line="312" w:lineRule="auto"/>
              <w:ind w:firstLine="0"/>
              <w:rPr>
                <w:rFonts w:cs="Times New Roman"/>
                <w:color w:val="000000" w:themeColor="text1"/>
                <w:szCs w:val="26"/>
                <w:u w:val="single"/>
              </w:rPr>
            </w:pPr>
            <w:r>
              <w:rPr>
                <w:rFonts w:cs="Times New Roman"/>
                <w:color w:val="000000" w:themeColor="text1"/>
                <w:szCs w:val="26"/>
                <w:u w:val="single"/>
              </w:rPr>
              <w:t>Mã</w:t>
            </w:r>
            <w:r w:rsidRPr="00615117">
              <w:rPr>
                <w:rFonts w:cs="Times New Roman"/>
                <w:color w:val="000000" w:themeColor="text1"/>
                <w:szCs w:val="26"/>
                <w:u w:val="single"/>
              </w:rPr>
              <w:t xml:space="preserve"> hàng hóa:</w:t>
            </w:r>
          </w:p>
          <w:p w14:paraId="0D9F6199" w14:textId="77777777" w:rsidR="00E533D3" w:rsidRDefault="00E533D3" w:rsidP="00724F94">
            <w:pPr>
              <w:pStyle w:val="ListParagraph"/>
              <w:numPr>
                <w:ilvl w:val="0"/>
                <w:numId w:val="6"/>
              </w:numPr>
              <w:spacing w:line="312" w:lineRule="auto"/>
              <w:rPr>
                <w:rFonts w:cs="Times New Roman"/>
                <w:color w:val="000000" w:themeColor="text1"/>
                <w:szCs w:val="26"/>
              </w:rPr>
            </w:pPr>
            <w:r>
              <w:rPr>
                <w:rFonts w:cs="Times New Roman"/>
                <w:color w:val="000000" w:themeColor="text1"/>
                <w:szCs w:val="26"/>
              </w:rPr>
              <w:t>T</w:t>
            </w:r>
            <w:r w:rsidRPr="00CA1C41">
              <w:rPr>
                <w:rFonts w:cs="Times New Roman"/>
                <w:color w:val="000000" w:themeColor="text1"/>
                <w:szCs w:val="26"/>
              </w:rPr>
              <w:t xml:space="preserve">hể hiện </w:t>
            </w:r>
            <w:r>
              <w:rPr>
                <w:rFonts w:cs="Times New Roman"/>
                <w:color w:val="000000" w:themeColor="text1"/>
                <w:szCs w:val="26"/>
              </w:rPr>
              <w:t>ma</w:t>
            </w:r>
            <w:r w:rsidRPr="00CA1C41">
              <w:rPr>
                <w:rFonts w:cs="Times New Roman"/>
                <w:color w:val="000000" w:themeColor="text1"/>
                <w:szCs w:val="26"/>
              </w:rPr>
              <w:t xml:space="preserve"> củ</w:t>
            </w:r>
            <w:r>
              <w:rPr>
                <w:rFonts w:cs="Times New Roman"/>
                <w:color w:val="000000" w:themeColor="text1"/>
                <w:szCs w:val="26"/>
              </w:rPr>
              <w:t>a hàng hóa</w:t>
            </w:r>
          </w:p>
          <w:p w14:paraId="46B735A2" w14:textId="366FD9A3" w:rsidR="00E533D3" w:rsidRPr="00F36C4A" w:rsidRDefault="00E533D3" w:rsidP="00626CED">
            <w:pPr>
              <w:pStyle w:val="ListParagraph"/>
              <w:spacing w:line="312" w:lineRule="auto"/>
              <w:ind w:firstLine="0"/>
              <w:rPr>
                <w:rFonts w:cs="Times New Roman"/>
                <w:szCs w:val="26"/>
              </w:rPr>
            </w:pPr>
            <w:r w:rsidRPr="00695CE0">
              <w:rPr>
                <w:rFonts w:cs="Times New Roman"/>
                <w:szCs w:val="26"/>
              </w:rPr>
              <w:t>Giá trị được trả về từ TF-EE</w:t>
            </w:r>
          </w:p>
        </w:tc>
        <w:tc>
          <w:tcPr>
            <w:tcW w:w="1418" w:type="dxa"/>
          </w:tcPr>
          <w:p w14:paraId="7D9166A2" w14:textId="7BFD1EBF" w:rsidR="00E533D3" w:rsidRPr="00427E49" w:rsidRDefault="00E533D3"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4E1B4C70" w14:textId="3891921A" w:rsidR="00E533D3" w:rsidRDefault="00E533D3" w:rsidP="00626CED">
            <w:pPr>
              <w:spacing w:line="312" w:lineRule="auto"/>
              <w:ind w:firstLine="0"/>
              <w:rPr>
                <w:rFonts w:cs="Times New Roman"/>
                <w:szCs w:val="26"/>
                <w:u w:val="single"/>
              </w:rPr>
            </w:pPr>
            <w:r>
              <w:rPr>
                <w:rFonts w:cs="Times New Roman"/>
                <w:i/>
                <w:color w:val="0070C0"/>
                <w:sz w:val="20"/>
                <w:szCs w:val="26"/>
              </w:rPr>
              <w:t>N</w:t>
            </w:r>
          </w:p>
        </w:tc>
      </w:tr>
      <w:tr w:rsidR="00E533D3" w:rsidRPr="00615117" w14:paraId="1BA3E0C3" w14:textId="77777777" w:rsidTr="00626CED">
        <w:tc>
          <w:tcPr>
            <w:tcW w:w="1791" w:type="dxa"/>
          </w:tcPr>
          <w:p w14:paraId="08E61972" w14:textId="439ECE14" w:rsidR="00E533D3" w:rsidRPr="00615117" w:rsidRDefault="00E533D3" w:rsidP="00626CED">
            <w:pPr>
              <w:spacing w:line="312" w:lineRule="auto"/>
              <w:ind w:firstLine="0"/>
              <w:rPr>
                <w:rFonts w:cs="Times New Roman"/>
                <w:szCs w:val="26"/>
              </w:rPr>
            </w:pPr>
            <w:r w:rsidRPr="00D62801">
              <w:rPr>
                <w:rFonts w:cs="Times New Roman"/>
                <w:szCs w:val="26"/>
              </w:rPr>
              <w:t>Thông tin khác</w:t>
            </w:r>
          </w:p>
        </w:tc>
        <w:tc>
          <w:tcPr>
            <w:tcW w:w="1418" w:type="dxa"/>
          </w:tcPr>
          <w:p w14:paraId="7E6ACD8D" w14:textId="3E54BEEA" w:rsidR="00E533D3" w:rsidRPr="00615117" w:rsidRDefault="00E533D3" w:rsidP="00626CED">
            <w:pPr>
              <w:spacing w:line="312" w:lineRule="auto"/>
              <w:ind w:firstLine="0"/>
              <w:rPr>
                <w:rFonts w:cs="Times New Roman"/>
                <w:szCs w:val="26"/>
              </w:rPr>
            </w:pPr>
            <w:r w:rsidRPr="00D62801">
              <w:rPr>
                <w:rFonts w:cs="Times New Roman"/>
                <w:szCs w:val="26"/>
              </w:rPr>
              <w:t>Nvarchar</w:t>
            </w:r>
          </w:p>
        </w:tc>
        <w:tc>
          <w:tcPr>
            <w:tcW w:w="567" w:type="dxa"/>
          </w:tcPr>
          <w:p w14:paraId="625CA1B1" w14:textId="542CF531" w:rsidR="00E533D3" w:rsidRPr="00615117" w:rsidRDefault="00E533D3" w:rsidP="00626CED">
            <w:pPr>
              <w:spacing w:line="312" w:lineRule="auto"/>
              <w:ind w:firstLine="0"/>
              <w:rPr>
                <w:rFonts w:cs="Times New Roman"/>
                <w:szCs w:val="26"/>
              </w:rPr>
            </w:pPr>
            <w:r w:rsidRPr="00D62801">
              <w:rPr>
                <w:rFonts w:cs="Times New Roman"/>
                <w:szCs w:val="26"/>
              </w:rPr>
              <w:t>255</w:t>
            </w:r>
          </w:p>
        </w:tc>
        <w:tc>
          <w:tcPr>
            <w:tcW w:w="567" w:type="dxa"/>
          </w:tcPr>
          <w:p w14:paraId="16B3ECBA" w14:textId="5BC73F00" w:rsidR="00E533D3" w:rsidRPr="00615117" w:rsidRDefault="00E533D3" w:rsidP="00626CED">
            <w:pPr>
              <w:spacing w:line="312" w:lineRule="auto"/>
              <w:ind w:firstLine="0"/>
              <w:rPr>
                <w:rFonts w:cs="Times New Roman"/>
                <w:szCs w:val="26"/>
              </w:rPr>
            </w:pPr>
            <w:r w:rsidRPr="00D62801">
              <w:rPr>
                <w:rFonts w:cs="Times New Roman"/>
                <w:szCs w:val="26"/>
              </w:rPr>
              <w:t>O</w:t>
            </w:r>
          </w:p>
        </w:tc>
        <w:tc>
          <w:tcPr>
            <w:tcW w:w="4819" w:type="dxa"/>
          </w:tcPr>
          <w:p w14:paraId="05C8D9EA" w14:textId="77777777" w:rsidR="00E533D3" w:rsidRPr="00615117" w:rsidRDefault="00E533D3" w:rsidP="00626CED">
            <w:pPr>
              <w:spacing w:line="312" w:lineRule="auto"/>
              <w:ind w:firstLine="0"/>
              <w:rPr>
                <w:rFonts w:cs="Times New Roman"/>
                <w:szCs w:val="26"/>
                <w:u w:val="single"/>
              </w:rPr>
            </w:pPr>
            <w:r w:rsidRPr="00615117">
              <w:rPr>
                <w:rFonts w:cs="Times New Roman"/>
                <w:szCs w:val="26"/>
                <w:u w:val="single"/>
              </w:rPr>
              <w:t>Thông tin khác:</w:t>
            </w:r>
          </w:p>
          <w:p w14:paraId="055CA39A" w14:textId="77777777" w:rsidR="00E533D3" w:rsidRDefault="00E533D3" w:rsidP="00724F94">
            <w:pPr>
              <w:pStyle w:val="ListParagraph"/>
              <w:numPr>
                <w:ilvl w:val="0"/>
                <w:numId w:val="6"/>
              </w:numPr>
              <w:spacing w:line="312" w:lineRule="auto"/>
              <w:rPr>
                <w:rFonts w:cs="Times New Roman"/>
                <w:szCs w:val="26"/>
              </w:rPr>
            </w:pPr>
            <w:r>
              <w:rPr>
                <w:rFonts w:cs="Times New Roman"/>
                <w:szCs w:val="26"/>
              </w:rPr>
              <w:t>Thể hiện thông tin khác của giao dịch</w:t>
            </w:r>
          </w:p>
          <w:p w14:paraId="6F21D77A" w14:textId="4DFD0A42" w:rsidR="00E533D3" w:rsidRPr="00252AA2" w:rsidRDefault="00E533D3" w:rsidP="00724F94">
            <w:pPr>
              <w:pStyle w:val="ListParagraph"/>
              <w:numPr>
                <w:ilvl w:val="0"/>
                <w:numId w:val="6"/>
              </w:numPr>
              <w:spacing w:line="312" w:lineRule="auto"/>
              <w:rPr>
                <w:rFonts w:cs="Times New Roman"/>
                <w:szCs w:val="26"/>
                <w:u w:val="single"/>
              </w:rPr>
            </w:pPr>
            <w:r w:rsidRPr="00FB08F7">
              <w:rPr>
                <w:rFonts w:cs="Times New Roman"/>
                <w:szCs w:val="26"/>
              </w:rPr>
              <w:t>Cho phép nhập liệu thủ công</w:t>
            </w:r>
          </w:p>
        </w:tc>
        <w:tc>
          <w:tcPr>
            <w:tcW w:w="1418" w:type="dxa"/>
          </w:tcPr>
          <w:p w14:paraId="005451D8" w14:textId="7F7F7278" w:rsidR="00E533D3" w:rsidRPr="00294073" w:rsidRDefault="00E533D3" w:rsidP="00626CED">
            <w:pPr>
              <w:spacing w:line="312" w:lineRule="auto"/>
              <w:ind w:firstLine="0"/>
              <w:rPr>
                <w:rFonts w:cs="Times New Roman"/>
                <w:szCs w:val="26"/>
                <w:u w:val="single"/>
              </w:rPr>
            </w:pPr>
            <w:r>
              <w:rPr>
                <w:rFonts w:cs="Times New Roman"/>
                <w:i/>
                <w:color w:val="0070C0"/>
                <w:sz w:val="20"/>
                <w:szCs w:val="26"/>
              </w:rPr>
              <w:t>N</w:t>
            </w:r>
          </w:p>
        </w:tc>
        <w:tc>
          <w:tcPr>
            <w:tcW w:w="1418" w:type="dxa"/>
          </w:tcPr>
          <w:p w14:paraId="3DD47BF3" w14:textId="22B7BC4E" w:rsidR="00E533D3" w:rsidRPr="00294073" w:rsidRDefault="00E533D3" w:rsidP="00626CED">
            <w:pPr>
              <w:spacing w:line="312" w:lineRule="auto"/>
              <w:ind w:firstLine="0"/>
              <w:rPr>
                <w:rFonts w:cs="Times New Roman"/>
                <w:szCs w:val="26"/>
                <w:u w:val="single"/>
              </w:rPr>
            </w:pPr>
          </w:p>
        </w:tc>
      </w:tr>
      <w:tr w:rsidR="0024139D" w:rsidRPr="00615117" w14:paraId="5C52A9C1" w14:textId="77777777" w:rsidTr="00626CED">
        <w:tc>
          <w:tcPr>
            <w:tcW w:w="1791" w:type="dxa"/>
          </w:tcPr>
          <w:p w14:paraId="76BE163E" w14:textId="77777777" w:rsidR="0024139D" w:rsidRPr="00B6398F" w:rsidRDefault="0024139D" w:rsidP="00626CED">
            <w:pPr>
              <w:spacing w:line="312" w:lineRule="auto"/>
              <w:ind w:firstLine="0"/>
              <w:rPr>
                <w:rFonts w:cs="Times New Roman"/>
                <w:color w:val="FF0000"/>
                <w:szCs w:val="26"/>
              </w:rPr>
            </w:pPr>
            <w:r>
              <w:rPr>
                <w:rFonts w:cs="Times New Roman"/>
                <w:color w:val="FF0000"/>
                <w:szCs w:val="26"/>
              </w:rPr>
              <w:t>Tình trạng hoạt động</w:t>
            </w:r>
          </w:p>
          <w:p w14:paraId="1356FF59" w14:textId="756831A5" w:rsidR="0024139D" w:rsidRPr="00D62801" w:rsidRDefault="0024139D" w:rsidP="00626CED">
            <w:pPr>
              <w:spacing w:line="312" w:lineRule="auto"/>
              <w:ind w:firstLine="0"/>
              <w:rPr>
                <w:rFonts w:cs="Times New Roman"/>
                <w:szCs w:val="26"/>
              </w:rPr>
            </w:pPr>
            <w:r w:rsidRPr="00B6398F">
              <w:rPr>
                <w:rFonts w:cs="Times New Roman"/>
                <w:i/>
                <w:szCs w:val="26"/>
              </w:rPr>
              <w:t>(Tên cũ: Trạng thái)</w:t>
            </w:r>
          </w:p>
        </w:tc>
        <w:tc>
          <w:tcPr>
            <w:tcW w:w="1418" w:type="dxa"/>
          </w:tcPr>
          <w:p w14:paraId="0B8EAF36" w14:textId="39458126" w:rsidR="0024139D" w:rsidRPr="00D62801" w:rsidRDefault="0024139D" w:rsidP="00626CED">
            <w:pPr>
              <w:spacing w:line="312" w:lineRule="auto"/>
              <w:ind w:firstLine="0"/>
              <w:rPr>
                <w:rFonts w:cs="Times New Roman"/>
                <w:szCs w:val="26"/>
              </w:rPr>
            </w:pPr>
            <w:r w:rsidRPr="00615117">
              <w:rPr>
                <w:rFonts w:cs="Times New Roman"/>
                <w:szCs w:val="26"/>
              </w:rPr>
              <w:t>Nvarchar</w:t>
            </w:r>
          </w:p>
        </w:tc>
        <w:tc>
          <w:tcPr>
            <w:tcW w:w="567" w:type="dxa"/>
          </w:tcPr>
          <w:p w14:paraId="7BE44EBB" w14:textId="3A787289" w:rsidR="0024139D" w:rsidRPr="00D62801" w:rsidRDefault="0024139D" w:rsidP="00626CED">
            <w:pPr>
              <w:spacing w:line="312" w:lineRule="auto"/>
              <w:ind w:firstLine="0"/>
              <w:rPr>
                <w:rFonts w:cs="Times New Roman"/>
                <w:szCs w:val="26"/>
              </w:rPr>
            </w:pPr>
            <w:r>
              <w:rPr>
                <w:rFonts w:cs="Times New Roman"/>
                <w:szCs w:val="26"/>
              </w:rPr>
              <w:t>15</w:t>
            </w:r>
          </w:p>
        </w:tc>
        <w:tc>
          <w:tcPr>
            <w:tcW w:w="567" w:type="dxa"/>
          </w:tcPr>
          <w:p w14:paraId="00AD4AE8" w14:textId="39CEC28B" w:rsidR="0024139D" w:rsidRPr="00D62801" w:rsidRDefault="0024139D" w:rsidP="00626CED">
            <w:pPr>
              <w:spacing w:line="312" w:lineRule="auto"/>
              <w:ind w:firstLine="0"/>
              <w:rPr>
                <w:rFonts w:cs="Times New Roman"/>
                <w:szCs w:val="26"/>
              </w:rPr>
            </w:pPr>
            <w:r>
              <w:rPr>
                <w:rFonts w:cs="Times New Roman"/>
                <w:color w:val="FF0000"/>
                <w:szCs w:val="26"/>
              </w:rPr>
              <w:t>P</w:t>
            </w:r>
          </w:p>
        </w:tc>
        <w:tc>
          <w:tcPr>
            <w:tcW w:w="4819" w:type="dxa"/>
          </w:tcPr>
          <w:p w14:paraId="4C0A20FE" w14:textId="77777777" w:rsidR="0024139D" w:rsidRDefault="0024139D" w:rsidP="00626CED">
            <w:pPr>
              <w:spacing w:line="312" w:lineRule="auto"/>
              <w:ind w:firstLine="0"/>
              <w:rPr>
                <w:rFonts w:cs="Times New Roman"/>
                <w:szCs w:val="26"/>
                <w:u w:val="single"/>
              </w:rPr>
            </w:pPr>
            <w:r>
              <w:rPr>
                <w:rFonts w:cs="Times New Roman"/>
                <w:szCs w:val="26"/>
                <w:u w:val="single"/>
              </w:rPr>
              <w:t>Tình trạng hoạt động:</w:t>
            </w:r>
          </w:p>
          <w:p w14:paraId="3BA08997" w14:textId="77777777" w:rsidR="0024139D" w:rsidRDefault="0024139D" w:rsidP="00724F94">
            <w:pPr>
              <w:pStyle w:val="ListParagraph"/>
              <w:numPr>
                <w:ilvl w:val="0"/>
                <w:numId w:val="6"/>
              </w:numPr>
              <w:spacing w:line="312" w:lineRule="auto"/>
              <w:rPr>
                <w:rFonts w:cs="Times New Roman"/>
                <w:szCs w:val="26"/>
                <w:u w:val="single"/>
              </w:rPr>
            </w:pPr>
            <w:r w:rsidRPr="00264AFF">
              <w:rPr>
                <w:rFonts w:cs="Times New Roman"/>
                <w:szCs w:val="26"/>
              </w:rPr>
              <w:t xml:space="preserve">Thể hiện </w:t>
            </w:r>
            <w:r>
              <w:rPr>
                <w:rFonts w:cs="Times New Roman"/>
                <w:szCs w:val="26"/>
              </w:rPr>
              <w:t>trạng thái giao dịch</w:t>
            </w:r>
            <w:r w:rsidRPr="00264AFF">
              <w:rPr>
                <w:rFonts w:cs="Times New Roman"/>
                <w:szCs w:val="26"/>
              </w:rPr>
              <w:t xml:space="preserve"> trả về từ </w:t>
            </w:r>
            <w:r>
              <w:rPr>
                <w:rFonts w:cs="Times New Roman"/>
                <w:szCs w:val="26"/>
              </w:rPr>
              <w:t>TF-</w:t>
            </w:r>
            <w:r w:rsidRPr="00264AFF">
              <w:rPr>
                <w:rFonts w:cs="Times New Roman"/>
                <w:szCs w:val="26"/>
              </w:rPr>
              <w:t>EE</w:t>
            </w:r>
            <w:r>
              <w:rPr>
                <w:rFonts w:cs="Times New Roman"/>
                <w:szCs w:val="26"/>
                <w:u w:val="single"/>
              </w:rPr>
              <w:t xml:space="preserve"> </w:t>
            </w:r>
          </w:p>
          <w:p w14:paraId="131F5A36" w14:textId="18CB2D1D" w:rsidR="0024139D" w:rsidRPr="00615117" w:rsidRDefault="0024139D" w:rsidP="00626CED">
            <w:pPr>
              <w:spacing w:line="312" w:lineRule="auto"/>
              <w:ind w:firstLine="0"/>
              <w:rPr>
                <w:rFonts w:cs="Times New Roman"/>
                <w:szCs w:val="26"/>
                <w:u w:val="single"/>
              </w:rPr>
            </w:pPr>
            <w:r>
              <w:rPr>
                <w:rFonts w:cs="Times New Roman"/>
                <w:szCs w:val="26"/>
                <w:u w:val="single"/>
              </w:rPr>
              <w:t>Các lựa chọn: Đang hoạt động, Đóng</w:t>
            </w:r>
          </w:p>
        </w:tc>
        <w:tc>
          <w:tcPr>
            <w:tcW w:w="1418" w:type="dxa"/>
            <w:vAlign w:val="center"/>
          </w:tcPr>
          <w:p w14:paraId="34D47860" w14:textId="458E8169" w:rsidR="0024139D" w:rsidRDefault="0024139D" w:rsidP="00626CED">
            <w:pPr>
              <w:spacing w:line="312" w:lineRule="auto"/>
              <w:ind w:firstLine="0"/>
              <w:rPr>
                <w:rFonts w:cs="Times New Roman"/>
                <w:i/>
                <w:color w:val="0070C0"/>
                <w:sz w:val="20"/>
                <w:szCs w:val="26"/>
              </w:rPr>
            </w:pPr>
            <w:r>
              <w:rPr>
                <w:rFonts w:cs="Times New Roman"/>
                <w:szCs w:val="26"/>
                <w:u w:val="single"/>
              </w:rPr>
              <w:t>Y</w:t>
            </w:r>
          </w:p>
        </w:tc>
        <w:tc>
          <w:tcPr>
            <w:tcW w:w="1418" w:type="dxa"/>
            <w:vAlign w:val="center"/>
          </w:tcPr>
          <w:p w14:paraId="561AC70A" w14:textId="070764C0" w:rsidR="0024139D" w:rsidRPr="00294073" w:rsidRDefault="0024139D" w:rsidP="00626CED">
            <w:pPr>
              <w:spacing w:line="312" w:lineRule="auto"/>
              <w:ind w:firstLine="0"/>
              <w:rPr>
                <w:rFonts w:cs="Times New Roman"/>
                <w:szCs w:val="26"/>
                <w:u w:val="single"/>
              </w:rPr>
            </w:pPr>
            <w:r>
              <w:rPr>
                <w:rFonts w:cs="Times New Roman"/>
                <w:szCs w:val="26"/>
                <w:u w:val="single"/>
              </w:rPr>
              <w:t>N</w:t>
            </w:r>
          </w:p>
        </w:tc>
      </w:tr>
      <w:tr w:rsidR="0024139D" w:rsidRPr="00615117" w14:paraId="7F2CA8E9" w14:textId="77777777" w:rsidTr="00626CED">
        <w:tc>
          <w:tcPr>
            <w:tcW w:w="1791" w:type="dxa"/>
          </w:tcPr>
          <w:p w14:paraId="78F265A3" w14:textId="57576665" w:rsidR="0024139D" w:rsidRPr="00D62801" w:rsidRDefault="0024139D" w:rsidP="00626CED">
            <w:pPr>
              <w:spacing w:line="312" w:lineRule="auto"/>
              <w:ind w:firstLine="0"/>
              <w:rPr>
                <w:rFonts w:cs="Times New Roman"/>
                <w:szCs w:val="26"/>
              </w:rPr>
            </w:pPr>
            <w:r w:rsidRPr="00D62801">
              <w:rPr>
                <w:rFonts w:cs="Times New Roman"/>
                <w:szCs w:val="26"/>
              </w:rPr>
              <w:t>Trạng thái hồ sơ</w:t>
            </w:r>
          </w:p>
        </w:tc>
        <w:tc>
          <w:tcPr>
            <w:tcW w:w="1418" w:type="dxa"/>
          </w:tcPr>
          <w:p w14:paraId="06322564" w14:textId="42F381F1" w:rsidR="0024139D" w:rsidRPr="00D62801" w:rsidRDefault="0024139D" w:rsidP="00626CED">
            <w:pPr>
              <w:spacing w:line="312" w:lineRule="auto"/>
              <w:ind w:firstLine="0"/>
              <w:rPr>
                <w:rFonts w:cs="Times New Roman"/>
                <w:szCs w:val="26"/>
              </w:rPr>
            </w:pPr>
          </w:p>
        </w:tc>
        <w:tc>
          <w:tcPr>
            <w:tcW w:w="567" w:type="dxa"/>
          </w:tcPr>
          <w:p w14:paraId="4CD11484" w14:textId="2FE01788" w:rsidR="0024139D" w:rsidRPr="00D62801" w:rsidRDefault="0024139D" w:rsidP="00626CED">
            <w:pPr>
              <w:spacing w:line="312" w:lineRule="auto"/>
              <w:ind w:firstLine="0"/>
              <w:rPr>
                <w:rFonts w:cs="Times New Roman"/>
                <w:szCs w:val="26"/>
              </w:rPr>
            </w:pPr>
          </w:p>
        </w:tc>
        <w:tc>
          <w:tcPr>
            <w:tcW w:w="567" w:type="dxa"/>
          </w:tcPr>
          <w:p w14:paraId="0C0CE5B9" w14:textId="4F0013D2" w:rsidR="0024139D" w:rsidRPr="00D62801" w:rsidRDefault="0024139D" w:rsidP="00626CED">
            <w:pPr>
              <w:spacing w:line="312" w:lineRule="auto"/>
              <w:ind w:firstLine="0"/>
              <w:rPr>
                <w:rFonts w:cs="Times New Roman"/>
                <w:szCs w:val="26"/>
              </w:rPr>
            </w:pPr>
            <w:r w:rsidRPr="00D62801">
              <w:rPr>
                <w:rFonts w:cs="Times New Roman"/>
                <w:szCs w:val="26"/>
              </w:rPr>
              <w:t>P</w:t>
            </w:r>
          </w:p>
        </w:tc>
        <w:tc>
          <w:tcPr>
            <w:tcW w:w="4819" w:type="dxa"/>
          </w:tcPr>
          <w:p w14:paraId="5105450A" w14:textId="77777777" w:rsidR="0024139D" w:rsidRDefault="0024139D" w:rsidP="00626CED">
            <w:pPr>
              <w:spacing w:line="312" w:lineRule="auto"/>
              <w:ind w:firstLine="0"/>
              <w:rPr>
                <w:rFonts w:cs="Times New Roman"/>
                <w:szCs w:val="26"/>
                <w:u w:val="single"/>
              </w:rPr>
            </w:pPr>
            <w:r>
              <w:rPr>
                <w:rFonts w:cs="Times New Roman"/>
                <w:szCs w:val="26"/>
                <w:u w:val="single"/>
              </w:rPr>
              <w:t>Trạng thái hồ sơ:</w:t>
            </w:r>
          </w:p>
          <w:p w14:paraId="52368419" w14:textId="77777777" w:rsidR="0024139D" w:rsidRDefault="0024139D" w:rsidP="00724F94">
            <w:pPr>
              <w:pStyle w:val="ListParagraph"/>
              <w:numPr>
                <w:ilvl w:val="0"/>
                <w:numId w:val="6"/>
              </w:numPr>
              <w:spacing w:line="312" w:lineRule="auto"/>
              <w:rPr>
                <w:rFonts w:cs="Times New Roman"/>
                <w:szCs w:val="26"/>
                <w:u w:val="single"/>
              </w:rPr>
            </w:pPr>
            <w:r>
              <w:rPr>
                <w:rFonts w:cs="Times New Roman"/>
                <w:szCs w:val="26"/>
              </w:rPr>
              <w:t>Thể hiện trạng thái giao dịch trả về từ TF-EE</w:t>
            </w:r>
            <w:r>
              <w:rPr>
                <w:rFonts w:cs="Times New Roman"/>
                <w:szCs w:val="26"/>
                <w:u w:val="single"/>
              </w:rPr>
              <w:t xml:space="preserve"> </w:t>
            </w:r>
          </w:p>
          <w:tbl>
            <w:tblPr>
              <w:tblStyle w:val="TableGrid"/>
              <w:tblW w:w="4170" w:type="dxa"/>
              <w:tblInd w:w="392" w:type="dxa"/>
              <w:tblLayout w:type="fixed"/>
              <w:tblLook w:val="04A0" w:firstRow="1" w:lastRow="0" w:firstColumn="1" w:lastColumn="0" w:noHBand="0" w:noVBand="1"/>
            </w:tblPr>
            <w:tblGrid>
              <w:gridCol w:w="912"/>
              <w:gridCol w:w="1275"/>
              <w:gridCol w:w="1983"/>
            </w:tblGrid>
            <w:tr w:rsidR="0024139D" w14:paraId="6217A2AE"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10768967" w14:textId="77777777" w:rsidR="0024139D" w:rsidRDefault="0024139D" w:rsidP="00626CED">
                  <w:pPr>
                    <w:ind w:firstLine="0"/>
                  </w:pPr>
                  <w:r>
                    <w:t>Trạng thái</w:t>
                  </w:r>
                </w:p>
              </w:tc>
              <w:tc>
                <w:tcPr>
                  <w:tcW w:w="1276" w:type="dxa"/>
                  <w:tcBorders>
                    <w:top w:val="single" w:sz="4" w:space="0" w:color="auto"/>
                    <w:left w:val="single" w:sz="4" w:space="0" w:color="auto"/>
                    <w:bottom w:val="single" w:sz="4" w:space="0" w:color="auto"/>
                    <w:right w:val="single" w:sz="4" w:space="0" w:color="auto"/>
                  </w:tcBorders>
                  <w:hideMark/>
                </w:tcPr>
                <w:p w14:paraId="2E81F17C" w14:textId="77777777" w:rsidR="0024139D" w:rsidRDefault="0024139D" w:rsidP="00626CED">
                  <w:pPr>
                    <w:ind w:firstLine="0"/>
                  </w:pPr>
                  <w:r>
                    <w:t>Tiếng Anh</w:t>
                  </w:r>
                </w:p>
              </w:tc>
              <w:tc>
                <w:tcPr>
                  <w:tcW w:w="1984" w:type="dxa"/>
                  <w:tcBorders>
                    <w:top w:val="single" w:sz="4" w:space="0" w:color="auto"/>
                    <w:left w:val="single" w:sz="4" w:space="0" w:color="auto"/>
                    <w:bottom w:val="single" w:sz="4" w:space="0" w:color="auto"/>
                    <w:right w:val="single" w:sz="4" w:space="0" w:color="auto"/>
                  </w:tcBorders>
                  <w:hideMark/>
                </w:tcPr>
                <w:p w14:paraId="4A19FD4F" w14:textId="77777777" w:rsidR="0024139D" w:rsidRDefault="0024139D" w:rsidP="00626CED">
                  <w:pPr>
                    <w:ind w:firstLine="0"/>
                  </w:pPr>
                  <w:r>
                    <w:t>Tiếng Việt</w:t>
                  </w:r>
                </w:p>
              </w:tc>
            </w:tr>
            <w:tr w:rsidR="0024139D" w14:paraId="4345D161"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3FC8C507" w14:textId="77777777" w:rsidR="0024139D" w:rsidRDefault="0024139D" w:rsidP="00626CED">
                  <w:pPr>
                    <w:ind w:firstLine="0"/>
                  </w:pPr>
                  <w:r>
                    <w:t>N</w:t>
                  </w:r>
                </w:p>
              </w:tc>
              <w:tc>
                <w:tcPr>
                  <w:tcW w:w="1276" w:type="dxa"/>
                  <w:tcBorders>
                    <w:top w:val="single" w:sz="4" w:space="0" w:color="auto"/>
                    <w:left w:val="single" w:sz="4" w:space="0" w:color="auto"/>
                    <w:bottom w:val="single" w:sz="4" w:space="0" w:color="auto"/>
                    <w:right w:val="single" w:sz="4" w:space="0" w:color="auto"/>
                  </w:tcBorders>
                  <w:hideMark/>
                </w:tcPr>
                <w:p w14:paraId="143B72E4" w14:textId="77777777" w:rsidR="0024139D" w:rsidRDefault="0024139D" w:rsidP="00626CED">
                  <w:pPr>
                    <w:ind w:firstLine="0"/>
                  </w:pPr>
                  <w:r>
                    <w:t>New</w:t>
                  </w:r>
                </w:p>
              </w:tc>
              <w:tc>
                <w:tcPr>
                  <w:tcW w:w="1984" w:type="dxa"/>
                  <w:tcBorders>
                    <w:top w:val="single" w:sz="4" w:space="0" w:color="auto"/>
                    <w:left w:val="single" w:sz="4" w:space="0" w:color="auto"/>
                    <w:bottom w:val="single" w:sz="4" w:space="0" w:color="auto"/>
                    <w:right w:val="single" w:sz="4" w:space="0" w:color="auto"/>
                  </w:tcBorders>
                  <w:hideMark/>
                </w:tcPr>
                <w:p w14:paraId="47B34408" w14:textId="77777777" w:rsidR="0024139D" w:rsidRDefault="0024139D" w:rsidP="00626CED">
                  <w:pPr>
                    <w:ind w:firstLine="0"/>
                  </w:pPr>
                  <w:r>
                    <w:t>Chưa xử lý</w:t>
                  </w:r>
                </w:p>
              </w:tc>
            </w:tr>
            <w:tr w:rsidR="0024139D" w14:paraId="3BAE478D"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687E5459" w14:textId="77777777" w:rsidR="0024139D" w:rsidRDefault="0024139D" w:rsidP="00626CED">
                  <w:pPr>
                    <w:ind w:firstLine="0"/>
                  </w:pPr>
                  <w:r>
                    <w:t>S</w:t>
                  </w:r>
                </w:p>
              </w:tc>
              <w:tc>
                <w:tcPr>
                  <w:tcW w:w="1276" w:type="dxa"/>
                  <w:tcBorders>
                    <w:top w:val="single" w:sz="4" w:space="0" w:color="auto"/>
                    <w:left w:val="single" w:sz="4" w:space="0" w:color="auto"/>
                    <w:bottom w:val="single" w:sz="4" w:space="0" w:color="auto"/>
                    <w:right w:val="single" w:sz="4" w:space="0" w:color="auto"/>
                  </w:tcBorders>
                  <w:hideMark/>
                </w:tcPr>
                <w:p w14:paraId="5176B991" w14:textId="77777777" w:rsidR="0024139D" w:rsidRDefault="0024139D" w:rsidP="00626CED">
                  <w:pPr>
                    <w:ind w:firstLine="0"/>
                  </w:pPr>
                  <w:r>
                    <w:t>Save</w:t>
                  </w:r>
                </w:p>
              </w:tc>
              <w:tc>
                <w:tcPr>
                  <w:tcW w:w="1984" w:type="dxa"/>
                  <w:tcBorders>
                    <w:top w:val="single" w:sz="4" w:space="0" w:color="auto"/>
                    <w:left w:val="single" w:sz="4" w:space="0" w:color="auto"/>
                    <w:bottom w:val="single" w:sz="4" w:space="0" w:color="auto"/>
                    <w:right w:val="single" w:sz="4" w:space="0" w:color="auto"/>
                  </w:tcBorders>
                  <w:hideMark/>
                </w:tcPr>
                <w:p w14:paraId="52B9C458" w14:textId="77777777" w:rsidR="0024139D" w:rsidRDefault="0024139D" w:rsidP="00626CED">
                  <w:pPr>
                    <w:ind w:firstLine="0"/>
                  </w:pPr>
                  <w:r>
                    <w:t>Lưu</w:t>
                  </w:r>
                </w:p>
              </w:tc>
            </w:tr>
            <w:tr w:rsidR="0024139D" w14:paraId="5B806BD0"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27FBAF0F" w14:textId="77777777" w:rsidR="0024139D" w:rsidRDefault="0024139D" w:rsidP="00626CED">
                  <w:pPr>
                    <w:ind w:firstLine="0"/>
                  </w:pPr>
                  <w:r>
                    <w:t>P</w:t>
                  </w:r>
                </w:p>
              </w:tc>
              <w:tc>
                <w:tcPr>
                  <w:tcW w:w="1276" w:type="dxa"/>
                  <w:tcBorders>
                    <w:top w:val="single" w:sz="4" w:space="0" w:color="auto"/>
                    <w:left w:val="single" w:sz="4" w:space="0" w:color="auto"/>
                    <w:bottom w:val="single" w:sz="4" w:space="0" w:color="auto"/>
                    <w:right w:val="single" w:sz="4" w:space="0" w:color="auto"/>
                  </w:tcBorders>
                  <w:hideMark/>
                </w:tcPr>
                <w:p w14:paraId="7D77AD2F" w14:textId="77777777" w:rsidR="0024139D" w:rsidRDefault="0024139D" w:rsidP="00626CED">
                  <w:pPr>
                    <w:ind w:firstLine="0"/>
                  </w:pPr>
                  <w:r>
                    <w:t>Pending</w:t>
                  </w:r>
                </w:p>
              </w:tc>
              <w:tc>
                <w:tcPr>
                  <w:tcW w:w="1984" w:type="dxa"/>
                  <w:tcBorders>
                    <w:top w:val="single" w:sz="4" w:space="0" w:color="auto"/>
                    <w:left w:val="single" w:sz="4" w:space="0" w:color="auto"/>
                    <w:bottom w:val="single" w:sz="4" w:space="0" w:color="auto"/>
                    <w:right w:val="single" w:sz="4" w:space="0" w:color="auto"/>
                  </w:tcBorders>
                  <w:hideMark/>
                </w:tcPr>
                <w:p w14:paraId="733BE300" w14:textId="77777777" w:rsidR="0024139D" w:rsidRDefault="0024139D" w:rsidP="00626CED">
                  <w:pPr>
                    <w:ind w:firstLine="0"/>
                  </w:pPr>
                  <w:r>
                    <w:t>Chờ phê duyệt</w:t>
                  </w:r>
                </w:p>
              </w:tc>
            </w:tr>
            <w:tr w:rsidR="0024139D" w14:paraId="7877FC57"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68B4EB4B" w14:textId="77777777" w:rsidR="0024139D" w:rsidRDefault="0024139D" w:rsidP="00626CED">
                  <w:pPr>
                    <w:ind w:firstLine="0"/>
                  </w:pPr>
                  <w:r>
                    <w:t>R</w:t>
                  </w:r>
                </w:p>
              </w:tc>
              <w:tc>
                <w:tcPr>
                  <w:tcW w:w="1276" w:type="dxa"/>
                  <w:tcBorders>
                    <w:top w:val="single" w:sz="4" w:space="0" w:color="auto"/>
                    <w:left w:val="single" w:sz="4" w:space="0" w:color="auto"/>
                    <w:bottom w:val="single" w:sz="4" w:space="0" w:color="auto"/>
                    <w:right w:val="single" w:sz="4" w:space="0" w:color="auto"/>
                  </w:tcBorders>
                  <w:hideMark/>
                </w:tcPr>
                <w:p w14:paraId="7FB38930" w14:textId="77777777" w:rsidR="0024139D" w:rsidRDefault="0024139D" w:rsidP="00626CED">
                  <w:pPr>
                    <w:ind w:firstLine="0"/>
                  </w:pPr>
                  <w:r>
                    <w:t>Reject</w:t>
                  </w:r>
                </w:p>
              </w:tc>
              <w:tc>
                <w:tcPr>
                  <w:tcW w:w="1984" w:type="dxa"/>
                  <w:tcBorders>
                    <w:top w:val="single" w:sz="4" w:space="0" w:color="auto"/>
                    <w:left w:val="single" w:sz="4" w:space="0" w:color="auto"/>
                    <w:bottom w:val="single" w:sz="4" w:space="0" w:color="auto"/>
                    <w:right w:val="single" w:sz="4" w:space="0" w:color="auto"/>
                  </w:tcBorders>
                  <w:hideMark/>
                </w:tcPr>
                <w:p w14:paraId="25A2FAB0" w14:textId="77777777" w:rsidR="0024139D" w:rsidRDefault="0024139D" w:rsidP="00626CED">
                  <w:pPr>
                    <w:ind w:firstLine="0"/>
                  </w:pPr>
                  <w:r>
                    <w:t>Từ chối phê duyệt</w:t>
                  </w:r>
                </w:p>
              </w:tc>
            </w:tr>
            <w:tr w:rsidR="0024139D" w14:paraId="7605AF4C" w14:textId="77777777" w:rsidTr="00626CED">
              <w:tc>
                <w:tcPr>
                  <w:tcW w:w="912" w:type="dxa"/>
                  <w:tcBorders>
                    <w:top w:val="single" w:sz="4" w:space="0" w:color="auto"/>
                    <w:left w:val="single" w:sz="4" w:space="0" w:color="auto"/>
                    <w:bottom w:val="single" w:sz="4" w:space="0" w:color="auto"/>
                    <w:right w:val="single" w:sz="4" w:space="0" w:color="auto"/>
                  </w:tcBorders>
                  <w:hideMark/>
                </w:tcPr>
                <w:p w14:paraId="2E187D9B" w14:textId="77777777" w:rsidR="0024139D" w:rsidRDefault="0024139D" w:rsidP="00626CED">
                  <w:pPr>
                    <w:ind w:firstLine="0"/>
                  </w:pPr>
                  <w:r>
                    <w:lastRenderedPageBreak/>
                    <w:t>M</w:t>
                  </w:r>
                </w:p>
              </w:tc>
              <w:tc>
                <w:tcPr>
                  <w:tcW w:w="1276" w:type="dxa"/>
                  <w:tcBorders>
                    <w:top w:val="single" w:sz="4" w:space="0" w:color="auto"/>
                    <w:left w:val="single" w:sz="4" w:space="0" w:color="auto"/>
                    <w:bottom w:val="single" w:sz="4" w:space="0" w:color="auto"/>
                    <w:right w:val="single" w:sz="4" w:space="0" w:color="auto"/>
                  </w:tcBorders>
                  <w:hideMark/>
                </w:tcPr>
                <w:p w14:paraId="7C9781A4" w14:textId="77777777" w:rsidR="0024139D" w:rsidRDefault="0024139D" w:rsidP="00626CED">
                  <w:pPr>
                    <w:ind w:firstLine="0"/>
                  </w:pPr>
                  <w:r>
                    <w:t>Master</w:t>
                  </w:r>
                </w:p>
              </w:tc>
              <w:tc>
                <w:tcPr>
                  <w:tcW w:w="1984" w:type="dxa"/>
                  <w:tcBorders>
                    <w:top w:val="single" w:sz="4" w:space="0" w:color="auto"/>
                    <w:left w:val="single" w:sz="4" w:space="0" w:color="auto"/>
                    <w:bottom w:val="single" w:sz="4" w:space="0" w:color="auto"/>
                    <w:right w:val="single" w:sz="4" w:space="0" w:color="auto"/>
                  </w:tcBorders>
                  <w:hideMark/>
                </w:tcPr>
                <w:p w14:paraId="5B5564B7" w14:textId="77777777" w:rsidR="0024139D" w:rsidRDefault="0024139D" w:rsidP="00626CED">
                  <w:pPr>
                    <w:ind w:firstLine="0"/>
                  </w:pPr>
                  <w:r>
                    <w:t>Đã xử lý</w:t>
                  </w:r>
                </w:p>
              </w:tc>
            </w:tr>
          </w:tbl>
          <w:p w14:paraId="0CF9005E" w14:textId="533B4FD4" w:rsidR="0024139D" w:rsidRPr="00615117" w:rsidRDefault="0024139D" w:rsidP="00626CED">
            <w:pPr>
              <w:spacing w:line="312" w:lineRule="auto"/>
              <w:ind w:firstLine="0"/>
              <w:rPr>
                <w:rFonts w:cs="Times New Roman"/>
                <w:szCs w:val="26"/>
                <w:u w:val="single"/>
              </w:rPr>
            </w:pPr>
          </w:p>
        </w:tc>
        <w:tc>
          <w:tcPr>
            <w:tcW w:w="1418" w:type="dxa"/>
          </w:tcPr>
          <w:p w14:paraId="478FBF0F" w14:textId="5322E940"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lastRenderedPageBreak/>
              <w:t>N</w:t>
            </w:r>
          </w:p>
        </w:tc>
        <w:tc>
          <w:tcPr>
            <w:tcW w:w="1418" w:type="dxa"/>
          </w:tcPr>
          <w:p w14:paraId="70A18307" w14:textId="7D5B12CA"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2CD8D736" w14:textId="77777777" w:rsidTr="00626CED">
        <w:tc>
          <w:tcPr>
            <w:tcW w:w="1791" w:type="dxa"/>
          </w:tcPr>
          <w:p w14:paraId="6F58FF22" w14:textId="29ECC7B8" w:rsidR="0024139D" w:rsidRPr="00D62801" w:rsidRDefault="0024139D" w:rsidP="00626CED">
            <w:pPr>
              <w:spacing w:line="312" w:lineRule="auto"/>
              <w:ind w:firstLine="0"/>
              <w:rPr>
                <w:rFonts w:cs="Times New Roman"/>
                <w:szCs w:val="26"/>
              </w:rPr>
            </w:pPr>
            <w:r w:rsidRPr="00D62801">
              <w:rPr>
                <w:rFonts w:cs="Times New Roman"/>
                <w:szCs w:val="26"/>
              </w:rPr>
              <w:lastRenderedPageBreak/>
              <w:t>Sự kiện</w:t>
            </w:r>
          </w:p>
        </w:tc>
        <w:tc>
          <w:tcPr>
            <w:tcW w:w="1418" w:type="dxa"/>
          </w:tcPr>
          <w:p w14:paraId="4440AB5F" w14:textId="7BB6ACE4" w:rsidR="0024139D" w:rsidRPr="00D62801" w:rsidRDefault="0024139D" w:rsidP="00626CED">
            <w:pPr>
              <w:spacing w:line="312" w:lineRule="auto"/>
              <w:ind w:firstLine="0"/>
              <w:rPr>
                <w:rFonts w:cs="Times New Roman"/>
                <w:szCs w:val="26"/>
              </w:rPr>
            </w:pPr>
            <w:r w:rsidRPr="00D62801">
              <w:rPr>
                <w:rFonts w:cs="Times New Roman"/>
                <w:szCs w:val="26"/>
              </w:rPr>
              <w:t>Nvarchar</w:t>
            </w:r>
          </w:p>
        </w:tc>
        <w:tc>
          <w:tcPr>
            <w:tcW w:w="567" w:type="dxa"/>
          </w:tcPr>
          <w:p w14:paraId="7FFB2443" w14:textId="2A1398DF" w:rsidR="0024139D" w:rsidRPr="00D62801" w:rsidRDefault="0024139D" w:rsidP="00626CED">
            <w:pPr>
              <w:spacing w:line="312" w:lineRule="auto"/>
              <w:ind w:firstLine="0"/>
              <w:rPr>
                <w:rFonts w:cs="Times New Roman"/>
                <w:szCs w:val="26"/>
              </w:rPr>
            </w:pPr>
            <w:r w:rsidRPr="00D62801">
              <w:rPr>
                <w:rFonts w:cs="Times New Roman"/>
                <w:szCs w:val="26"/>
              </w:rPr>
              <w:t>200</w:t>
            </w:r>
          </w:p>
        </w:tc>
        <w:tc>
          <w:tcPr>
            <w:tcW w:w="567" w:type="dxa"/>
          </w:tcPr>
          <w:p w14:paraId="60AB2CDA" w14:textId="4CDC682C" w:rsidR="0024139D" w:rsidRPr="00D62801" w:rsidRDefault="0024139D" w:rsidP="00626CED">
            <w:pPr>
              <w:spacing w:line="312" w:lineRule="auto"/>
              <w:ind w:firstLine="0"/>
              <w:rPr>
                <w:rFonts w:cs="Times New Roman"/>
                <w:szCs w:val="26"/>
              </w:rPr>
            </w:pPr>
            <w:r w:rsidRPr="00D62801">
              <w:rPr>
                <w:rFonts w:cs="Times New Roman"/>
                <w:szCs w:val="26"/>
              </w:rPr>
              <w:t>P</w:t>
            </w:r>
          </w:p>
        </w:tc>
        <w:tc>
          <w:tcPr>
            <w:tcW w:w="4819" w:type="dxa"/>
          </w:tcPr>
          <w:p w14:paraId="3E952C90" w14:textId="77777777" w:rsidR="0024139D" w:rsidRDefault="0024139D" w:rsidP="00626CED">
            <w:pPr>
              <w:spacing w:line="312" w:lineRule="auto"/>
              <w:ind w:firstLine="0"/>
              <w:rPr>
                <w:rFonts w:cs="Times New Roman"/>
                <w:szCs w:val="26"/>
                <w:u w:val="single"/>
              </w:rPr>
            </w:pPr>
            <w:r>
              <w:rPr>
                <w:rFonts w:cs="Times New Roman"/>
                <w:szCs w:val="26"/>
                <w:u w:val="single"/>
              </w:rPr>
              <w:t>Sự kiện giao dịch:</w:t>
            </w:r>
          </w:p>
          <w:p w14:paraId="7BDB5C36" w14:textId="77777777" w:rsidR="0024139D" w:rsidRDefault="0024139D" w:rsidP="00724F94">
            <w:pPr>
              <w:pStyle w:val="ListParagraph"/>
              <w:numPr>
                <w:ilvl w:val="0"/>
                <w:numId w:val="6"/>
              </w:numPr>
              <w:spacing w:line="312" w:lineRule="auto"/>
              <w:rPr>
                <w:rFonts w:cs="Times New Roman"/>
                <w:szCs w:val="26"/>
              </w:rPr>
            </w:pPr>
            <w:r>
              <w:rPr>
                <w:rFonts w:cs="Times New Roman"/>
                <w:szCs w:val="26"/>
              </w:rPr>
              <w:t>Thể hiện diễn giải của sự kiện nhận về tương ứng từ hệ thống nguồn TF-EE</w:t>
            </w:r>
          </w:p>
          <w:p w14:paraId="6C6F16D3" w14:textId="296D83E5" w:rsidR="0024139D" w:rsidRPr="00615117" w:rsidRDefault="0024139D" w:rsidP="00626CED">
            <w:pPr>
              <w:spacing w:line="312" w:lineRule="auto"/>
              <w:ind w:firstLine="0"/>
              <w:rPr>
                <w:rFonts w:cs="Times New Roman"/>
                <w:szCs w:val="26"/>
                <w:u w:val="single"/>
              </w:rPr>
            </w:pPr>
            <w:r w:rsidRPr="005C0F28">
              <w:rPr>
                <w:rFonts w:cs="Times New Roman"/>
                <w:szCs w:val="26"/>
              </w:rPr>
              <w:t>Tham chiếu Bảng diễn giải sự kiện bên dưới</w:t>
            </w:r>
          </w:p>
        </w:tc>
        <w:tc>
          <w:tcPr>
            <w:tcW w:w="1418" w:type="dxa"/>
          </w:tcPr>
          <w:p w14:paraId="7CCB7B0F" w14:textId="6969C0D4"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253CE98F" w14:textId="191780A6"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25BD885B" w14:textId="77777777" w:rsidTr="00626CED">
        <w:tc>
          <w:tcPr>
            <w:tcW w:w="1791" w:type="dxa"/>
          </w:tcPr>
          <w:p w14:paraId="15C4F84E" w14:textId="35AF2EE8" w:rsidR="0024139D" w:rsidRPr="00D62801" w:rsidRDefault="0024139D" w:rsidP="00626CED">
            <w:pPr>
              <w:spacing w:line="312" w:lineRule="auto"/>
              <w:ind w:firstLine="0"/>
              <w:rPr>
                <w:rFonts w:cs="Times New Roman"/>
                <w:szCs w:val="26"/>
                <w:lang w:val="vi-VN"/>
              </w:rPr>
            </w:pPr>
            <w:r w:rsidRPr="00D62801">
              <w:rPr>
                <w:rFonts w:cs="Times New Roman"/>
                <w:szCs w:val="26"/>
              </w:rPr>
              <w:t>STT sự kiện</w:t>
            </w:r>
          </w:p>
        </w:tc>
        <w:tc>
          <w:tcPr>
            <w:tcW w:w="1418" w:type="dxa"/>
          </w:tcPr>
          <w:p w14:paraId="407678F7" w14:textId="1CA74284" w:rsidR="0024139D" w:rsidRPr="00D62801" w:rsidRDefault="0024139D" w:rsidP="00626CED">
            <w:pPr>
              <w:spacing w:line="312" w:lineRule="auto"/>
              <w:ind w:firstLine="0"/>
              <w:rPr>
                <w:rFonts w:cs="Times New Roman"/>
                <w:szCs w:val="26"/>
              </w:rPr>
            </w:pPr>
            <w:r w:rsidRPr="00D62801">
              <w:rPr>
                <w:rFonts w:cs="Times New Roman"/>
                <w:szCs w:val="26"/>
              </w:rPr>
              <w:t>Nvarchar</w:t>
            </w:r>
          </w:p>
        </w:tc>
        <w:tc>
          <w:tcPr>
            <w:tcW w:w="567" w:type="dxa"/>
          </w:tcPr>
          <w:p w14:paraId="1C0B7127" w14:textId="57AF7953" w:rsidR="0024139D" w:rsidRPr="00D62801" w:rsidRDefault="0024139D" w:rsidP="00626CED">
            <w:pPr>
              <w:spacing w:line="312" w:lineRule="auto"/>
              <w:ind w:firstLine="0"/>
              <w:rPr>
                <w:rFonts w:cs="Times New Roman"/>
                <w:szCs w:val="26"/>
              </w:rPr>
            </w:pPr>
            <w:r w:rsidRPr="00D62801">
              <w:rPr>
                <w:rFonts w:cs="Times New Roman"/>
                <w:szCs w:val="26"/>
              </w:rPr>
              <w:t>3</w:t>
            </w:r>
          </w:p>
        </w:tc>
        <w:tc>
          <w:tcPr>
            <w:tcW w:w="567" w:type="dxa"/>
          </w:tcPr>
          <w:p w14:paraId="7E009B56" w14:textId="01CE47E9" w:rsidR="0024139D" w:rsidRPr="00D62801" w:rsidRDefault="0024139D" w:rsidP="00626CED">
            <w:pPr>
              <w:spacing w:line="312" w:lineRule="auto"/>
              <w:ind w:firstLine="0"/>
              <w:rPr>
                <w:rFonts w:cs="Times New Roman"/>
                <w:szCs w:val="26"/>
              </w:rPr>
            </w:pPr>
            <w:r w:rsidRPr="00D62801">
              <w:rPr>
                <w:rFonts w:cs="Times New Roman"/>
                <w:szCs w:val="26"/>
              </w:rPr>
              <w:t>P</w:t>
            </w:r>
          </w:p>
        </w:tc>
        <w:tc>
          <w:tcPr>
            <w:tcW w:w="4819" w:type="dxa"/>
          </w:tcPr>
          <w:p w14:paraId="61A9788E" w14:textId="77777777" w:rsidR="0024139D" w:rsidRDefault="0024139D" w:rsidP="00626CED">
            <w:pPr>
              <w:spacing w:line="312" w:lineRule="auto"/>
              <w:ind w:firstLine="0"/>
              <w:rPr>
                <w:rFonts w:cs="Times New Roman"/>
                <w:szCs w:val="26"/>
                <w:u w:val="single"/>
              </w:rPr>
            </w:pPr>
            <w:r>
              <w:rPr>
                <w:rFonts w:cs="Times New Roman"/>
                <w:szCs w:val="26"/>
                <w:u w:val="single"/>
              </w:rPr>
              <w:t>Số thứ tự sự kiện</w:t>
            </w:r>
          </w:p>
          <w:p w14:paraId="2AC81A10" w14:textId="3D82C14C" w:rsidR="0024139D" w:rsidRPr="00615117" w:rsidRDefault="0024139D" w:rsidP="00626CED">
            <w:pPr>
              <w:spacing w:line="312" w:lineRule="auto"/>
              <w:ind w:firstLine="0"/>
              <w:rPr>
                <w:rFonts w:cs="Times New Roman"/>
                <w:szCs w:val="26"/>
                <w:u w:val="single"/>
                <w:lang w:val="vi-VN"/>
              </w:rPr>
            </w:pPr>
            <w:r>
              <w:rPr>
                <w:rFonts w:cs="Times New Roman"/>
                <w:szCs w:val="26"/>
              </w:rPr>
              <w:t>Hệ thống tự động sinh số thứ tự của sự kiện căn cứ theo điều kiện cùng Số LC và tương ứng với thứ tự ngày giờ phê duyệt EE.</w:t>
            </w:r>
          </w:p>
        </w:tc>
        <w:tc>
          <w:tcPr>
            <w:tcW w:w="1418" w:type="dxa"/>
          </w:tcPr>
          <w:p w14:paraId="599CB2C6" w14:textId="5C3E45B1"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6B834366" w14:textId="5C048345"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572286AF" w14:textId="77777777" w:rsidTr="00626CED">
        <w:tc>
          <w:tcPr>
            <w:tcW w:w="1791" w:type="dxa"/>
          </w:tcPr>
          <w:p w14:paraId="7324DEE7" w14:textId="342CE474" w:rsidR="0024139D" w:rsidRPr="00D62801" w:rsidRDefault="0024139D" w:rsidP="00626CED">
            <w:pPr>
              <w:spacing w:line="312" w:lineRule="auto"/>
              <w:ind w:firstLine="0"/>
              <w:rPr>
                <w:rFonts w:cs="Times New Roman"/>
                <w:szCs w:val="26"/>
              </w:rPr>
            </w:pPr>
            <w:r w:rsidRPr="00D62801">
              <w:rPr>
                <w:rFonts w:cs="Times New Roman"/>
                <w:szCs w:val="26"/>
              </w:rPr>
              <w:t>Nhóm sản phẩm</w:t>
            </w:r>
          </w:p>
        </w:tc>
        <w:tc>
          <w:tcPr>
            <w:tcW w:w="1418" w:type="dxa"/>
          </w:tcPr>
          <w:p w14:paraId="68882792" w14:textId="39450FAE" w:rsidR="0024139D" w:rsidRPr="00D62801" w:rsidRDefault="0024139D" w:rsidP="00626CED">
            <w:pPr>
              <w:spacing w:line="312" w:lineRule="auto"/>
              <w:ind w:firstLine="0"/>
              <w:rPr>
                <w:rFonts w:cs="Times New Roman"/>
                <w:szCs w:val="26"/>
              </w:rPr>
            </w:pPr>
            <w:r w:rsidRPr="00D62801">
              <w:rPr>
                <w:rFonts w:cs="Times New Roman"/>
                <w:szCs w:val="26"/>
              </w:rPr>
              <w:t>nChar</w:t>
            </w:r>
          </w:p>
        </w:tc>
        <w:tc>
          <w:tcPr>
            <w:tcW w:w="567" w:type="dxa"/>
          </w:tcPr>
          <w:p w14:paraId="4A62FC5B" w14:textId="229126D6" w:rsidR="0024139D" w:rsidRPr="00D62801" w:rsidRDefault="0024139D" w:rsidP="00626CED">
            <w:pPr>
              <w:spacing w:line="312" w:lineRule="auto"/>
              <w:ind w:firstLine="0"/>
              <w:rPr>
                <w:rFonts w:cs="Times New Roman"/>
                <w:szCs w:val="26"/>
              </w:rPr>
            </w:pPr>
          </w:p>
        </w:tc>
        <w:tc>
          <w:tcPr>
            <w:tcW w:w="567" w:type="dxa"/>
          </w:tcPr>
          <w:p w14:paraId="5278139D" w14:textId="29776260" w:rsidR="0024139D" w:rsidRPr="00D62801" w:rsidRDefault="0024139D" w:rsidP="00626CED">
            <w:pPr>
              <w:spacing w:line="312" w:lineRule="auto"/>
              <w:ind w:firstLine="0"/>
              <w:rPr>
                <w:rFonts w:cs="Times New Roman"/>
                <w:szCs w:val="26"/>
              </w:rPr>
            </w:pPr>
            <w:r w:rsidRPr="00D62801">
              <w:rPr>
                <w:rFonts w:cs="Times New Roman"/>
                <w:szCs w:val="26"/>
              </w:rPr>
              <w:t>H</w:t>
            </w:r>
          </w:p>
        </w:tc>
        <w:tc>
          <w:tcPr>
            <w:tcW w:w="4819" w:type="dxa"/>
          </w:tcPr>
          <w:p w14:paraId="6405C062" w14:textId="77777777" w:rsidR="0024139D" w:rsidRDefault="0024139D" w:rsidP="00626CED">
            <w:pPr>
              <w:spacing w:line="312" w:lineRule="auto"/>
              <w:ind w:firstLine="0"/>
              <w:rPr>
                <w:rFonts w:cs="Times New Roman"/>
                <w:szCs w:val="26"/>
                <w:u w:val="single"/>
              </w:rPr>
            </w:pPr>
            <w:r>
              <w:rPr>
                <w:rFonts w:cs="Times New Roman"/>
                <w:szCs w:val="26"/>
                <w:u w:val="single"/>
              </w:rPr>
              <w:t>Nhóm sản phẩm</w:t>
            </w:r>
          </w:p>
          <w:p w14:paraId="4BB262B1" w14:textId="77777777" w:rsidR="0024139D" w:rsidRDefault="0024139D" w:rsidP="00724F94">
            <w:pPr>
              <w:pStyle w:val="ListParagraph"/>
              <w:numPr>
                <w:ilvl w:val="0"/>
                <w:numId w:val="6"/>
              </w:numPr>
              <w:spacing w:line="312" w:lineRule="auto"/>
              <w:jc w:val="both"/>
              <w:rPr>
                <w:rFonts w:cs="Times New Roman"/>
                <w:szCs w:val="26"/>
              </w:rPr>
            </w:pPr>
            <w:r>
              <w:rPr>
                <w:rFonts w:cs="Times New Roman"/>
                <w:szCs w:val="26"/>
              </w:rPr>
              <w:t>Trường thông tin phục vụ báo cáo, không hiển thị trên màn hình</w:t>
            </w:r>
          </w:p>
          <w:p w14:paraId="2EABE517" w14:textId="1580FA25" w:rsidR="0024139D" w:rsidRPr="00615117" w:rsidRDefault="0024139D" w:rsidP="00626CED">
            <w:pPr>
              <w:spacing w:line="312" w:lineRule="auto"/>
              <w:ind w:firstLine="0"/>
              <w:rPr>
                <w:rFonts w:cs="Times New Roman"/>
                <w:szCs w:val="26"/>
                <w:u w:val="single"/>
              </w:rPr>
            </w:pPr>
            <w:r>
              <w:rPr>
                <w:rFonts w:cs="Times New Roman"/>
                <w:szCs w:val="26"/>
              </w:rPr>
              <w:t xml:space="preserve">Mặc định giá trị: </w:t>
            </w:r>
            <w:r>
              <w:rPr>
                <w:rFonts w:cs="Times New Roman"/>
                <w:b/>
                <w:szCs w:val="26"/>
              </w:rPr>
              <w:t>IMPORT</w:t>
            </w:r>
          </w:p>
        </w:tc>
        <w:tc>
          <w:tcPr>
            <w:tcW w:w="1418" w:type="dxa"/>
          </w:tcPr>
          <w:p w14:paraId="13806A51" w14:textId="100908C1"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407B596D" w14:textId="45A18724"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612D75A0" w14:textId="77777777" w:rsidTr="00626CED">
        <w:tc>
          <w:tcPr>
            <w:tcW w:w="1791" w:type="dxa"/>
          </w:tcPr>
          <w:p w14:paraId="6295CA7A" w14:textId="60CA3E4D" w:rsidR="0024139D" w:rsidRPr="00615117" w:rsidRDefault="0024139D" w:rsidP="00626CED">
            <w:pPr>
              <w:spacing w:line="312" w:lineRule="auto"/>
              <w:ind w:firstLine="0"/>
              <w:rPr>
                <w:rFonts w:cs="Times New Roman"/>
                <w:szCs w:val="26"/>
              </w:rPr>
            </w:pPr>
            <w:r w:rsidRPr="00D62801">
              <w:rPr>
                <w:rFonts w:cs="Times New Roman"/>
                <w:szCs w:val="26"/>
              </w:rPr>
              <w:t>Mã sản phẩm</w:t>
            </w:r>
          </w:p>
        </w:tc>
        <w:tc>
          <w:tcPr>
            <w:tcW w:w="1418" w:type="dxa"/>
          </w:tcPr>
          <w:p w14:paraId="2785A188" w14:textId="49C50217" w:rsidR="0024139D" w:rsidRPr="00615117" w:rsidRDefault="0024139D" w:rsidP="00626CED">
            <w:pPr>
              <w:spacing w:line="312" w:lineRule="auto"/>
              <w:ind w:firstLine="0"/>
              <w:rPr>
                <w:rFonts w:cs="Times New Roman"/>
                <w:szCs w:val="26"/>
              </w:rPr>
            </w:pPr>
            <w:r w:rsidRPr="00D62801">
              <w:rPr>
                <w:rFonts w:cs="Times New Roman"/>
                <w:szCs w:val="26"/>
              </w:rPr>
              <w:t>nChar</w:t>
            </w:r>
          </w:p>
        </w:tc>
        <w:tc>
          <w:tcPr>
            <w:tcW w:w="567" w:type="dxa"/>
          </w:tcPr>
          <w:p w14:paraId="4C92B7DF" w14:textId="25EDF856" w:rsidR="0024139D" w:rsidRPr="00615117" w:rsidRDefault="0024139D" w:rsidP="00626CED">
            <w:pPr>
              <w:spacing w:line="312" w:lineRule="auto"/>
              <w:ind w:firstLine="0"/>
              <w:rPr>
                <w:rFonts w:cs="Times New Roman"/>
                <w:szCs w:val="26"/>
              </w:rPr>
            </w:pPr>
            <w:r w:rsidRPr="00D62801">
              <w:rPr>
                <w:rFonts w:cs="Times New Roman"/>
                <w:szCs w:val="26"/>
              </w:rPr>
              <w:t>2</w:t>
            </w:r>
          </w:p>
        </w:tc>
        <w:tc>
          <w:tcPr>
            <w:tcW w:w="567" w:type="dxa"/>
          </w:tcPr>
          <w:p w14:paraId="33A4BB35" w14:textId="355CB5C3" w:rsidR="0024139D" w:rsidRPr="00615117" w:rsidRDefault="0024139D" w:rsidP="00626CED">
            <w:pPr>
              <w:spacing w:line="312" w:lineRule="auto"/>
              <w:ind w:firstLine="0"/>
              <w:rPr>
                <w:rFonts w:cs="Times New Roman"/>
                <w:szCs w:val="26"/>
              </w:rPr>
            </w:pPr>
            <w:r w:rsidRPr="00D62801">
              <w:rPr>
                <w:rFonts w:cs="Times New Roman"/>
                <w:szCs w:val="26"/>
              </w:rPr>
              <w:t>H</w:t>
            </w:r>
          </w:p>
        </w:tc>
        <w:tc>
          <w:tcPr>
            <w:tcW w:w="4819" w:type="dxa"/>
          </w:tcPr>
          <w:p w14:paraId="40B5CE5C" w14:textId="77777777" w:rsidR="0024139D" w:rsidRDefault="0024139D" w:rsidP="00626CED">
            <w:pPr>
              <w:spacing w:line="312" w:lineRule="auto"/>
              <w:ind w:firstLine="0"/>
              <w:rPr>
                <w:rFonts w:cs="Times New Roman"/>
                <w:szCs w:val="26"/>
                <w:u w:val="single"/>
              </w:rPr>
            </w:pPr>
            <w:r>
              <w:rPr>
                <w:rFonts w:cs="Times New Roman"/>
                <w:szCs w:val="26"/>
                <w:u w:val="single"/>
              </w:rPr>
              <w:t>Mã sản phẩm</w:t>
            </w:r>
          </w:p>
          <w:p w14:paraId="19BA7511" w14:textId="77777777" w:rsidR="0024139D" w:rsidRDefault="0024139D" w:rsidP="00724F94">
            <w:pPr>
              <w:pStyle w:val="ListParagraph"/>
              <w:numPr>
                <w:ilvl w:val="0"/>
                <w:numId w:val="6"/>
              </w:numPr>
              <w:spacing w:line="312" w:lineRule="auto"/>
              <w:jc w:val="both"/>
              <w:rPr>
                <w:rFonts w:cs="Times New Roman"/>
                <w:szCs w:val="26"/>
              </w:rPr>
            </w:pPr>
            <w:r>
              <w:rPr>
                <w:rFonts w:cs="Times New Roman"/>
                <w:szCs w:val="26"/>
              </w:rPr>
              <w:t>Trường thông tin phục vụ báo cáo, không hiển thị trên màn hình</w:t>
            </w:r>
          </w:p>
          <w:p w14:paraId="346B7BD1" w14:textId="2129D842" w:rsidR="0024139D" w:rsidRPr="00615117" w:rsidRDefault="0024139D" w:rsidP="00626CED">
            <w:pPr>
              <w:spacing w:line="312" w:lineRule="auto"/>
              <w:ind w:firstLine="72"/>
              <w:rPr>
                <w:rFonts w:cs="Times New Roman"/>
                <w:szCs w:val="26"/>
                <w:u w:val="single"/>
              </w:rPr>
            </w:pPr>
            <w:r>
              <w:rPr>
                <w:rFonts w:cs="Times New Roman"/>
                <w:szCs w:val="26"/>
              </w:rPr>
              <w:t xml:space="preserve">Mặc định giá trị: </w:t>
            </w:r>
            <w:r>
              <w:rPr>
                <w:rFonts w:cs="Times New Roman"/>
                <w:b/>
                <w:szCs w:val="26"/>
              </w:rPr>
              <w:t>SG</w:t>
            </w:r>
          </w:p>
        </w:tc>
        <w:tc>
          <w:tcPr>
            <w:tcW w:w="1418" w:type="dxa"/>
          </w:tcPr>
          <w:p w14:paraId="1A79DE4A" w14:textId="5D5A0F9A"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c>
          <w:tcPr>
            <w:tcW w:w="1418" w:type="dxa"/>
          </w:tcPr>
          <w:p w14:paraId="50517CCC" w14:textId="6315668D"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7E4AD660" w14:textId="77777777" w:rsidTr="00626CED">
        <w:tc>
          <w:tcPr>
            <w:tcW w:w="9162" w:type="dxa"/>
            <w:gridSpan w:val="5"/>
          </w:tcPr>
          <w:p w14:paraId="4281AE77" w14:textId="77777777" w:rsidR="0024139D" w:rsidRDefault="0024139D" w:rsidP="00E533D3">
            <w:pPr>
              <w:spacing w:line="312" w:lineRule="auto"/>
              <w:ind w:firstLine="0"/>
              <w:rPr>
                <w:rFonts w:cs="Times New Roman"/>
                <w:b/>
                <w:color w:val="FF0000"/>
                <w:szCs w:val="26"/>
              </w:rPr>
            </w:pPr>
            <w:r w:rsidRPr="0061546F">
              <w:rPr>
                <w:rFonts w:cs="Times New Roman"/>
                <w:b/>
                <w:color w:val="FF0000"/>
                <w:szCs w:val="26"/>
              </w:rPr>
              <w:t xml:space="preserve">2. </w:t>
            </w:r>
            <w:r>
              <w:rPr>
                <w:rFonts w:cs="Times New Roman"/>
                <w:b/>
                <w:color w:val="FF0000"/>
                <w:szCs w:val="26"/>
              </w:rPr>
              <w:t>S</w:t>
            </w:r>
            <w:r w:rsidRPr="0061546F">
              <w:rPr>
                <w:rFonts w:cs="Times New Roman"/>
                <w:b/>
                <w:color w:val="FF0000"/>
                <w:szCs w:val="26"/>
              </w:rPr>
              <w:t>ự kiện</w:t>
            </w:r>
            <w:r>
              <w:rPr>
                <w:rFonts w:cs="Times New Roman"/>
                <w:b/>
                <w:color w:val="FF0000"/>
                <w:szCs w:val="26"/>
              </w:rPr>
              <w:t>:</w:t>
            </w:r>
            <w:r w:rsidRPr="0061546F">
              <w:rPr>
                <w:rFonts w:cs="Times New Roman"/>
                <w:b/>
                <w:color w:val="FF0000"/>
                <w:szCs w:val="26"/>
              </w:rPr>
              <w:t xml:space="preserve"> Sửa đổ</w:t>
            </w:r>
            <w:r>
              <w:rPr>
                <w:rFonts w:cs="Times New Roman"/>
                <w:b/>
                <w:color w:val="FF0000"/>
                <w:szCs w:val="26"/>
              </w:rPr>
              <w:t>i Bảo lãnh nhận hàng</w:t>
            </w:r>
            <w:r w:rsidRPr="0061546F">
              <w:rPr>
                <w:rFonts w:cs="Times New Roman"/>
                <w:b/>
                <w:color w:val="FF0000"/>
                <w:szCs w:val="26"/>
              </w:rPr>
              <w:t xml:space="preserve"> </w:t>
            </w:r>
          </w:p>
          <w:p w14:paraId="0120CC73" w14:textId="040ED14B" w:rsidR="0024139D" w:rsidRPr="00615117" w:rsidRDefault="0024139D" w:rsidP="00E533D3">
            <w:pPr>
              <w:spacing w:line="312" w:lineRule="auto"/>
              <w:ind w:firstLine="72"/>
              <w:rPr>
                <w:rFonts w:cs="Times New Roman"/>
                <w:szCs w:val="26"/>
              </w:rPr>
            </w:pPr>
            <w:r w:rsidRPr="00D62801">
              <w:rPr>
                <w:rFonts w:cs="Times New Roman"/>
                <w:i/>
                <w:color w:val="FF0000"/>
                <w:szCs w:val="26"/>
                <w:u w:val="single"/>
              </w:rPr>
              <w:t xml:space="preserve">Giống màn hình sự kiện </w:t>
            </w:r>
            <w:r>
              <w:rPr>
                <w:rFonts w:cs="Times New Roman"/>
                <w:i/>
                <w:color w:val="FF0000"/>
                <w:szCs w:val="26"/>
                <w:u w:val="single"/>
              </w:rPr>
              <w:t>phát hành Bảo lãnh nhận hàng và hiển thị thêm các trường sau:</w:t>
            </w:r>
          </w:p>
        </w:tc>
        <w:tc>
          <w:tcPr>
            <w:tcW w:w="1418" w:type="dxa"/>
          </w:tcPr>
          <w:p w14:paraId="625019A3" w14:textId="77777777" w:rsidR="0024139D" w:rsidRDefault="0024139D" w:rsidP="00626CED">
            <w:pPr>
              <w:spacing w:line="312" w:lineRule="auto"/>
              <w:ind w:firstLine="0"/>
              <w:rPr>
                <w:rFonts w:cs="Times New Roman"/>
                <w:i/>
                <w:color w:val="0070C0"/>
                <w:sz w:val="20"/>
                <w:szCs w:val="26"/>
              </w:rPr>
            </w:pPr>
          </w:p>
        </w:tc>
        <w:tc>
          <w:tcPr>
            <w:tcW w:w="1418" w:type="dxa"/>
          </w:tcPr>
          <w:p w14:paraId="35F47575" w14:textId="77777777" w:rsidR="0024139D" w:rsidRDefault="0024139D" w:rsidP="00626CED">
            <w:pPr>
              <w:spacing w:line="312" w:lineRule="auto"/>
              <w:ind w:firstLine="0"/>
              <w:rPr>
                <w:rFonts w:cs="Times New Roman"/>
                <w:i/>
                <w:color w:val="0070C0"/>
                <w:sz w:val="20"/>
                <w:szCs w:val="26"/>
              </w:rPr>
            </w:pPr>
          </w:p>
        </w:tc>
      </w:tr>
      <w:tr w:rsidR="0024139D" w:rsidRPr="00615117" w14:paraId="2A0BE94B" w14:textId="77777777" w:rsidTr="00626CED">
        <w:tc>
          <w:tcPr>
            <w:tcW w:w="1791" w:type="dxa"/>
          </w:tcPr>
          <w:p w14:paraId="19FA110E" w14:textId="6929A7FE" w:rsidR="0024139D" w:rsidRPr="00D62801" w:rsidRDefault="0024139D" w:rsidP="00E533D3">
            <w:pPr>
              <w:tabs>
                <w:tab w:val="left" w:pos="1365"/>
              </w:tabs>
              <w:spacing w:line="312" w:lineRule="auto"/>
              <w:ind w:firstLine="0"/>
              <w:rPr>
                <w:rFonts w:cs="Times New Roman"/>
                <w:szCs w:val="26"/>
              </w:rPr>
            </w:pPr>
            <w:r w:rsidRPr="00615117">
              <w:rPr>
                <w:rFonts w:cs="Times New Roman"/>
                <w:szCs w:val="26"/>
              </w:rPr>
              <w:t>Loại chỉnh sửa tăng giảm</w:t>
            </w:r>
          </w:p>
        </w:tc>
        <w:tc>
          <w:tcPr>
            <w:tcW w:w="1418" w:type="dxa"/>
          </w:tcPr>
          <w:p w14:paraId="296D1523" w14:textId="7E1EB793" w:rsidR="0024139D" w:rsidRPr="00D62801" w:rsidRDefault="0024139D" w:rsidP="00626CED">
            <w:pPr>
              <w:spacing w:line="312" w:lineRule="auto"/>
              <w:ind w:firstLine="0"/>
              <w:rPr>
                <w:rFonts w:cs="Times New Roman"/>
                <w:szCs w:val="26"/>
              </w:rPr>
            </w:pPr>
            <w:r w:rsidRPr="00615117">
              <w:rPr>
                <w:rFonts w:cs="Times New Roman"/>
                <w:szCs w:val="26"/>
              </w:rPr>
              <w:t>Nvarchar</w:t>
            </w:r>
          </w:p>
        </w:tc>
        <w:tc>
          <w:tcPr>
            <w:tcW w:w="567" w:type="dxa"/>
          </w:tcPr>
          <w:p w14:paraId="58D0AB64" w14:textId="7B758FB7" w:rsidR="0024139D" w:rsidRPr="00D62801" w:rsidRDefault="0024139D" w:rsidP="00626CED">
            <w:pPr>
              <w:spacing w:line="312" w:lineRule="auto"/>
              <w:ind w:firstLine="0"/>
              <w:rPr>
                <w:rFonts w:cs="Times New Roman"/>
                <w:szCs w:val="26"/>
              </w:rPr>
            </w:pPr>
            <w:r w:rsidRPr="00615117">
              <w:rPr>
                <w:rFonts w:cs="Times New Roman"/>
                <w:szCs w:val="26"/>
              </w:rPr>
              <w:t>13</w:t>
            </w:r>
          </w:p>
        </w:tc>
        <w:tc>
          <w:tcPr>
            <w:tcW w:w="567" w:type="dxa"/>
          </w:tcPr>
          <w:p w14:paraId="584C06B3" w14:textId="68174F7F" w:rsidR="0024139D" w:rsidRPr="00D62801" w:rsidRDefault="0024139D" w:rsidP="00626CED">
            <w:pPr>
              <w:spacing w:line="312" w:lineRule="auto"/>
              <w:ind w:firstLine="0"/>
              <w:rPr>
                <w:rFonts w:cs="Times New Roman"/>
                <w:szCs w:val="26"/>
              </w:rPr>
            </w:pPr>
            <w:r>
              <w:rPr>
                <w:rFonts w:cs="Times New Roman"/>
                <w:szCs w:val="26"/>
              </w:rPr>
              <w:t>p</w:t>
            </w:r>
          </w:p>
        </w:tc>
        <w:tc>
          <w:tcPr>
            <w:tcW w:w="4819" w:type="dxa"/>
          </w:tcPr>
          <w:p w14:paraId="6151AA41" w14:textId="77777777" w:rsidR="0024139D" w:rsidRPr="00615117" w:rsidRDefault="0024139D" w:rsidP="00626CED">
            <w:pPr>
              <w:spacing w:line="312" w:lineRule="auto"/>
              <w:ind w:firstLine="0"/>
              <w:rPr>
                <w:rFonts w:cs="Times New Roman"/>
                <w:szCs w:val="26"/>
                <w:u w:val="single"/>
              </w:rPr>
            </w:pPr>
            <w:r w:rsidRPr="00615117">
              <w:rPr>
                <w:rFonts w:cs="Times New Roman"/>
                <w:szCs w:val="26"/>
                <w:u w:val="single"/>
              </w:rPr>
              <w:t>Loại chỉnh sửa tăng giảm:</w:t>
            </w:r>
          </w:p>
          <w:p w14:paraId="14FD67C4" w14:textId="77777777" w:rsidR="0024139D" w:rsidRPr="00615117" w:rsidRDefault="0024139D" w:rsidP="00626CED">
            <w:pPr>
              <w:spacing w:line="312" w:lineRule="auto"/>
              <w:ind w:firstLine="0"/>
              <w:rPr>
                <w:rFonts w:cs="Times New Roman"/>
                <w:szCs w:val="26"/>
              </w:rPr>
            </w:pPr>
            <w:r w:rsidRPr="00615117">
              <w:rPr>
                <w:rFonts w:cs="Times New Roman"/>
                <w:szCs w:val="26"/>
              </w:rPr>
              <w:t>Trường này thể hiện loại chỉnh sửa tăng hay giảm tiền, trường có các giá trị sau:</w:t>
            </w:r>
          </w:p>
          <w:p w14:paraId="5882901C" w14:textId="77777777" w:rsidR="0024139D" w:rsidRPr="00615117" w:rsidRDefault="0024139D" w:rsidP="00626CED">
            <w:pPr>
              <w:spacing w:line="312" w:lineRule="auto"/>
              <w:ind w:firstLine="0"/>
              <w:rPr>
                <w:rFonts w:cs="Times New Roman"/>
                <w:szCs w:val="26"/>
              </w:rPr>
            </w:pPr>
            <w:r w:rsidRPr="00615117">
              <w:rPr>
                <w:rFonts w:cs="Times New Roman"/>
                <w:szCs w:val="26"/>
              </w:rPr>
              <w:t>Tăng tiền</w:t>
            </w:r>
          </w:p>
          <w:p w14:paraId="23DF6E12" w14:textId="77777777" w:rsidR="0024139D" w:rsidRPr="00615117" w:rsidRDefault="0024139D" w:rsidP="00626CED">
            <w:pPr>
              <w:spacing w:line="312" w:lineRule="auto"/>
              <w:ind w:firstLine="0"/>
              <w:rPr>
                <w:rFonts w:cs="Times New Roman"/>
                <w:szCs w:val="26"/>
              </w:rPr>
            </w:pPr>
            <w:r w:rsidRPr="00615117">
              <w:rPr>
                <w:rFonts w:cs="Times New Roman"/>
                <w:szCs w:val="26"/>
              </w:rPr>
              <w:t>Giảm tiền</w:t>
            </w:r>
          </w:p>
          <w:p w14:paraId="0164ECF7" w14:textId="4D8E7198" w:rsidR="0024139D" w:rsidRDefault="0024139D" w:rsidP="00626CED">
            <w:pPr>
              <w:spacing w:line="312" w:lineRule="auto"/>
              <w:ind w:firstLine="0"/>
              <w:rPr>
                <w:rFonts w:cs="Times New Roman"/>
                <w:szCs w:val="26"/>
                <w:u w:val="single"/>
              </w:rPr>
            </w:pPr>
            <w:r w:rsidRPr="00807584">
              <w:rPr>
                <w:rFonts w:cs="Times New Roman"/>
                <w:szCs w:val="26"/>
              </w:rPr>
              <w:t>Giá trị được trả về từ TF-EE</w:t>
            </w:r>
          </w:p>
        </w:tc>
        <w:tc>
          <w:tcPr>
            <w:tcW w:w="1418" w:type="dxa"/>
          </w:tcPr>
          <w:p w14:paraId="17E38006" w14:textId="6CA8B1E0"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0DB313D1" w14:textId="77777777" w:rsidR="0024139D" w:rsidRDefault="0024139D" w:rsidP="00626CED">
            <w:pPr>
              <w:spacing w:line="312" w:lineRule="auto"/>
              <w:ind w:firstLine="0"/>
              <w:rPr>
                <w:rFonts w:cs="Times New Roman"/>
                <w:i/>
                <w:color w:val="0070C0"/>
                <w:sz w:val="20"/>
                <w:szCs w:val="26"/>
              </w:rPr>
            </w:pPr>
          </w:p>
        </w:tc>
      </w:tr>
      <w:tr w:rsidR="0024139D" w:rsidRPr="00615117" w14:paraId="63E6F30B" w14:textId="77777777" w:rsidTr="00626CED">
        <w:tc>
          <w:tcPr>
            <w:tcW w:w="1791" w:type="dxa"/>
          </w:tcPr>
          <w:p w14:paraId="528101A9" w14:textId="1EBCE087" w:rsidR="0024139D" w:rsidRPr="00D62801" w:rsidRDefault="0024139D" w:rsidP="00626CED">
            <w:pPr>
              <w:spacing w:line="312" w:lineRule="auto"/>
              <w:ind w:firstLine="0"/>
              <w:rPr>
                <w:rFonts w:cs="Times New Roman"/>
                <w:szCs w:val="26"/>
              </w:rPr>
            </w:pPr>
            <w:r w:rsidRPr="00615117">
              <w:rPr>
                <w:rFonts w:cs="Times New Roman"/>
                <w:szCs w:val="26"/>
              </w:rPr>
              <w:t>Số tiền sửa tăng/giảm</w:t>
            </w:r>
          </w:p>
        </w:tc>
        <w:tc>
          <w:tcPr>
            <w:tcW w:w="1418" w:type="dxa"/>
          </w:tcPr>
          <w:p w14:paraId="3A299F10" w14:textId="4EFE6226" w:rsidR="0024139D" w:rsidRPr="00D62801" w:rsidRDefault="0024139D" w:rsidP="00626CED">
            <w:pPr>
              <w:spacing w:line="312" w:lineRule="auto"/>
              <w:ind w:firstLine="0"/>
              <w:rPr>
                <w:rFonts w:cs="Times New Roman"/>
                <w:szCs w:val="26"/>
              </w:rPr>
            </w:pPr>
            <w:r w:rsidRPr="00615117">
              <w:rPr>
                <w:rFonts w:cs="Times New Roman"/>
                <w:szCs w:val="26"/>
              </w:rPr>
              <w:t>Decimal</w:t>
            </w:r>
          </w:p>
        </w:tc>
        <w:tc>
          <w:tcPr>
            <w:tcW w:w="567" w:type="dxa"/>
          </w:tcPr>
          <w:p w14:paraId="69C80D84" w14:textId="1008341C" w:rsidR="0024139D" w:rsidRPr="00D62801" w:rsidRDefault="0024139D" w:rsidP="00626CED">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3ABB5F97" w14:textId="25C3C3A8" w:rsidR="0024139D" w:rsidRPr="00D62801" w:rsidRDefault="0024139D" w:rsidP="00626CED">
            <w:pPr>
              <w:spacing w:line="312" w:lineRule="auto"/>
              <w:ind w:firstLine="0"/>
              <w:rPr>
                <w:rFonts w:cs="Times New Roman"/>
                <w:szCs w:val="26"/>
              </w:rPr>
            </w:pPr>
            <w:r>
              <w:rPr>
                <w:rFonts w:cs="Times New Roman"/>
                <w:szCs w:val="26"/>
              </w:rPr>
              <w:t>P</w:t>
            </w:r>
          </w:p>
        </w:tc>
        <w:tc>
          <w:tcPr>
            <w:tcW w:w="4819" w:type="dxa"/>
          </w:tcPr>
          <w:p w14:paraId="6235C152" w14:textId="77777777" w:rsidR="0024139D" w:rsidRPr="00615117" w:rsidRDefault="0024139D" w:rsidP="00626CED">
            <w:pPr>
              <w:spacing w:line="312" w:lineRule="auto"/>
              <w:ind w:firstLine="0"/>
              <w:rPr>
                <w:rFonts w:cs="Times New Roman"/>
                <w:szCs w:val="26"/>
                <w:u w:val="single"/>
              </w:rPr>
            </w:pPr>
            <w:r w:rsidRPr="00615117">
              <w:rPr>
                <w:rFonts w:cs="Times New Roman"/>
                <w:szCs w:val="26"/>
                <w:u w:val="single"/>
              </w:rPr>
              <w:t>Số tiền sửa tăng/giảm:</w:t>
            </w:r>
          </w:p>
          <w:p w14:paraId="434656F5" w14:textId="77777777" w:rsidR="0024139D" w:rsidRDefault="0024139D" w:rsidP="00626CED">
            <w:pPr>
              <w:spacing w:line="312" w:lineRule="auto"/>
              <w:ind w:firstLine="0"/>
              <w:rPr>
                <w:rFonts w:cs="Times New Roman"/>
                <w:szCs w:val="26"/>
              </w:rPr>
            </w:pPr>
            <w:r w:rsidRPr="00615117">
              <w:rPr>
                <w:rFonts w:cs="Times New Roman"/>
                <w:szCs w:val="26"/>
              </w:rPr>
              <w:t>Trường này thể hiện số tiền người dùng muốn sửa tăng giả</w:t>
            </w:r>
            <w:r>
              <w:rPr>
                <w:rFonts w:cs="Times New Roman"/>
                <w:szCs w:val="26"/>
              </w:rPr>
              <w:t>m</w:t>
            </w:r>
          </w:p>
          <w:p w14:paraId="414EE724" w14:textId="7C82CB9E" w:rsidR="0024139D" w:rsidRDefault="0024139D" w:rsidP="00626CED">
            <w:pPr>
              <w:spacing w:line="312" w:lineRule="auto"/>
              <w:ind w:firstLine="0"/>
              <w:rPr>
                <w:rFonts w:cs="Times New Roman"/>
                <w:szCs w:val="26"/>
                <w:u w:val="single"/>
              </w:rPr>
            </w:pPr>
            <w:r w:rsidRPr="00807584">
              <w:rPr>
                <w:rFonts w:cs="Times New Roman"/>
                <w:szCs w:val="26"/>
              </w:rPr>
              <w:t>Giá trị được trả về từ TF-EE</w:t>
            </w:r>
          </w:p>
        </w:tc>
        <w:tc>
          <w:tcPr>
            <w:tcW w:w="1418" w:type="dxa"/>
          </w:tcPr>
          <w:p w14:paraId="0B062E44" w14:textId="40CA6BB4"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0729A68C" w14:textId="3092A33F"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6C0EF6DF" w14:textId="77777777" w:rsidTr="00626CED">
        <w:tc>
          <w:tcPr>
            <w:tcW w:w="1791" w:type="dxa"/>
          </w:tcPr>
          <w:p w14:paraId="2601B275" w14:textId="048D6CF9" w:rsidR="0024139D" w:rsidRPr="00D62801" w:rsidRDefault="0024139D" w:rsidP="00626CED">
            <w:pPr>
              <w:spacing w:line="312" w:lineRule="auto"/>
              <w:ind w:firstLine="0"/>
              <w:rPr>
                <w:rFonts w:cs="Times New Roman"/>
                <w:szCs w:val="26"/>
              </w:rPr>
            </w:pPr>
            <w:r w:rsidRPr="00615117">
              <w:rPr>
                <w:rFonts w:cs="Times New Roman"/>
                <w:szCs w:val="26"/>
              </w:rPr>
              <w:lastRenderedPageBreak/>
              <w:t xml:space="preserve">Số tiền </w:t>
            </w:r>
            <w:r>
              <w:rPr>
                <w:rFonts w:cs="Times New Roman"/>
                <w:szCs w:val="26"/>
              </w:rPr>
              <w:t>SG mới</w:t>
            </w:r>
          </w:p>
        </w:tc>
        <w:tc>
          <w:tcPr>
            <w:tcW w:w="1418" w:type="dxa"/>
          </w:tcPr>
          <w:p w14:paraId="2A280A49" w14:textId="409A5211" w:rsidR="0024139D" w:rsidRPr="00D62801" w:rsidRDefault="0024139D" w:rsidP="00626CED">
            <w:pPr>
              <w:spacing w:line="312" w:lineRule="auto"/>
              <w:ind w:firstLine="0"/>
              <w:rPr>
                <w:rFonts w:cs="Times New Roman"/>
                <w:szCs w:val="26"/>
              </w:rPr>
            </w:pPr>
            <w:r w:rsidRPr="00615117">
              <w:rPr>
                <w:rFonts w:cs="Times New Roman"/>
                <w:szCs w:val="26"/>
              </w:rPr>
              <w:t>Decimal</w:t>
            </w:r>
          </w:p>
        </w:tc>
        <w:tc>
          <w:tcPr>
            <w:tcW w:w="567" w:type="dxa"/>
          </w:tcPr>
          <w:p w14:paraId="5D1F5132" w14:textId="7B4B2632" w:rsidR="0024139D" w:rsidRPr="00D62801" w:rsidRDefault="0024139D" w:rsidP="00626CED">
            <w:pPr>
              <w:spacing w:line="312" w:lineRule="auto"/>
              <w:ind w:firstLine="0"/>
              <w:rPr>
                <w:rFonts w:cs="Times New Roman"/>
                <w:szCs w:val="26"/>
              </w:rPr>
            </w:pPr>
            <w:r w:rsidRPr="00615117">
              <w:rPr>
                <w:rFonts w:cs="Times New Roman"/>
                <w:szCs w:val="26"/>
                <w:lang w:val="vi-VN"/>
              </w:rPr>
              <w:t>18</w:t>
            </w:r>
            <w:r w:rsidRPr="00615117">
              <w:rPr>
                <w:rFonts w:cs="Times New Roman"/>
                <w:szCs w:val="26"/>
              </w:rPr>
              <w:t>,3</w:t>
            </w:r>
          </w:p>
        </w:tc>
        <w:tc>
          <w:tcPr>
            <w:tcW w:w="567" w:type="dxa"/>
          </w:tcPr>
          <w:p w14:paraId="157AD5FA" w14:textId="0D054C12" w:rsidR="0024139D" w:rsidRPr="00D62801" w:rsidRDefault="0024139D" w:rsidP="00626CED">
            <w:pPr>
              <w:spacing w:line="312" w:lineRule="auto"/>
              <w:ind w:firstLine="0"/>
              <w:rPr>
                <w:rFonts w:cs="Times New Roman"/>
                <w:szCs w:val="26"/>
              </w:rPr>
            </w:pPr>
            <w:r>
              <w:rPr>
                <w:rFonts w:cs="Times New Roman"/>
                <w:szCs w:val="26"/>
              </w:rPr>
              <w:t>P</w:t>
            </w:r>
          </w:p>
        </w:tc>
        <w:tc>
          <w:tcPr>
            <w:tcW w:w="4819" w:type="dxa"/>
          </w:tcPr>
          <w:p w14:paraId="1F44046A" w14:textId="77777777" w:rsidR="0024139D" w:rsidRPr="00615117" w:rsidRDefault="0024139D" w:rsidP="00626CED">
            <w:pPr>
              <w:spacing w:line="312" w:lineRule="auto"/>
              <w:ind w:firstLine="0"/>
              <w:rPr>
                <w:rFonts w:cs="Times New Roman"/>
                <w:szCs w:val="26"/>
                <w:u w:val="single"/>
              </w:rPr>
            </w:pPr>
            <w:r w:rsidRPr="00615117">
              <w:rPr>
                <w:rFonts w:cs="Times New Roman"/>
                <w:szCs w:val="26"/>
                <w:u w:val="single"/>
              </w:rPr>
              <w:t xml:space="preserve">Số tiền </w:t>
            </w:r>
            <w:r>
              <w:rPr>
                <w:rFonts w:cs="Times New Roman"/>
                <w:szCs w:val="26"/>
                <w:u w:val="single"/>
              </w:rPr>
              <w:t>SG mơi</w:t>
            </w:r>
            <w:r w:rsidRPr="00615117">
              <w:rPr>
                <w:rFonts w:cs="Times New Roman"/>
                <w:szCs w:val="26"/>
                <w:u w:val="single"/>
              </w:rPr>
              <w:t>:</w:t>
            </w:r>
          </w:p>
          <w:p w14:paraId="0F6A20FD" w14:textId="77777777" w:rsidR="0024139D" w:rsidRDefault="0024139D" w:rsidP="00626CED">
            <w:pPr>
              <w:spacing w:line="312" w:lineRule="auto"/>
              <w:ind w:firstLine="0"/>
              <w:rPr>
                <w:rFonts w:cs="Times New Roman"/>
                <w:szCs w:val="26"/>
              </w:rPr>
            </w:pPr>
            <w:r w:rsidRPr="00615117">
              <w:rPr>
                <w:rFonts w:cs="Times New Roman"/>
                <w:szCs w:val="26"/>
              </w:rPr>
              <w:t xml:space="preserve">Trường này thể hiện số tiền </w:t>
            </w:r>
            <w:r>
              <w:rPr>
                <w:rFonts w:cs="Times New Roman"/>
                <w:szCs w:val="26"/>
              </w:rPr>
              <w:t xml:space="preserve">SG mới </w:t>
            </w:r>
          </w:p>
          <w:p w14:paraId="0B309D9B" w14:textId="75805283" w:rsidR="0024139D" w:rsidRDefault="0024139D" w:rsidP="00626CED">
            <w:pPr>
              <w:spacing w:line="312" w:lineRule="auto"/>
              <w:ind w:firstLine="0"/>
              <w:rPr>
                <w:rFonts w:cs="Times New Roman"/>
                <w:szCs w:val="26"/>
                <w:u w:val="single"/>
              </w:rPr>
            </w:pPr>
            <w:r w:rsidRPr="00807584">
              <w:rPr>
                <w:rFonts w:cs="Times New Roman"/>
                <w:szCs w:val="26"/>
              </w:rPr>
              <w:t>Giá trị được trả về từ TF-EE</w:t>
            </w:r>
          </w:p>
        </w:tc>
        <w:tc>
          <w:tcPr>
            <w:tcW w:w="1418" w:type="dxa"/>
          </w:tcPr>
          <w:p w14:paraId="631AF07D" w14:textId="56EA6C2A"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Y</w:t>
            </w:r>
          </w:p>
        </w:tc>
        <w:tc>
          <w:tcPr>
            <w:tcW w:w="1418" w:type="dxa"/>
          </w:tcPr>
          <w:p w14:paraId="1B88D98F" w14:textId="7A447BC5" w:rsidR="0024139D" w:rsidRDefault="0024139D" w:rsidP="00626CED">
            <w:pPr>
              <w:spacing w:line="312" w:lineRule="auto"/>
              <w:ind w:firstLine="0"/>
              <w:rPr>
                <w:rFonts w:cs="Times New Roman"/>
                <w:i/>
                <w:color w:val="0070C0"/>
                <w:sz w:val="20"/>
                <w:szCs w:val="26"/>
              </w:rPr>
            </w:pPr>
            <w:r>
              <w:rPr>
                <w:rFonts w:cs="Times New Roman"/>
                <w:i/>
                <w:color w:val="0070C0"/>
                <w:sz w:val="20"/>
                <w:szCs w:val="26"/>
              </w:rPr>
              <w:t>N</w:t>
            </w:r>
          </w:p>
        </w:tc>
      </w:tr>
      <w:tr w:rsidR="0024139D" w:rsidRPr="00615117" w14:paraId="41A9B56E" w14:textId="77777777" w:rsidTr="00626CED">
        <w:tc>
          <w:tcPr>
            <w:tcW w:w="9162" w:type="dxa"/>
            <w:gridSpan w:val="5"/>
          </w:tcPr>
          <w:p w14:paraId="2D15EA8B" w14:textId="77777777" w:rsidR="0024139D" w:rsidRPr="00674561" w:rsidRDefault="0024139D" w:rsidP="00E533D3">
            <w:pPr>
              <w:spacing w:line="312" w:lineRule="auto"/>
              <w:ind w:firstLine="0"/>
              <w:rPr>
                <w:rFonts w:cs="Times New Roman"/>
                <w:b/>
                <w:color w:val="FF0000"/>
                <w:szCs w:val="26"/>
                <w:u w:val="single"/>
              </w:rPr>
            </w:pPr>
            <w:r w:rsidRPr="00674561">
              <w:rPr>
                <w:rFonts w:cs="Times New Roman"/>
                <w:b/>
                <w:color w:val="FF0000"/>
                <w:szCs w:val="26"/>
                <w:u w:val="single"/>
              </w:rPr>
              <w:t>3.</w:t>
            </w:r>
            <w:r>
              <w:rPr>
                <w:rFonts w:cs="Times New Roman"/>
                <w:b/>
                <w:color w:val="FF0000"/>
                <w:szCs w:val="26"/>
                <w:u w:val="single"/>
              </w:rPr>
              <w:t>S</w:t>
            </w:r>
            <w:r w:rsidRPr="00674561">
              <w:rPr>
                <w:rFonts w:cs="Times New Roman"/>
                <w:b/>
                <w:color w:val="FF0000"/>
                <w:szCs w:val="26"/>
                <w:u w:val="single"/>
              </w:rPr>
              <w:t>ự kiện</w:t>
            </w:r>
            <w:r>
              <w:rPr>
                <w:rFonts w:cs="Times New Roman"/>
                <w:b/>
                <w:color w:val="FF0000"/>
                <w:szCs w:val="26"/>
                <w:u w:val="single"/>
              </w:rPr>
              <w:t>:</w:t>
            </w:r>
            <w:r w:rsidRPr="00674561">
              <w:rPr>
                <w:rFonts w:cs="Times New Roman"/>
                <w:b/>
                <w:color w:val="FF0000"/>
                <w:szCs w:val="26"/>
                <w:u w:val="single"/>
              </w:rPr>
              <w:t xml:space="preserve"> </w:t>
            </w:r>
            <w:r>
              <w:rPr>
                <w:rFonts w:cs="Times New Roman"/>
                <w:b/>
                <w:color w:val="FF0000"/>
                <w:szCs w:val="26"/>
                <w:u w:val="single"/>
              </w:rPr>
              <w:t>Đóng bảo lãnh nhận hàng</w:t>
            </w:r>
            <w:r w:rsidRPr="00674561">
              <w:rPr>
                <w:rFonts w:cs="Times New Roman"/>
                <w:b/>
                <w:color w:val="FF0000"/>
                <w:szCs w:val="26"/>
                <w:u w:val="single"/>
              </w:rPr>
              <w:t>:</w:t>
            </w:r>
          </w:p>
          <w:p w14:paraId="4B7BFCCD" w14:textId="3CD3A1F3" w:rsidR="0024139D" w:rsidRDefault="0024139D" w:rsidP="00E533D3">
            <w:pPr>
              <w:spacing w:line="312" w:lineRule="auto"/>
              <w:ind w:firstLine="0"/>
              <w:rPr>
                <w:rFonts w:cs="Times New Roman"/>
                <w:szCs w:val="26"/>
                <w:u w:val="single"/>
              </w:rPr>
            </w:pPr>
            <w:r w:rsidRPr="00D62801">
              <w:rPr>
                <w:rFonts w:cs="Times New Roman"/>
                <w:i/>
                <w:color w:val="FF0000"/>
                <w:szCs w:val="26"/>
                <w:u w:val="single"/>
              </w:rPr>
              <w:t xml:space="preserve">Giống màn hình sự kiện </w:t>
            </w:r>
            <w:r>
              <w:rPr>
                <w:rFonts w:cs="Times New Roman"/>
                <w:i/>
                <w:color w:val="FF0000"/>
                <w:szCs w:val="26"/>
                <w:u w:val="single"/>
              </w:rPr>
              <w:t>phát hành Bảo lãnh nhận hàng):</w:t>
            </w:r>
          </w:p>
        </w:tc>
        <w:tc>
          <w:tcPr>
            <w:tcW w:w="1418" w:type="dxa"/>
          </w:tcPr>
          <w:p w14:paraId="6E9E14F1" w14:textId="77777777" w:rsidR="0024139D" w:rsidRDefault="0024139D" w:rsidP="00626CED">
            <w:pPr>
              <w:spacing w:line="312" w:lineRule="auto"/>
              <w:ind w:firstLine="0"/>
              <w:rPr>
                <w:rFonts w:cs="Times New Roman"/>
                <w:i/>
                <w:color w:val="0070C0"/>
                <w:sz w:val="20"/>
                <w:szCs w:val="26"/>
              </w:rPr>
            </w:pPr>
          </w:p>
        </w:tc>
        <w:tc>
          <w:tcPr>
            <w:tcW w:w="1418" w:type="dxa"/>
          </w:tcPr>
          <w:p w14:paraId="419664E6" w14:textId="77777777" w:rsidR="0024139D" w:rsidRDefault="0024139D" w:rsidP="00626CED">
            <w:pPr>
              <w:spacing w:line="312" w:lineRule="auto"/>
              <w:ind w:firstLine="0"/>
              <w:rPr>
                <w:rFonts w:cs="Times New Roman"/>
                <w:i/>
                <w:color w:val="0070C0"/>
                <w:sz w:val="20"/>
                <w:szCs w:val="26"/>
              </w:rPr>
            </w:pPr>
          </w:p>
        </w:tc>
      </w:tr>
    </w:tbl>
    <w:p w14:paraId="1B5E9478" w14:textId="77777777" w:rsidR="00E35D28" w:rsidRPr="00F80D11" w:rsidRDefault="00E35D28" w:rsidP="00E35D28">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sidRPr="00F80D11">
        <w:rPr>
          <w:rFonts w:ascii="Times New Roman" w:eastAsiaTheme="minorHAnsi" w:hAnsi="Times New Roman" w:cstheme="minorBidi"/>
          <w:bCs w:val="0"/>
          <w:iCs w:val="0"/>
          <w:noProof w:val="0"/>
          <w:snapToGrid/>
          <w:color w:val="auto"/>
          <w:sz w:val="26"/>
          <w:szCs w:val="22"/>
          <w:u w:val="single"/>
        </w:rPr>
        <w:t>Diễn giải các sự kiện giao dịch trả về từ TF-EE:</w:t>
      </w:r>
    </w:p>
    <w:p w14:paraId="16727A31" w14:textId="77777777" w:rsidR="00E35D28" w:rsidRPr="00F162B4" w:rsidRDefault="00E35D28" w:rsidP="00E35D28">
      <w:pPr>
        <w:ind w:firstLine="227"/>
      </w:pPr>
      <w:r>
        <w:t>Các giao dịch từ TF-EE sẽ được trả về hệ thống Visys và lưu thông tin theo từng sự kiện tương ứng như bảng bên dưới:</w:t>
      </w:r>
    </w:p>
    <w:tbl>
      <w:tblPr>
        <w:tblStyle w:val="TableGrid"/>
        <w:tblW w:w="10598" w:type="dxa"/>
        <w:tblLook w:val="04A0" w:firstRow="1" w:lastRow="0" w:firstColumn="1" w:lastColumn="0" w:noHBand="0" w:noVBand="1"/>
      </w:tblPr>
      <w:tblGrid>
        <w:gridCol w:w="3227"/>
        <w:gridCol w:w="4110"/>
        <w:gridCol w:w="3261"/>
      </w:tblGrid>
      <w:tr w:rsidR="00E35D28" w14:paraId="11006A73" w14:textId="77777777" w:rsidTr="005E5229">
        <w:tc>
          <w:tcPr>
            <w:tcW w:w="3227" w:type="dxa"/>
          </w:tcPr>
          <w:p w14:paraId="40C65EED" w14:textId="77777777" w:rsidR="00E35D28" w:rsidRDefault="00E35D28" w:rsidP="005E5229">
            <w:pPr>
              <w:ind w:firstLine="0"/>
              <w:rPr>
                <w:u w:val="single"/>
              </w:rPr>
            </w:pPr>
            <w:r>
              <w:rPr>
                <w:u w:val="single"/>
              </w:rPr>
              <w:t>Tình huống</w:t>
            </w:r>
          </w:p>
        </w:tc>
        <w:tc>
          <w:tcPr>
            <w:tcW w:w="4110" w:type="dxa"/>
          </w:tcPr>
          <w:p w14:paraId="15347B9F" w14:textId="77777777" w:rsidR="00E35D28" w:rsidRDefault="00E35D28" w:rsidP="005E5229">
            <w:pPr>
              <w:ind w:firstLine="0"/>
              <w:rPr>
                <w:u w:val="single"/>
              </w:rPr>
            </w:pPr>
            <w:r>
              <w:rPr>
                <w:u w:val="single"/>
              </w:rPr>
              <w:t>Giao dịch từ TF-EE</w:t>
            </w:r>
          </w:p>
        </w:tc>
        <w:tc>
          <w:tcPr>
            <w:tcW w:w="3261" w:type="dxa"/>
          </w:tcPr>
          <w:p w14:paraId="19774E38" w14:textId="77777777" w:rsidR="00E35D28" w:rsidRDefault="00E35D28" w:rsidP="005E5229">
            <w:pPr>
              <w:ind w:firstLine="0"/>
              <w:rPr>
                <w:u w:val="single"/>
              </w:rPr>
            </w:pPr>
            <w:r>
              <w:rPr>
                <w:u w:val="single"/>
              </w:rPr>
              <w:t>Sự kiện giao dịch Visys</w:t>
            </w:r>
          </w:p>
        </w:tc>
      </w:tr>
      <w:tr w:rsidR="008B1181" w:rsidRPr="00E067F3" w14:paraId="56D7998A" w14:textId="77777777" w:rsidTr="005E5229">
        <w:tc>
          <w:tcPr>
            <w:tcW w:w="3227" w:type="dxa"/>
          </w:tcPr>
          <w:p w14:paraId="580088C8" w14:textId="14309A74" w:rsidR="008B1181" w:rsidRPr="00E067F3" w:rsidRDefault="008B1181" w:rsidP="005E5229">
            <w:pPr>
              <w:ind w:firstLine="0"/>
            </w:pPr>
            <w:r>
              <w:t>Phát hành Bảo lãnh nhận hàng</w:t>
            </w:r>
          </w:p>
        </w:tc>
        <w:tc>
          <w:tcPr>
            <w:tcW w:w="4110" w:type="dxa"/>
          </w:tcPr>
          <w:p w14:paraId="278C33AE" w14:textId="121B9B42" w:rsidR="008B1181" w:rsidRPr="00E067F3" w:rsidRDefault="008B1181" w:rsidP="005E5229">
            <w:pPr>
              <w:ind w:firstLine="0"/>
            </w:pPr>
            <w:r>
              <w:t>SHGT Issue SG</w:t>
            </w:r>
          </w:p>
        </w:tc>
        <w:tc>
          <w:tcPr>
            <w:tcW w:w="3261" w:type="dxa"/>
          </w:tcPr>
          <w:p w14:paraId="48A75794" w14:textId="0B6E3B17" w:rsidR="008B1181" w:rsidRDefault="008B1181" w:rsidP="005E5229">
            <w:pPr>
              <w:ind w:firstLine="0"/>
            </w:pPr>
            <w:r>
              <w:t>Phát hành Bảo lãnh nhận hàng</w:t>
            </w:r>
          </w:p>
        </w:tc>
      </w:tr>
      <w:tr w:rsidR="008B1181" w:rsidRPr="00E067F3" w14:paraId="4FA6A0AB" w14:textId="77777777" w:rsidTr="005E5229">
        <w:tc>
          <w:tcPr>
            <w:tcW w:w="3227" w:type="dxa"/>
          </w:tcPr>
          <w:p w14:paraId="282A15A1" w14:textId="37F3A669" w:rsidR="008B1181" w:rsidRPr="00E067F3" w:rsidRDefault="008B1181" w:rsidP="005E5229">
            <w:pPr>
              <w:ind w:firstLine="0"/>
            </w:pPr>
            <w:r>
              <w:t xml:space="preserve">Sửa đổi Bảo lãnh nhận hàng </w:t>
            </w:r>
          </w:p>
        </w:tc>
        <w:tc>
          <w:tcPr>
            <w:tcW w:w="4110" w:type="dxa"/>
          </w:tcPr>
          <w:p w14:paraId="718C9ACD" w14:textId="5BBF1587" w:rsidR="008B1181" w:rsidRPr="00E067F3" w:rsidRDefault="008B1181" w:rsidP="005E5229">
            <w:pPr>
              <w:ind w:firstLine="0"/>
            </w:pPr>
            <w:r>
              <w:t>SHGT Amend SG</w:t>
            </w:r>
          </w:p>
        </w:tc>
        <w:tc>
          <w:tcPr>
            <w:tcW w:w="3261" w:type="dxa"/>
          </w:tcPr>
          <w:p w14:paraId="3A1B9818" w14:textId="29DB00ED" w:rsidR="008B1181" w:rsidRDefault="008B1181" w:rsidP="005E5229">
            <w:pPr>
              <w:ind w:firstLine="0"/>
            </w:pPr>
            <w:r>
              <w:t>Sửa đổi Bảo lãnh nhận hàng</w:t>
            </w:r>
          </w:p>
        </w:tc>
      </w:tr>
      <w:tr w:rsidR="008B1181" w:rsidRPr="00E067F3" w14:paraId="4C7609BC" w14:textId="77777777" w:rsidTr="005E5229">
        <w:tc>
          <w:tcPr>
            <w:tcW w:w="3227" w:type="dxa"/>
          </w:tcPr>
          <w:p w14:paraId="466E92B1" w14:textId="3128440A" w:rsidR="008B1181" w:rsidRPr="00E067F3" w:rsidRDefault="008B1181" w:rsidP="005E5229">
            <w:pPr>
              <w:ind w:firstLine="0"/>
            </w:pPr>
            <w:r>
              <w:t>Đóng Bảo lãnh nhận hàng</w:t>
            </w:r>
          </w:p>
        </w:tc>
        <w:tc>
          <w:tcPr>
            <w:tcW w:w="4110" w:type="dxa"/>
          </w:tcPr>
          <w:p w14:paraId="1AFE7096" w14:textId="1D74029E" w:rsidR="008B1181" w:rsidRPr="00E067F3" w:rsidRDefault="008B1181" w:rsidP="005E5229">
            <w:pPr>
              <w:ind w:firstLine="0"/>
            </w:pPr>
            <w:r>
              <w:t>SHGT Close SG</w:t>
            </w:r>
          </w:p>
        </w:tc>
        <w:tc>
          <w:tcPr>
            <w:tcW w:w="3261" w:type="dxa"/>
          </w:tcPr>
          <w:p w14:paraId="2E31EDA1" w14:textId="22A4C47F" w:rsidR="008B1181" w:rsidRDefault="008B1181" w:rsidP="005E5229">
            <w:pPr>
              <w:ind w:firstLine="0"/>
            </w:pPr>
            <w:r>
              <w:t>Đóng Bảo lãnh nhận hàng</w:t>
            </w:r>
          </w:p>
        </w:tc>
      </w:tr>
    </w:tbl>
    <w:p w14:paraId="1405746E" w14:textId="77777777" w:rsidR="00C439A9" w:rsidRDefault="00C439A9" w:rsidP="00C439A9">
      <w:pPr>
        <w:pStyle w:val="Heading8"/>
        <w:numPr>
          <w:ilvl w:val="0"/>
          <w:numId w:val="0"/>
        </w:numPr>
        <w:ind w:left="1440" w:hanging="1156"/>
        <w:rPr>
          <w:rFonts w:ascii="Times New Roman" w:eastAsiaTheme="minorHAnsi" w:hAnsi="Times New Roman" w:cstheme="minorBidi"/>
          <w:bCs w:val="0"/>
          <w:iCs w:val="0"/>
          <w:noProof w:val="0"/>
          <w:snapToGrid/>
          <w:color w:val="auto"/>
          <w:sz w:val="26"/>
          <w:szCs w:val="22"/>
          <w:u w:val="single"/>
        </w:rPr>
      </w:pPr>
      <w:r>
        <w:rPr>
          <w:rFonts w:ascii="Times New Roman" w:eastAsiaTheme="minorHAnsi" w:hAnsi="Times New Roman" w:cstheme="minorBidi"/>
          <w:bCs w:val="0"/>
          <w:iCs w:val="0"/>
          <w:noProof w:val="0"/>
          <w:snapToGrid/>
          <w:color w:val="auto"/>
          <w:sz w:val="26"/>
          <w:szCs w:val="22"/>
          <w:u w:val="single"/>
        </w:rPr>
        <w:t>Mapping</w:t>
      </w:r>
      <w:r w:rsidRPr="00F80D11">
        <w:rPr>
          <w:rFonts w:ascii="Times New Roman" w:eastAsiaTheme="minorHAnsi" w:hAnsi="Times New Roman" w:cstheme="minorBidi"/>
          <w:bCs w:val="0"/>
          <w:iCs w:val="0"/>
          <w:noProof w:val="0"/>
          <w:snapToGrid/>
          <w:color w:val="auto"/>
          <w:sz w:val="26"/>
          <w:szCs w:val="22"/>
          <w:u w:val="single"/>
        </w:rPr>
        <w:t xml:space="preserve"> TF-EE</w:t>
      </w:r>
      <w:r>
        <w:rPr>
          <w:rFonts w:ascii="Times New Roman" w:eastAsiaTheme="minorHAnsi" w:hAnsi="Times New Roman" w:cstheme="minorBidi"/>
          <w:bCs w:val="0"/>
          <w:iCs w:val="0"/>
          <w:noProof w:val="0"/>
          <w:snapToGrid/>
          <w:color w:val="auto"/>
          <w:sz w:val="26"/>
          <w:szCs w:val="22"/>
          <w:u w:val="single"/>
        </w:rPr>
        <w:t xml:space="preserve"> và VISYS</w:t>
      </w:r>
      <w:r w:rsidRPr="00F80D11">
        <w:rPr>
          <w:rFonts w:ascii="Times New Roman" w:eastAsiaTheme="minorHAnsi" w:hAnsi="Times New Roman" w:cstheme="minorBidi"/>
          <w:bCs w:val="0"/>
          <w:iCs w:val="0"/>
          <w:noProof w:val="0"/>
          <w:snapToGrid/>
          <w:color w:val="auto"/>
          <w:sz w:val="26"/>
          <w:szCs w:val="22"/>
          <w:u w:val="single"/>
        </w:rPr>
        <w:t>:</w:t>
      </w:r>
    </w:p>
    <w:p w14:paraId="3881D27F" w14:textId="30504919" w:rsidR="00C439A9" w:rsidRDefault="00C439A9" w:rsidP="00C439A9">
      <w:r>
        <w:object w:dxaOrig="2040" w:dyaOrig="1339" w14:anchorId="6775247B">
          <v:shape id="_x0000_i1037" type="#_x0000_t75" style="width:102.85pt;height:67.3pt" o:ole="">
            <v:imagedata r:id="rId21" o:title=""/>
          </v:shape>
          <o:OLEObject Type="Embed" ProgID="Excel.Sheet.12" ShapeID="_x0000_i1037" DrawAspect="Icon" ObjectID="_1709132678" r:id="rId32"/>
        </w:object>
      </w:r>
    </w:p>
    <w:p w14:paraId="16FA0EF2" w14:textId="77777777" w:rsidR="005E5229" w:rsidRDefault="005E5229" w:rsidP="00724F94">
      <w:pPr>
        <w:pStyle w:val="Heading7"/>
        <w:numPr>
          <w:ilvl w:val="0"/>
          <w:numId w:val="12"/>
        </w:numPr>
      </w:pPr>
      <w:r>
        <w:t>Tab Thông tin Phí: Xem Phụ lục 1.5.1</w:t>
      </w:r>
    </w:p>
    <w:p w14:paraId="7A15D8F1" w14:textId="77777777" w:rsidR="004A7D63" w:rsidRDefault="004A7D63" w:rsidP="004A7D63">
      <w:pPr>
        <w:pStyle w:val="Heading6"/>
        <w:numPr>
          <w:ilvl w:val="0"/>
          <w:numId w:val="0"/>
        </w:numPr>
        <w:ind w:left="1701" w:hanging="1304"/>
      </w:pPr>
      <w:r>
        <w:t>Chứng từ</w:t>
      </w:r>
    </w:p>
    <w:p w14:paraId="20E84805" w14:textId="77777777" w:rsidR="00144601" w:rsidRDefault="00144601" w:rsidP="0014460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0A1FAE7A" w14:textId="77777777" w:rsidR="00144601" w:rsidRDefault="00144601" w:rsidP="00144601">
      <w:pPr>
        <w:ind w:left="397" w:firstLine="0"/>
        <w:jc w:val="both"/>
      </w:pPr>
      <w:r>
        <w:rPr>
          <w:b/>
          <w:i/>
        </w:rPr>
        <w:t>Mẫu chứng từ:</w:t>
      </w:r>
    </w:p>
    <w:p w14:paraId="7C753CCF" w14:textId="77777777" w:rsidR="00144601" w:rsidRDefault="00144601" w:rsidP="00144601">
      <w:pPr>
        <w:ind w:left="397" w:firstLine="0"/>
        <w:jc w:val="both"/>
      </w:pPr>
      <w:r>
        <w:object w:dxaOrig="1551" w:dyaOrig="1004" w14:anchorId="59031750">
          <v:shape id="_x0000_i1038" type="#_x0000_t75" style="width:77.6pt;height:50.5pt" o:ole="">
            <v:imagedata r:id="rId13" o:title=""/>
          </v:shape>
          <o:OLEObject Type="Embed" ProgID="Word.Document.8" ShapeID="_x0000_i1038" DrawAspect="Icon" ObjectID="_1709132679" r:id="rId33">
            <o:FieldCodes>\s</o:FieldCodes>
          </o:OLEObject>
        </w:object>
      </w:r>
    </w:p>
    <w:p w14:paraId="093F100D" w14:textId="34CD2600" w:rsidR="00144601" w:rsidRDefault="00C439A9" w:rsidP="00144601">
      <w:pPr>
        <w:pStyle w:val="Heading4"/>
      </w:pPr>
      <w:r>
        <w:lastRenderedPageBreak/>
        <w:t xml:space="preserve">Chức năng </w:t>
      </w:r>
      <w:r w:rsidR="00144601">
        <w:t>Chỉnh sửa hồ sơ</w:t>
      </w:r>
    </w:p>
    <w:p w14:paraId="53578243"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BLNH đã xử lý, và cho phép sửa đổi, bổ sung các thông tin cuối cùng của giao dịch (Mỗi số BLNH là một giao dịch đơn nhất). </w:t>
      </w:r>
      <w:r w:rsidRPr="001D7B38">
        <w:rPr>
          <w:rFonts w:cs="Times New Roman"/>
          <w:color w:val="FF0000"/>
          <w:szCs w:val="26"/>
        </w:rPr>
        <w:t xml:space="preserve">Sau khi phê duyệt giao dịch, hệ thống cập nhật trạng thái giao dịch “Điều chỉnh thủ công”. </w:t>
      </w:r>
    </w:p>
    <w:p w14:paraId="5F2D1F60" w14:textId="77777777" w:rsidR="00144601" w:rsidRDefault="00144601" w:rsidP="00144601">
      <w:pPr>
        <w:pStyle w:val="Heading6"/>
        <w:numPr>
          <w:ilvl w:val="0"/>
          <w:numId w:val="0"/>
        </w:numPr>
        <w:ind w:left="1701" w:hanging="1275"/>
      </w:pPr>
      <w:r w:rsidRPr="00980729">
        <w:t xml:space="preserve">Tìm kiếm </w:t>
      </w:r>
      <w:r>
        <w:t>hồ sơ</w:t>
      </w:r>
    </w:p>
    <w:p w14:paraId="61199A50" w14:textId="77777777" w:rsidR="00144601" w:rsidRDefault="00144601" w:rsidP="00144601">
      <w:pPr>
        <w:spacing w:before="120" w:after="120" w:line="312" w:lineRule="auto"/>
        <w:jc w:val="both"/>
      </w:pPr>
      <w:r>
        <w:t>Điều kiện lọc: Tất cả các giao dịch đã qua bước xử lý và lưu thông tin Người tạo, Người phê duyệt</w:t>
      </w:r>
    </w:p>
    <w:p w14:paraId="2E41D33E" w14:textId="77777777" w:rsidR="00144601" w:rsidRDefault="00144601" w:rsidP="00144601">
      <w:pPr>
        <w:spacing w:before="120" w:after="120" w:line="312" w:lineRule="auto"/>
        <w:jc w:val="both"/>
      </w:pPr>
      <w:r>
        <w:t>Hệ thống cho phép người dùng tìm kiếm theo một hoặc các tiêu chí: Số BLNH, Số tham chiếu EE, CIF khách hàng, Tên khách hàng…</w:t>
      </w:r>
    </w:p>
    <w:p w14:paraId="2E51C5BF"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26F25D36" w14:textId="77777777" w:rsidTr="00F119FA">
        <w:tc>
          <w:tcPr>
            <w:tcW w:w="3510" w:type="dxa"/>
          </w:tcPr>
          <w:p w14:paraId="121BEA29" w14:textId="77777777" w:rsidR="00144601" w:rsidRPr="00B23242" w:rsidRDefault="00144601" w:rsidP="00F119FA">
            <w:pPr>
              <w:spacing w:before="120" w:after="120" w:line="312" w:lineRule="auto"/>
              <w:ind w:firstLine="0"/>
              <w:jc w:val="both"/>
              <w:rPr>
                <w:b/>
              </w:rPr>
            </w:pPr>
            <w:r w:rsidRPr="00B23242">
              <w:rPr>
                <w:b/>
              </w:rPr>
              <w:t>Tiêu chí</w:t>
            </w:r>
          </w:p>
        </w:tc>
        <w:tc>
          <w:tcPr>
            <w:tcW w:w="6237" w:type="dxa"/>
          </w:tcPr>
          <w:p w14:paraId="53F2DC18"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66358ED1" w14:textId="77777777" w:rsidTr="00F119FA">
        <w:tc>
          <w:tcPr>
            <w:tcW w:w="3510" w:type="dxa"/>
          </w:tcPr>
          <w:p w14:paraId="3AEEA7F3" w14:textId="77777777" w:rsidR="00144601" w:rsidRDefault="00144601" w:rsidP="00F119FA">
            <w:pPr>
              <w:spacing w:before="120" w:after="120" w:line="312" w:lineRule="auto"/>
              <w:ind w:firstLine="0"/>
              <w:jc w:val="both"/>
            </w:pPr>
            <w:r>
              <w:t>Trạng thái</w:t>
            </w:r>
          </w:p>
        </w:tc>
        <w:tc>
          <w:tcPr>
            <w:tcW w:w="6237" w:type="dxa"/>
          </w:tcPr>
          <w:p w14:paraId="70ADEC1E" w14:textId="77777777" w:rsidR="00144601" w:rsidRPr="00B23242" w:rsidRDefault="00144601" w:rsidP="00724F94">
            <w:pPr>
              <w:pStyle w:val="ListParagraph"/>
              <w:numPr>
                <w:ilvl w:val="0"/>
                <w:numId w:val="8"/>
              </w:numPr>
              <w:spacing w:before="120" w:after="120" w:line="312" w:lineRule="auto"/>
              <w:jc w:val="both"/>
            </w:pPr>
            <w:r>
              <w:t xml:space="preserve">Các lựa chọn: Đã xử lý, Lưu, Từ chối phê duyệt </w:t>
            </w:r>
            <w:r w:rsidRPr="00B23242">
              <w:rPr>
                <w:i/>
              </w:rPr>
              <w:t xml:space="preserve">(đối với màn hình </w:t>
            </w:r>
            <w:r>
              <w:rPr>
                <w:i/>
              </w:rPr>
              <w:t>TTV</w:t>
            </w:r>
            <w:r w:rsidRPr="00B23242">
              <w:rPr>
                <w:i/>
              </w:rPr>
              <w:t>)</w:t>
            </w:r>
          </w:p>
          <w:p w14:paraId="5B4828BE" w14:textId="77777777" w:rsidR="00144601" w:rsidRDefault="00144601" w:rsidP="00724F94">
            <w:pPr>
              <w:pStyle w:val="ListParagraph"/>
              <w:numPr>
                <w:ilvl w:val="0"/>
                <w:numId w:val="8"/>
              </w:numPr>
              <w:spacing w:before="120" w:after="120" w:line="312" w:lineRule="auto"/>
              <w:jc w:val="both"/>
            </w:pPr>
            <w:r>
              <w:t xml:space="preserve">Các lựa chọn: Chờ phê duyệt </w:t>
            </w:r>
          </w:p>
          <w:p w14:paraId="7A4FE5F3" w14:textId="77777777" w:rsidR="00144601" w:rsidRDefault="00144601" w:rsidP="00F119FA">
            <w:pPr>
              <w:pStyle w:val="ListParagraph"/>
              <w:spacing w:before="120" w:after="120" w:line="312" w:lineRule="auto"/>
              <w:ind w:firstLine="0"/>
              <w:jc w:val="both"/>
            </w:pPr>
            <w:r w:rsidRPr="00B23242">
              <w:rPr>
                <w:i/>
              </w:rPr>
              <w:t xml:space="preserve">(đối với màn hình </w:t>
            </w:r>
            <w:r>
              <w:rPr>
                <w:i/>
              </w:rPr>
              <w:t>KSV</w:t>
            </w:r>
            <w:r w:rsidRPr="00B23242">
              <w:rPr>
                <w:i/>
              </w:rPr>
              <w:t>)</w:t>
            </w:r>
          </w:p>
        </w:tc>
      </w:tr>
      <w:tr w:rsidR="00144601" w14:paraId="503E3E84" w14:textId="77777777" w:rsidTr="00F119FA">
        <w:tc>
          <w:tcPr>
            <w:tcW w:w="3510" w:type="dxa"/>
          </w:tcPr>
          <w:p w14:paraId="2FB4C55D" w14:textId="77777777" w:rsidR="00144601" w:rsidRDefault="00144601" w:rsidP="00F119FA">
            <w:pPr>
              <w:spacing w:before="120" w:after="120" w:line="312" w:lineRule="auto"/>
              <w:ind w:firstLine="0"/>
              <w:jc w:val="both"/>
            </w:pPr>
            <w:r>
              <w:t>Số BLNH</w:t>
            </w:r>
          </w:p>
        </w:tc>
        <w:tc>
          <w:tcPr>
            <w:tcW w:w="6237" w:type="dxa"/>
          </w:tcPr>
          <w:p w14:paraId="450447AB" w14:textId="77777777" w:rsidR="00144601" w:rsidRDefault="00144601" w:rsidP="00F119FA">
            <w:pPr>
              <w:spacing w:before="120" w:after="120" w:line="312" w:lineRule="auto"/>
              <w:ind w:firstLine="0"/>
              <w:jc w:val="both"/>
            </w:pPr>
          </w:p>
        </w:tc>
      </w:tr>
      <w:tr w:rsidR="00144601" w14:paraId="5063D30B" w14:textId="77777777" w:rsidTr="00F119FA">
        <w:tc>
          <w:tcPr>
            <w:tcW w:w="3510" w:type="dxa"/>
          </w:tcPr>
          <w:p w14:paraId="7EF12E28" w14:textId="77777777" w:rsidR="00144601" w:rsidRDefault="00144601" w:rsidP="00F119FA">
            <w:pPr>
              <w:spacing w:before="120" w:after="120" w:line="312" w:lineRule="auto"/>
              <w:ind w:firstLine="0"/>
              <w:jc w:val="both"/>
            </w:pPr>
            <w:r>
              <w:t>Số tham chiếu EE</w:t>
            </w:r>
          </w:p>
        </w:tc>
        <w:tc>
          <w:tcPr>
            <w:tcW w:w="6237" w:type="dxa"/>
          </w:tcPr>
          <w:p w14:paraId="0584BD6E" w14:textId="77777777" w:rsidR="00144601" w:rsidRDefault="00144601" w:rsidP="00F119FA">
            <w:pPr>
              <w:spacing w:before="120" w:after="120" w:line="312" w:lineRule="auto"/>
              <w:ind w:firstLine="0"/>
              <w:jc w:val="both"/>
            </w:pPr>
          </w:p>
        </w:tc>
      </w:tr>
      <w:tr w:rsidR="00144601" w14:paraId="20116731" w14:textId="77777777" w:rsidTr="00F119FA">
        <w:tc>
          <w:tcPr>
            <w:tcW w:w="3510" w:type="dxa"/>
          </w:tcPr>
          <w:p w14:paraId="20A41BAC" w14:textId="77777777" w:rsidR="00144601" w:rsidRDefault="00144601" w:rsidP="00F119FA">
            <w:pPr>
              <w:spacing w:before="120" w:after="120" w:line="312" w:lineRule="auto"/>
              <w:ind w:firstLine="0"/>
              <w:jc w:val="both"/>
            </w:pPr>
            <w:r>
              <w:t>CIF khách hàng</w:t>
            </w:r>
          </w:p>
        </w:tc>
        <w:tc>
          <w:tcPr>
            <w:tcW w:w="6237" w:type="dxa"/>
          </w:tcPr>
          <w:p w14:paraId="52C664AF" w14:textId="77777777" w:rsidR="00144601" w:rsidRDefault="00144601" w:rsidP="00F119FA">
            <w:pPr>
              <w:spacing w:before="120" w:after="120" w:line="312" w:lineRule="auto"/>
              <w:ind w:firstLine="0"/>
              <w:jc w:val="both"/>
            </w:pPr>
          </w:p>
        </w:tc>
      </w:tr>
      <w:tr w:rsidR="00144601" w14:paraId="39C82010" w14:textId="77777777" w:rsidTr="00F119FA">
        <w:tc>
          <w:tcPr>
            <w:tcW w:w="3510" w:type="dxa"/>
          </w:tcPr>
          <w:p w14:paraId="56B07F91" w14:textId="77777777" w:rsidR="00144601" w:rsidRDefault="00144601" w:rsidP="00F119FA">
            <w:pPr>
              <w:spacing w:before="120" w:after="120" w:line="312" w:lineRule="auto"/>
              <w:ind w:firstLine="0"/>
              <w:jc w:val="both"/>
            </w:pPr>
            <w:r>
              <w:t>Tên khách hàng</w:t>
            </w:r>
          </w:p>
        </w:tc>
        <w:tc>
          <w:tcPr>
            <w:tcW w:w="6237" w:type="dxa"/>
          </w:tcPr>
          <w:p w14:paraId="4C1AC36E" w14:textId="77777777" w:rsidR="00144601" w:rsidRDefault="00144601" w:rsidP="00F119FA">
            <w:pPr>
              <w:spacing w:before="120" w:after="120" w:line="312" w:lineRule="auto"/>
              <w:ind w:firstLine="0"/>
              <w:jc w:val="both"/>
            </w:pPr>
          </w:p>
        </w:tc>
      </w:tr>
      <w:tr w:rsidR="00144601" w14:paraId="32600123" w14:textId="77777777" w:rsidTr="00F119FA">
        <w:tc>
          <w:tcPr>
            <w:tcW w:w="3510" w:type="dxa"/>
          </w:tcPr>
          <w:p w14:paraId="4D82DC21" w14:textId="77777777" w:rsidR="00144601" w:rsidRDefault="00144601" w:rsidP="00F119FA">
            <w:pPr>
              <w:spacing w:before="120" w:after="120" w:line="312" w:lineRule="auto"/>
              <w:ind w:firstLine="0"/>
              <w:jc w:val="both"/>
            </w:pPr>
            <w:r>
              <w:t>Sự kiện</w:t>
            </w:r>
          </w:p>
        </w:tc>
        <w:tc>
          <w:tcPr>
            <w:tcW w:w="6237" w:type="dxa"/>
          </w:tcPr>
          <w:p w14:paraId="3043C16B"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28185855" w14:textId="77777777" w:rsidR="00144601" w:rsidRDefault="00144601" w:rsidP="00144601">
      <w:pPr>
        <w:spacing w:before="120" w:after="120" w:line="312" w:lineRule="auto"/>
        <w:jc w:val="both"/>
      </w:pPr>
      <w:r>
        <w:t>Màn hình kết quả tìm kiếm: sắp xếp theo thứ tự Số BLNH</w:t>
      </w:r>
    </w:p>
    <w:tbl>
      <w:tblPr>
        <w:tblStyle w:val="TableGrid"/>
        <w:tblW w:w="12333"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tblGrid>
      <w:tr w:rsidR="00144601" w:rsidRPr="00615117" w14:paraId="51F52840" w14:textId="77777777" w:rsidTr="00F119FA">
        <w:trPr>
          <w:trHeight w:val="300"/>
        </w:trPr>
        <w:tc>
          <w:tcPr>
            <w:tcW w:w="780" w:type="dxa"/>
            <w:noWrap/>
            <w:hideMark/>
          </w:tcPr>
          <w:p w14:paraId="49018CB2"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5B7F5E02" w14:textId="77777777" w:rsidR="00144601" w:rsidRPr="00615117" w:rsidRDefault="00144601" w:rsidP="00F119FA">
            <w:pPr>
              <w:spacing w:line="240" w:lineRule="auto"/>
              <w:ind w:firstLine="0"/>
              <w:rPr>
                <w:rFonts w:cs="Times New Roman"/>
              </w:rPr>
            </w:pPr>
            <w:r>
              <w:rPr>
                <w:rFonts w:cs="Times New Roman"/>
              </w:rPr>
              <w:t>Sô BLNH</w:t>
            </w:r>
          </w:p>
        </w:tc>
        <w:tc>
          <w:tcPr>
            <w:tcW w:w="1634" w:type="dxa"/>
          </w:tcPr>
          <w:p w14:paraId="4046484C"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63504FB8"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1B0F23F5"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2EE326E0"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5B57340B"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3B746D94"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7C9C8999"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1C57B3B0"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6B951936"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01D8DB64" w14:textId="77777777" w:rsidTr="00F119FA">
        <w:trPr>
          <w:trHeight w:val="300"/>
        </w:trPr>
        <w:tc>
          <w:tcPr>
            <w:tcW w:w="780" w:type="dxa"/>
            <w:noWrap/>
            <w:hideMark/>
          </w:tcPr>
          <w:p w14:paraId="4515EE00"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w:t>
            </w:r>
            <w:r>
              <w:rPr>
                <w:rFonts w:eastAsia="Times New Roman" w:cs="Times New Roman"/>
                <w:color w:val="000000"/>
                <w:sz w:val="22"/>
              </w:rPr>
              <w:lastRenderedPageBreak/>
              <w:t>12-2021</w:t>
            </w:r>
          </w:p>
        </w:tc>
        <w:tc>
          <w:tcPr>
            <w:tcW w:w="1720" w:type="dxa"/>
          </w:tcPr>
          <w:p w14:paraId="75584C2A"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0992EA2200001</w:t>
            </w:r>
          </w:p>
        </w:tc>
        <w:tc>
          <w:tcPr>
            <w:tcW w:w="1634" w:type="dxa"/>
          </w:tcPr>
          <w:p w14:paraId="576EE31D"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540BB31D"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5FE348BC"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 xml:space="preserve">VONGPHET </w:t>
            </w:r>
            <w:r w:rsidRPr="006B5910">
              <w:rPr>
                <w:rFonts w:eastAsia="Times New Roman" w:cs="Times New Roman"/>
                <w:color w:val="000000"/>
                <w:sz w:val="22"/>
              </w:rPr>
              <w:lastRenderedPageBreak/>
              <w:t>BRIDGE - ROAD CONSTRUCTION</w:t>
            </w:r>
          </w:p>
        </w:tc>
        <w:tc>
          <w:tcPr>
            <w:tcW w:w="693" w:type="dxa"/>
            <w:noWrap/>
            <w:hideMark/>
          </w:tcPr>
          <w:p w14:paraId="2D6A2F09"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USD</w:t>
            </w:r>
          </w:p>
        </w:tc>
        <w:tc>
          <w:tcPr>
            <w:tcW w:w="1206" w:type="dxa"/>
            <w:noWrap/>
            <w:hideMark/>
          </w:tcPr>
          <w:p w14:paraId="5D9B44D5"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28AC940B"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 xml:space="preserve">Phát </w:t>
            </w:r>
            <w:r>
              <w:rPr>
                <w:rFonts w:eastAsia="Times New Roman" w:cs="Times New Roman"/>
                <w:color w:val="000000"/>
                <w:sz w:val="22"/>
              </w:rPr>
              <w:lastRenderedPageBreak/>
              <w:t>hành LC</w:t>
            </w:r>
          </w:p>
        </w:tc>
        <w:tc>
          <w:tcPr>
            <w:tcW w:w="680" w:type="dxa"/>
          </w:tcPr>
          <w:p w14:paraId="7FB83CB7"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lastRenderedPageBreak/>
              <w:t>1</w:t>
            </w:r>
          </w:p>
        </w:tc>
        <w:tc>
          <w:tcPr>
            <w:tcW w:w="887" w:type="dxa"/>
          </w:tcPr>
          <w:p w14:paraId="59FE26B3"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061F825D"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1FB43360" w14:textId="77777777" w:rsidTr="00F119FA">
        <w:trPr>
          <w:trHeight w:val="300"/>
        </w:trPr>
        <w:tc>
          <w:tcPr>
            <w:tcW w:w="780" w:type="dxa"/>
            <w:noWrap/>
          </w:tcPr>
          <w:p w14:paraId="7765483E"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lastRenderedPageBreak/>
              <w:t>15-12-2021</w:t>
            </w:r>
          </w:p>
        </w:tc>
        <w:tc>
          <w:tcPr>
            <w:tcW w:w="1720" w:type="dxa"/>
          </w:tcPr>
          <w:p w14:paraId="03916638"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0992EA2200002</w:t>
            </w:r>
          </w:p>
        </w:tc>
        <w:tc>
          <w:tcPr>
            <w:tcW w:w="1634" w:type="dxa"/>
          </w:tcPr>
          <w:p w14:paraId="7C0B27EA"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53073757"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56E2DDD8"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58658E1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4B0A0F42"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5BF82234"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80" w:type="dxa"/>
          </w:tcPr>
          <w:p w14:paraId="59450CD1"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7" w:type="dxa"/>
          </w:tcPr>
          <w:p w14:paraId="4909854B"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0D4B6025"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5F23ABBC" w14:textId="77777777" w:rsidR="00144601" w:rsidRDefault="00144601" w:rsidP="00144601">
      <w:pPr>
        <w:pStyle w:val="Heading6"/>
        <w:numPr>
          <w:ilvl w:val="0"/>
          <w:numId w:val="0"/>
        </w:numPr>
        <w:ind w:left="1701" w:hanging="1304"/>
      </w:pPr>
      <w:r>
        <w:t>Màn hình giao dịch</w:t>
      </w:r>
    </w:p>
    <w:p w14:paraId="76803E89" w14:textId="77777777" w:rsidR="00144601" w:rsidRDefault="00144601" w:rsidP="00144601">
      <w:pPr>
        <w:spacing w:before="120" w:after="120" w:line="312" w:lineRule="auto"/>
        <w:jc w:val="both"/>
      </w:pPr>
      <w:r>
        <w:t>TTV tiếp tục nhập bổ sung các trường thông tin liên quan đến giao dịch sau khi đã nhận được kết quả xử lý từ TT TTTM.</w:t>
      </w:r>
    </w:p>
    <w:p w14:paraId="30EBF58C" w14:textId="77777777" w:rsidR="00144601" w:rsidRDefault="00144601" w:rsidP="00144601">
      <w:pPr>
        <w:spacing w:before="120" w:after="120" w:line="312" w:lineRule="auto"/>
        <w:jc w:val="both"/>
      </w:pPr>
      <w:r>
        <w:t>Nút chức năng của hệ thống:</w:t>
      </w:r>
    </w:p>
    <w:tbl>
      <w:tblPr>
        <w:tblStyle w:val="TableGrid"/>
        <w:tblW w:w="9747" w:type="dxa"/>
        <w:tblLook w:val="04A0" w:firstRow="1" w:lastRow="0" w:firstColumn="1" w:lastColumn="0" w:noHBand="0" w:noVBand="1"/>
      </w:tblPr>
      <w:tblGrid>
        <w:gridCol w:w="2943"/>
        <w:gridCol w:w="3402"/>
        <w:gridCol w:w="3402"/>
      </w:tblGrid>
      <w:tr w:rsidR="00144601" w:rsidRPr="00B23242" w14:paraId="30C4F3E5" w14:textId="77777777" w:rsidTr="00F119FA">
        <w:tc>
          <w:tcPr>
            <w:tcW w:w="2943" w:type="dxa"/>
          </w:tcPr>
          <w:p w14:paraId="6737C55D" w14:textId="77777777" w:rsidR="00144601" w:rsidRPr="00B23242" w:rsidRDefault="00144601" w:rsidP="00F119FA">
            <w:pPr>
              <w:spacing w:before="120" w:after="120" w:line="312" w:lineRule="auto"/>
              <w:ind w:firstLine="0"/>
              <w:jc w:val="both"/>
              <w:rPr>
                <w:b/>
              </w:rPr>
            </w:pPr>
            <w:r>
              <w:rPr>
                <w:b/>
              </w:rPr>
              <w:t>Nút</w:t>
            </w:r>
          </w:p>
        </w:tc>
        <w:tc>
          <w:tcPr>
            <w:tcW w:w="3402" w:type="dxa"/>
          </w:tcPr>
          <w:p w14:paraId="619B61E4" w14:textId="77777777" w:rsidR="00144601" w:rsidRPr="00B23242" w:rsidRDefault="00144601" w:rsidP="00F119FA">
            <w:pPr>
              <w:spacing w:before="120" w:after="120" w:line="312" w:lineRule="auto"/>
              <w:ind w:firstLine="0"/>
              <w:jc w:val="both"/>
              <w:rPr>
                <w:b/>
              </w:rPr>
            </w:pPr>
            <w:r>
              <w:rPr>
                <w:b/>
              </w:rPr>
              <w:t>Màn hình TTV</w:t>
            </w:r>
          </w:p>
        </w:tc>
        <w:tc>
          <w:tcPr>
            <w:tcW w:w="3402" w:type="dxa"/>
          </w:tcPr>
          <w:p w14:paraId="21075141" w14:textId="77777777" w:rsidR="00144601" w:rsidRPr="00B23242" w:rsidRDefault="00144601" w:rsidP="00F119FA">
            <w:pPr>
              <w:spacing w:before="120" w:after="120" w:line="312" w:lineRule="auto"/>
              <w:ind w:firstLine="0"/>
              <w:jc w:val="both"/>
              <w:rPr>
                <w:b/>
              </w:rPr>
            </w:pPr>
            <w:r>
              <w:rPr>
                <w:b/>
              </w:rPr>
              <w:t>Màn hình KSV</w:t>
            </w:r>
          </w:p>
        </w:tc>
      </w:tr>
      <w:tr w:rsidR="00144601" w14:paraId="259DB0EE" w14:textId="77777777" w:rsidTr="00F119FA">
        <w:tc>
          <w:tcPr>
            <w:tcW w:w="2943" w:type="dxa"/>
          </w:tcPr>
          <w:p w14:paraId="0ECD6466" w14:textId="77777777" w:rsidR="00144601" w:rsidRDefault="00144601" w:rsidP="00F119FA">
            <w:pPr>
              <w:spacing w:before="120" w:after="120" w:line="312" w:lineRule="auto"/>
              <w:ind w:firstLine="0"/>
              <w:jc w:val="both"/>
            </w:pPr>
            <w:r>
              <w:t>Nhập mới</w:t>
            </w:r>
          </w:p>
        </w:tc>
        <w:tc>
          <w:tcPr>
            <w:tcW w:w="3402" w:type="dxa"/>
          </w:tcPr>
          <w:p w14:paraId="7891461D" w14:textId="77777777" w:rsidR="00144601" w:rsidRPr="000277D6" w:rsidRDefault="00144601" w:rsidP="00F119FA">
            <w:pPr>
              <w:spacing w:before="120" w:after="120" w:line="312" w:lineRule="auto"/>
              <w:ind w:firstLine="0"/>
              <w:jc w:val="both"/>
              <w:rPr>
                <w:color w:val="FF0000"/>
              </w:rPr>
            </w:pPr>
            <w:r w:rsidRPr="000277D6">
              <w:rPr>
                <w:color w:val="FF0000"/>
              </w:rPr>
              <w:t>Không cần thiết</w:t>
            </w:r>
          </w:p>
        </w:tc>
        <w:tc>
          <w:tcPr>
            <w:tcW w:w="3402" w:type="dxa"/>
          </w:tcPr>
          <w:p w14:paraId="783BB50D" w14:textId="77777777" w:rsidR="00144601" w:rsidRPr="000277D6" w:rsidRDefault="00144601" w:rsidP="00F119FA">
            <w:pPr>
              <w:spacing w:before="120" w:after="120" w:line="312" w:lineRule="auto"/>
              <w:ind w:firstLine="0"/>
              <w:jc w:val="both"/>
              <w:rPr>
                <w:color w:val="FF0000"/>
              </w:rPr>
            </w:pPr>
            <w:r w:rsidRPr="000277D6">
              <w:rPr>
                <w:color w:val="FF0000"/>
              </w:rPr>
              <w:t>Không cần thiết</w:t>
            </w:r>
          </w:p>
        </w:tc>
      </w:tr>
      <w:tr w:rsidR="00144601" w14:paraId="6FC337B4" w14:textId="77777777" w:rsidTr="00F119FA">
        <w:tc>
          <w:tcPr>
            <w:tcW w:w="2943" w:type="dxa"/>
          </w:tcPr>
          <w:p w14:paraId="2D996205" w14:textId="77777777" w:rsidR="00144601" w:rsidRDefault="00144601" w:rsidP="00F119FA">
            <w:pPr>
              <w:spacing w:before="120" w:after="120" w:line="312" w:lineRule="auto"/>
              <w:ind w:firstLine="0"/>
              <w:jc w:val="both"/>
            </w:pPr>
            <w:r>
              <w:t>Chỉnh sửa</w:t>
            </w:r>
          </w:p>
        </w:tc>
        <w:tc>
          <w:tcPr>
            <w:tcW w:w="3402" w:type="dxa"/>
          </w:tcPr>
          <w:p w14:paraId="70521F33" w14:textId="77777777" w:rsidR="00144601" w:rsidRDefault="00144601" w:rsidP="00F119FA">
            <w:pPr>
              <w:spacing w:before="120" w:after="120" w:line="312" w:lineRule="auto"/>
              <w:ind w:firstLine="0"/>
              <w:jc w:val="both"/>
            </w:pPr>
            <w:r>
              <w:t>Cho phép lựa chọn để mở các trường cho phép nhập liệu trên màn hình</w:t>
            </w:r>
          </w:p>
        </w:tc>
        <w:tc>
          <w:tcPr>
            <w:tcW w:w="3402" w:type="dxa"/>
          </w:tcPr>
          <w:p w14:paraId="1983C903" w14:textId="77777777" w:rsidR="00144601" w:rsidRDefault="00144601" w:rsidP="00F119FA">
            <w:pPr>
              <w:spacing w:before="120" w:after="120" w:line="312" w:lineRule="auto"/>
              <w:ind w:firstLine="0"/>
              <w:jc w:val="both"/>
            </w:pPr>
            <w:r>
              <w:t>Không cho phép lựa chọn</w:t>
            </w:r>
          </w:p>
        </w:tc>
      </w:tr>
      <w:tr w:rsidR="00144601" w14:paraId="699A80DA" w14:textId="77777777" w:rsidTr="00F119FA">
        <w:tc>
          <w:tcPr>
            <w:tcW w:w="2943" w:type="dxa"/>
          </w:tcPr>
          <w:p w14:paraId="2F3CD666" w14:textId="77777777" w:rsidR="00144601" w:rsidRDefault="00144601" w:rsidP="00F119FA">
            <w:pPr>
              <w:spacing w:before="120" w:after="120" w:line="312" w:lineRule="auto"/>
              <w:ind w:firstLine="0"/>
              <w:jc w:val="both"/>
            </w:pPr>
            <w:r>
              <w:t>Lưu</w:t>
            </w:r>
          </w:p>
        </w:tc>
        <w:tc>
          <w:tcPr>
            <w:tcW w:w="3402" w:type="dxa"/>
          </w:tcPr>
          <w:p w14:paraId="4BF9D102" w14:textId="77777777" w:rsidR="00144601" w:rsidRDefault="00144601" w:rsidP="00F119FA">
            <w:pPr>
              <w:spacing w:before="120" w:after="120" w:line="312" w:lineRule="auto"/>
              <w:ind w:firstLine="0"/>
              <w:jc w:val="both"/>
            </w:pPr>
            <w:r>
              <w:t>Cho phép lựa chọn để mở các trường cho phép nhập liệu trên màn hình</w:t>
            </w:r>
          </w:p>
        </w:tc>
        <w:tc>
          <w:tcPr>
            <w:tcW w:w="3402" w:type="dxa"/>
          </w:tcPr>
          <w:p w14:paraId="49D41E48" w14:textId="77777777" w:rsidR="00144601" w:rsidRDefault="00144601" w:rsidP="00F119FA">
            <w:pPr>
              <w:spacing w:before="120" w:after="120" w:line="312" w:lineRule="auto"/>
              <w:ind w:firstLine="0"/>
              <w:jc w:val="both"/>
            </w:pPr>
            <w:r>
              <w:t>Không cho phép lựa chọn</w:t>
            </w:r>
          </w:p>
        </w:tc>
      </w:tr>
      <w:tr w:rsidR="00144601" w14:paraId="03BDEDDE" w14:textId="77777777" w:rsidTr="00F119FA">
        <w:tc>
          <w:tcPr>
            <w:tcW w:w="2943" w:type="dxa"/>
          </w:tcPr>
          <w:p w14:paraId="674E1D16" w14:textId="77777777" w:rsidR="00144601" w:rsidRDefault="00144601" w:rsidP="00F119FA">
            <w:pPr>
              <w:spacing w:before="120" w:after="120" w:line="312" w:lineRule="auto"/>
              <w:ind w:firstLine="0"/>
              <w:jc w:val="both"/>
            </w:pPr>
            <w:r>
              <w:t>Xóa</w:t>
            </w:r>
          </w:p>
        </w:tc>
        <w:tc>
          <w:tcPr>
            <w:tcW w:w="3402" w:type="dxa"/>
          </w:tcPr>
          <w:p w14:paraId="3ABEB26E" w14:textId="77777777" w:rsidR="00144601" w:rsidRPr="000277D6" w:rsidRDefault="00144601" w:rsidP="00F119FA">
            <w:pPr>
              <w:spacing w:before="120" w:after="120" w:line="312" w:lineRule="auto"/>
              <w:ind w:firstLine="0"/>
              <w:jc w:val="both"/>
              <w:rPr>
                <w:highlight w:val="lightGray"/>
              </w:rPr>
            </w:pPr>
            <w:r>
              <w:t>Cho phép lựa chọn để xóa giao dịch dở dang</w:t>
            </w:r>
          </w:p>
        </w:tc>
        <w:tc>
          <w:tcPr>
            <w:tcW w:w="3402" w:type="dxa"/>
          </w:tcPr>
          <w:p w14:paraId="40CFECD8" w14:textId="77777777" w:rsidR="00144601" w:rsidRPr="000277D6" w:rsidRDefault="00144601" w:rsidP="00F119FA">
            <w:pPr>
              <w:spacing w:before="120" w:after="120" w:line="312" w:lineRule="auto"/>
              <w:ind w:firstLine="0"/>
              <w:jc w:val="both"/>
              <w:rPr>
                <w:highlight w:val="lightGray"/>
              </w:rPr>
            </w:pPr>
            <w:r>
              <w:t>Không cho phép lựa chọn</w:t>
            </w:r>
          </w:p>
        </w:tc>
      </w:tr>
      <w:tr w:rsidR="00144601" w14:paraId="7B0C3275" w14:textId="77777777" w:rsidTr="00F119FA">
        <w:tc>
          <w:tcPr>
            <w:tcW w:w="2943" w:type="dxa"/>
          </w:tcPr>
          <w:p w14:paraId="285B177F" w14:textId="77777777" w:rsidR="00144601" w:rsidRDefault="00144601" w:rsidP="00F119FA">
            <w:pPr>
              <w:spacing w:before="120" w:after="120" w:line="312" w:lineRule="auto"/>
              <w:ind w:firstLine="0"/>
              <w:jc w:val="both"/>
            </w:pPr>
            <w:r>
              <w:t>Hủy</w:t>
            </w:r>
          </w:p>
        </w:tc>
        <w:tc>
          <w:tcPr>
            <w:tcW w:w="3402" w:type="dxa"/>
          </w:tcPr>
          <w:p w14:paraId="49A11F4E" w14:textId="77777777" w:rsidR="00144601" w:rsidRPr="000277D6" w:rsidRDefault="00144601" w:rsidP="00F119FA">
            <w:pPr>
              <w:spacing w:before="120" w:after="120" w:line="312" w:lineRule="auto"/>
              <w:ind w:firstLine="0"/>
              <w:jc w:val="both"/>
              <w:rPr>
                <w:color w:val="808080" w:themeColor="background1" w:themeShade="80"/>
              </w:rPr>
            </w:pPr>
            <w:r>
              <w:t>Cho phép lựa chọn để thoát khỏi màn hình giao dịch</w:t>
            </w:r>
          </w:p>
        </w:tc>
        <w:tc>
          <w:tcPr>
            <w:tcW w:w="3402" w:type="dxa"/>
          </w:tcPr>
          <w:p w14:paraId="453AC7B5" w14:textId="77777777" w:rsidR="00144601" w:rsidRPr="000277D6" w:rsidRDefault="00144601" w:rsidP="00F119FA">
            <w:pPr>
              <w:spacing w:before="120" w:after="120" w:line="312" w:lineRule="auto"/>
              <w:ind w:firstLine="0"/>
              <w:jc w:val="both"/>
              <w:rPr>
                <w:color w:val="808080" w:themeColor="background1" w:themeShade="80"/>
              </w:rPr>
            </w:pPr>
            <w:r>
              <w:t>Không cho phép lựa chọn</w:t>
            </w:r>
          </w:p>
        </w:tc>
      </w:tr>
      <w:tr w:rsidR="00144601" w14:paraId="10BBD65E" w14:textId="77777777" w:rsidTr="00F119FA">
        <w:tc>
          <w:tcPr>
            <w:tcW w:w="2943" w:type="dxa"/>
          </w:tcPr>
          <w:p w14:paraId="1DF8AC31" w14:textId="77777777" w:rsidR="00144601" w:rsidRDefault="00144601" w:rsidP="00F119FA">
            <w:pPr>
              <w:spacing w:before="120" w:after="120" w:line="312" w:lineRule="auto"/>
              <w:ind w:firstLine="0"/>
              <w:jc w:val="both"/>
            </w:pPr>
            <w:r>
              <w:t>Chuyển phê duyệt</w:t>
            </w:r>
          </w:p>
          <w:p w14:paraId="67F286AD" w14:textId="77777777" w:rsidR="00144601" w:rsidRDefault="00144601" w:rsidP="00F119FA">
            <w:pPr>
              <w:spacing w:before="120" w:after="120" w:line="312" w:lineRule="auto"/>
              <w:ind w:firstLine="0"/>
            </w:pPr>
            <w:r>
              <w:t>(tên cũ Chuyển kiểm soát)</w:t>
            </w:r>
          </w:p>
        </w:tc>
        <w:tc>
          <w:tcPr>
            <w:tcW w:w="3402" w:type="dxa"/>
          </w:tcPr>
          <w:p w14:paraId="5E25817F" w14:textId="77777777" w:rsidR="00144601" w:rsidRDefault="00144601" w:rsidP="00F119FA">
            <w:pPr>
              <w:spacing w:before="120" w:after="120" w:line="312" w:lineRule="auto"/>
              <w:ind w:firstLine="0"/>
              <w:jc w:val="both"/>
            </w:pPr>
            <w:r>
              <w:t>Cho phép lựa chọn để chuyển KSV phê duyệt</w:t>
            </w:r>
          </w:p>
        </w:tc>
        <w:tc>
          <w:tcPr>
            <w:tcW w:w="3402" w:type="dxa"/>
          </w:tcPr>
          <w:p w14:paraId="5FE5DF7E" w14:textId="77777777" w:rsidR="00144601" w:rsidRDefault="00144601" w:rsidP="00F119FA">
            <w:pPr>
              <w:spacing w:before="120" w:after="120" w:line="312" w:lineRule="auto"/>
              <w:ind w:firstLine="0"/>
              <w:jc w:val="both"/>
            </w:pPr>
            <w:r>
              <w:t>Không cho phép lựa chọn</w:t>
            </w:r>
          </w:p>
        </w:tc>
      </w:tr>
      <w:tr w:rsidR="00144601" w14:paraId="4D7D91B2" w14:textId="77777777" w:rsidTr="00F119FA">
        <w:tc>
          <w:tcPr>
            <w:tcW w:w="2943" w:type="dxa"/>
          </w:tcPr>
          <w:p w14:paraId="111B95B7" w14:textId="77777777" w:rsidR="00144601" w:rsidRDefault="00144601" w:rsidP="00F119FA">
            <w:pPr>
              <w:spacing w:before="120" w:after="120" w:line="312" w:lineRule="auto"/>
              <w:ind w:firstLine="0"/>
              <w:jc w:val="both"/>
            </w:pPr>
            <w:r>
              <w:t>Phê duyệt</w:t>
            </w:r>
          </w:p>
          <w:p w14:paraId="6A4B3E7B" w14:textId="77777777" w:rsidR="00144601" w:rsidRDefault="00144601" w:rsidP="00F119FA">
            <w:pPr>
              <w:spacing w:before="120" w:after="120" w:line="312" w:lineRule="auto"/>
              <w:ind w:firstLine="0"/>
              <w:jc w:val="both"/>
            </w:pPr>
            <w:r>
              <w:t>(tên cũ Chấp nhận)</w:t>
            </w:r>
          </w:p>
        </w:tc>
        <w:tc>
          <w:tcPr>
            <w:tcW w:w="3402" w:type="dxa"/>
          </w:tcPr>
          <w:p w14:paraId="63A8ECF1" w14:textId="77777777" w:rsidR="00144601" w:rsidRDefault="00144601" w:rsidP="00F119FA">
            <w:pPr>
              <w:spacing w:before="120" w:after="120" w:line="312" w:lineRule="auto"/>
              <w:ind w:firstLine="0"/>
              <w:jc w:val="both"/>
            </w:pPr>
            <w:r>
              <w:t>Không cho phép lựa chọn</w:t>
            </w:r>
          </w:p>
        </w:tc>
        <w:tc>
          <w:tcPr>
            <w:tcW w:w="3402" w:type="dxa"/>
          </w:tcPr>
          <w:p w14:paraId="6296C7D8" w14:textId="77777777" w:rsidR="00144601" w:rsidRDefault="00144601" w:rsidP="00F119FA">
            <w:pPr>
              <w:spacing w:before="120" w:after="120" w:line="312" w:lineRule="auto"/>
              <w:ind w:firstLine="0"/>
              <w:jc w:val="both"/>
            </w:pPr>
            <w:r>
              <w:t>Cho phép lựa chọn để phê duyệt giao dịch</w:t>
            </w:r>
          </w:p>
        </w:tc>
      </w:tr>
      <w:tr w:rsidR="00144601" w14:paraId="6260B72D" w14:textId="77777777" w:rsidTr="00F119FA">
        <w:tc>
          <w:tcPr>
            <w:tcW w:w="2943" w:type="dxa"/>
          </w:tcPr>
          <w:p w14:paraId="654B268A" w14:textId="77777777" w:rsidR="00144601" w:rsidRDefault="00144601" w:rsidP="00F119FA">
            <w:pPr>
              <w:spacing w:before="120" w:after="120" w:line="312" w:lineRule="auto"/>
              <w:ind w:firstLine="0"/>
              <w:jc w:val="both"/>
            </w:pPr>
            <w:r>
              <w:t>Từ chối</w:t>
            </w:r>
          </w:p>
          <w:p w14:paraId="0F1263E9" w14:textId="77777777" w:rsidR="00144601" w:rsidRDefault="00144601" w:rsidP="00F119FA">
            <w:pPr>
              <w:spacing w:before="120" w:after="120" w:line="312" w:lineRule="auto"/>
              <w:ind w:firstLine="0"/>
              <w:jc w:val="both"/>
            </w:pPr>
            <w:r>
              <w:lastRenderedPageBreak/>
              <w:t>(tên cũ Chuyển trả)</w:t>
            </w:r>
          </w:p>
        </w:tc>
        <w:tc>
          <w:tcPr>
            <w:tcW w:w="3402" w:type="dxa"/>
          </w:tcPr>
          <w:p w14:paraId="4F8FAB13" w14:textId="77777777" w:rsidR="00144601" w:rsidRDefault="00144601" w:rsidP="00F119FA">
            <w:pPr>
              <w:spacing w:before="120" w:after="120" w:line="312" w:lineRule="auto"/>
              <w:ind w:firstLine="0"/>
              <w:jc w:val="both"/>
            </w:pPr>
            <w:r>
              <w:lastRenderedPageBreak/>
              <w:t>Không cho phép lựa chọn</w:t>
            </w:r>
          </w:p>
        </w:tc>
        <w:tc>
          <w:tcPr>
            <w:tcW w:w="3402" w:type="dxa"/>
          </w:tcPr>
          <w:p w14:paraId="55A2D20A" w14:textId="77777777" w:rsidR="00144601" w:rsidRDefault="00144601" w:rsidP="00F119FA">
            <w:pPr>
              <w:spacing w:before="120" w:after="120" w:line="312" w:lineRule="auto"/>
              <w:ind w:firstLine="0"/>
              <w:jc w:val="both"/>
            </w:pPr>
            <w:r>
              <w:t xml:space="preserve">Cho phép lựa chọn để từ chối </w:t>
            </w:r>
            <w:r>
              <w:lastRenderedPageBreak/>
              <w:t>phê duyệt giao dịch</w:t>
            </w:r>
          </w:p>
        </w:tc>
      </w:tr>
      <w:tr w:rsidR="00144601" w14:paraId="25DCB588" w14:textId="77777777" w:rsidTr="00F119FA">
        <w:tc>
          <w:tcPr>
            <w:tcW w:w="2943" w:type="dxa"/>
          </w:tcPr>
          <w:p w14:paraId="3360289E" w14:textId="77777777" w:rsidR="00144601" w:rsidRDefault="00144601" w:rsidP="00F119FA">
            <w:pPr>
              <w:spacing w:before="120" w:after="120" w:line="312" w:lineRule="auto"/>
              <w:ind w:firstLine="0"/>
              <w:jc w:val="both"/>
            </w:pPr>
            <w:r>
              <w:lastRenderedPageBreak/>
              <w:t>In GĐN hạch toán</w:t>
            </w:r>
          </w:p>
        </w:tc>
        <w:tc>
          <w:tcPr>
            <w:tcW w:w="3402" w:type="dxa"/>
          </w:tcPr>
          <w:p w14:paraId="0B030520" w14:textId="77777777" w:rsidR="00144601" w:rsidRDefault="00144601" w:rsidP="00F119FA">
            <w:pPr>
              <w:spacing w:before="120" w:after="120" w:line="312" w:lineRule="auto"/>
              <w:ind w:firstLine="0"/>
              <w:jc w:val="both"/>
            </w:pPr>
            <w:r>
              <w:t>Cho phép lựa chọn</w:t>
            </w:r>
          </w:p>
        </w:tc>
        <w:tc>
          <w:tcPr>
            <w:tcW w:w="3402" w:type="dxa"/>
          </w:tcPr>
          <w:p w14:paraId="0DE85A4B" w14:textId="77777777" w:rsidR="00144601" w:rsidRDefault="00144601" w:rsidP="00F119FA">
            <w:pPr>
              <w:spacing w:before="120" w:after="120" w:line="312" w:lineRule="auto"/>
              <w:ind w:firstLine="0"/>
              <w:jc w:val="both"/>
            </w:pPr>
            <w:r>
              <w:t>Cho phép lựa chọn</w:t>
            </w:r>
          </w:p>
        </w:tc>
      </w:tr>
    </w:tbl>
    <w:p w14:paraId="1F2CE46C" w14:textId="77777777" w:rsidR="00144601" w:rsidRDefault="00144601" w:rsidP="00144601">
      <w:pPr>
        <w:spacing w:before="120" w:after="120" w:line="312" w:lineRule="auto"/>
        <w:jc w:val="both"/>
      </w:pPr>
      <w:r>
        <w:t>Màn hình chức năng Chỉnh sửa hồ sơ tương tự như Màn hình chức năng Xử lý hồ sơ mới (bao gồm Tab Thông tin BLNH chỉ riêng phần “đối với các sự kiện nói chung” và Tab Thông tin Phí) và chỉ hiển thị thông tin cuối cùng của giao dịch (Master)</w:t>
      </w:r>
    </w:p>
    <w:p w14:paraId="1843B7B0" w14:textId="77777777" w:rsidR="00144601" w:rsidRDefault="00144601" w:rsidP="00144601">
      <w:pPr>
        <w:pStyle w:val="Heading6"/>
        <w:numPr>
          <w:ilvl w:val="0"/>
          <w:numId w:val="0"/>
        </w:numPr>
        <w:ind w:left="1701" w:hanging="1304"/>
      </w:pPr>
      <w:r>
        <w:t>Chứng từ</w:t>
      </w:r>
    </w:p>
    <w:p w14:paraId="78EA941B" w14:textId="77777777" w:rsidR="00144601" w:rsidRDefault="00144601" w:rsidP="00144601">
      <w:pPr>
        <w:ind w:left="397" w:firstLine="0"/>
        <w:jc w:val="both"/>
      </w:pPr>
      <w:r w:rsidRPr="00656D8A">
        <w:rPr>
          <w:b/>
          <w:i/>
        </w:rPr>
        <w:t>Điều kiện sinh chứng từ:</w:t>
      </w:r>
      <w:r>
        <w:t xml:space="preserve"> Nếu 1 trong 3 mục hạch toán: Thu phí (Số dòng phí &gt;=1), Kí quỹ (N/A) hoặc Thanh toán (Số tiền báo có nhận được &gt;0) thì sinh chứng từ.</w:t>
      </w:r>
    </w:p>
    <w:p w14:paraId="5A40C05A" w14:textId="77777777" w:rsidR="00144601" w:rsidRDefault="00144601" w:rsidP="00144601">
      <w:pPr>
        <w:ind w:left="397" w:firstLine="0"/>
        <w:jc w:val="both"/>
      </w:pPr>
      <w:r>
        <w:rPr>
          <w:b/>
          <w:i/>
        </w:rPr>
        <w:t>Mẫu chứng từ:</w:t>
      </w:r>
    </w:p>
    <w:p w14:paraId="01200FF2" w14:textId="77777777" w:rsidR="00144601" w:rsidRPr="009A6B12" w:rsidRDefault="00144601" w:rsidP="00144601">
      <w:r>
        <w:object w:dxaOrig="1551" w:dyaOrig="1004" w14:anchorId="66A2405C">
          <v:shape id="_x0000_i1039" type="#_x0000_t75" style="width:77.6pt;height:50.5pt" o:ole="">
            <v:imagedata r:id="rId13" o:title=""/>
          </v:shape>
          <o:OLEObject Type="Embed" ProgID="Word.Document.8" ShapeID="_x0000_i1039" DrawAspect="Icon" ObjectID="_1709132680" r:id="rId34">
            <o:FieldCodes>\s</o:FieldCodes>
          </o:OLEObject>
        </w:object>
      </w:r>
      <w:r>
        <w:t xml:space="preserve">     </w:t>
      </w:r>
    </w:p>
    <w:p w14:paraId="461062D2" w14:textId="3D37A059" w:rsidR="00144601" w:rsidRPr="00D6790A" w:rsidRDefault="00C439A9" w:rsidP="00144601">
      <w:pPr>
        <w:pStyle w:val="Heading4"/>
      </w:pPr>
      <w:r>
        <w:t xml:space="preserve">Chức năng </w:t>
      </w:r>
      <w:r w:rsidR="00144601">
        <w:t>Vấn tin hồ sơ</w:t>
      </w:r>
    </w:p>
    <w:p w14:paraId="7DABFD0F" w14:textId="77777777" w:rsidR="00144601" w:rsidRPr="00A66295" w:rsidRDefault="00144601" w:rsidP="00144601">
      <w:pPr>
        <w:spacing w:before="120" w:after="120" w:line="312" w:lineRule="auto"/>
        <w:jc w:val="both"/>
        <w:rPr>
          <w:rFonts w:cs="Times New Roman"/>
          <w:szCs w:val="26"/>
        </w:rPr>
      </w:pPr>
      <w:r w:rsidRPr="00C320C8">
        <w:rPr>
          <w:rFonts w:cs="Times New Roman"/>
          <w:szCs w:val="26"/>
        </w:rPr>
        <w:t xml:space="preserve">Cho phép </w:t>
      </w:r>
      <w:r>
        <w:rPr>
          <w:rFonts w:cs="Times New Roman"/>
          <w:szCs w:val="26"/>
        </w:rPr>
        <w:t xml:space="preserve">TTV tìm kiếm và lựa chọn </w:t>
      </w:r>
      <w:r w:rsidRPr="00C320C8">
        <w:rPr>
          <w:rFonts w:cs="Times New Roman"/>
          <w:szCs w:val="26"/>
        </w:rPr>
        <w:t>hồ</w:t>
      </w:r>
      <w:r>
        <w:rPr>
          <w:rFonts w:cs="Times New Roman"/>
          <w:szCs w:val="26"/>
        </w:rPr>
        <w:t xml:space="preserve"> sơ giao dịch BLNH, cho phép xem được thông tin cuối cùng của giao dịch và xem được lịch sử sự kiện giao dịch.</w:t>
      </w:r>
    </w:p>
    <w:p w14:paraId="4A182DE5" w14:textId="77777777" w:rsidR="00144601" w:rsidRDefault="00144601" w:rsidP="00144601">
      <w:pPr>
        <w:pStyle w:val="Heading6"/>
        <w:numPr>
          <w:ilvl w:val="0"/>
          <w:numId w:val="0"/>
        </w:numPr>
        <w:ind w:left="1701" w:hanging="1304"/>
      </w:pPr>
      <w:r w:rsidRPr="00980729">
        <w:t xml:space="preserve">Tìm kiếm </w:t>
      </w:r>
      <w:r>
        <w:t>hồ sơ</w:t>
      </w:r>
    </w:p>
    <w:p w14:paraId="1CA5975D" w14:textId="77777777" w:rsidR="00144601" w:rsidRDefault="00144601" w:rsidP="00144601">
      <w:pPr>
        <w:spacing w:before="120" w:after="120" w:line="312" w:lineRule="auto"/>
        <w:ind w:firstLine="397"/>
        <w:jc w:val="both"/>
      </w:pPr>
      <w:r>
        <w:rPr>
          <w:noProof/>
        </w:rPr>
        <w:drawing>
          <wp:inline distT="0" distB="0" distL="0" distR="0" wp14:anchorId="6AD4366C" wp14:editId="6A38C079">
            <wp:extent cx="5847907" cy="13385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47907" cy="1338580"/>
                    </a:xfrm>
                    <a:prstGeom prst="rect">
                      <a:avLst/>
                    </a:prstGeom>
                  </pic:spPr>
                </pic:pic>
              </a:graphicData>
            </a:graphic>
          </wp:inline>
        </w:drawing>
      </w:r>
    </w:p>
    <w:p w14:paraId="17AC9737" w14:textId="77777777" w:rsidR="00144601" w:rsidRDefault="00144601" w:rsidP="00144601">
      <w:pPr>
        <w:spacing w:before="120" w:after="120" w:line="312" w:lineRule="auto"/>
        <w:jc w:val="both"/>
      </w:pPr>
      <w:r>
        <w:t>Điều kiện lọc: Tất cả các giao dịch ở tất cả trạng thái</w:t>
      </w:r>
    </w:p>
    <w:p w14:paraId="5331D6F2" w14:textId="77777777" w:rsidR="00144601" w:rsidRDefault="00144601" w:rsidP="00144601">
      <w:pPr>
        <w:spacing w:before="120" w:after="120" w:line="312" w:lineRule="auto"/>
        <w:jc w:val="both"/>
      </w:pPr>
      <w:r>
        <w:t>Hệ thống cho phép người dùng tìm kiếm theo một hoặc các tiêu chí: Số BLNH, Số tham chiếu EE, CIF khách hàng, Tên khách hàng…</w:t>
      </w:r>
    </w:p>
    <w:p w14:paraId="3A0FE412" w14:textId="77777777" w:rsidR="00144601" w:rsidRDefault="00144601" w:rsidP="00144601">
      <w:pPr>
        <w:spacing w:before="120" w:after="120" w:line="312" w:lineRule="auto"/>
        <w:jc w:val="both"/>
      </w:pPr>
      <w:r>
        <w:t>Tiêu chí tìm kiếm:</w:t>
      </w:r>
    </w:p>
    <w:tbl>
      <w:tblPr>
        <w:tblStyle w:val="TableGrid"/>
        <w:tblW w:w="9747" w:type="dxa"/>
        <w:tblLook w:val="04A0" w:firstRow="1" w:lastRow="0" w:firstColumn="1" w:lastColumn="0" w:noHBand="0" w:noVBand="1"/>
      </w:tblPr>
      <w:tblGrid>
        <w:gridCol w:w="3510"/>
        <w:gridCol w:w="6237"/>
      </w:tblGrid>
      <w:tr w:rsidR="00144601" w:rsidRPr="00B23242" w14:paraId="765514E0" w14:textId="77777777" w:rsidTr="00F119FA">
        <w:tc>
          <w:tcPr>
            <w:tcW w:w="3510" w:type="dxa"/>
          </w:tcPr>
          <w:p w14:paraId="0EAD5E6F" w14:textId="77777777" w:rsidR="00144601" w:rsidRPr="00B23242" w:rsidRDefault="00144601" w:rsidP="00F119FA">
            <w:pPr>
              <w:spacing w:before="120" w:after="120" w:line="312" w:lineRule="auto"/>
              <w:ind w:firstLine="0"/>
              <w:jc w:val="both"/>
              <w:rPr>
                <w:b/>
              </w:rPr>
            </w:pPr>
            <w:r w:rsidRPr="00B23242">
              <w:rPr>
                <w:b/>
              </w:rPr>
              <w:lastRenderedPageBreak/>
              <w:t>Tiêu chí</w:t>
            </w:r>
          </w:p>
        </w:tc>
        <w:tc>
          <w:tcPr>
            <w:tcW w:w="6237" w:type="dxa"/>
          </w:tcPr>
          <w:p w14:paraId="2C0C7E46" w14:textId="77777777" w:rsidR="00144601" w:rsidRPr="00B23242" w:rsidRDefault="00144601" w:rsidP="00F119FA">
            <w:pPr>
              <w:spacing w:before="120" w:after="120" w:line="312" w:lineRule="auto"/>
              <w:ind w:firstLine="0"/>
              <w:jc w:val="both"/>
              <w:rPr>
                <w:b/>
              </w:rPr>
            </w:pPr>
            <w:r w:rsidRPr="00B23242">
              <w:rPr>
                <w:b/>
              </w:rPr>
              <w:t>Mô tả</w:t>
            </w:r>
          </w:p>
        </w:tc>
      </w:tr>
      <w:tr w:rsidR="00144601" w14:paraId="0F365EFC" w14:textId="77777777" w:rsidTr="00F119FA">
        <w:tc>
          <w:tcPr>
            <w:tcW w:w="3510" w:type="dxa"/>
          </w:tcPr>
          <w:p w14:paraId="390EC039" w14:textId="77777777" w:rsidR="00144601" w:rsidRDefault="00144601" w:rsidP="00F119FA">
            <w:pPr>
              <w:spacing w:before="120" w:after="120" w:line="312" w:lineRule="auto"/>
              <w:ind w:firstLine="0"/>
              <w:jc w:val="both"/>
            </w:pPr>
            <w:r>
              <w:t>Trạng thái</w:t>
            </w:r>
          </w:p>
        </w:tc>
        <w:tc>
          <w:tcPr>
            <w:tcW w:w="6237" w:type="dxa"/>
          </w:tcPr>
          <w:p w14:paraId="05F12573" w14:textId="77777777" w:rsidR="00144601" w:rsidRDefault="00144601" w:rsidP="00724F94">
            <w:pPr>
              <w:pStyle w:val="ListParagraph"/>
              <w:numPr>
                <w:ilvl w:val="0"/>
                <w:numId w:val="8"/>
              </w:numPr>
              <w:spacing w:before="120" w:after="120" w:line="312" w:lineRule="auto"/>
              <w:jc w:val="both"/>
            </w:pPr>
            <w:r>
              <w:t xml:space="preserve">Các lựa chọn: Chưa xử lý, Đã xử lý, Lưu, Từ chối phê duyệt, Chờ phê duyệt </w:t>
            </w:r>
          </w:p>
        </w:tc>
      </w:tr>
      <w:tr w:rsidR="00144601" w14:paraId="46F1916C" w14:textId="77777777" w:rsidTr="00F119FA">
        <w:tc>
          <w:tcPr>
            <w:tcW w:w="3510" w:type="dxa"/>
          </w:tcPr>
          <w:p w14:paraId="33E6917C" w14:textId="77777777" w:rsidR="00144601" w:rsidRDefault="00144601" w:rsidP="00F119FA">
            <w:pPr>
              <w:spacing w:before="120" w:after="120" w:line="312" w:lineRule="auto"/>
              <w:ind w:firstLine="0"/>
              <w:jc w:val="both"/>
            </w:pPr>
            <w:r>
              <w:t>Số BLNH</w:t>
            </w:r>
          </w:p>
        </w:tc>
        <w:tc>
          <w:tcPr>
            <w:tcW w:w="6237" w:type="dxa"/>
          </w:tcPr>
          <w:p w14:paraId="2F6814C5" w14:textId="77777777" w:rsidR="00144601" w:rsidRDefault="00144601" w:rsidP="00F119FA">
            <w:pPr>
              <w:spacing w:before="120" w:after="120" w:line="312" w:lineRule="auto"/>
              <w:ind w:firstLine="0"/>
              <w:jc w:val="both"/>
            </w:pPr>
          </w:p>
        </w:tc>
      </w:tr>
      <w:tr w:rsidR="00144601" w14:paraId="77BB7BF7" w14:textId="77777777" w:rsidTr="00F119FA">
        <w:tc>
          <w:tcPr>
            <w:tcW w:w="3510" w:type="dxa"/>
          </w:tcPr>
          <w:p w14:paraId="3C64BD7E" w14:textId="77777777" w:rsidR="00144601" w:rsidRDefault="00144601" w:rsidP="00F119FA">
            <w:pPr>
              <w:spacing w:before="120" w:after="120" w:line="312" w:lineRule="auto"/>
              <w:ind w:firstLine="0"/>
              <w:jc w:val="both"/>
            </w:pPr>
            <w:r>
              <w:t>Số tham chiếu EE</w:t>
            </w:r>
          </w:p>
        </w:tc>
        <w:tc>
          <w:tcPr>
            <w:tcW w:w="6237" w:type="dxa"/>
          </w:tcPr>
          <w:p w14:paraId="7FC65BC4" w14:textId="77777777" w:rsidR="00144601" w:rsidRDefault="00144601" w:rsidP="00F119FA">
            <w:pPr>
              <w:spacing w:before="120" w:after="120" w:line="312" w:lineRule="auto"/>
              <w:ind w:firstLine="0"/>
              <w:jc w:val="both"/>
            </w:pPr>
          </w:p>
        </w:tc>
      </w:tr>
      <w:tr w:rsidR="00144601" w14:paraId="4FC73847" w14:textId="77777777" w:rsidTr="00F119FA">
        <w:tc>
          <w:tcPr>
            <w:tcW w:w="3510" w:type="dxa"/>
          </w:tcPr>
          <w:p w14:paraId="6E8FA60B" w14:textId="77777777" w:rsidR="00144601" w:rsidRDefault="00144601" w:rsidP="00F119FA">
            <w:pPr>
              <w:spacing w:before="120" w:after="120" w:line="312" w:lineRule="auto"/>
              <w:ind w:firstLine="0"/>
              <w:jc w:val="both"/>
            </w:pPr>
            <w:r>
              <w:t>CIF khách hàng</w:t>
            </w:r>
          </w:p>
        </w:tc>
        <w:tc>
          <w:tcPr>
            <w:tcW w:w="6237" w:type="dxa"/>
          </w:tcPr>
          <w:p w14:paraId="17E1E2D1" w14:textId="77777777" w:rsidR="00144601" w:rsidRDefault="00144601" w:rsidP="00F119FA">
            <w:pPr>
              <w:spacing w:before="120" w:after="120" w:line="312" w:lineRule="auto"/>
              <w:ind w:firstLine="0"/>
              <w:jc w:val="both"/>
            </w:pPr>
          </w:p>
        </w:tc>
      </w:tr>
      <w:tr w:rsidR="00144601" w14:paraId="727653ED" w14:textId="77777777" w:rsidTr="00F119FA">
        <w:tc>
          <w:tcPr>
            <w:tcW w:w="3510" w:type="dxa"/>
          </w:tcPr>
          <w:p w14:paraId="28C6D928" w14:textId="77777777" w:rsidR="00144601" w:rsidRDefault="00144601" w:rsidP="00F119FA">
            <w:pPr>
              <w:spacing w:before="120" w:after="120" w:line="312" w:lineRule="auto"/>
              <w:ind w:firstLine="0"/>
              <w:jc w:val="both"/>
            </w:pPr>
            <w:r>
              <w:t>Tên khách hàng</w:t>
            </w:r>
          </w:p>
        </w:tc>
        <w:tc>
          <w:tcPr>
            <w:tcW w:w="6237" w:type="dxa"/>
          </w:tcPr>
          <w:p w14:paraId="6F859371" w14:textId="77777777" w:rsidR="00144601" w:rsidRDefault="00144601" w:rsidP="00F119FA">
            <w:pPr>
              <w:spacing w:before="120" w:after="120" w:line="312" w:lineRule="auto"/>
              <w:ind w:firstLine="0"/>
              <w:jc w:val="both"/>
            </w:pPr>
          </w:p>
        </w:tc>
      </w:tr>
      <w:tr w:rsidR="00144601" w14:paraId="4337DC74" w14:textId="77777777" w:rsidTr="00F119FA">
        <w:tc>
          <w:tcPr>
            <w:tcW w:w="3510" w:type="dxa"/>
          </w:tcPr>
          <w:p w14:paraId="407EB14B" w14:textId="77777777" w:rsidR="00144601" w:rsidRDefault="00144601" w:rsidP="00F119FA">
            <w:pPr>
              <w:spacing w:before="120" w:after="120" w:line="312" w:lineRule="auto"/>
              <w:ind w:firstLine="0"/>
              <w:jc w:val="both"/>
            </w:pPr>
            <w:r>
              <w:t>Sự kiện</w:t>
            </w:r>
          </w:p>
        </w:tc>
        <w:tc>
          <w:tcPr>
            <w:tcW w:w="6237" w:type="dxa"/>
          </w:tcPr>
          <w:p w14:paraId="5764705F" w14:textId="77777777" w:rsidR="00144601" w:rsidRDefault="00144601" w:rsidP="00724F94">
            <w:pPr>
              <w:pStyle w:val="ListParagraph"/>
              <w:numPr>
                <w:ilvl w:val="0"/>
                <w:numId w:val="8"/>
              </w:numPr>
              <w:spacing w:before="120" w:after="120" w:line="312" w:lineRule="auto"/>
              <w:jc w:val="both"/>
            </w:pPr>
            <w:r>
              <w:t>Các lựa chọn: Tham chiếu Bảng diễn giải sự kiện bên dưới</w:t>
            </w:r>
          </w:p>
        </w:tc>
      </w:tr>
    </w:tbl>
    <w:p w14:paraId="51113637" w14:textId="77777777" w:rsidR="00144601" w:rsidRDefault="00144601" w:rsidP="00144601">
      <w:pPr>
        <w:spacing w:before="120" w:after="120" w:line="312" w:lineRule="auto"/>
        <w:jc w:val="both"/>
      </w:pPr>
      <w:r>
        <w:t>Màn hình kết quả tìm kiếm: sắp xếp theo thứ tự Số BLNH</w:t>
      </w:r>
    </w:p>
    <w:tbl>
      <w:tblPr>
        <w:tblStyle w:val="TableGrid"/>
        <w:tblW w:w="12333"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tblGrid>
      <w:tr w:rsidR="00144601" w:rsidRPr="00615117" w14:paraId="0913173F" w14:textId="77777777" w:rsidTr="00F119FA">
        <w:trPr>
          <w:trHeight w:val="300"/>
        </w:trPr>
        <w:tc>
          <w:tcPr>
            <w:tcW w:w="780" w:type="dxa"/>
            <w:noWrap/>
            <w:hideMark/>
          </w:tcPr>
          <w:p w14:paraId="1C59C149"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3A58D72D" w14:textId="77777777" w:rsidR="00144601" w:rsidRPr="00615117" w:rsidRDefault="00144601" w:rsidP="00F119FA">
            <w:pPr>
              <w:spacing w:line="240" w:lineRule="auto"/>
              <w:ind w:firstLine="0"/>
              <w:jc w:val="center"/>
              <w:rPr>
                <w:rFonts w:cs="Times New Roman"/>
              </w:rPr>
            </w:pPr>
            <w:r>
              <w:rPr>
                <w:rFonts w:cs="Times New Roman"/>
              </w:rPr>
              <w:t>Số BLNH</w:t>
            </w:r>
          </w:p>
        </w:tc>
        <w:tc>
          <w:tcPr>
            <w:tcW w:w="1634" w:type="dxa"/>
          </w:tcPr>
          <w:p w14:paraId="7D43A206"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26ABC7BA"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2719F4AD"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29CC5CFA"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2017AB47"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47128F12"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2E077BEF"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702A43DB"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207A2611"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0B321BD3" w14:textId="77777777" w:rsidTr="00F119FA">
        <w:trPr>
          <w:trHeight w:val="300"/>
        </w:trPr>
        <w:tc>
          <w:tcPr>
            <w:tcW w:w="780" w:type="dxa"/>
            <w:noWrap/>
            <w:hideMark/>
          </w:tcPr>
          <w:p w14:paraId="3C6F80C9"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1CAC8201"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210411D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342C5445"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23A9B0A3"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3FEA2153"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140D4B44"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5D0D2892"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80" w:type="dxa"/>
          </w:tcPr>
          <w:p w14:paraId="5CDA6412"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413DEA1E"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7F4B6A18"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11EDF7F2" w14:textId="77777777" w:rsidTr="00F119FA">
        <w:trPr>
          <w:trHeight w:val="300"/>
        </w:trPr>
        <w:tc>
          <w:tcPr>
            <w:tcW w:w="780" w:type="dxa"/>
            <w:noWrap/>
          </w:tcPr>
          <w:p w14:paraId="1C621FE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7B6FC2BA"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098E4E89"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3367A614"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2A5B0B9C"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01D917F2"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00786234"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255C1CB7"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80" w:type="dxa"/>
          </w:tcPr>
          <w:p w14:paraId="59C66F51"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7" w:type="dxa"/>
          </w:tcPr>
          <w:p w14:paraId="2CA9512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769A20EC"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714DBC47" w14:textId="77777777" w:rsidR="00144601" w:rsidRDefault="00144601" w:rsidP="00144601">
      <w:pPr>
        <w:pStyle w:val="Heading6"/>
        <w:numPr>
          <w:ilvl w:val="0"/>
          <w:numId w:val="0"/>
        </w:numPr>
        <w:ind w:left="1701" w:hanging="1275"/>
      </w:pPr>
      <w:r>
        <w:t>Màn hình giao dịch</w:t>
      </w:r>
    </w:p>
    <w:p w14:paraId="4E3CE6EE" w14:textId="77777777" w:rsidR="00144601" w:rsidRDefault="00144601" w:rsidP="00144601">
      <w:r>
        <w:t xml:space="preserve">Tương tự như màn hình chức năng Chỉnh sửa hồ sơ, không cho phép lựa chọn Nút chức năng nào và có thêm </w:t>
      </w:r>
      <w:r>
        <w:rPr>
          <w:b/>
        </w:rPr>
        <w:t>N</w:t>
      </w:r>
      <w:r w:rsidRPr="004E13E6">
        <w:rPr>
          <w:b/>
        </w:rPr>
        <w:t>út Vấn tin lịch sử</w:t>
      </w:r>
      <w:r>
        <w:t xml:space="preserve"> để truy vấn.</w:t>
      </w:r>
    </w:p>
    <w:tbl>
      <w:tblPr>
        <w:tblStyle w:val="TableGrid"/>
        <w:tblW w:w="13220" w:type="dxa"/>
        <w:tblLook w:val="04A0" w:firstRow="1" w:lastRow="0" w:firstColumn="1" w:lastColumn="0" w:noHBand="0" w:noVBand="1"/>
      </w:tblPr>
      <w:tblGrid>
        <w:gridCol w:w="780"/>
        <w:gridCol w:w="1720"/>
        <w:gridCol w:w="1634"/>
        <w:gridCol w:w="1206"/>
        <w:gridCol w:w="1915"/>
        <w:gridCol w:w="693"/>
        <w:gridCol w:w="1206"/>
        <w:gridCol w:w="725"/>
        <w:gridCol w:w="680"/>
        <w:gridCol w:w="887"/>
        <w:gridCol w:w="887"/>
        <w:gridCol w:w="887"/>
      </w:tblGrid>
      <w:tr w:rsidR="00144601" w:rsidRPr="00615117" w14:paraId="7870BD55" w14:textId="77777777" w:rsidTr="00F119FA">
        <w:trPr>
          <w:trHeight w:val="300"/>
        </w:trPr>
        <w:tc>
          <w:tcPr>
            <w:tcW w:w="780" w:type="dxa"/>
            <w:noWrap/>
            <w:hideMark/>
          </w:tcPr>
          <w:p w14:paraId="11740B1C" w14:textId="77777777" w:rsidR="00144601" w:rsidRPr="00615117" w:rsidRDefault="00144601" w:rsidP="00F119FA">
            <w:pPr>
              <w:spacing w:line="240" w:lineRule="auto"/>
              <w:ind w:firstLine="0"/>
              <w:jc w:val="center"/>
              <w:rPr>
                <w:rFonts w:cs="Times New Roman"/>
              </w:rPr>
            </w:pPr>
            <w:r w:rsidRPr="00615117">
              <w:rPr>
                <w:rFonts w:cs="Times New Roman"/>
              </w:rPr>
              <w:t>Ngày GD</w:t>
            </w:r>
          </w:p>
        </w:tc>
        <w:tc>
          <w:tcPr>
            <w:tcW w:w="1720" w:type="dxa"/>
          </w:tcPr>
          <w:p w14:paraId="2BDAF210" w14:textId="77777777" w:rsidR="00144601" w:rsidRPr="00615117" w:rsidRDefault="00144601" w:rsidP="00F119FA">
            <w:pPr>
              <w:spacing w:line="240" w:lineRule="auto"/>
              <w:ind w:firstLine="0"/>
              <w:jc w:val="center"/>
              <w:rPr>
                <w:rFonts w:cs="Times New Roman"/>
              </w:rPr>
            </w:pPr>
            <w:r>
              <w:rPr>
                <w:rFonts w:cs="Times New Roman"/>
              </w:rPr>
              <w:t>Số BLNH</w:t>
            </w:r>
          </w:p>
        </w:tc>
        <w:tc>
          <w:tcPr>
            <w:tcW w:w="1634" w:type="dxa"/>
          </w:tcPr>
          <w:p w14:paraId="09850ED5" w14:textId="77777777" w:rsidR="00144601" w:rsidRPr="00615117" w:rsidRDefault="00144601" w:rsidP="00F119FA">
            <w:pPr>
              <w:spacing w:line="240" w:lineRule="auto"/>
              <w:ind w:firstLine="0"/>
              <w:jc w:val="center"/>
              <w:rPr>
                <w:rFonts w:cs="Times New Roman"/>
              </w:rPr>
            </w:pPr>
            <w:r>
              <w:rPr>
                <w:rFonts w:cs="Times New Roman"/>
              </w:rPr>
              <w:t>STC</w:t>
            </w:r>
            <w:r w:rsidRPr="00615117">
              <w:rPr>
                <w:rFonts w:cs="Times New Roman"/>
              </w:rPr>
              <w:t xml:space="preserve"> EE</w:t>
            </w:r>
          </w:p>
        </w:tc>
        <w:tc>
          <w:tcPr>
            <w:tcW w:w="1206" w:type="dxa"/>
            <w:noWrap/>
            <w:hideMark/>
          </w:tcPr>
          <w:p w14:paraId="5096ABA3" w14:textId="77777777" w:rsidR="00144601" w:rsidRPr="00615117" w:rsidRDefault="00144601" w:rsidP="00F119FA">
            <w:pPr>
              <w:spacing w:line="240" w:lineRule="auto"/>
              <w:ind w:firstLine="0"/>
              <w:jc w:val="center"/>
              <w:rPr>
                <w:rFonts w:cs="Times New Roman"/>
              </w:rPr>
            </w:pPr>
            <w:r w:rsidRPr="00615117">
              <w:rPr>
                <w:rFonts w:cs="Times New Roman"/>
              </w:rPr>
              <w:t>Số CIF</w:t>
            </w:r>
          </w:p>
        </w:tc>
        <w:tc>
          <w:tcPr>
            <w:tcW w:w="1915" w:type="dxa"/>
            <w:noWrap/>
            <w:hideMark/>
          </w:tcPr>
          <w:p w14:paraId="3F437723" w14:textId="77777777" w:rsidR="00144601" w:rsidRPr="00615117" w:rsidRDefault="00144601" w:rsidP="00F119FA">
            <w:pPr>
              <w:spacing w:line="240" w:lineRule="auto"/>
              <w:ind w:firstLine="0"/>
              <w:jc w:val="center"/>
              <w:rPr>
                <w:rFonts w:cs="Times New Roman"/>
              </w:rPr>
            </w:pPr>
            <w:r w:rsidRPr="00615117">
              <w:rPr>
                <w:rFonts w:cs="Times New Roman"/>
              </w:rPr>
              <w:t>Tên khách hàng</w:t>
            </w:r>
          </w:p>
        </w:tc>
        <w:tc>
          <w:tcPr>
            <w:tcW w:w="693" w:type="dxa"/>
            <w:noWrap/>
            <w:hideMark/>
          </w:tcPr>
          <w:p w14:paraId="1A3E5B46" w14:textId="77777777" w:rsidR="00144601" w:rsidRPr="00615117" w:rsidRDefault="00144601" w:rsidP="00F119FA">
            <w:pPr>
              <w:spacing w:line="240" w:lineRule="auto"/>
              <w:ind w:firstLine="0"/>
              <w:jc w:val="center"/>
              <w:rPr>
                <w:rFonts w:cs="Times New Roman"/>
              </w:rPr>
            </w:pPr>
            <w:r w:rsidRPr="00615117">
              <w:rPr>
                <w:rFonts w:cs="Times New Roman"/>
              </w:rPr>
              <w:t>Loại tiề</w:t>
            </w:r>
            <w:r>
              <w:rPr>
                <w:rFonts w:cs="Times New Roman"/>
              </w:rPr>
              <w:t>n</w:t>
            </w:r>
          </w:p>
        </w:tc>
        <w:tc>
          <w:tcPr>
            <w:tcW w:w="1206" w:type="dxa"/>
            <w:noWrap/>
            <w:hideMark/>
          </w:tcPr>
          <w:p w14:paraId="654052EF" w14:textId="77777777" w:rsidR="00144601" w:rsidRPr="00615117" w:rsidRDefault="00144601" w:rsidP="00F119FA">
            <w:pPr>
              <w:spacing w:line="240" w:lineRule="auto"/>
              <w:ind w:firstLine="0"/>
              <w:jc w:val="center"/>
              <w:rPr>
                <w:rFonts w:cs="Times New Roman"/>
              </w:rPr>
            </w:pPr>
            <w:r w:rsidRPr="00615117">
              <w:rPr>
                <w:rFonts w:cs="Times New Roman"/>
              </w:rPr>
              <w:t>Số tiề</w:t>
            </w:r>
            <w:r>
              <w:rPr>
                <w:rFonts w:cs="Times New Roman"/>
              </w:rPr>
              <w:t>n</w:t>
            </w:r>
          </w:p>
        </w:tc>
        <w:tc>
          <w:tcPr>
            <w:tcW w:w="725" w:type="dxa"/>
            <w:noWrap/>
            <w:hideMark/>
          </w:tcPr>
          <w:p w14:paraId="6FBA981A" w14:textId="77777777" w:rsidR="00144601" w:rsidRPr="00615117" w:rsidRDefault="00144601" w:rsidP="00F119FA">
            <w:pPr>
              <w:spacing w:line="240" w:lineRule="auto"/>
              <w:ind w:firstLine="0"/>
              <w:jc w:val="center"/>
              <w:rPr>
                <w:rFonts w:cs="Times New Roman"/>
              </w:rPr>
            </w:pPr>
            <w:r>
              <w:rPr>
                <w:rFonts w:cs="Times New Roman"/>
              </w:rPr>
              <w:t>Sự kiện</w:t>
            </w:r>
          </w:p>
        </w:tc>
        <w:tc>
          <w:tcPr>
            <w:tcW w:w="680" w:type="dxa"/>
          </w:tcPr>
          <w:p w14:paraId="646A1242" w14:textId="77777777" w:rsidR="00144601" w:rsidRDefault="00144601" w:rsidP="00F119FA">
            <w:pPr>
              <w:spacing w:line="240" w:lineRule="auto"/>
              <w:ind w:firstLine="0"/>
              <w:jc w:val="center"/>
              <w:rPr>
                <w:rFonts w:cs="Times New Roman"/>
              </w:rPr>
            </w:pPr>
            <w:r>
              <w:rPr>
                <w:rFonts w:cs="Times New Roman"/>
              </w:rPr>
              <w:t>STT sự kiện</w:t>
            </w:r>
          </w:p>
        </w:tc>
        <w:tc>
          <w:tcPr>
            <w:tcW w:w="887" w:type="dxa"/>
          </w:tcPr>
          <w:p w14:paraId="544B4EB5" w14:textId="77777777" w:rsidR="00144601" w:rsidRDefault="00144601" w:rsidP="00F119FA">
            <w:pPr>
              <w:spacing w:line="240" w:lineRule="auto"/>
              <w:ind w:firstLine="0"/>
              <w:jc w:val="center"/>
              <w:rPr>
                <w:rFonts w:cs="Times New Roman"/>
              </w:rPr>
            </w:pPr>
            <w:r>
              <w:rPr>
                <w:rFonts w:cs="Times New Roman"/>
              </w:rPr>
              <w:t>STC BCT</w:t>
            </w:r>
          </w:p>
        </w:tc>
        <w:tc>
          <w:tcPr>
            <w:tcW w:w="887" w:type="dxa"/>
          </w:tcPr>
          <w:p w14:paraId="681762B3" w14:textId="77777777" w:rsidR="00144601" w:rsidRDefault="00144601" w:rsidP="00F119FA">
            <w:pPr>
              <w:spacing w:line="240" w:lineRule="auto"/>
              <w:ind w:firstLine="0"/>
              <w:jc w:val="center"/>
              <w:rPr>
                <w:rFonts w:cs="Times New Roman"/>
              </w:rPr>
            </w:pPr>
            <w:r>
              <w:rPr>
                <w:rFonts w:cs="Times New Roman"/>
              </w:rPr>
              <w:t>Người tạo</w:t>
            </w:r>
          </w:p>
        </w:tc>
        <w:tc>
          <w:tcPr>
            <w:tcW w:w="887" w:type="dxa"/>
          </w:tcPr>
          <w:p w14:paraId="64324AE9" w14:textId="77777777" w:rsidR="00144601" w:rsidRDefault="00144601" w:rsidP="00F119FA">
            <w:pPr>
              <w:spacing w:line="240" w:lineRule="auto"/>
              <w:ind w:firstLine="0"/>
              <w:jc w:val="center"/>
              <w:rPr>
                <w:rFonts w:cs="Times New Roman"/>
              </w:rPr>
            </w:pPr>
            <w:r>
              <w:rPr>
                <w:rFonts w:cs="Times New Roman"/>
              </w:rPr>
              <w:t>Người phê duyệt</w:t>
            </w:r>
          </w:p>
        </w:tc>
      </w:tr>
      <w:tr w:rsidR="00144601" w:rsidRPr="00615117" w14:paraId="194A74B9" w14:textId="77777777" w:rsidTr="00F119FA">
        <w:trPr>
          <w:trHeight w:val="300"/>
        </w:trPr>
        <w:tc>
          <w:tcPr>
            <w:tcW w:w="780" w:type="dxa"/>
            <w:noWrap/>
            <w:hideMark/>
          </w:tcPr>
          <w:p w14:paraId="181C6D47"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16-12-2021</w:t>
            </w:r>
          </w:p>
        </w:tc>
        <w:tc>
          <w:tcPr>
            <w:tcW w:w="1720" w:type="dxa"/>
          </w:tcPr>
          <w:p w14:paraId="1598F8F7"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2893C9BD"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0108IL2100002</w:t>
            </w:r>
          </w:p>
        </w:tc>
        <w:tc>
          <w:tcPr>
            <w:tcW w:w="1206" w:type="dxa"/>
            <w:noWrap/>
            <w:hideMark/>
          </w:tcPr>
          <w:p w14:paraId="48AF1F5E" w14:textId="77777777" w:rsidR="00144601" w:rsidRPr="006B5910" w:rsidRDefault="00144601" w:rsidP="00F119FA">
            <w:pPr>
              <w:spacing w:line="240" w:lineRule="auto"/>
              <w:ind w:firstLine="0"/>
              <w:jc w:val="center"/>
              <w:rPr>
                <w:rFonts w:eastAsia="Times New Roman" w:cs="Times New Roman"/>
                <w:i/>
                <w:color w:val="000000"/>
                <w:sz w:val="22"/>
              </w:rPr>
            </w:pPr>
            <w:r w:rsidRPr="00D91507">
              <w:rPr>
                <w:rFonts w:eastAsia="Times New Roman" w:cs="Times New Roman"/>
                <w:sz w:val="22"/>
              </w:rPr>
              <w:t>145</w:t>
            </w:r>
          </w:p>
        </w:tc>
        <w:tc>
          <w:tcPr>
            <w:tcW w:w="1915" w:type="dxa"/>
            <w:noWrap/>
            <w:hideMark/>
          </w:tcPr>
          <w:p w14:paraId="01532C79" w14:textId="77777777" w:rsidR="00144601" w:rsidRPr="00615117"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hideMark/>
          </w:tcPr>
          <w:p w14:paraId="6EDDD0D5"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USD</w:t>
            </w:r>
          </w:p>
        </w:tc>
        <w:tc>
          <w:tcPr>
            <w:tcW w:w="1206" w:type="dxa"/>
            <w:noWrap/>
            <w:hideMark/>
          </w:tcPr>
          <w:p w14:paraId="4EA16208"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w:t>
            </w:r>
          </w:p>
        </w:tc>
        <w:tc>
          <w:tcPr>
            <w:tcW w:w="725" w:type="dxa"/>
            <w:noWrap/>
            <w:hideMark/>
          </w:tcPr>
          <w:p w14:paraId="203AAC71"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Phát hành LC</w:t>
            </w:r>
          </w:p>
        </w:tc>
        <w:tc>
          <w:tcPr>
            <w:tcW w:w="680" w:type="dxa"/>
          </w:tcPr>
          <w:p w14:paraId="05F6353C"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1</w:t>
            </w:r>
          </w:p>
        </w:tc>
        <w:tc>
          <w:tcPr>
            <w:tcW w:w="887" w:type="dxa"/>
          </w:tcPr>
          <w:p w14:paraId="5164EB87" w14:textId="77777777" w:rsidR="00144601" w:rsidRDefault="00144601" w:rsidP="00F119FA">
            <w:pPr>
              <w:spacing w:line="240" w:lineRule="auto"/>
              <w:ind w:firstLine="0"/>
              <w:jc w:val="center"/>
              <w:rPr>
                <w:rFonts w:eastAsia="Times New Roman" w:cs="Times New Roman"/>
                <w:i/>
                <w:color w:val="0070C0"/>
                <w:sz w:val="22"/>
              </w:rPr>
            </w:pPr>
          </w:p>
        </w:tc>
        <w:tc>
          <w:tcPr>
            <w:tcW w:w="887" w:type="dxa"/>
          </w:tcPr>
          <w:p w14:paraId="27AC84BE"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User1</w:t>
            </w:r>
          </w:p>
        </w:tc>
        <w:tc>
          <w:tcPr>
            <w:tcW w:w="887" w:type="dxa"/>
          </w:tcPr>
          <w:p w14:paraId="206D39AD"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r w:rsidR="00144601" w:rsidRPr="00615117" w14:paraId="61187CAE" w14:textId="77777777" w:rsidTr="00F119FA">
        <w:trPr>
          <w:trHeight w:val="300"/>
        </w:trPr>
        <w:tc>
          <w:tcPr>
            <w:tcW w:w="780" w:type="dxa"/>
            <w:noWrap/>
          </w:tcPr>
          <w:p w14:paraId="586C8CA3"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15-12-2021</w:t>
            </w:r>
          </w:p>
        </w:tc>
        <w:tc>
          <w:tcPr>
            <w:tcW w:w="1720" w:type="dxa"/>
          </w:tcPr>
          <w:p w14:paraId="575C223B"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0992EA2200001</w:t>
            </w:r>
          </w:p>
        </w:tc>
        <w:tc>
          <w:tcPr>
            <w:tcW w:w="1634" w:type="dxa"/>
          </w:tcPr>
          <w:p w14:paraId="049A032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0108IL2100001</w:t>
            </w:r>
          </w:p>
        </w:tc>
        <w:tc>
          <w:tcPr>
            <w:tcW w:w="1206" w:type="dxa"/>
            <w:noWrap/>
          </w:tcPr>
          <w:p w14:paraId="2378DC12" w14:textId="77777777" w:rsidR="00144601" w:rsidRPr="006B5910" w:rsidRDefault="00144601" w:rsidP="00F119FA">
            <w:pPr>
              <w:spacing w:line="240" w:lineRule="auto"/>
              <w:ind w:firstLine="0"/>
              <w:jc w:val="center"/>
              <w:rPr>
                <w:rFonts w:eastAsia="Times New Roman" w:cs="Times New Roman"/>
                <w:color w:val="0070C0"/>
                <w:sz w:val="22"/>
              </w:rPr>
            </w:pPr>
            <w:r>
              <w:rPr>
                <w:rFonts w:eastAsia="Times New Roman" w:cs="Times New Roman"/>
                <w:sz w:val="22"/>
              </w:rPr>
              <w:t>159</w:t>
            </w:r>
          </w:p>
        </w:tc>
        <w:tc>
          <w:tcPr>
            <w:tcW w:w="1915" w:type="dxa"/>
            <w:noWrap/>
          </w:tcPr>
          <w:p w14:paraId="6E9F68A4" w14:textId="77777777" w:rsidR="00144601" w:rsidRPr="006B5910" w:rsidRDefault="00144601" w:rsidP="00F119FA">
            <w:pPr>
              <w:spacing w:line="240" w:lineRule="auto"/>
              <w:ind w:firstLine="0"/>
              <w:jc w:val="center"/>
              <w:rPr>
                <w:rFonts w:eastAsia="Times New Roman" w:cs="Times New Roman"/>
                <w:color w:val="000000"/>
                <w:sz w:val="22"/>
              </w:rPr>
            </w:pPr>
            <w:r w:rsidRPr="006B5910">
              <w:rPr>
                <w:rFonts w:eastAsia="Times New Roman" w:cs="Times New Roman"/>
                <w:color w:val="000000"/>
                <w:sz w:val="22"/>
              </w:rPr>
              <w:t>VONGPHET BRIDGE - ROAD CONSTRUCTION</w:t>
            </w:r>
          </w:p>
        </w:tc>
        <w:tc>
          <w:tcPr>
            <w:tcW w:w="693" w:type="dxa"/>
            <w:noWrap/>
          </w:tcPr>
          <w:p w14:paraId="747E4E11"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VND</w:t>
            </w:r>
          </w:p>
        </w:tc>
        <w:tc>
          <w:tcPr>
            <w:tcW w:w="1206" w:type="dxa"/>
            <w:noWrap/>
          </w:tcPr>
          <w:p w14:paraId="2C85D0FF"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10,000,000</w:t>
            </w:r>
          </w:p>
        </w:tc>
        <w:tc>
          <w:tcPr>
            <w:tcW w:w="725" w:type="dxa"/>
            <w:noWrap/>
          </w:tcPr>
          <w:p w14:paraId="24AF92FE" w14:textId="77777777" w:rsidR="00144601" w:rsidRDefault="00144601" w:rsidP="00F119FA">
            <w:pPr>
              <w:spacing w:line="240" w:lineRule="auto"/>
              <w:ind w:firstLine="0"/>
              <w:jc w:val="center"/>
              <w:rPr>
                <w:rFonts w:eastAsia="Times New Roman" w:cs="Times New Roman"/>
                <w:color w:val="000000"/>
                <w:sz w:val="22"/>
              </w:rPr>
            </w:pPr>
            <w:r>
              <w:rPr>
                <w:rFonts w:eastAsia="Times New Roman" w:cs="Times New Roman"/>
                <w:color w:val="000000"/>
                <w:sz w:val="22"/>
              </w:rPr>
              <w:t>Sửa đổi LC</w:t>
            </w:r>
          </w:p>
        </w:tc>
        <w:tc>
          <w:tcPr>
            <w:tcW w:w="680" w:type="dxa"/>
          </w:tcPr>
          <w:p w14:paraId="7EA6D144"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3</w:t>
            </w:r>
          </w:p>
        </w:tc>
        <w:tc>
          <w:tcPr>
            <w:tcW w:w="887" w:type="dxa"/>
          </w:tcPr>
          <w:p w14:paraId="60B72A58" w14:textId="77777777" w:rsidR="00144601" w:rsidRDefault="00144601" w:rsidP="00F119FA">
            <w:pPr>
              <w:spacing w:line="240" w:lineRule="auto"/>
              <w:ind w:firstLine="0"/>
              <w:jc w:val="center"/>
              <w:rPr>
                <w:rFonts w:eastAsia="Times New Roman" w:cs="Times New Roman"/>
                <w:i/>
                <w:color w:val="0070C0"/>
                <w:sz w:val="22"/>
              </w:rPr>
            </w:pPr>
          </w:p>
        </w:tc>
        <w:tc>
          <w:tcPr>
            <w:tcW w:w="887" w:type="dxa"/>
          </w:tcPr>
          <w:p w14:paraId="6DE0498F" w14:textId="77777777" w:rsidR="00144601" w:rsidRPr="00615117" w:rsidRDefault="00144601" w:rsidP="00F119FA">
            <w:pPr>
              <w:spacing w:line="240" w:lineRule="auto"/>
              <w:ind w:firstLine="0"/>
              <w:jc w:val="center"/>
              <w:rPr>
                <w:rFonts w:eastAsia="Times New Roman" w:cs="Times New Roman"/>
                <w:color w:val="000000"/>
                <w:sz w:val="22"/>
              </w:rPr>
            </w:pPr>
            <w:r>
              <w:rPr>
                <w:rFonts w:eastAsia="Times New Roman" w:cs="Times New Roman"/>
                <w:i/>
                <w:color w:val="0070C0"/>
                <w:sz w:val="22"/>
              </w:rPr>
              <w:t>User2</w:t>
            </w:r>
          </w:p>
        </w:tc>
        <w:tc>
          <w:tcPr>
            <w:tcW w:w="887" w:type="dxa"/>
          </w:tcPr>
          <w:p w14:paraId="5072D9C0" w14:textId="77777777" w:rsidR="00144601" w:rsidRPr="006B5910" w:rsidRDefault="00144601" w:rsidP="00F119FA">
            <w:pPr>
              <w:spacing w:line="240" w:lineRule="auto"/>
              <w:ind w:firstLine="0"/>
              <w:jc w:val="center"/>
              <w:rPr>
                <w:rFonts w:eastAsia="Times New Roman" w:cs="Times New Roman"/>
                <w:i/>
                <w:color w:val="0070C0"/>
                <w:sz w:val="22"/>
              </w:rPr>
            </w:pPr>
            <w:r>
              <w:rPr>
                <w:rFonts w:eastAsia="Times New Roman" w:cs="Times New Roman"/>
                <w:i/>
                <w:color w:val="0070C0"/>
                <w:sz w:val="22"/>
              </w:rPr>
              <w:t>User 3</w:t>
            </w:r>
          </w:p>
        </w:tc>
      </w:tr>
    </w:tbl>
    <w:p w14:paraId="03740890" w14:textId="77777777" w:rsidR="00144601" w:rsidRDefault="00144601" w:rsidP="00144601"/>
    <w:p w14:paraId="4C21FF1A" w14:textId="77777777" w:rsidR="00B12155" w:rsidRDefault="00B12155" w:rsidP="00996E83"/>
    <w:p w14:paraId="5C2F5B2A" w14:textId="0C6B577D" w:rsidR="00C902F5" w:rsidRDefault="00C902F5" w:rsidP="00C439A9">
      <w:pPr>
        <w:pStyle w:val="Heading2"/>
      </w:pPr>
      <w:r>
        <w:t>Sản phẩm Bảo lãnh</w:t>
      </w:r>
    </w:p>
    <w:p w14:paraId="7606469E" w14:textId="77777777" w:rsidR="00824CAE" w:rsidRPr="00571988" w:rsidRDefault="00824CAE" w:rsidP="00824CAE">
      <w:pPr>
        <w:spacing w:before="120" w:after="120" w:line="312" w:lineRule="auto"/>
        <w:ind w:firstLine="426"/>
        <w:rPr>
          <w:rFonts w:cs="Times New Roman"/>
          <w:szCs w:val="26"/>
        </w:rPr>
      </w:pPr>
      <w:r w:rsidRPr="00571988">
        <w:rPr>
          <w:rFonts w:cs="Times New Roman"/>
          <w:szCs w:val="26"/>
        </w:rPr>
        <w:t xml:space="preserve">Menu </w:t>
      </w:r>
      <w:r w:rsidRPr="00571988">
        <w:rPr>
          <w:rFonts w:cs="Times New Roman"/>
          <w:b/>
          <w:szCs w:val="26"/>
        </w:rPr>
        <w:t>Bảo lãnh</w:t>
      </w:r>
      <w:r w:rsidRPr="00571988">
        <w:rPr>
          <w:rFonts w:cs="Times New Roman"/>
          <w:szCs w:val="26"/>
        </w:rPr>
        <w:t xml:space="preserve"> gồm các sản phẩm sau:</w:t>
      </w:r>
    </w:p>
    <w:tbl>
      <w:tblPr>
        <w:tblStyle w:val="TableGrid"/>
        <w:tblW w:w="9598" w:type="dxa"/>
        <w:tblLook w:val="04A0" w:firstRow="1" w:lastRow="0" w:firstColumn="1" w:lastColumn="0" w:noHBand="0" w:noVBand="1"/>
      </w:tblPr>
      <w:tblGrid>
        <w:gridCol w:w="1271"/>
        <w:gridCol w:w="3369"/>
        <w:gridCol w:w="4958"/>
      </w:tblGrid>
      <w:tr w:rsidR="00824CAE" w:rsidRPr="00470FB8" w14:paraId="4DE823CC" w14:textId="77777777" w:rsidTr="00626CED">
        <w:trPr>
          <w:trHeight w:val="1471"/>
        </w:trPr>
        <w:tc>
          <w:tcPr>
            <w:tcW w:w="1271" w:type="dxa"/>
            <w:vMerge w:val="restart"/>
          </w:tcPr>
          <w:p w14:paraId="69D01F92" w14:textId="77777777" w:rsidR="00824CAE" w:rsidRPr="00470FB8" w:rsidRDefault="00824CAE" w:rsidP="00C902F5">
            <w:pPr>
              <w:spacing w:line="312" w:lineRule="auto"/>
              <w:ind w:firstLine="0"/>
              <w:rPr>
                <w:rFonts w:cs="Times New Roman"/>
                <w:szCs w:val="26"/>
              </w:rPr>
            </w:pPr>
            <w:r w:rsidRPr="00470FB8">
              <w:rPr>
                <w:rFonts w:cs="Times New Roman"/>
                <w:szCs w:val="26"/>
              </w:rPr>
              <w:t>Bảo lãnh</w:t>
            </w:r>
          </w:p>
        </w:tc>
        <w:tc>
          <w:tcPr>
            <w:tcW w:w="3369" w:type="dxa"/>
          </w:tcPr>
          <w:p w14:paraId="70580DC3" w14:textId="77777777" w:rsidR="00824CAE" w:rsidRDefault="00824CAE" w:rsidP="00C902F5">
            <w:pPr>
              <w:spacing w:line="312" w:lineRule="auto"/>
              <w:ind w:firstLine="0"/>
              <w:rPr>
                <w:rFonts w:cs="Times New Roman"/>
                <w:szCs w:val="26"/>
              </w:rPr>
            </w:pPr>
            <w:r w:rsidRPr="00470FB8">
              <w:rPr>
                <w:rFonts w:cs="Times New Roman"/>
                <w:szCs w:val="26"/>
              </w:rPr>
              <w:t>B</w:t>
            </w:r>
            <w:r>
              <w:rPr>
                <w:rFonts w:cs="Times New Roman"/>
                <w:szCs w:val="26"/>
              </w:rPr>
              <w:t>L</w:t>
            </w:r>
            <w:r w:rsidRPr="00470FB8">
              <w:rPr>
                <w:rFonts w:cs="Times New Roman"/>
                <w:szCs w:val="26"/>
              </w:rPr>
              <w:t xml:space="preserve"> đi – B</w:t>
            </w:r>
            <w:r>
              <w:rPr>
                <w:rFonts w:cs="Times New Roman"/>
                <w:szCs w:val="26"/>
              </w:rPr>
              <w:t>ảo lãnh</w:t>
            </w:r>
            <w:r w:rsidRPr="00470FB8">
              <w:rPr>
                <w:rFonts w:cs="Times New Roman"/>
                <w:szCs w:val="26"/>
              </w:rPr>
              <w:t xml:space="preserve"> trong nước</w:t>
            </w:r>
          </w:p>
          <w:p w14:paraId="7D14D6FD" w14:textId="77777777" w:rsidR="00824CAE" w:rsidRPr="00470FB8" w:rsidRDefault="00824CAE" w:rsidP="00C902F5">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 Bảo lãnh trong nước (BG- Local</w:t>
            </w:r>
            <w:r w:rsidRPr="00550A24">
              <w:rPr>
                <w:rFonts w:cs="Times New Roman"/>
                <w:i/>
                <w:color w:val="FF0000"/>
                <w:szCs w:val="26"/>
              </w:rPr>
              <w:t>)</w:t>
            </w:r>
            <w:r>
              <w:rPr>
                <w:rFonts w:cs="Times New Roman"/>
                <w:i/>
                <w:color w:val="FF0000"/>
                <w:szCs w:val="26"/>
              </w:rPr>
              <w:t>)</w:t>
            </w:r>
          </w:p>
        </w:tc>
        <w:tc>
          <w:tcPr>
            <w:tcW w:w="4958" w:type="dxa"/>
          </w:tcPr>
          <w:p w14:paraId="2388B082" w14:textId="77777777" w:rsidR="00824CAE" w:rsidRPr="00470FB8" w:rsidRDefault="00824CAE" w:rsidP="00C902F5">
            <w:pPr>
              <w:spacing w:line="312" w:lineRule="auto"/>
              <w:ind w:firstLine="0"/>
              <w:rPr>
                <w:rFonts w:cs="Times New Roman"/>
                <w:szCs w:val="26"/>
              </w:rPr>
            </w:pPr>
            <w:r w:rsidRPr="00470FB8">
              <w:rPr>
                <w:rFonts w:cs="Times New Roman"/>
                <w:szCs w:val="26"/>
              </w:rPr>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sidRPr="00470FB8">
              <w:rPr>
                <w:rFonts w:cs="Times New Roman"/>
                <w:b/>
                <w:i/>
                <w:szCs w:val="26"/>
              </w:rPr>
              <w:t xml:space="preserve">vấn tin </w:t>
            </w:r>
            <w:r>
              <w:rPr>
                <w:rFonts w:cs="Times New Roman"/>
                <w:szCs w:val="26"/>
              </w:rPr>
              <w:t xml:space="preserve">các </w:t>
            </w:r>
            <w:r w:rsidRPr="008A1BD1">
              <w:rPr>
                <w:rFonts w:cs="Times New Roman"/>
                <w:szCs w:val="26"/>
              </w:rPr>
              <w:t>giao dịch</w:t>
            </w:r>
            <w:r>
              <w:rPr>
                <w:rFonts w:cs="Times New Roman"/>
                <w:szCs w:val="26"/>
              </w:rPr>
              <w:t xml:space="preserve"> Bảo lãnh trong nước và các bộ chứng từ đòi tiền theo Bảo lãnh trong nước do </w:t>
            </w:r>
            <w:r w:rsidRPr="008A1BD1">
              <w:rPr>
                <w:rFonts w:cs="Times New Roman"/>
                <w:szCs w:val="26"/>
                <w:u w:val="single"/>
              </w:rPr>
              <w:t>NHCT Lào trực tiếp xử lý</w:t>
            </w:r>
          </w:p>
        </w:tc>
      </w:tr>
      <w:tr w:rsidR="00824CAE" w:rsidRPr="00470FB8" w14:paraId="414E5749" w14:textId="77777777" w:rsidTr="00626CED">
        <w:tc>
          <w:tcPr>
            <w:tcW w:w="1271" w:type="dxa"/>
            <w:vMerge/>
          </w:tcPr>
          <w:p w14:paraId="5DB22844" w14:textId="77777777" w:rsidR="00824CAE" w:rsidRPr="00470FB8" w:rsidRDefault="00824CAE" w:rsidP="00626CED">
            <w:pPr>
              <w:spacing w:line="312" w:lineRule="auto"/>
              <w:rPr>
                <w:rFonts w:cs="Times New Roman"/>
                <w:szCs w:val="26"/>
                <w:u w:val="single"/>
              </w:rPr>
            </w:pPr>
          </w:p>
        </w:tc>
        <w:tc>
          <w:tcPr>
            <w:tcW w:w="3369" w:type="dxa"/>
          </w:tcPr>
          <w:p w14:paraId="16BFACC5" w14:textId="77777777" w:rsidR="00824CAE" w:rsidRDefault="00824CAE" w:rsidP="00C902F5">
            <w:pPr>
              <w:spacing w:line="312" w:lineRule="auto"/>
              <w:ind w:firstLine="0"/>
              <w:rPr>
                <w:rFonts w:cs="Times New Roman"/>
                <w:szCs w:val="26"/>
              </w:rPr>
            </w:pPr>
            <w:r w:rsidRPr="00470FB8">
              <w:rPr>
                <w:rFonts w:cs="Times New Roman"/>
                <w:szCs w:val="26"/>
              </w:rPr>
              <w:t>B</w:t>
            </w:r>
            <w:r>
              <w:rPr>
                <w:rFonts w:cs="Times New Roman"/>
                <w:szCs w:val="26"/>
              </w:rPr>
              <w:t>L</w:t>
            </w:r>
            <w:r w:rsidRPr="00470FB8">
              <w:rPr>
                <w:rFonts w:cs="Times New Roman"/>
                <w:szCs w:val="26"/>
              </w:rPr>
              <w:t xml:space="preserve"> đi – B</w:t>
            </w:r>
            <w:r>
              <w:rPr>
                <w:rFonts w:cs="Times New Roman"/>
                <w:szCs w:val="26"/>
              </w:rPr>
              <w:t xml:space="preserve">ảo lãnh </w:t>
            </w:r>
            <w:r w:rsidRPr="00470FB8">
              <w:rPr>
                <w:rFonts w:cs="Times New Roman"/>
                <w:szCs w:val="26"/>
              </w:rPr>
              <w:t>nước ngoài</w:t>
            </w:r>
          </w:p>
          <w:p w14:paraId="5253C2E7" w14:textId="77777777" w:rsidR="00824CAE" w:rsidRPr="00470FB8" w:rsidRDefault="00824CAE" w:rsidP="00C902F5">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 Bảo lãnh nước ngoài (BG- Foreign</w:t>
            </w:r>
            <w:r w:rsidRPr="00550A24">
              <w:rPr>
                <w:rFonts w:cs="Times New Roman"/>
                <w:i/>
                <w:color w:val="FF0000"/>
                <w:szCs w:val="26"/>
              </w:rPr>
              <w:t>)</w:t>
            </w:r>
            <w:r>
              <w:rPr>
                <w:rFonts w:cs="Times New Roman"/>
                <w:i/>
                <w:color w:val="FF0000"/>
                <w:szCs w:val="26"/>
              </w:rPr>
              <w:t>)</w:t>
            </w:r>
          </w:p>
        </w:tc>
        <w:tc>
          <w:tcPr>
            <w:tcW w:w="4958" w:type="dxa"/>
          </w:tcPr>
          <w:p w14:paraId="726900BD" w14:textId="77777777" w:rsidR="00824CAE" w:rsidRPr="00470FB8" w:rsidRDefault="00824CAE" w:rsidP="00C902F5">
            <w:pPr>
              <w:spacing w:line="312" w:lineRule="auto"/>
              <w:ind w:firstLine="0"/>
              <w:rPr>
                <w:rFonts w:cs="Times New Roman"/>
                <w:szCs w:val="26"/>
              </w:rPr>
            </w:pPr>
            <w:r w:rsidRPr="00F77A86">
              <w:rPr>
                <w:rFonts w:cs="Times New Roman"/>
                <w:szCs w:val="26"/>
              </w:rPr>
              <w:t xml:space="preserve">Cho phép người dùng </w:t>
            </w:r>
            <w:r w:rsidRPr="00F77A86">
              <w:rPr>
                <w:rFonts w:cs="Times New Roman"/>
                <w:b/>
                <w:i/>
                <w:szCs w:val="26"/>
              </w:rPr>
              <w:t>xử lý</w:t>
            </w:r>
            <w:r>
              <w:rPr>
                <w:rFonts w:cs="Times New Roman"/>
                <w:b/>
                <w:i/>
                <w:szCs w:val="26"/>
              </w:rPr>
              <w:t xml:space="preserve">, </w:t>
            </w:r>
            <w:r w:rsidRPr="00F77A86">
              <w:rPr>
                <w:rFonts w:cs="Times New Roman"/>
                <w:b/>
                <w:i/>
                <w:szCs w:val="26"/>
              </w:rPr>
              <w:t>phê duyệt</w:t>
            </w:r>
            <w:r>
              <w:rPr>
                <w:rFonts w:cs="Times New Roman"/>
                <w:b/>
                <w:i/>
                <w:szCs w:val="26"/>
              </w:rPr>
              <w:t xml:space="preserve">, </w:t>
            </w:r>
            <w:r w:rsidRPr="00470FB8">
              <w:rPr>
                <w:rFonts w:cs="Times New Roman"/>
                <w:b/>
                <w:i/>
                <w:szCs w:val="26"/>
              </w:rPr>
              <w:t>vấn tin</w:t>
            </w:r>
            <w:r w:rsidRPr="00F77A86">
              <w:rPr>
                <w:rFonts w:cs="Times New Roman"/>
                <w:b/>
                <w:i/>
                <w:szCs w:val="26"/>
              </w:rPr>
              <w:t xml:space="preserve"> </w:t>
            </w:r>
            <w:r>
              <w:rPr>
                <w:rFonts w:cs="Times New Roman"/>
                <w:szCs w:val="26"/>
              </w:rPr>
              <w:t xml:space="preserve">các hồ sơ </w:t>
            </w:r>
            <w:r w:rsidRPr="00F77A86">
              <w:rPr>
                <w:rFonts w:cs="Times New Roman"/>
                <w:szCs w:val="26"/>
              </w:rPr>
              <w:t xml:space="preserve">giao dịch </w:t>
            </w:r>
            <w:r>
              <w:rPr>
                <w:rFonts w:cs="Times New Roman"/>
                <w:szCs w:val="26"/>
              </w:rPr>
              <w:t xml:space="preserve">Bảo lãnh nước ngoài và các bộ chứng từ đòi tiền theo Bảo lãnh nước ngoài do </w:t>
            </w:r>
            <w:r w:rsidRPr="008A1BD1">
              <w:rPr>
                <w:rFonts w:cs="Times New Roman"/>
                <w:szCs w:val="26"/>
                <w:u w:val="single"/>
              </w:rPr>
              <w:t>Trung tâm TTTM xử lý tập trung</w:t>
            </w:r>
            <w:r>
              <w:rPr>
                <w:rFonts w:cs="Times New Roman"/>
                <w:szCs w:val="26"/>
              </w:rPr>
              <w:t xml:space="preserve"> </w:t>
            </w:r>
          </w:p>
        </w:tc>
      </w:tr>
      <w:tr w:rsidR="00824CAE" w:rsidRPr="00470FB8" w14:paraId="6051C578" w14:textId="77777777" w:rsidTr="00626CED">
        <w:trPr>
          <w:trHeight w:val="80"/>
        </w:trPr>
        <w:tc>
          <w:tcPr>
            <w:tcW w:w="1271" w:type="dxa"/>
            <w:vMerge/>
          </w:tcPr>
          <w:p w14:paraId="75775279" w14:textId="77777777" w:rsidR="00824CAE" w:rsidRPr="00470FB8" w:rsidRDefault="00824CAE" w:rsidP="00626CED">
            <w:pPr>
              <w:spacing w:line="312" w:lineRule="auto"/>
              <w:rPr>
                <w:rFonts w:cs="Times New Roman"/>
                <w:szCs w:val="26"/>
                <w:u w:val="single"/>
              </w:rPr>
            </w:pPr>
          </w:p>
        </w:tc>
        <w:tc>
          <w:tcPr>
            <w:tcW w:w="3369" w:type="dxa"/>
          </w:tcPr>
          <w:p w14:paraId="7DA3ECAE" w14:textId="77777777" w:rsidR="00824CAE" w:rsidRDefault="00824CAE" w:rsidP="00C902F5">
            <w:pPr>
              <w:spacing w:line="312" w:lineRule="auto"/>
              <w:ind w:firstLine="0"/>
              <w:rPr>
                <w:rFonts w:cs="Times New Roman"/>
                <w:szCs w:val="26"/>
                <w:lang w:val="en-GB"/>
              </w:rPr>
            </w:pPr>
            <w:r w:rsidRPr="00470FB8">
              <w:rPr>
                <w:rFonts w:cs="Times New Roman"/>
                <w:szCs w:val="26"/>
                <w:lang w:val="en-GB"/>
              </w:rPr>
              <w:t>Bảo lãnh đến</w:t>
            </w:r>
          </w:p>
          <w:p w14:paraId="14BBD1D0" w14:textId="77777777" w:rsidR="00824CAE" w:rsidRPr="00470FB8" w:rsidRDefault="00824CAE" w:rsidP="00C902F5">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 Thông báo bảo lãnh (AG))</w:t>
            </w:r>
          </w:p>
        </w:tc>
        <w:tc>
          <w:tcPr>
            <w:tcW w:w="4958" w:type="dxa"/>
          </w:tcPr>
          <w:p w14:paraId="046CE31F" w14:textId="77777777" w:rsidR="00824CAE" w:rsidRPr="00470FB8" w:rsidRDefault="00824CAE" w:rsidP="00C902F5">
            <w:pPr>
              <w:spacing w:line="312" w:lineRule="auto"/>
              <w:ind w:firstLine="0"/>
              <w:rPr>
                <w:rFonts w:cs="Times New Roman"/>
                <w:szCs w:val="26"/>
              </w:rPr>
            </w:pPr>
            <w:r w:rsidRPr="00F77A86">
              <w:rPr>
                <w:rFonts w:cs="Times New Roman"/>
                <w:szCs w:val="26"/>
              </w:rPr>
              <w:t xml:space="preserve">Cho phép người dùng </w:t>
            </w:r>
            <w:r w:rsidRPr="00F77A86">
              <w:rPr>
                <w:rFonts w:cs="Times New Roman"/>
                <w:b/>
                <w:i/>
                <w:szCs w:val="26"/>
              </w:rPr>
              <w:t>xử lý</w:t>
            </w:r>
            <w:r>
              <w:rPr>
                <w:rFonts w:cs="Times New Roman"/>
                <w:b/>
                <w:i/>
                <w:szCs w:val="26"/>
              </w:rPr>
              <w:t xml:space="preserve">, </w:t>
            </w:r>
            <w:r w:rsidRPr="00F77A86">
              <w:rPr>
                <w:rFonts w:cs="Times New Roman"/>
                <w:b/>
                <w:i/>
                <w:szCs w:val="26"/>
              </w:rPr>
              <w:t>phê duyệt</w:t>
            </w:r>
            <w:r>
              <w:rPr>
                <w:rFonts w:cs="Times New Roman"/>
                <w:b/>
                <w:i/>
                <w:szCs w:val="26"/>
              </w:rPr>
              <w:t xml:space="preserve">, </w:t>
            </w:r>
            <w:r w:rsidRPr="00470FB8">
              <w:rPr>
                <w:rFonts w:cs="Times New Roman"/>
                <w:b/>
                <w:i/>
                <w:szCs w:val="26"/>
              </w:rPr>
              <w:t>vấn tin</w:t>
            </w:r>
            <w:r w:rsidRPr="00F77A86">
              <w:rPr>
                <w:rFonts w:cs="Times New Roman"/>
                <w:b/>
                <w:i/>
                <w:szCs w:val="26"/>
              </w:rPr>
              <w:t xml:space="preserve"> </w:t>
            </w:r>
            <w:r>
              <w:rPr>
                <w:rFonts w:cs="Times New Roman"/>
                <w:szCs w:val="26"/>
              </w:rPr>
              <w:t xml:space="preserve">các hồ sơ </w:t>
            </w:r>
            <w:r w:rsidRPr="00F77A86">
              <w:rPr>
                <w:rFonts w:cs="Times New Roman"/>
                <w:szCs w:val="26"/>
              </w:rPr>
              <w:t xml:space="preserve">giao dịch </w:t>
            </w:r>
            <w:r>
              <w:rPr>
                <w:rFonts w:cs="Times New Roman"/>
                <w:szCs w:val="26"/>
              </w:rPr>
              <w:t xml:space="preserve">Bảo lãnh đến và các bộ chứng từ đòi tiền theo Bảo lãnh đến do </w:t>
            </w:r>
            <w:r w:rsidRPr="008A1BD1">
              <w:rPr>
                <w:rFonts w:cs="Times New Roman"/>
                <w:szCs w:val="26"/>
                <w:u w:val="single"/>
              </w:rPr>
              <w:t>Trung tâm TTTM xử lý tập trung</w:t>
            </w:r>
          </w:p>
        </w:tc>
      </w:tr>
    </w:tbl>
    <w:p w14:paraId="02FFAB15" w14:textId="3117B88F" w:rsidR="00C902F5" w:rsidRDefault="00C902F5" w:rsidP="00C902F5">
      <w:pPr>
        <w:pStyle w:val="Heading3"/>
      </w:pPr>
      <w:r w:rsidRPr="00571988">
        <w:t>B</w:t>
      </w:r>
      <w:r>
        <w:t>ảo lãnh</w:t>
      </w:r>
      <w:r w:rsidRPr="00571988">
        <w:t xml:space="preserve"> đi – B</w:t>
      </w:r>
      <w:r>
        <w:t>ảo lãnh</w:t>
      </w:r>
      <w:r w:rsidRPr="00571988">
        <w:t xml:space="preserve"> nướ</w:t>
      </w:r>
      <w:r>
        <w:t>c ngoài</w:t>
      </w:r>
    </w:p>
    <w:p w14:paraId="4EA2683E" w14:textId="3110AA5D" w:rsidR="00F119FA" w:rsidRPr="00504316" w:rsidRDefault="00F119FA" w:rsidP="00824CAE">
      <w:pPr>
        <w:tabs>
          <w:tab w:val="left" w:pos="2693"/>
        </w:tabs>
        <w:rPr>
          <w:rFonts w:cs="Times New Roman"/>
          <w:b/>
          <w:szCs w:val="26"/>
          <w:u w:val="single"/>
        </w:rPr>
      </w:pPr>
      <w:r w:rsidRPr="00504316">
        <w:rPr>
          <w:rFonts w:cs="Times New Roman"/>
          <w:b/>
          <w:szCs w:val="26"/>
          <w:u w:val="single"/>
        </w:rPr>
        <w:t>Menu sản phẩm Bảo lãnh nước</w:t>
      </w:r>
      <w:r>
        <w:rPr>
          <w:rFonts w:cs="Times New Roman"/>
          <w:b/>
          <w:szCs w:val="26"/>
          <w:u w:val="single"/>
        </w:rPr>
        <w:t xml:space="preserve"> ngoài</w:t>
      </w:r>
      <w:r w:rsidRPr="00504316">
        <w:rPr>
          <w:rFonts w:cs="Times New Roman"/>
          <w:b/>
          <w:szCs w:val="26"/>
          <w:u w:val="single"/>
        </w:rPr>
        <w:t xml:space="preserve"> gồm các chức năng sau:</w:t>
      </w:r>
    </w:p>
    <w:tbl>
      <w:tblPr>
        <w:tblStyle w:val="TableGrid"/>
        <w:tblW w:w="9598" w:type="dxa"/>
        <w:tblLook w:val="04A0" w:firstRow="1" w:lastRow="0" w:firstColumn="1" w:lastColumn="0" w:noHBand="0" w:noVBand="1"/>
      </w:tblPr>
      <w:tblGrid>
        <w:gridCol w:w="1838"/>
        <w:gridCol w:w="2802"/>
        <w:gridCol w:w="4958"/>
      </w:tblGrid>
      <w:tr w:rsidR="00F119FA" w:rsidRPr="00470FB8" w14:paraId="35D36DCF" w14:textId="77777777" w:rsidTr="00F119FA">
        <w:trPr>
          <w:trHeight w:val="796"/>
        </w:trPr>
        <w:tc>
          <w:tcPr>
            <w:tcW w:w="1838" w:type="dxa"/>
            <w:vMerge w:val="restart"/>
          </w:tcPr>
          <w:p w14:paraId="47860490" w14:textId="77777777" w:rsidR="00F119FA" w:rsidRDefault="00F119FA" w:rsidP="00E533D3">
            <w:pPr>
              <w:spacing w:line="312" w:lineRule="auto"/>
              <w:ind w:firstLine="0"/>
              <w:rPr>
                <w:rFonts w:cs="Times New Roman"/>
                <w:szCs w:val="26"/>
              </w:rPr>
            </w:pPr>
            <w:r w:rsidRPr="00470FB8">
              <w:rPr>
                <w:rFonts w:cs="Times New Roman"/>
                <w:szCs w:val="26"/>
              </w:rPr>
              <w:t>B</w:t>
            </w:r>
            <w:r>
              <w:rPr>
                <w:rFonts w:cs="Times New Roman"/>
                <w:szCs w:val="26"/>
              </w:rPr>
              <w:t xml:space="preserve">L </w:t>
            </w:r>
            <w:r w:rsidRPr="00470FB8">
              <w:rPr>
                <w:rFonts w:cs="Times New Roman"/>
                <w:szCs w:val="26"/>
              </w:rPr>
              <w:t>đi – B</w:t>
            </w:r>
            <w:r>
              <w:rPr>
                <w:rFonts w:cs="Times New Roman"/>
                <w:szCs w:val="26"/>
              </w:rPr>
              <w:t>ảo lãnh</w:t>
            </w:r>
            <w:r w:rsidRPr="00470FB8">
              <w:rPr>
                <w:rFonts w:cs="Times New Roman"/>
                <w:szCs w:val="26"/>
              </w:rPr>
              <w:t xml:space="preserve"> nước</w:t>
            </w:r>
            <w:r>
              <w:rPr>
                <w:rFonts w:cs="Times New Roman"/>
                <w:szCs w:val="26"/>
              </w:rPr>
              <w:t xml:space="preserve"> ngoài</w:t>
            </w:r>
          </w:p>
          <w:p w14:paraId="7B69F3AE" w14:textId="77777777" w:rsidR="00F119FA" w:rsidRPr="00470FB8" w:rsidRDefault="00F119FA" w:rsidP="00F119FA">
            <w:pPr>
              <w:spacing w:line="312" w:lineRule="auto"/>
              <w:rPr>
                <w:rFonts w:cs="Times New Roman"/>
                <w:szCs w:val="26"/>
              </w:rPr>
            </w:pPr>
          </w:p>
        </w:tc>
        <w:tc>
          <w:tcPr>
            <w:tcW w:w="2802" w:type="dxa"/>
          </w:tcPr>
          <w:p w14:paraId="2AB66594" w14:textId="77777777" w:rsidR="00F119FA" w:rsidRPr="00470FB8" w:rsidRDefault="00F119FA" w:rsidP="00E533D3">
            <w:pPr>
              <w:spacing w:line="312" w:lineRule="auto"/>
              <w:ind w:firstLine="0"/>
              <w:rPr>
                <w:rFonts w:cs="Times New Roman"/>
                <w:szCs w:val="26"/>
              </w:rPr>
            </w:pPr>
            <w:r>
              <w:rPr>
                <w:rFonts w:cs="Times New Roman"/>
                <w:szCs w:val="26"/>
              </w:rPr>
              <w:t>Xử lý hồ sơ mới</w:t>
            </w:r>
          </w:p>
        </w:tc>
        <w:tc>
          <w:tcPr>
            <w:tcW w:w="4958" w:type="dxa"/>
          </w:tcPr>
          <w:p w14:paraId="3263B2E9" w14:textId="77777777" w:rsidR="00F119FA" w:rsidRPr="00470FB8" w:rsidRDefault="00F119FA" w:rsidP="00E533D3">
            <w:pPr>
              <w:spacing w:line="312" w:lineRule="auto"/>
              <w:ind w:firstLine="0"/>
              <w:rPr>
                <w:rFonts w:cs="Times New Roman"/>
                <w:szCs w:val="26"/>
              </w:rPr>
            </w:pPr>
            <w:r w:rsidRPr="00470FB8">
              <w:rPr>
                <w:rFonts w:cs="Times New Roman"/>
                <w:szCs w:val="26"/>
              </w:rPr>
              <w:t xml:space="preserve">Cho phép người dùng </w:t>
            </w:r>
            <w:r>
              <w:rPr>
                <w:rFonts w:cs="Times New Roman"/>
                <w:b/>
                <w:i/>
                <w:szCs w:val="26"/>
              </w:rPr>
              <w:t>vấn tin, xử lý</w:t>
            </w:r>
            <w:r w:rsidRPr="00470FB8">
              <w:rPr>
                <w:rFonts w:cs="Times New Roman"/>
                <w:b/>
                <w:i/>
                <w:szCs w:val="26"/>
              </w:rPr>
              <w:t>, phê duyệt</w:t>
            </w:r>
            <w:r>
              <w:rPr>
                <w:rFonts w:cs="Times New Roman"/>
                <w:b/>
                <w:i/>
                <w:szCs w:val="26"/>
              </w:rPr>
              <w:t xml:space="preserve"> </w:t>
            </w:r>
            <w:r>
              <w:rPr>
                <w:rFonts w:cs="Times New Roman"/>
                <w:szCs w:val="26"/>
              </w:rPr>
              <w:t>giao dịch Bảo lãnh nước ngoài mới, bao gồm: Phát hành/ Sửa đổi/ Đóng/ Kích hoạt bảo lãnh, Đăng ký/ Sửa đổi/ Thanh toán/ Đóng BCT đòi tiền theo bảo lãnh.</w:t>
            </w:r>
          </w:p>
        </w:tc>
      </w:tr>
      <w:tr w:rsidR="00F119FA" w:rsidRPr="00470FB8" w14:paraId="153DD39D" w14:textId="77777777" w:rsidTr="00F119FA">
        <w:tc>
          <w:tcPr>
            <w:tcW w:w="1838" w:type="dxa"/>
            <w:vMerge/>
          </w:tcPr>
          <w:p w14:paraId="0B287DE3" w14:textId="77777777" w:rsidR="00F119FA" w:rsidRPr="00470FB8" w:rsidRDefault="00F119FA" w:rsidP="00F119FA">
            <w:pPr>
              <w:spacing w:line="312" w:lineRule="auto"/>
              <w:rPr>
                <w:rFonts w:cs="Times New Roman"/>
                <w:szCs w:val="26"/>
                <w:u w:val="single"/>
              </w:rPr>
            </w:pPr>
          </w:p>
        </w:tc>
        <w:tc>
          <w:tcPr>
            <w:tcW w:w="2802" w:type="dxa"/>
          </w:tcPr>
          <w:p w14:paraId="2B721F38" w14:textId="77777777" w:rsidR="00F119FA" w:rsidRPr="00470FB8" w:rsidRDefault="00F119FA" w:rsidP="00E533D3">
            <w:pPr>
              <w:spacing w:line="312" w:lineRule="auto"/>
              <w:ind w:firstLine="0"/>
              <w:rPr>
                <w:rFonts w:cs="Times New Roman"/>
                <w:szCs w:val="26"/>
              </w:rPr>
            </w:pPr>
            <w:r>
              <w:rPr>
                <w:rFonts w:cs="Times New Roman"/>
                <w:szCs w:val="26"/>
              </w:rPr>
              <w:t>Chỉnh sửa hồ sơ</w:t>
            </w:r>
          </w:p>
        </w:tc>
        <w:tc>
          <w:tcPr>
            <w:tcW w:w="4958" w:type="dxa"/>
          </w:tcPr>
          <w:p w14:paraId="54247232" w14:textId="77777777" w:rsidR="00F119FA" w:rsidRPr="00470FB8" w:rsidRDefault="00F119FA" w:rsidP="00E533D3">
            <w:pPr>
              <w:spacing w:line="312" w:lineRule="auto"/>
              <w:ind w:firstLine="0"/>
              <w:rPr>
                <w:rFonts w:cs="Times New Roman"/>
                <w:szCs w:val="26"/>
              </w:rPr>
            </w:pPr>
            <w:r w:rsidRPr="0084620C">
              <w:rPr>
                <w:rFonts w:cs="Times New Roman"/>
                <w:szCs w:val="26"/>
                <w:lang w:val="en-GB"/>
              </w:rPr>
              <w:t xml:space="preserve">Cho phép người dùng vấn tin và sửa đổi các </w:t>
            </w:r>
            <w:r w:rsidRPr="0084620C">
              <w:rPr>
                <w:rFonts w:cs="Times New Roman"/>
                <w:b/>
                <w:i/>
                <w:szCs w:val="26"/>
                <w:lang w:val="en-GB"/>
              </w:rPr>
              <w:t>thông tin cuối cùng của giao dịch</w:t>
            </w:r>
            <w:r w:rsidRPr="0084620C">
              <w:rPr>
                <w:rFonts w:cs="Times New Roman"/>
                <w:szCs w:val="26"/>
                <w:lang w:val="en-GB"/>
              </w:rPr>
              <w:t xml:space="preserve"> đã xử lý trước đó</w:t>
            </w:r>
          </w:p>
        </w:tc>
      </w:tr>
      <w:tr w:rsidR="00F119FA" w:rsidRPr="00470FB8" w14:paraId="3F13CC3B" w14:textId="77777777" w:rsidTr="00F119FA">
        <w:trPr>
          <w:trHeight w:val="80"/>
        </w:trPr>
        <w:tc>
          <w:tcPr>
            <w:tcW w:w="1838" w:type="dxa"/>
            <w:vMerge/>
          </w:tcPr>
          <w:p w14:paraId="7FEBF3A4" w14:textId="77777777" w:rsidR="00F119FA" w:rsidRPr="00470FB8" w:rsidRDefault="00F119FA" w:rsidP="00F119FA">
            <w:pPr>
              <w:spacing w:line="312" w:lineRule="auto"/>
              <w:rPr>
                <w:rFonts w:cs="Times New Roman"/>
                <w:szCs w:val="26"/>
                <w:u w:val="single"/>
              </w:rPr>
            </w:pPr>
          </w:p>
        </w:tc>
        <w:tc>
          <w:tcPr>
            <w:tcW w:w="2802" w:type="dxa"/>
          </w:tcPr>
          <w:p w14:paraId="19EED0F8" w14:textId="77777777" w:rsidR="00F119FA" w:rsidRPr="00470FB8" w:rsidRDefault="00F119FA" w:rsidP="00E533D3">
            <w:pPr>
              <w:spacing w:line="312" w:lineRule="auto"/>
              <w:ind w:firstLine="0"/>
              <w:rPr>
                <w:rFonts w:cs="Times New Roman"/>
                <w:szCs w:val="26"/>
              </w:rPr>
            </w:pPr>
            <w:r>
              <w:rPr>
                <w:rFonts w:cs="Times New Roman"/>
                <w:szCs w:val="26"/>
                <w:lang w:val="en-GB"/>
              </w:rPr>
              <w:t>Vấn tin hồ sơ</w:t>
            </w:r>
          </w:p>
        </w:tc>
        <w:tc>
          <w:tcPr>
            <w:tcW w:w="4958" w:type="dxa"/>
          </w:tcPr>
          <w:p w14:paraId="79D36D44" w14:textId="77777777" w:rsidR="00F119FA" w:rsidRPr="00470FB8" w:rsidRDefault="00F119FA" w:rsidP="00E533D3">
            <w:pPr>
              <w:spacing w:line="312" w:lineRule="auto"/>
              <w:ind w:firstLine="0"/>
              <w:rPr>
                <w:rFonts w:cs="Times New Roman"/>
                <w:szCs w:val="26"/>
              </w:rPr>
            </w:pPr>
            <w:r w:rsidRPr="00B44918">
              <w:rPr>
                <w:rFonts w:cs="Times New Roman"/>
                <w:szCs w:val="26"/>
              </w:rPr>
              <w:t xml:space="preserve">Cho phép người dùng vấn tin </w:t>
            </w:r>
            <w:r w:rsidRPr="00B44918">
              <w:rPr>
                <w:rFonts w:cs="Times New Roman"/>
                <w:b/>
                <w:i/>
                <w:szCs w:val="26"/>
              </w:rPr>
              <w:t>thông tin và trạng thái cuối cùng</w:t>
            </w:r>
            <w:r w:rsidRPr="00B44918">
              <w:rPr>
                <w:rFonts w:cs="Times New Roman"/>
                <w:szCs w:val="26"/>
              </w:rPr>
              <w:t xml:space="preserve"> của giao dịch </w:t>
            </w:r>
            <w:r>
              <w:rPr>
                <w:rFonts w:cs="Times New Roman"/>
                <w:szCs w:val="26"/>
              </w:rPr>
              <w:t>Bảo lãnh nước ngoài</w:t>
            </w:r>
            <w:r w:rsidRPr="00B44918">
              <w:rPr>
                <w:rFonts w:cs="Times New Roman"/>
                <w:szCs w:val="26"/>
              </w:rPr>
              <w:t xml:space="preserve"> cũng như lịch sử từng sự kiện.</w:t>
            </w:r>
          </w:p>
        </w:tc>
      </w:tr>
    </w:tbl>
    <w:p w14:paraId="4C21E0ED" w14:textId="7D98393A" w:rsidR="00F119FA" w:rsidRPr="00571988" w:rsidRDefault="004A7D63" w:rsidP="00E25BE7">
      <w:pPr>
        <w:pStyle w:val="Heading4"/>
      </w:pPr>
      <w:r>
        <w:lastRenderedPageBreak/>
        <w:t xml:space="preserve">Chức năng </w:t>
      </w:r>
      <w:r w:rsidR="00F119FA">
        <w:t>Xử lý hồ sơ mới</w:t>
      </w:r>
    </w:p>
    <w:p w14:paraId="4ABED22B" w14:textId="77777777" w:rsidR="00F119FA" w:rsidRPr="00571988" w:rsidRDefault="00F119FA" w:rsidP="00F119FA">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15918EF2"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 xml:space="preserve">Tìm kiếm và lựa chọn </w:t>
      </w:r>
      <w:r w:rsidRPr="00C320C8">
        <w:rPr>
          <w:rFonts w:cs="Times New Roman"/>
          <w:szCs w:val="26"/>
        </w:rPr>
        <w:t>hồ</w:t>
      </w:r>
      <w:r>
        <w:rPr>
          <w:rFonts w:cs="Times New Roman"/>
          <w:szCs w:val="26"/>
        </w:rPr>
        <w:t xml:space="preserve"> sơ giao dịch Bảo lãnh nước ngoài mới theo từng sự kiện để xử lý, dựa trên kết quả trả về từ hệ thống EE</w:t>
      </w:r>
      <w:r w:rsidRPr="00571988">
        <w:rPr>
          <w:rFonts w:cs="Times New Roman"/>
          <w:szCs w:val="26"/>
        </w:rPr>
        <w:t>.</w:t>
      </w:r>
    </w:p>
    <w:p w14:paraId="0C258CCB" w14:textId="77777777" w:rsidR="00F119FA" w:rsidRPr="00571988" w:rsidRDefault="00F119FA" w:rsidP="00F119FA">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Chỉnh sửa khi </w:t>
      </w:r>
      <w:r>
        <w:rPr>
          <w:rFonts w:cs="Times New Roman"/>
          <w:szCs w:val="26"/>
        </w:rPr>
        <w:t>giao dịch xử lý hồ sơ mới</w:t>
      </w:r>
      <w:r w:rsidRPr="00571988">
        <w:rPr>
          <w:rFonts w:cs="Times New Roman"/>
          <w:szCs w:val="26"/>
        </w:rPr>
        <w:t xml:space="preserve"> </w:t>
      </w:r>
      <w:r>
        <w:rPr>
          <w:rFonts w:cs="Times New Roman"/>
          <w:szCs w:val="26"/>
        </w:rPr>
        <w:t xml:space="preserve">Bảo lãnh nước ngoài </w:t>
      </w:r>
      <w:r w:rsidRPr="00571988">
        <w:rPr>
          <w:rFonts w:cs="Times New Roman"/>
          <w:szCs w:val="26"/>
        </w:rPr>
        <w:t xml:space="preserve">chưa </w:t>
      </w:r>
      <w:r>
        <w:rPr>
          <w:rFonts w:cs="Times New Roman"/>
          <w:szCs w:val="26"/>
        </w:rPr>
        <w:t xml:space="preserve">được </w:t>
      </w:r>
      <w:r w:rsidRPr="00571988">
        <w:rPr>
          <w:rFonts w:cs="Times New Roman"/>
          <w:szCs w:val="26"/>
        </w:rPr>
        <w:t>phê duyệ</w:t>
      </w:r>
      <w:r>
        <w:rPr>
          <w:rFonts w:cs="Times New Roman"/>
          <w:szCs w:val="26"/>
        </w:rPr>
        <w:t>t</w:t>
      </w:r>
      <w:r w:rsidRPr="00571988">
        <w:rPr>
          <w:rFonts w:cs="Times New Roman"/>
          <w:szCs w:val="26"/>
        </w:rPr>
        <w:t xml:space="preserve"> </w:t>
      </w:r>
    </w:p>
    <w:p w14:paraId="1797080A" w14:textId="77777777" w:rsidR="00F119FA" w:rsidRDefault="00F119FA" w:rsidP="00F119FA">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w:t>
      </w:r>
      <w:r>
        <w:rPr>
          <w:rFonts w:cs="Times New Roman"/>
          <w:szCs w:val="26"/>
        </w:rPr>
        <w:t>xử lý hồ sơ mới Bảo lãnh nước ngoài.</w:t>
      </w:r>
    </w:p>
    <w:p w14:paraId="181C1544" w14:textId="77777777" w:rsidR="00F119FA" w:rsidRPr="00571988" w:rsidRDefault="00F119FA" w:rsidP="00F119FA">
      <w:pPr>
        <w:pStyle w:val="ListParagraph"/>
        <w:spacing w:before="120" w:after="120" w:line="312" w:lineRule="auto"/>
        <w:ind w:left="426" w:firstLine="294"/>
        <w:contextualSpacing w:val="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355B524F" w14:textId="77777777" w:rsidR="00E80D4E" w:rsidRDefault="00E80D4E" w:rsidP="00E80D4E">
      <w:pPr>
        <w:pStyle w:val="Heading6"/>
        <w:numPr>
          <w:ilvl w:val="0"/>
          <w:numId w:val="0"/>
        </w:numPr>
        <w:ind w:left="1701" w:hanging="1275"/>
      </w:pPr>
      <w:r w:rsidRPr="00980729">
        <w:t xml:space="preserve">Tìm kiếm </w:t>
      </w:r>
      <w:r>
        <w:t>hồ sơ</w:t>
      </w:r>
    </w:p>
    <w:p w14:paraId="30593E63" w14:textId="77777777" w:rsidR="00F119FA" w:rsidRPr="009D0341" w:rsidRDefault="00F119FA" w:rsidP="00F119FA">
      <w:pPr>
        <w:pStyle w:val="ListParagraph"/>
        <w:spacing w:before="120" w:after="120" w:line="312" w:lineRule="auto"/>
        <w:ind w:left="425" w:firstLine="0"/>
        <w:contextualSpacing w:val="0"/>
        <w:jc w:val="both"/>
        <w:rPr>
          <w:rFonts w:cs="Times New Roman"/>
          <w:szCs w:val="26"/>
        </w:rPr>
      </w:pPr>
      <w:r>
        <w:rPr>
          <w:rFonts w:cs="Times New Roman"/>
          <w:szCs w:val="26"/>
        </w:rPr>
        <w:t xml:space="preserve">Hệ </w:t>
      </w:r>
      <w:r w:rsidRPr="00571988">
        <w:rPr>
          <w:rFonts w:cs="Times New Roman"/>
          <w:szCs w:val="26"/>
        </w:rPr>
        <w:t>thống cho phép tìm kiếm theo các tiêu chí sau đây</w:t>
      </w:r>
      <w:r>
        <w:rPr>
          <w:rFonts w:cs="Times New Roman"/>
          <w:szCs w:val="26"/>
        </w:rPr>
        <w:t>:</w:t>
      </w:r>
    </w:p>
    <w:tbl>
      <w:tblPr>
        <w:tblStyle w:val="TableGrid"/>
        <w:tblW w:w="0" w:type="auto"/>
        <w:tblLook w:val="04A0" w:firstRow="1" w:lastRow="0" w:firstColumn="1" w:lastColumn="0" w:noHBand="0" w:noVBand="1"/>
      </w:tblPr>
      <w:tblGrid>
        <w:gridCol w:w="3888"/>
        <w:gridCol w:w="5128"/>
      </w:tblGrid>
      <w:tr w:rsidR="00F119FA" w14:paraId="4D293B39" w14:textId="77777777" w:rsidTr="00724F94">
        <w:tc>
          <w:tcPr>
            <w:tcW w:w="3888" w:type="dxa"/>
          </w:tcPr>
          <w:p w14:paraId="6ABB3354" w14:textId="77777777" w:rsidR="00F119FA" w:rsidRPr="004E5D81" w:rsidRDefault="00F119FA" w:rsidP="00C902F5">
            <w:pPr>
              <w:spacing w:line="312" w:lineRule="auto"/>
              <w:ind w:firstLine="0"/>
              <w:jc w:val="center"/>
              <w:rPr>
                <w:rFonts w:cs="Times New Roman"/>
                <w:b/>
                <w:szCs w:val="26"/>
              </w:rPr>
            </w:pPr>
            <w:r w:rsidRPr="004E5D81">
              <w:rPr>
                <w:rFonts w:cs="Times New Roman"/>
                <w:b/>
                <w:szCs w:val="26"/>
              </w:rPr>
              <w:t>Tiêu chí</w:t>
            </w:r>
          </w:p>
        </w:tc>
        <w:tc>
          <w:tcPr>
            <w:tcW w:w="5128" w:type="dxa"/>
          </w:tcPr>
          <w:p w14:paraId="2AAD15C7" w14:textId="77777777" w:rsidR="00F119FA" w:rsidRPr="004E5D81" w:rsidRDefault="00F119FA" w:rsidP="00C902F5">
            <w:pPr>
              <w:spacing w:line="312" w:lineRule="auto"/>
              <w:ind w:firstLine="0"/>
              <w:jc w:val="center"/>
              <w:rPr>
                <w:rFonts w:cs="Times New Roman"/>
                <w:b/>
                <w:szCs w:val="26"/>
              </w:rPr>
            </w:pPr>
            <w:r w:rsidRPr="004E5D81">
              <w:rPr>
                <w:rFonts w:cs="Times New Roman"/>
                <w:b/>
                <w:szCs w:val="26"/>
              </w:rPr>
              <w:t>Mô tả</w:t>
            </w:r>
          </w:p>
        </w:tc>
      </w:tr>
      <w:tr w:rsidR="00F119FA" w14:paraId="05D1CBBB" w14:textId="77777777" w:rsidTr="00724F94">
        <w:tc>
          <w:tcPr>
            <w:tcW w:w="3888" w:type="dxa"/>
          </w:tcPr>
          <w:p w14:paraId="41D1E1EF" w14:textId="77777777" w:rsidR="00F119FA" w:rsidRDefault="00F119FA" w:rsidP="00C902F5">
            <w:pPr>
              <w:spacing w:line="312" w:lineRule="auto"/>
              <w:ind w:firstLine="0"/>
              <w:jc w:val="both"/>
              <w:rPr>
                <w:rFonts w:cs="Times New Roman"/>
                <w:szCs w:val="26"/>
              </w:rPr>
            </w:pPr>
            <w:r w:rsidRPr="004E5D81">
              <w:rPr>
                <w:rFonts w:cs="Times New Roman"/>
                <w:szCs w:val="26"/>
              </w:rPr>
              <w:t>Trạng thái</w:t>
            </w:r>
          </w:p>
        </w:tc>
        <w:tc>
          <w:tcPr>
            <w:tcW w:w="5128" w:type="dxa"/>
          </w:tcPr>
          <w:p w14:paraId="2BD55AB4" w14:textId="77777777" w:rsidR="00F119FA" w:rsidRDefault="00F119FA"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33056CCE" w14:textId="77777777" w:rsidR="00F119FA" w:rsidRPr="00967EAA" w:rsidRDefault="00F119FA" w:rsidP="00556965">
            <w:pPr>
              <w:spacing w:line="312" w:lineRule="auto"/>
              <w:ind w:firstLine="0"/>
              <w:jc w:val="both"/>
              <w:rPr>
                <w:rFonts w:cs="Times New Roman"/>
                <w:szCs w:val="26"/>
              </w:rPr>
            </w:pPr>
            <w:r>
              <w:rPr>
                <w:rFonts w:cs="Times New Roman"/>
                <w:szCs w:val="26"/>
              </w:rPr>
              <w:t>N</w:t>
            </w:r>
            <w:r w:rsidRPr="00967EAA">
              <w:rPr>
                <w:rFonts w:cs="Times New Roman"/>
                <w:szCs w:val="26"/>
              </w:rPr>
              <w:t>-</w:t>
            </w:r>
            <w:r>
              <w:rPr>
                <w:rFonts w:cs="Times New Roman"/>
                <w:szCs w:val="26"/>
              </w:rPr>
              <w:t>Chưa xử lý</w:t>
            </w:r>
            <w:r w:rsidRPr="00967EAA">
              <w:rPr>
                <w:rFonts w:cs="Times New Roman"/>
                <w:szCs w:val="26"/>
              </w:rPr>
              <w:t>, S-Lưu, R-Từ chối phê duyệ</w:t>
            </w:r>
            <w:r>
              <w:rPr>
                <w:rFonts w:cs="Times New Roman"/>
                <w:szCs w:val="26"/>
              </w:rPr>
              <w:t>t</w:t>
            </w:r>
          </w:p>
          <w:p w14:paraId="722BE443" w14:textId="77777777" w:rsidR="00F119FA" w:rsidRDefault="00F119FA"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18E0DED8" w14:textId="77777777" w:rsidR="00F119FA" w:rsidRDefault="00F119FA" w:rsidP="00556965">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F119FA" w14:paraId="262398DC" w14:textId="77777777" w:rsidTr="00724F94">
        <w:tc>
          <w:tcPr>
            <w:tcW w:w="3888" w:type="dxa"/>
          </w:tcPr>
          <w:p w14:paraId="5C816E71" w14:textId="77777777" w:rsidR="00F119FA" w:rsidRDefault="00F119FA" w:rsidP="00C902F5">
            <w:pPr>
              <w:spacing w:line="312" w:lineRule="auto"/>
              <w:ind w:firstLine="0"/>
              <w:jc w:val="both"/>
              <w:rPr>
                <w:rFonts w:cs="Times New Roman"/>
                <w:szCs w:val="26"/>
              </w:rPr>
            </w:pPr>
            <w:r w:rsidRPr="004E5D81">
              <w:rPr>
                <w:rFonts w:cs="Times New Roman"/>
                <w:szCs w:val="26"/>
                <w:lang w:val="en-GB"/>
              </w:rPr>
              <w:t>Số Bảo lãnh</w:t>
            </w:r>
          </w:p>
        </w:tc>
        <w:tc>
          <w:tcPr>
            <w:tcW w:w="5128" w:type="dxa"/>
          </w:tcPr>
          <w:p w14:paraId="6C76D704" w14:textId="77777777" w:rsidR="00F119FA" w:rsidRDefault="00F119FA" w:rsidP="00C902F5">
            <w:pPr>
              <w:spacing w:line="312" w:lineRule="auto"/>
              <w:ind w:firstLine="0"/>
              <w:jc w:val="both"/>
              <w:rPr>
                <w:rFonts w:cs="Times New Roman"/>
                <w:szCs w:val="26"/>
              </w:rPr>
            </w:pPr>
          </w:p>
        </w:tc>
      </w:tr>
      <w:tr w:rsidR="00F119FA" w14:paraId="78E2C7A7" w14:textId="77777777" w:rsidTr="00724F94">
        <w:tc>
          <w:tcPr>
            <w:tcW w:w="3888" w:type="dxa"/>
          </w:tcPr>
          <w:p w14:paraId="3EABF2AF" w14:textId="77777777" w:rsidR="00F119FA" w:rsidRPr="004E5D81" w:rsidRDefault="00F119FA" w:rsidP="00C902F5">
            <w:pPr>
              <w:spacing w:line="312" w:lineRule="auto"/>
              <w:ind w:firstLine="0"/>
              <w:jc w:val="both"/>
              <w:rPr>
                <w:rFonts w:cs="Times New Roman"/>
                <w:szCs w:val="26"/>
              </w:rPr>
            </w:pPr>
            <w:r>
              <w:rPr>
                <w:rFonts w:cs="Times New Roman"/>
                <w:szCs w:val="26"/>
              </w:rPr>
              <w:t>Số Ref BL EE</w:t>
            </w:r>
          </w:p>
        </w:tc>
        <w:tc>
          <w:tcPr>
            <w:tcW w:w="5128" w:type="dxa"/>
          </w:tcPr>
          <w:p w14:paraId="6589F758" w14:textId="77777777" w:rsidR="00F119FA" w:rsidRDefault="00F119FA" w:rsidP="00C902F5">
            <w:pPr>
              <w:spacing w:line="312" w:lineRule="auto"/>
              <w:ind w:firstLine="0"/>
              <w:jc w:val="both"/>
              <w:rPr>
                <w:rFonts w:cs="Times New Roman"/>
                <w:szCs w:val="26"/>
              </w:rPr>
            </w:pPr>
          </w:p>
        </w:tc>
      </w:tr>
      <w:tr w:rsidR="00F119FA" w14:paraId="444DB359" w14:textId="77777777" w:rsidTr="00724F94">
        <w:tc>
          <w:tcPr>
            <w:tcW w:w="3888" w:type="dxa"/>
          </w:tcPr>
          <w:p w14:paraId="2F1245F5" w14:textId="77777777" w:rsidR="00F119FA" w:rsidRDefault="00F119FA" w:rsidP="00C902F5">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5128" w:type="dxa"/>
          </w:tcPr>
          <w:p w14:paraId="6B129E3E" w14:textId="77777777" w:rsidR="00F119FA" w:rsidRDefault="00F119FA" w:rsidP="00C902F5">
            <w:pPr>
              <w:spacing w:line="312" w:lineRule="auto"/>
              <w:ind w:firstLine="0"/>
              <w:jc w:val="both"/>
              <w:rPr>
                <w:rFonts w:cs="Times New Roman"/>
                <w:szCs w:val="26"/>
              </w:rPr>
            </w:pPr>
            <w:r w:rsidRPr="00572448">
              <w:rPr>
                <w:rFonts w:cs="Times New Roman"/>
                <w:szCs w:val="26"/>
              </w:rPr>
              <w:t>CIF Bên được BL</w:t>
            </w:r>
          </w:p>
        </w:tc>
      </w:tr>
      <w:tr w:rsidR="00F119FA" w14:paraId="0F0CCA44" w14:textId="77777777" w:rsidTr="00724F94">
        <w:tc>
          <w:tcPr>
            <w:tcW w:w="3888" w:type="dxa"/>
          </w:tcPr>
          <w:p w14:paraId="73E63CDD" w14:textId="77777777" w:rsidR="00F119FA" w:rsidRPr="004E5D81" w:rsidRDefault="00F119FA" w:rsidP="00C902F5">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5128" w:type="dxa"/>
          </w:tcPr>
          <w:p w14:paraId="62B9DAD3" w14:textId="77777777" w:rsidR="00F119FA" w:rsidRDefault="00F119FA" w:rsidP="00C902F5">
            <w:pPr>
              <w:spacing w:line="312" w:lineRule="auto"/>
              <w:ind w:firstLine="0"/>
              <w:jc w:val="both"/>
              <w:rPr>
                <w:rFonts w:cs="Times New Roman"/>
                <w:szCs w:val="26"/>
              </w:rPr>
            </w:pPr>
            <w:r w:rsidRPr="00572448">
              <w:rPr>
                <w:rFonts w:cs="Times New Roman"/>
                <w:szCs w:val="26"/>
              </w:rPr>
              <w:t>Tên Bên được BL</w:t>
            </w:r>
          </w:p>
        </w:tc>
      </w:tr>
      <w:tr w:rsidR="00F119FA" w14:paraId="6ADDD61B" w14:textId="77777777" w:rsidTr="00724F94">
        <w:tc>
          <w:tcPr>
            <w:tcW w:w="3888" w:type="dxa"/>
          </w:tcPr>
          <w:p w14:paraId="78B83E9C" w14:textId="77777777" w:rsidR="00F119FA" w:rsidRPr="004E5D81" w:rsidRDefault="00F119FA" w:rsidP="00C902F5">
            <w:pPr>
              <w:spacing w:line="312" w:lineRule="auto"/>
              <w:ind w:firstLine="0"/>
              <w:jc w:val="both"/>
              <w:rPr>
                <w:rFonts w:cs="Times New Roman"/>
                <w:szCs w:val="26"/>
              </w:rPr>
            </w:pPr>
            <w:r>
              <w:rPr>
                <w:rFonts w:cs="Times New Roman"/>
                <w:szCs w:val="26"/>
                <w:lang w:val="en-GB"/>
              </w:rPr>
              <w:t>Sự kiện</w:t>
            </w:r>
          </w:p>
        </w:tc>
        <w:tc>
          <w:tcPr>
            <w:tcW w:w="5128" w:type="dxa"/>
          </w:tcPr>
          <w:p w14:paraId="4F46D172" w14:textId="77777777" w:rsidR="00F119FA" w:rsidRDefault="00F119FA" w:rsidP="00C902F5">
            <w:pPr>
              <w:spacing w:line="312" w:lineRule="auto"/>
              <w:ind w:firstLine="0"/>
              <w:jc w:val="both"/>
              <w:rPr>
                <w:rFonts w:cs="Times New Roman"/>
                <w:szCs w:val="26"/>
              </w:rPr>
            </w:pPr>
            <w:r w:rsidRPr="00954EB7">
              <w:rPr>
                <w:rFonts w:cs="Times New Roman"/>
                <w:szCs w:val="26"/>
                <w:lang w:val="en-GB"/>
              </w:rPr>
              <w:t>Các lựa chọn: Tham chiếu Bảng diễn giải sự kiện bên dưới</w:t>
            </w:r>
          </w:p>
        </w:tc>
      </w:tr>
    </w:tbl>
    <w:p w14:paraId="5B6BC5E3" w14:textId="77777777" w:rsidR="00F119FA" w:rsidRDefault="00F119FA" w:rsidP="00F119FA">
      <w:pPr>
        <w:spacing w:before="120" w:after="120" w:line="312" w:lineRule="auto"/>
        <w:jc w:val="both"/>
        <w:rPr>
          <w:rFonts w:cs="Times New Roman"/>
          <w:szCs w:val="26"/>
        </w:rPr>
      </w:pPr>
      <w:r w:rsidRPr="00954EB7">
        <w:rPr>
          <w:rFonts w:cs="Times New Roman"/>
          <w:szCs w:val="26"/>
        </w:rPr>
        <w:t xml:space="preserve">Sau khi người dùng bấm nút </w:t>
      </w:r>
      <w:r>
        <w:rPr>
          <w:rFonts w:cs="Times New Roman"/>
          <w:b/>
          <w:szCs w:val="26"/>
        </w:rPr>
        <w:t>Tìm</w:t>
      </w:r>
      <w:r w:rsidRPr="00954EB7">
        <w:rPr>
          <w:rFonts w:cs="Times New Roman"/>
          <w:szCs w:val="26"/>
        </w:rPr>
        <w:t>, nếu có dữ liệu thoả mãn điều kiện tìm kiế</w:t>
      </w:r>
      <w:r>
        <w:rPr>
          <w:rFonts w:cs="Times New Roman"/>
          <w:szCs w:val="26"/>
        </w:rPr>
        <w:t>m, d</w:t>
      </w:r>
      <w:r w:rsidRPr="00954EB7">
        <w:rPr>
          <w:rFonts w:cs="Times New Roman"/>
          <w:szCs w:val="26"/>
        </w:rPr>
        <w:t>anh sách hồ sơ sẽ hiển thị gồm các cột thông tin sau:</w:t>
      </w:r>
    </w:p>
    <w:tbl>
      <w:tblPr>
        <w:tblStyle w:val="TableGrid"/>
        <w:tblW w:w="0" w:type="auto"/>
        <w:tblLook w:val="04A0" w:firstRow="1" w:lastRow="0" w:firstColumn="1" w:lastColumn="0" w:noHBand="0" w:noVBand="1"/>
      </w:tblPr>
      <w:tblGrid>
        <w:gridCol w:w="704"/>
        <w:gridCol w:w="496"/>
        <w:gridCol w:w="625"/>
        <w:gridCol w:w="786"/>
        <w:gridCol w:w="786"/>
        <w:gridCol w:w="772"/>
        <w:gridCol w:w="664"/>
        <w:gridCol w:w="607"/>
        <w:gridCol w:w="556"/>
        <w:gridCol w:w="604"/>
        <w:gridCol w:w="679"/>
        <w:gridCol w:w="815"/>
        <w:gridCol w:w="732"/>
        <w:gridCol w:w="750"/>
      </w:tblGrid>
      <w:tr w:rsidR="00F119FA" w:rsidRPr="00582FD9" w14:paraId="5B6923D4" w14:textId="77777777" w:rsidTr="00C902F5">
        <w:tc>
          <w:tcPr>
            <w:tcW w:w="0" w:type="auto"/>
          </w:tcPr>
          <w:p w14:paraId="50938DE0" w14:textId="77777777" w:rsidR="00F119FA" w:rsidRPr="00582FD9" w:rsidRDefault="00F119FA" w:rsidP="00C902F5">
            <w:pPr>
              <w:spacing w:before="120" w:after="120" w:line="312" w:lineRule="auto"/>
              <w:ind w:firstLine="0"/>
              <w:jc w:val="both"/>
              <w:rPr>
                <w:rFonts w:cs="Times New Roman"/>
                <w:sz w:val="20"/>
                <w:szCs w:val="20"/>
              </w:rPr>
            </w:pPr>
            <w:r w:rsidRPr="00582FD9">
              <w:rPr>
                <w:rFonts w:cs="Times New Roman"/>
                <w:sz w:val="20"/>
                <w:szCs w:val="20"/>
              </w:rPr>
              <w:t>Ngày GD</w:t>
            </w:r>
          </w:p>
        </w:tc>
        <w:tc>
          <w:tcPr>
            <w:tcW w:w="0" w:type="auto"/>
          </w:tcPr>
          <w:p w14:paraId="47B6A03E" w14:textId="77777777" w:rsidR="00F119FA" w:rsidRPr="00582FD9" w:rsidRDefault="00F119FA" w:rsidP="00C902F5">
            <w:pPr>
              <w:spacing w:before="120" w:after="120" w:line="312" w:lineRule="auto"/>
              <w:ind w:hanging="18"/>
              <w:jc w:val="both"/>
              <w:rPr>
                <w:rFonts w:cs="Times New Roman"/>
                <w:sz w:val="20"/>
                <w:szCs w:val="20"/>
              </w:rPr>
            </w:pPr>
            <w:r w:rsidRPr="00582FD9">
              <w:rPr>
                <w:rFonts w:cs="Times New Roman"/>
                <w:sz w:val="20"/>
                <w:szCs w:val="20"/>
              </w:rPr>
              <w:t>Số BL</w:t>
            </w:r>
          </w:p>
        </w:tc>
        <w:tc>
          <w:tcPr>
            <w:tcW w:w="0" w:type="auto"/>
          </w:tcPr>
          <w:p w14:paraId="442E4A82" w14:textId="77777777" w:rsidR="00F119FA" w:rsidRPr="00582FD9" w:rsidRDefault="00F119FA" w:rsidP="00C902F5">
            <w:pPr>
              <w:spacing w:before="120" w:after="120" w:line="312" w:lineRule="auto"/>
              <w:ind w:hanging="18"/>
              <w:jc w:val="both"/>
              <w:rPr>
                <w:rFonts w:cs="Times New Roman"/>
                <w:sz w:val="20"/>
                <w:szCs w:val="20"/>
              </w:rPr>
            </w:pPr>
            <w:r w:rsidRPr="00582FD9">
              <w:rPr>
                <w:rFonts w:cs="Times New Roman"/>
                <w:sz w:val="20"/>
                <w:szCs w:val="20"/>
              </w:rPr>
              <w:t xml:space="preserve">Số Ref </w:t>
            </w:r>
            <w:r>
              <w:rPr>
                <w:rFonts w:cs="Times New Roman"/>
                <w:sz w:val="20"/>
                <w:szCs w:val="20"/>
              </w:rPr>
              <w:t>BL EE</w:t>
            </w:r>
          </w:p>
        </w:tc>
        <w:tc>
          <w:tcPr>
            <w:tcW w:w="0" w:type="auto"/>
          </w:tcPr>
          <w:p w14:paraId="3EED2ADA" w14:textId="77777777" w:rsidR="00F119FA" w:rsidRPr="00582FD9" w:rsidRDefault="00F119FA" w:rsidP="00C902F5">
            <w:pPr>
              <w:spacing w:before="120" w:after="120" w:line="312" w:lineRule="auto"/>
              <w:ind w:firstLine="0"/>
              <w:jc w:val="both"/>
              <w:rPr>
                <w:rFonts w:cs="Times New Roman"/>
                <w:sz w:val="20"/>
                <w:szCs w:val="20"/>
              </w:rPr>
            </w:pPr>
            <w:r w:rsidRPr="00582FD9">
              <w:rPr>
                <w:rFonts w:cs="Times New Roman"/>
                <w:sz w:val="20"/>
                <w:szCs w:val="20"/>
              </w:rPr>
              <w:t>CIF Bên được BL</w:t>
            </w:r>
          </w:p>
        </w:tc>
        <w:tc>
          <w:tcPr>
            <w:tcW w:w="0" w:type="auto"/>
          </w:tcPr>
          <w:p w14:paraId="2B91CDEE" w14:textId="77777777" w:rsidR="00F119FA" w:rsidRPr="00582FD9" w:rsidRDefault="00F119FA" w:rsidP="00C902F5">
            <w:pPr>
              <w:spacing w:before="120" w:after="120" w:line="312" w:lineRule="auto"/>
              <w:ind w:firstLine="0"/>
              <w:jc w:val="both"/>
              <w:rPr>
                <w:rFonts w:cs="Times New Roman"/>
                <w:sz w:val="20"/>
                <w:szCs w:val="20"/>
              </w:rPr>
            </w:pPr>
            <w:r w:rsidRPr="00582FD9">
              <w:rPr>
                <w:rFonts w:cs="Times New Roman"/>
                <w:sz w:val="20"/>
                <w:szCs w:val="20"/>
              </w:rPr>
              <w:t>Tên Bên được BL</w:t>
            </w:r>
          </w:p>
        </w:tc>
        <w:tc>
          <w:tcPr>
            <w:tcW w:w="0" w:type="auto"/>
          </w:tcPr>
          <w:p w14:paraId="1395EA0C" w14:textId="77777777" w:rsidR="00F119FA" w:rsidRPr="00582FD9" w:rsidRDefault="00F119FA" w:rsidP="00C902F5">
            <w:pPr>
              <w:spacing w:before="120" w:after="120" w:line="312" w:lineRule="auto"/>
              <w:ind w:firstLine="0"/>
              <w:jc w:val="both"/>
              <w:rPr>
                <w:rFonts w:cs="Times New Roman"/>
                <w:sz w:val="20"/>
                <w:szCs w:val="20"/>
              </w:rPr>
            </w:pPr>
            <w:r w:rsidRPr="00582FD9">
              <w:rPr>
                <w:rFonts w:cs="Times New Roman"/>
                <w:sz w:val="20"/>
                <w:szCs w:val="20"/>
              </w:rPr>
              <w:t>Tên Bên nhận BL</w:t>
            </w:r>
          </w:p>
        </w:tc>
        <w:tc>
          <w:tcPr>
            <w:tcW w:w="0" w:type="auto"/>
          </w:tcPr>
          <w:p w14:paraId="794085E1" w14:textId="77777777" w:rsidR="00F119FA" w:rsidRPr="00582FD9" w:rsidRDefault="00F119FA" w:rsidP="00C902F5">
            <w:pPr>
              <w:spacing w:before="120" w:after="120" w:line="312" w:lineRule="auto"/>
              <w:ind w:hanging="24"/>
              <w:jc w:val="both"/>
              <w:rPr>
                <w:rFonts w:cs="Times New Roman"/>
                <w:sz w:val="20"/>
                <w:szCs w:val="20"/>
              </w:rPr>
            </w:pPr>
            <w:r w:rsidRPr="00582FD9">
              <w:rPr>
                <w:rFonts w:cs="Times New Roman"/>
                <w:sz w:val="20"/>
                <w:szCs w:val="20"/>
              </w:rPr>
              <w:t>Loại tiền BL</w:t>
            </w:r>
          </w:p>
        </w:tc>
        <w:tc>
          <w:tcPr>
            <w:tcW w:w="0" w:type="auto"/>
          </w:tcPr>
          <w:p w14:paraId="3B5CF96E" w14:textId="77777777" w:rsidR="00F119FA" w:rsidRPr="00582FD9" w:rsidRDefault="00F119FA" w:rsidP="00C902F5">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0" w:type="auto"/>
          </w:tcPr>
          <w:p w14:paraId="78D9D1FD" w14:textId="77777777" w:rsidR="00F119FA" w:rsidRPr="00582FD9" w:rsidRDefault="00F119FA" w:rsidP="00C902F5">
            <w:pPr>
              <w:spacing w:before="120" w:after="120" w:line="312" w:lineRule="auto"/>
              <w:ind w:firstLine="0"/>
              <w:jc w:val="both"/>
              <w:rPr>
                <w:rFonts w:cs="Times New Roman"/>
                <w:sz w:val="20"/>
                <w:szCs w:val="20"/>
              </w:rPr>
            </w:pPr>
            <w:r w:rsidRPr="00582FD9">
              <w:rPr>
                <w:rFonts w:cs="Times New Roman"/>
                <w:sz w:val="20"/>
                <w:szCs w:val="20"/>
              </w:rPr>
              <w:t>Số dư BL</w:t>
            </w:r>
          </w:p>
        </w:tc>
        <w:tc>
          <w:tcPr>
            <w:tcW w:w="0" w:type="auto"/>
          </w:tcPr>
          <w:p w14:paraId="5759DFBA" w14:textId="77777777" w:rsidR="00F119FA" w:rsidRPr="00582FD9" w:rsidRDefault="00F119FA" w:rsidP="00C902F5">
            <w:pPr>
              <w:spacing w:before="120" w:after="120" w:line="312" w:lineRule="auto"/>
              <w:ind w:firstLine="0"/>
              <w:jc w:val="both"/>
              <w:rPr>
                <w:rFonts w:cs="Times New Roman"/>
                <w:sz w:val="20"/>
                <w:szCs w:val="20"/>
              </w:rPr>
            </w:pPr>
            <w:r w:rsidRPr="00954EB7">
              <w:rPr>
                <w:rFonts w:cs="Times New Roman"/>
                <w:sz w:val="20"/>
                <w:szCs w:val="20"/>
                <w:lang w:val="en-GB"/>
              </w:rPr>
              <w:t>Sự kiện</w:t>
            </w:r>
          </w:p>
        </w:tc>
        <w:tc>
          <w:tcPr>
            <w:tcW w:w="0" w:type="auto"/>
          </w:tcPr>
          <w:p w14:paraId="2DE8D67C" w14:textId="77777777" w:rsidR="00F119FA" w:rsidRPr="00582FD9" w:rsidRDefault="00F119FA" w:rsidP="00C902F5">
            <w:pPr>
              <w:spacing w:before="120" w:after="120" w:line="312" w:lineRule="auto"/>
              <w:ind w:firstLine="0"/>
              <w:jc w:val="both"/>
              <w:rPr>
                <w:rFonts w:cs="Times New Roman"/>
                <w:sz w:val="20"/>
                <w:szCs w:val="20"/>
              </w:rPr>
            </w:pPr>
            <w:r>
              <w:rPr>
                <w:rFonts w:cs="Times New Roman"/>
                <w:sz w:val="20"/>
                <w:szCs w:val="20"/>
              </w:rPr>
              <w:t>STT Sự kiện</w:t>
            </w:r>
          </w:p>
        </w:tc>
        <w:tc>
          <w:tcPr>
            <w:tcW w:w="0" w:type="auto"/>
          </w:tcPr>
          <w:p w14:paraId="58792CCF" w14:textId="77777777" w:rsidR="00F119FA" w:rsidRPr="00582FD9" w:rsidRDefault="00F119FA" w:rsidP="00C902F5">
            <w:pPr>
              <w:spacing w:before="120" w:after="120" w:line="312" w:lineRule="auto"/>
              <w:ind w:hanging="18"/>
              <w:jc w:val="both"/>
              <w:rPr>
                <w:rFonts w:cs="Times New Roman"/>
                <w:sz w:val="20"/>
                <w:szCs w:val="20"/>
              </w:rPr>
            </w:pPr>
            <w:r w:rsidRPr="00582FD9">
              <w:rPr>
                <w:rFonts w:cs="Times New Roman"/>
                <w:sz w:val="20"/>
                <w:szCs w:val="20"/>
              </w:rPr>
              <w:t>Người tạo GD</w:t>
            </w:r>
          </w:p>
        </w:tc>
        <w:tc>
          <w:tcPr>
            <w:tcW w:w="0" w:type="auto"/>
          </w:tcPr>
          <w:p w14:paraId="3BB8F244" w14:textId="77777777" w:rsidR="00F119FA" w:rsidRPr="00582FD9" w:rsidRDefault="00F119FA" w:rsidP="00C902F5">
            <w:pPr>
              <w:spacing w:before="120" w:after="120" w:line="312" w:lineRule="auto"/>
              <w:ind w:hanging="18"/>
              <w:jc w:val="both"/>
              <w:rPr>
                <w:rFonts w:cs="Times New Roman"/>
                <w:sz w:val="20"/>
                <w:szCs w:val="20"/>
              </w:rPr>
            </w:pPr>
            <w:r w:rsidRPr="00582FD9">
              <w:rPr>
                <w:rFonts w:cs="Times New Roman"/>
                <w:sz w:val="20"/>
                <w:szCs w:val="20"/>
              </w:rPr>
              <w:t>Trạng thái</w:t>
            </w:r>
          </w:p>
        </w:tc>
        <w:tc>
          <w:tcPr>
            <w:tcW w:w="0" w:type="auto"/>
          </w:tcPr>
          <w:p w14:paraId="4132F837" w14:textId="77777777" w:rsidR="00F119FA" w:rsidRPr="00582FD9" w:rsidRDefault="00F119FA" w:rsidP="00C902F5">
            <w:pPr>
              <w:spacing w:before="120" w:after="120" w:line="312" w:lineRule="auto"/>
              <w:ind w:firstLine="0"/>
              <w:jc w:val="both"/>
              <w:rPr>
                <w:rFonts w:cs="Times New Roman"/>
                <w:sz w:val="20"/>
                <w:szCs w:val="20"/>
              </w:rPr>
            </w:pPr>
            <w:r>
              <w:rPr>
                <w:rFonts w:cs="Times New Roman"/>
                <w:sz w:val="20"/>
                <w:szCs w:val="20"/>
              </w:rPr>
              <w:t>Tình trạng HĐ</w:t>
            </w:r>
          </w:p>
        </w:tc>
      </w:tr>
    </w:tbl>
    <w:p w14:paraId="6B9071A7" w14:textId="77777777" w:rsidR="00F119FA" w:rsidRDefault="00F119FA" w:rsidP="00F119FA">
      <w:pPr>
        <w:pStyle w:val="ListParagraph"/>
        <w:spacing w:before="120" w:after="120" w:line="312" w:lineRule="auto"/>
        <w:ind w:firstLine="0"/>
        <w:jc w:val="both"/>
        <w:rPr>
          <w:rFonts w:cs="Times New Roman"/>
          <w:szCs w:val="26"/>
        </w:rPr>
      </w:pPr>
    </w:p>
    <w:p w14:paraId="567232BA" w14:textId="77777777" w:rsidR="00E80D4E" w:rsidRDefault="00E80D4E" w:rsidP="00E80D4E">
      <w:pPr>
        <w:pStyle w:val="Heading6"/>
        <w:numPr>
          <w:ilvl w:val="0"/>
          <w:numId w:val="0"/>
        </w:numPr>
        <w:ind w:left="1701" w:hanging="1304"/>
      </w:pPr>
      <w:r>
        <w:lastRenderedPageBreak/>
        <w:t>Màn hình giao dịch</w:t>
      </w:r>
    </w:p>
    <w:p w14:paraId="7EFB1A55" w14:textId="77777777" w:rsidR="00F119FA" w:rsidRPr="006A31FC" w:rsidRDefault="00F119FA" w:rsidP="00F119FA">
      <w:pPr>
        <w:spacing w:before="120" w:after="120" w:line="312" w:lineRule="auto"/>
        <w:ind w:firstLine="397"/>
        <w:jc w:val="both"/>
        <w:rPr>
          <w:rFonts w:cs="Times New Roman"/>
          <w:szCs w:val="26"/>
        </w:rPr>
      </w:pPr>
      <w:r w:rsidRPr="006A31FC">
        <w:rPr>
          <w:rFonts w:cs="Times New Roman"/>
          <w:szCs w:val="26"/>
        </w:rPr>
        <w:t>TTV tiếp tục nhập bổ sung các trường thông tin liên quan đến giao dịch sau khi đã nhận được kết quả xử lý từ TT TTTM.</w:t>
      </w:r>
    </w:p>
    <w:p w14:paraId="022E1BFB" w14:textId="77777777" w:rsidR="00F119FA" w:rsidRDefault="00F119FA" w:rsidP="00F119FA">
      <w:pPr>
        <w:spacing w:before="120" w:after="120" w:line="312" w:lineRule="auto"/>
        <w:ind w:firstLine="397"/>
        <w:jc w:val="both"/>
        <w:rPr>
          <w:rFonts w:cs="Times New Roman"/>
          <w:szCs w:val="26"/>
        </w:rPr>
      </w:pPr>
      <w:r w:rsidRPr="006A31FC">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F119FA" w:rsidRPr="00227445" w14:paraId="4B56230C" w14:textId="77777777" w:rsidTr="00F119FA">
        <w:tc>
          <w:tcPr>
            <w:tcW w:w="2943" w:type="dxa"/>
          </w:tcPr>
          <w:p w14:paraId="3DF40B47" w14:textId="77777777" w:rsidR="00F119FA" w:rsidRPr="00227445" w:rsidRDefault="00F119FA" w:rsidP="00BD3695">
            <w:pPr>
              <w:spacing w:line="312" w:lineRule="auto"/>
              <w:ind w:firstLine="0"/>
              <w:jc w:val="center"/>
              <w:rPr>
                <w:rFonts w:cs="Times New Roman"/>
                <w:b/>
                <w:szCs w:val="26"/>
              </w:rPr>
            </w:pPr>
            <w:r w:rsidRPr="00227445">
              <w:rPr>
                <w:rFonts w:cs="Times New Roman"/>
                <w:b/>
                <w:szCs w:val="26"/>
              </w:rPr>
              <w:t>Nút</w:t>
            </w:r>
          </w:p>
        </w:tc>
        <w:tc>
          <w:tcPr>
            <w:tcW w:w="3402" w:type="dxa"/>
          </w:tcPr>
          <w:p w14:paraId="56618B3F" w14:textId="77777777" w:rsidR="00F119FA" w:rsidRPr="00227445" w:rsidRDefault="00F119FA" w:rsidP="00BD3695">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7727C24E" w14:textId="77777777" w:rsidR="00F119FA" w:rsidRPr="00227445" w:rsidRDefault="00F119FA" w:rsidP="00BD3695">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F119FA" w:rsidRPr="00227445" w14:paraId="3F82BEBE" w14:textId="77777777" w:rsidTr="00F119FA">
        <w:tc>
          <w:tcPr>
            <w:tcW w:w="2943" w:type="dxa"/>
          </w:tcPr>
          <w:p w14:paraId="428B4ED0"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Nhập mới</w:t>
            </w:r>
          </w:p>
        </w:tc>
        <w:tc>
          <w:tcPr>
            <w:tcW w:w="3402" w:type="dxa"/>
          </w:tcPr>
          <w:p w14:paraId="755B5807" w14:textId="77777777" w:rsidR="00F119FA" w:rsidRPr="006A31FC" w:rsidRDefault="00F119FA" w:rsidP="00BD3695">
            <w:pPr>
              <w:spacing w:line="312" w:lineRule="auto"/>
              <w:ind w:firstLine="0"/>
              <w:jc w:val="both"/>
              <w:rPr>
                <w:rFonts w:cs="Times New Roman"/>
                <w:color w:val="FF0000"/>
                <w:szCs w:val="26"/>
              </w:rPr>
            </w:pPr>
            <w:r w:rsidRPr="006A31FC">
              <w:rPr>
                <w:rFonts w:cs="Times New Roman"/>
                <w:szCs w:val="26"/>
              </w:rPr>
              <w:t>Không cần thiết</w:t>
            </w:r>
          </w:p>
        </w:tc>
        <w:tc>
          <w:tcPr>
            <w:tcW w:w="3402" w:type="dxa"/>
          </w:tcPr>
          <w:p w14:paraId="4C4CF5E9" w14:textId="77777777" w:rsidR="00F119FA" w:rsidRPr="006A31FC" w:rsidRDefault="00F119FA" w:rsidP="00BD3695">
            <w:pPr>
              <w:spacing w:line="312" w:lineRule="auto"/>
              <w:ind w:firstLine="0"/>
              <w:jc w:val="both"/>
              <w:rPr>
                <w:rFonts w:cs="Times New Roman"/>
                <w:color w:val="FF0000"/>
                <w:szCs w:val="26"/>
              </w:rPr>
            </w:pPr>
            <w:r w:rsidRPr="006A31FC">
              <w:rPr>
                <w:rFonts w:cs="Times New Roman"/>
                <w:szCs w:val="26"/>
              </w:rPr>
              <w:t>Không cần thiết</w:t>
            </w:r>
          </w:p>
        </w:tc>
      </w:tr>
      <w:tr w:rsidR="00F119FA" w:rsidRPr="00227445" w14:paraId="5080B5B9" w14:textId="77777777" w:rsidTr="00F119FA">
        <w:tc>
          <w:tcPr>
            <w:tcW w:w="2943" w:type="dxa"/>
          </w:tcPr>
          <w:p w14:paraId="15DC435C"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Chỉnh sửa</w:t>
            </w:r>
          </w:p>
        </w:tc>
        <w:tc>
          <w:tcPr>
            <w:tcW w:w="3402" w:type="dxa"/>
          </w:tcPr>
          <w:p w14:paraId="3E10ED13"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trong trường hợp chỉnh sửa hoặc tiếp tục thực hiện các giao dịch có trạng thái S, R</w:t>
            </w:r>
          </w:p>
        </w:tc>
        <w:tc>
          <w:tcPr>
            <w:tcW w:w="3402" w:type="dxa"/>
          </w:tcPr>
          <w:p w14:paraId="2A63C4C6"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r>
      <w:tr w:rsidR="00F119FA" w:rsidRPr="00227445" w14:paraId="5E8EE953" w14:textId="77777777" w:rsidTr="00F119FA">
        <w:tc>
          <w:tcPr>
            <w:tcW w:w="2943" w:type="dxa"/>
          </w:tcPr>
          <w:p w14:paraId="74C85338" w14:textId="77777777" w:rsidR="00F119FA" w:rsidRPr="00227445" w:rsidRDefault="00F119FA" w:rsidP="00BD3695">
            <w:pPr>
              <w:spacing w:line="312" w:lineRule="auto"/>
              <w:ind w:firstLine="0"/>
              <w:jc w:val="both"/>
              <w:rPr>
                <w:rFonts w:cs="Times New Roman"/>
                <w:color w:val="FF0000"/>
                <w:szCs w:val="26"/>
              </w:rPr>
            </w:pPr>
            <w:r w:rsidRPr="00227445">
              <w:rPr>
                <w:rFonts w:cs="Times New Roman"/>
                <w:color w:val="FF0000"/>
                <w:szCs w:val="26"/>
              </w:rPr>
              <w:t>Lưu</w:t>
            </w:r>
          </w:p>
          <w:p w14:paraId="442D8374" w14:textId="77777777" w:rsidR="00F119FA" w:rsidRPr="00550A24" w:rsidRDefault="00F119FA" w:rsidP="00BD369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Ghi)</w:t>
            </w:r>
          </w:p>
        </w:tc>
        <w:tc>
          <w:tcPr>
            <w:tcW w:w="3402" w:type="dxa"/>
          </w:tcPr>
          <w:p w14:paraId="2118D993"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lưu lại giao dịch với các thông tin đã nhập</w:t>
            </w:r>
          </w:p>
        </w:tc>
        <w:tc>
          <w:tcPr>
            <w:tcW w:w="3402" w:type="dxa"/>
          </w:tcPr>
          <w:p w14:paraId="515FAD79"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r>
      <w:tr w:rsidR="00F119FA" w:rsidRPr="00227445" w14:paraId="0234A05B" w14:textId="77777777" w:rsidTr="00F119FA">
        <w:tc>
          <w:tcPr>
            <w:tcW w:w="2943" w:type="dxa"/>
          </w:tcPr>
          <w:p w14:paraId="2B9A0459"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Xóa</w:t>
            </w:r>
          </w:p>
        </w:tc>
        <w:tc>
          <w:tcPr>
            <w:tcW w:w="3402" w:type="dxa"/>
          </w:tcPr>
          <w:p w14:paraId="4EA59316" w14:textId="77777777" w:rsidR="00F119FA" w:rsidRPr="006A31FC" w:rsidRDefault="00F119FA" w:rsidP="00BD3695">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xóa giao dịch đang ở trạng thái S, R khi người dùng không muốn tiếp tục thực hiện giao dịch đó nữa.</w:t>
            </w:r>
          </w:p>
        </w:tc>
        <w:tc>
          <w:tcPr>
            <w:tcW w:w="3402" w:type="dxa"/>
          </w:tcPr>
          <w:p w14:paraId="41089B25" w14:textId="77777777" w:rsidR="00F119FA" w:rsidRPr="00227445" w:rsidRDefault="00F119FA" w:rsidP="00BD3695">
            <w:pPr>
              <w:spacing w:line="312" w:lineRule="auto"/>
              <w:ind w:firstLine="0"/>
              <w:jc w:val="both"/>
              <w:rPr>
                <w:rFonts w:cs="Times New Roman"/>
                <w:szCs w:val="26"/>
                <w:highlight w:val="lightGray"/>
              </w:rPr>
            </w:pPr>
            <w:r w:rsidRPr="00227445">
              <w:rPr>
                <w:rFonts w:cs="Times New Roman"/>
                <w:szCs w:val="26"/>
              </w:rPr>
              <w:t>Không cho phép lựa chọn</w:t>
            </w:r>
          </w:p>
        </w:tc>
      </w:tr>
      <w:tr w:rsidR="00F119FA" w:rsidRPr="00227445" w14:paraId="2F3725A0" w14:textId="77777777" w:rsidTr="00F119FA">
        <w:tc>
          <w:tcPr>
            <w:tcW w:w="2943" w:type="dxa"/>
          </w:tcPr>
          <w:p w14:paraId="37F8623B"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Hủy</w:t>
            </w:r>
          </w:p>
        </w:tc>
        <w:tc>
          <w:tcPr>
            <w:tcW w:w="3402" w:type="dxa"/>
          </w:tcPr>
          <w:p w14:paraId="4EDD3A7E" w14:textId="77777777" w:rsidR="00F119FA" w:rsidRPr="00227445" w:rsidRDefault="00F119FA" w:rsidP="00BD3695">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1819C214" w14:textId="77777777" w:rsidR="00F119FA" w:rsidRPr="00227445" w:rsidRDefault="00F119FA" w:rsidP="00BD3695">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F119FA" w:rsidRPr="00227445" w14:paraId="3E09E8B9" w14:textId="77777777" w:rsidTr="00F119FA">
        <w:tc>
          <w:tcPr>
            <w:tcW w:w="2943" w:type="dxa"/>
          </w:tcPr>
          <w:p w14:paraId="71AB32FB"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Chuyển phê duyệt</w:t>
            </w:r>
          </w:p>
          <w:p w14:paraId="4FCFA871" w14:textId="77777777" w:rsidR="00F119FA" w:rsidRPr="00550A24" w:rsidRDefault="00F119FA" w:rsidP="00BD3695">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6C7DC832"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KSV</w:t>
            </w:r>
            <w:r w:rsidRPr="00227445">
              <w:rPr>
                <w:rFonts w:cs="Times New Roman"/>
                <w:szCs w:val="26"/>
              </w:rPr>
              <w:t xml:space="preserve"> phê duyệt</w:t>
            </w:r>
          </w:p>
        </w:tc>
        <w:tc>
          <w:tcPr>
            <w:tcW w:w="3402" w:type="dxa"/>
          </w:tcPr>
          <w:p w14:paraId="30761B81"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r>
      <w:tr w:rsidR="00F119FA" w:rsidRPr="00227445" w14:paraId="176AD6D8" w14:textId="77777777" w:rsidTr="00F119FA">
        <w:tc>
          <w:tcPr>
            <w:tcW w:w="2943" w:type="dxa"/>
          </w:tcPr>
          <w:p w14:paraId="1D31D847"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 xml:space="preserve">In </w:t>
            </w:r>
            <w:r>
              <w:rPr>
                <w:rFonts w:cs="Times New Roman"/>
                <w:color w:val="FF0000"/>
                <w:szCs w:val="26"/>
              </w:rPr>
              <w:t>CKBL</w:t>
            </w:r>
          </w:p>
          <w:p w14:paraId="1C42D1D2" w14:textId="77777777" w:rsidR="00F119FA" w:rsidRPr="00550A24" w:rsidRDefault="00F119FA" w:rsidP="00BD369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IN NDCK)</w:t>
            </w:r>
          </w:p>
        </w:tc>
        <w:tc>
          <w:tcPr>
            <w:tcW w:w="3402" w:type="dxa"/>
          </w:tcPr>
          <w:p w14:paraId="4A781757" w14:textId="77777777" w:rsidR="00F119FA" w:rsidRDefault="00F119FA" w:rsidP="00BD3695">
            <w:pPr>
              <w:spacing w:line="312" w:lineRule="auto"/>
              <w:ind w:firstLine="0"/>
              <w:jc w:val="both"/>
              <w:rPr>
                <w:rFonts w:cs="Times New Roman"/>
                <w:szCs w:val="26"/>
              </w:rPr>
            </w:pPr>
            <w:r>
              <w:rPr>
                <w:rFonts w:cs="Times New Roman"/>
                <w:szCs w:val="26"/>
              </w:rPr>
              <w:t>Cho phép lựa chọn để in nội dung cam kết bảo lãnh được tạo trong giao dịch</w:t>
            </w:r>
          </w:p>
        </w:tc>
        <w:tc>
          <w:tcPr>
            <w:tcW w:w="3402" w:type="dxa"/>
          </w:tcPr>
          <w:p w14:paraId="7C244B54" w14:textId="77777777" w:rsidR="00F119FA" w:rsidRDefault="00F119FA" w:rsidP="00BD3695">
            <w:pPr>
              <w:spacing w:line="312" w:lineRule="auto"/>
              <w:ind w:firstLine="0"/>
              <w:jc w:val="both"/>
              <w:rPr>
                <w:rFonts w:cs="Times New Roman"/>
                <w:szCs w:val="26"/>
              </w:rPr>
            </w:pPr>
            <w:r>
              <w:rPr>
                <w:rFonts w:cs="Times New Roman"/>
                <w:szCs w:val="26"/>
              </w:rPr>
              <w:t>Cho phép lựa chọn để in nội dung cam kết bảo lãnh được tạo trong giao dịch</w:t>
            </w:r>
          </w:p>
        </w:tc>
      </w:tr>
      <w:tr w:rsidR="00F119FA" w:rsidRPr="00227445" w14:paraId="7794D098" w14:textId="77777777" w:rsidTr="00F119FA">
        <w:tc>
          <w:tcPr>
            <w:tcW w:w="2943" w:type="dxa"/>
          </w:tcPr>
          <w:p w14:paraId="78C0E3B9" w14:textId="77777777" w:rsidR="00F119FA" w:rsidRPr="00113BAA" w:rsidRDefault="00F119FA" w:rsidP="00BD3695">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1AED2672" w14:textId="77777777" w:rsidR="00F119FA" w:rsidRPr="00227445" w:rsidRDefault="00F119FA" w:rsidP="00BD3695">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16E8AF2B" w14:textId="77777777" w:rsidR="00F119FA" w:rsidRPr="00227445" w:rsidRDefault="00F119FA" w:rsidP="00BD3695">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F119FA" w:rsidRPr="00227445" w:rsidDel="008E5E4D" w14:paraId="642A2DA9" w14:textId="7A79C231" w:rsidTr="00F119FA">
        <w:trPr>
          <w:del w:id="139" w:author="Nguyen Thu Trang - VTFC - KVH" w:date="2022-03-16T11:03:00Z"/>
        </w:trPr>
        <w:tc>
          <w:tcPr>
            <w:tcW w:w="2943" w:type="dxa"/>
          </w:tcPr>
          <w:p w14:paraId="23135E77" w14:textId="6815F7BA" w:rsidR="00F119FA" w:rsidRPr="00011515" w:rsidDel="008E5E4D" w:rsidRDefault="00F119FA" w:rsidP="00BD3695">
            <w:pPr>
              <w:spacing w:line="312" w:lineRule="auto"/>
              <w:ind w:firstLine="0"/>
              <w:jc w:val="both"/>
              <w:rPr>
                <w:del w:id="140" w:author="Nguyen Thu Trang - VTFC - KVH" w:date="2022-03-16T11:03:00Z"/>
                <w:rFonts w:cs="Times New Roman"/>
                <w:szCs w:val="26"/>
              </w:rPr>
            </w:pPr>
            <w:commentRangeStart w:id="141"/>
            <w:commentRangeStart w:id="142"/>
            <w:del w:id="143" w:author="Nguyen Thu Trang - VTFC - KVH" w:date="2022-03-16T11:03:00Z">
              <w:r w:rsidRPr="00D20EE4" w:rsidDel="008E5E4D">
                <w:rPr>
                  <w:rFonts w:cs="Times New Roman"/>
                  <w:szCs w:val="26"/>
                </w:rPr>
                <w:delText>In Thông báo</w:delText>
              </w:r>
              <w:commentRangeEnd w:id="141"/>
              <w:r w:rsidDel="008E5E4D">
                <w:rPr>
                  <w:rStyle w:val="CommentReference"/>
                </w:rPr>
                <w:commentReference w:id="141"/>
              </w:r>
              <w:commentRangeEnd w:id="142"/>
              <w:r w:rsidR="00023A71" w:rsidDel="008E5E4D">
                <w:rPr>
                  <w:rStyle w:val="CommentReference"/>
                </w:rPr>
                <w:commentReference w:id="142"/>
              </w:r>
            </w:del>
          </w:p>
        </w:tc>
        <w:tc>
          <w:tcPr>
            <w:tcW w:w="3402" w:type="dxa"/>
          </w:tcPr>
          <w:p w14:paraId="391BCFD3" w14:textId="29369667" w:rsidR="00F119FA" w:rsidDel="008E5E4D" w:rsidRDefault="00F119FA" w:rsidP="00BD3695">
            <w:pPr>
              <w:spacing w:line="312" w:lineRule="auto"/>
              <w:ind w:firstLine="0"/>
              <w:jc w:val="both"/>
              <w:rPr>
                <w:del w:id="144" w:author="Nguyen Thu Trang - VTFC - KVH" w:date="2022-03-16T11:03:00Z"/>
                <w:rFonts w:cs="Times New Roman"/>
                <w:szCs w:val="26"/>
              </w:rPr>
            </w:pPr>
            <w:del w:id="145" w:author="Nguyen Thu Trang - VTFC - KVH" w:date="2022-03-16T11:03:00Z">
              <w:r w:rsidDel="008E5E4D">
                <w:rPr>
                  <w:rFonts w:cs="Times New Roman"/>
                  <w:szCs w:val="26"/>
                </w:rPr>
                <w:delText xml:space="preserve">Cho phép lựa chọn để in nội dung Thông báo được tạo </w:delText>
              </w:r>
              <w:r w:rsidDel="008E5E4D">
                <w:rPr>
                  <w:rFonts w:cs="Times New Roman"/>
                  <w:szCs w:val="26"/>
                </w:rPr>
                <w:lastRenderedPageBreak/>
                <w:delText>trong giao dịch</w:delText>
              </w:r>
            </w:del>
          </w:p>
        </w:tc>
        <w:tc>
          <w:tcPr>
            <w:tcW w:w="3402" w:type="dxa"/>
          </w:tcPr>
          <w:p w14:paraId="7B00AE43" w14:textId="013F750A" w:rsidR="00F119FA" w:rsidDel="008E5E4D" w:rsidRDefault="00F119FA" w:rsidP="00BD3695">
            <w:pPr>
              <w:spacing w:line="312" w:lineRule="auto"/>
              <w:ind w:firstLine="0"/>
              <w:jc w:val="both"/>
              <w:rPr>
                <w:del w:id="146" w:author="Nguyen Thu Trang - VTFC - KVH" w:date="2022-03-16T11:03:00Z"/>
                <w:rFonts w:cs="Times New Roman"/>
                <w:szCs w:val="26"/>
              </w:rPr>
            </w:pPr>
            <w:del w:id="147" w:author="Nguyen Thu Trang - VTFC - KVH" w:date="2022-03-16T11:03:00Z">
              <w:r w:rsidDel="008E5E4D">
                <w:rPr>
                  <w:rFonts w:cs="Times New Roman"/>
                  <w:szCs w:val="26"/>
                </w:rPr>
                <w:lastRenderedPageBreak/>
                <w:delText xml:space="preserve">Cho phép lựa chọn để in nội dung Thông báo được tạo </w:delText>
              </w:r>
              <w:r w:rsidDel="008E5E4D">
                <w:rPr>
                  <w:rFonts w:cs="Times New Roman"/>
                  <w:szCs w:val="26"/>
                </w:rPr>
                <w:lastRenderedPageBreak/>
                <w:delText>trong giao dịch</w:delText>
              </w:r>
            </w:del>
          </w:p>
        </w:tc>
      </w:tr>
      <w:tr w:rsidR="00F119FA" w:rsidRPr="00227445" w14:paraId="0B53A482" w14:textId="77777777" w:rsidTr="00F119FA">
        <w:tc>
          <w:tcPr>
            <w:tcW w:w="2943" w:type="dxa"/>
          </w:tcPr>
          <w:p w14:paraId="412686D5"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lastRenderedPageBreak/>
              <w:t>Phê duyệt</w:t>
            </w:r>
          </w:p>
          <w:p w14:paraId="7E0F7C6E" w14:textId="77777777" w:rsidR="00F119FA" w:rsidRPr="00550A24" w:rsidRDefault="00F119FA" w:rsidP="00BD369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33258D1C"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42A33C78"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Cho phép lựa chọn để phê duyệt giao dịch</w:t>
            </w:r>
          </w:p>
        </w:tc>
      </w:tr>
      <w:tr w:rsidR="00F119FA" w:rsidRPr="00227445" w14:paraId="4528A3EE" w14:textId="77777777" w:rsidTr="00F119FA">
        <w:tc>
          <w:tcPr>
            <w:tcW w:w="2943" w:type="dxa"/>
          </w:tcPr>
          <w:p w14:paraId="22DACBB2"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Từ chối</w:t>
            </w:r>
          </w:p>
          <w:p w14:paraId="3EC5358B" w14:textId="77777777" w:rsidR="00F119FA" w:rsidRPr="00550A24" w:rsidRDefault="00F119FA" w:rsidP="00BD369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2EA3F315"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62B14172"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Cho phép lựa chọn để từ chối phê duyệt giao dịch</w:t>
            </w:r>
          </w:p>
        </w:tc>
      </w:tr>
    </w:tbl>
    <w:p w14:paraId="4325C26B" w14:textId="77777777" w:rsidR="00F119FA" w:rsidRPr="002F4D0F" w:rsidRDefault="00F119FA" w:rsidP="00F119FA">
      <w:pPr>
        <w:spacing w:before="120" w:after="120" w:line="312" w:lineRule="auto"/>
        <w:jc w:val="both"/>
        <w:rPr>
          <w:rFonts w:cs="Times New Roman"/>
          <w:szCs w:val="26"/>
        </w:rPr>
      </w:pPr>
      <w:r w:rsidRPr="002F4D0F">
        <w:rPr>
          <w:rFonts w:cs="Times New Roman"/>
          <w:szCs w:val="26"/>
        </w:rPr>
        <w:t>Màn hình giao dịch hiện tại trên hệ thống TF – VISYS như sau:</w:t>
      </w:r>
    </w:p>
    <w:p w14:paraId="1AA05E5C" w14:textId="77777777" w:rsidR="00F119FA" w:rsidRDefault="00F119FA" w:rsidP="00BD3695">
      <w:pPr>
        <w:spacing w:before="120" w:after="120" w:line="312" w:lineRule="auto"/>
        <w:ind w:firstLine="0"/>
        <w:jc w:val="both"/>
        <w:rPr>
          <w:rFonts w:cs="Times New Roman"/>
          <w:szCs w:val="26"/>
        </w:rPr>
      </w:pPr>
      <w:r>
        <w:rPr>
          <w:noProof/>
        </w:rPr>
        <w:drawing>
          <wp:inline distT="0" distB="0" distL="0" distR="0" wp14:anchorId="273A18F5" wp14:editId="7ADC3CED">
            <wp:extent cx="5732117" cy="5248275"/>
            <wp:effectExtent l="19050" t="19050" r="215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40"/>
                    <a:stretch/>
                  </pic:blipFill>
                  <pic:spPr bwMode="auto">
                    <a:xfrm>
                      <a:off x="0" y="0"/>
                      <a:ext cx="5731510" cy="52477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50C0F2" w14:textId="77777777" w:rsidR="00F119FA" w:rsidRDefault="00F119FA" w:rsidP="00BD3695">
      <w:pPr>
        <w:spacing w:before="120" w:after="120" w:line="312" w:lineRule="auto"/>
        <w:ind w:firstLine="0"/>
        <w:jc w:val="both"/>
        <w:rPr>
          <w:rFonts w:cs="Times New Roman"/>
          <w:szCs w:val="26"/>
        </w:rPr>
      </w:pPr>
      <w:r>
        <w:rPr>
          <w:noProof/>
        </w:rPr>
        <w:lastRenderedPageBreak/>
        <w:drawing>
          <wp:inline distT="0" distB="0" distL="0" distR="0" wp14:anchorId="6E1A4CB3" wp14:editId="01FD71EE">
            <wp:extent cx="5733498" cy="6572250"/>
            <wp:effectExtent l="19050" t="19050" r="1968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273"/>
                    <a:stretch/>
                  </pic:blipFill>
                  <pic:spPr bwMode="auto">
                    <a:xfrm>
                      <a:off x="0" y="0"/>
                      <a:ext cx="5731510" cy="656997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606CF5E" w14:textId="77777777" w:rsidR="00F119FA" w:rsidRDefault="00F119FA" w:rsidP="00F119FA">
      <w:pPr>
        <w:spacing w:before="120" w:after="120" w:line="312" w:lineRule="auto"/>
        <w:jc w:val="both"/>
        <w:rPr>
          <w:rFonts w:cs="Times New Roman"/>
          <w:szCs w:val="26"/>
        </w:rPr>
      </w:pPr>
      <w:r w:rsidRPr="002F4D0F">
        <w:rPr>
          <w:rFonts w:cs="Times New Roman"/>
          <w:szCs w:val="26"/>
        </w:rPr>
        <w:t xml:space="preserve">Màn hình </w:t>
      </w:r>
      <w:r>
        <w:rPr>
          <w:rFonts w:cs="Times New Roman"/>
          <w:szCs w:val="26"/>
        </w:rPr>
        <w:t>này cần được chỉnh sửa</w:t>
      </w:r>
      <w:r w:rsidRPr="002F4D0F">
        <w:rPr>
          <w:rFonts w:cs="Times New Roman"/>
          <w:szCs w:val="26"/>
        </w:rPr>
        <w:t xml:space="preserve"> </w:t>
      </w:r>
      <w:r>
        <w:rPr>
          <w:rFonts w:cs="Times New Roman"/>
          <w:szCs w:val="26"/>
        </w:rPr>
        <w:t>như sau:</w:t>
      </w:r>
    </w:p>
    <w:p w14:paraId="5E4E1F9D" w14:textId="77777777" w:rsidR="00F119FA" w:rsidRPr="00047FC8" w:rsidRDefault="00F119FA" w:rsidP="00F119FA">
      <w:pPr>
        <w:spacing w:before="120" w:after="120" w:line="312" w:lineRule="auto"/>
        <w:jc w:val="both"/>
        <w:rPr>
          <w:rFonts w:cs="Times New Roman"/>
          <w:i/>
          <w:szCs w:val="26"/>
          <w:u w:val="single"/>
        </w:rPr>
      </w:pPr>
      <w:r w:rsidRPr="00047FC8">
        <w:rPr>
          <w:rFonts w:cs="Times New Roman"/>
          <w:i/>
          <w:szCs w:val="26"/>
          <w:u w:val="single"/>
        </w:rPr>
        <w:t>Cảnh báo ở màn hình loading giao dịch:</w:t>
      </w:r>
    </w:p>
    <w:p w14:paraId="761FBB66" w14:textId="77777777" w:rsidR="00F119FA" w:rsidRPr="00047FC8" w:rsidRDefault="00F119FA" w:rsidP="00724F94">
      <w:pPr>
        <w:numPr>
          <w:ilvl w:val="0"/>
          <w:numId w:val="7"/>
        </w:numPr>
        <w:spacing w:before="120" w:after="120" w:line="312" w:lineRule="auto"/>
        <w:jc w:val="both"/>
        <w:rPr>
          <w:rFonts w:cs="Times New Roman"/>
          <w:szCs w:val="26"/>
        </w:rPr>
      </w:pPr>
      <w:r w:rsidRPr="00047FC8">
        <w:rPr>
          <w:rFonts w:cs="Times New Roman"/>
          <w:szCs w:val="26"/>
        </w:rPr>
        <w:t xml:space="preserve">Hệ thống đưa ra cảnh báo trong trường hợp sự kiện giao dịch được lựa chọn có sự kiện nào trước đó của cùng Số </w:t>
      </w:r>
      <w:r>
        <w:rPr>
          <w:rFonts w:cs="Times New Roman"/>
          <w:szCs w:val="26"/>
        </w:rPr>
        <w:t>bảo lãnh</w:t>
      </w:r>
      <w:r w:rsidRPr="00047FC8">
        <w:rPr>
          <w:rFonts w:cs="Times New Roman"/>
          <w:szCs w:val="26"/>
        </w:rPr>
        <w:t xml:space="preserve"> chưa được xử lý và chỉ cho phép lựa chọn </w:t>
      </w:r>
      <w:r w:rsidRPr="00047FC8">
        <w:rPr>
          <w:rFonts w:cs="Times New Roman"/>
          <w:szCs w:val="26"/>
        </w:rPr>
        <w:lastRenderedPageBreak/>
        <w:t xml:space="preserve">nút Hủy trên màn hình giao dịch. Nội dung cảnh báo: </w:t>
      </w:r>
      <w:r w:rsidRPr="001F55DC">
        <w:rPr>
          <w:rFonts w:cs="Times New Roman"/>
          <w:b/>
          <w:szCs w:val="26"/>
        </w:rPr>
        <w:t>“Giao dịch đang có sự kiện trước chưa được xử lý”</w:t>
      </w:r>
    </w:p>
    <w:p w14:paraId="5726796A" w14:textId="2EE937E6" w:rsidR="00F119FA" w:rsidRPr="005F2D3F" w:rsidRDefault="005E5229" w:rsidP="00724F94">
      <w:pPr>
        <w:pStyle w:val="Heading7"/>
        <w:tabs>
          <w:tab w:val="clear" w:pos="702"/>
          <w:tab w:val="clear" w:pos="1080"/>
        </w:tabs>
      </w:pPr>
      <w:r>
        <w:t xml:space="preserve">Tab </w:t>
      </w:r>
      <w:r w:rsidR="00F119FA" w:rsidRPr="00571988">
        <w:t xml:space="preserve">Thông tin </w:t>
      </w:r>
      <w:r w:rsidR="00F119FA">
        <w:t xml:space="preserve">chung </w:t>
      </w:r>
      <w:r w:rsidR="00F119FA" w:rsidRPr="001F55DC">
        <w:rPr>
          <w:i/>
          <w:color w:val="FF0000"/>
        </w:rPr>
        <w:t>(tên cũ Thông tin BG-Local)</w:t>
      </w:r>
    </w:p>
    <w:p w14:paraId="7A0CCEA4" w14:textId="77777777" w:rsidR="00F119FA" w:rsidRPr="00571988" w:rsidRDefault="00F119FA" w:rsidP="00F119FA">
      <w:pPr>
        <w:spacing w:before="120" w:after="120" w:line="312" w:lineRule="auto"/>
        <w:jc w:val="both"/>
        <w:rPr>
          <w:rFonts w:cs="Times New Roman"/>
          <w:szCs w:val="26"/>
        </w:rPr>
      </w:pPr>
      <w:r w:rsidRPr="00571988">
        <w:rPr>
          <w:rFonts w:cs="Times New Roman"/>
          <w:szCs w:val="26"/>
        </w:rPr>
        <w:t>Màn hình Thông tin giao dịch gồm các trường như sau:</w:t>
      </w:r>
    </w:p>
    <w:tbl>
      <w:tblPr>
        <w:tblStyle w:val="TableGrid"/>
        <w:tblW w:w="11760" w:type="dxa"/>
        <w:tblLayout w:type="fixed"/>
        <w:tblLook w:val="04A0" w:firstRow="1" w:lastRow="0" w:firstColumn="1" w:lastColumn="0" w:noHBand="0" w:noVBand="1"/>
      </w:tblPr>
      <w:tblGrid>
        <w:gridCol w:w="1638"/>
        <w:gridCol w:w="1192"/>
        <w:gridCol w:w="709"/>
        <w:gridCol w:w="992"/>
        <w:gridCol w:w="4395"/>
        <w:gridCol w:w="1417"/>
        <w:gridCol w:w="1417"/>
      </w:tblGrid>
      <w:tr w:rsidR="00F119FA" w:rsidRPr="00571988" w14:paraId="05922082" w14:textId="77777777" w:rsidTr="001F55DC">
        <w:tc>
          <w:tcPr>
            <w:tcW w:w="1638" w:type="dxa"/>
          </w:tcPr>
          <w:p w14:paraId="58606270"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Tên trường</w:t>
            </w:r>
          </w:p>
        </w:tc>
        <w:tc>
          <w:tcPr>
            <w:tcW w:w="1192" w:type="dxa"/>
          </w:tcPr>
          <w:p w14:paraId="04AD3C15"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Kiểu ký tự</w:t>
            </w:r>
          </w:p>
        </w:tc>
        <w:tc>
          <w:tcPr>
            <w:tcW w:w="709" w:type="dxa"/>
          </w:tcPr>
          <w:p w14:paraId="04E6997F"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Độ dài</w:t>
            </w:r>
          </w:p>
        </w:tc>
        <w:tc>
          <w:tcPr>
            <w:tcW w:w="992" w:type="dxa"/>
          </w:tcPr>
          <w:p w14:paraId="1D9B4287"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Thuộc tính</w:t>
            </w:r>
          </w:p>
        </w:tc>
        <w:tc>
          <w:tcPr>
            <w:tcW w:w="4395" w:type="dxa"/>
          </w:tcPr>
          <w:p w14:paraId="68540105"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Mô tả</w:t>
            </w:r>
          </w:p>
        </w:tc>
        <w:tc>
          <w:tcPr>
            <w:tcW w:w="1417" w:type="dxa"/>
          </w:tcPr>
          <w:p w14:paraId="79B7FDB2" w14:textId="77777777" w:rsidR="00F119FA" w:rsidRDefault="00F119FA" w:rsidP="00BD3695">
            <w:pPr>
              <w:spacing w:line="312" w:lineRule="auto"/>
              <w:ind w:firstLine="0"/>
              <w:jc w:val="center"/>
              <w:rPr>
                <w:rFonts w:cs="Times New Roman"/>
                <w:b/>
                <w:szCs w:val="26"/>
              </w:rPr>
            </w:pPr>
            <w:r w:rsidRPr="00332B9E">
              <w:rPr>
                <w:rFonts w:cs="Times New Roman"/>
                <w:b/>
                <w:szCs w:val="26"/>
                <w:lang w:val="en-GB"/>
              </w:rPr>
              <w:t>Mapping (Y/N)</w:t>
            </w:r>
          </w:p>
        </w:tc>
        <w:tc>
          <w:tcPr>
            <w:tcW w:w="1417" w:type="dxa"/>
          </w:tcPr>
          <w:p w14:paraId="228C908C" w14:textId="77777777" w:rsidR="00F119FA" w:rsidRPr="00571988" w:rsidRDefault="00F119FA" w:rsidP="00BD3695">
            <w:pPr>
              <w:spacing w:line="312" w:lineRule="auto"/>
              <w:ind w:firstLine="0"/>
              <w:jc w:val="center"/>
              <w:rPr>
                <w:rFonts w:cs="Times New Roman"/>
                <w:b/>
                <w:szCs w:val="26"/>
              </w:rPr>
            </w:pPr>
            <w:r>
              <w:rPr>
                <w:rFonts w:cs="Times New Roman"/>
                <w:b/>
                <w:szCs w:val="26"/>
              </w:rPr>
              <w:t>New Field (Y/N)</w:t>
            </w:r>
          </w:p>
        </w:tc>
      </w:tr>
      <w:tr w:rsidR="00F119FA" w:rsidRPr="00571988" w14:paraId="5BD15A8A" w14:textId="77777777" w:rsidTr="00F119FA">
        <w:tc>
          <w:tcPr>
            <w:tcW w:w="11760" w:type="dxa"/>
            <w:gridSpan w:val="7"/>
            <w:shd w:val="clear" w:color="auto" w:fill="FFFF00"/>
          </w:tcPr>
          <w:p w14:paraId="51F5BFF1" w14:textId="77777777" w:rsidR="00F119FA" w:rsidRPr="00F01510" w:rsidRDefault="00F119FA" w:rsidP="00BD3695">
            <w:pPr>
              <w:spacing w:line="312" w:lineRule="auto"/>
              <w:ind w:firstLine="0"/>
              <w:rPr>
                <w:rFonts w:cs="Times New Roman"/>
                <w:b/>
                <w:szCs w:val="26"/>
              </w:rPr>
            </w:pPr>
            <w:r w:rsidRPr="00F01510">
              <w:rPr>
                <w:rFonts w:cs="Times New Roman"/>
                <w:b/>
                <w:color w:val="FF0000"/>
                <w:szCs w:val="26"/>
              </w:rPr>
              <w:t>Thông tin chung ở tất cả các sự kiện:</w:t>
            </w:r>
          </w:p>
        </w:tc>
      </w:tr>
      <w:tr w:rsidR="00F119FA" w:rsidRPr="00571988" w14:paraId="0BBE3CAC" w14:textId="77777777" w:rsidTr="001F55DC">
        <w:tc>
          <w:tcPr>
            <w:tcW w:w="1638" w:type="dxa"/>
          </w:tcPr>
          <w:p w14:paraId="098B3FBF"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Nhóm sản phẩm </w:t>
            </w:r>
          </w:p>
        </w:tc>
        <w:tc>
          <w:tcPr>
            <w:tcW w:w="1192" w:type="dxa"/>
          </w:tcPr>
          <w:p w14:paraId="3E192D2C"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6E6BFF5" w14:textId="77777777" w:rsidR="00F119FA" w:rsidRPr="00571988" w:rsidRDefault="00F119FA" w:rsidP="00BD3695">
            <w:pPr>
              <w:spacing w:line="312" w:lineRule="auto"/>
              <w:ind w:firstLine="0"/>
              <w:jc w:val="center"/>
              <w:rPr>
                <w:rFonts w:cs="Times New Roman"/>
                <w:szCs w:val="26"/>
              </w:rPr>
            </w:pPr>
          </w:p>
        </w:tc>
        <w:tc>
          <w:tcPr>
            <w:tcW w:w="992" w:type="dxa"/>
          </w:tcPr>
          <w:p w14:paraId="3D5F051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tcPr>
          <w:p w14:paraId="0152996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58D39C5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Mặc định giá trị: </w:t>
            </w:r>
            <w:r w:rsidRPr="00571988">
              <w:rPr>
                <w:rFonts w:cs="Times New Roman"/>
                <w:b/>
                <w:szCs w:val="26"/>
              </w:rPr>
              <w:t>GUARANTEE</w:t>
            </w:r>
            <w:r w:rsidRPr="00571988">
              <w:rPr>
                <w:rFonts w:cs="Times New Roman"/>
                <w:szCs w:val="26"/>
              </w:rPr>
              <w:t xml:space="preserve"> </w:t>
            </w:r>
          </w:p>
        </w:tc>
        <w:tc>
          <w:tcPr>
            <w:tcW w:w="1417" w:type="dxa"/>
          </w:tcPr>
          <w:p w14:paraId="4920CD75"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0A76D461"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A1D9BEE" w14:textId="77777777" w:rsidTr="001F55DC">
        <w:tc>
          <w:tcPr>
            <w:tcW w:w="1638" w:type="dxa"/>
          </w:tcPr>
          <w:p w14:paraId="1C2A4523"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Mã sản phẩm </w:t>
            </w:r>
          </w:p>
        </w:tc>
        <w:tc>
          <w:tcPr>
            <w:tcW w:w="1192" w:type="dxa"/>
          </w:tcPr>
          <w:p w14:paraId="1CAB2177"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C2F8C3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w:t>
            </w:r>
          </w:p>
        </w:tc>
        <w:tc>
          <w:tcPr>
            <w:tcW w:w="992" w:type="dxa"/>
          </w:tcPr>
          <w:p w14:paraId="7723572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tcPr>
          <w:p w14:paraId="21D4258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62B161B8"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Mặc định giá trị: </w:t>
            </w:r>
            <w:r w:rsidRPr="00571988">
              <w:rPr>
                <w:rFonts w:cs="Times New Roman"/>
                <w:b/>
                <w:szCs w:val="26"/>
              </w:rPr>
              <w:t>BG</w:t>
            </w:r>
            <w:r w:rsidRPr="00571988">
              <w:rPr>
                <w:rFonts w:cs="Times New Roman"/>
                <w:szCs w:val="26"/>
              </w:rPr>
              <w:t xml:space="preserve"> </w:t>
            </w:r>
            <w:r>
              <w:rPr>
                <w:rFonts w:cs="Times New Roman"/>
                <w:szCs w:val="26"/>
              </w:rPr>
              <w:t xml:space="preserve">(nếu là bảo lãnh), </w:t>
            </w:r>
            <w:r w:rsidRPr="009C5889">
              <w:rPr>
                <w:rFonts w:cs="Times New Roman"/>
                <w:b/>
                <w:szCs w:val="26"/>
              </w:rPr>
              <w:t>BC</w:t>
            </w:r>
            <w:r>
              <w:rPr>
                <w:rFonts w:cs="Times New Roman"/>
                <w:szCs w:val="26"/>
              </w:rPr>
              <w:t xml:space="preserve"> (nếu là BCT đòi tiền)</w:t>
            </w:r>
          </w:p>
        </w:tc>
        <w:tc>
          <w:tcPr>
            <w:tcW w:w="1417" w:type="dxa"/>
          </w:tcPr>
          <w:p w14:paraId="49FEC555"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4DE52086"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0FA6098" w14:textId="77777777" w:rsidTr="001F55DC">
        <w:tc>
          <w:tcPr>
            <w:tcW w:w="1638" w:type="dxa"/>
          </w:tcPr>
          <w:p w14:paraId="0CF3DED8" w14:textId="77777777" w:rsidR="00F119FA" w:rsidRDefault="00F119FA" w:rsidP="00BD3695">
            <w:pPr>
              <w:spacing w:line="312" w:lineRule="auto"/>
              <w:ind w:firstLine="0"/>
              <w:jc w:val="both"/>
              <w:rPr>
                <w:rFonts w:cs="Times New Roman"/>
                <w:b/>
                <w:color w:val="FF0000"/>
                <w:szCs w:val="26"/>
              </w:rPr>
            </w:pPr>
            <w:r w:rsidRPr="008A1BD1">
              <w:rPr>
                <w:rFonts w:cs="Times New Roman"/>
                <w:b/>
                <w:color w:val="FF0000"/>
                <w:szCs w:val="26"/>
              </w:rPr>
              <w:t>Số Bảo lãnh</w:t>
            </w:r>
          </w:p>
          <w:p w14:paraId="02B8AEBB" w14:textId="77777777" w:rsidR="00F119FA" w:rsidRPr="002F4D0F" w:rsidRDefault="00F119FA" w:rsidP="00BD3695">
            <w:pPr>
              <w:spacing w:line="312" w:lineRule="auto"/>
              <w:ind w:firstLine="0"/>
              <w:rPr>
                <w:rFonts w:cs="Times New Roman"/>
                <w:b/>
                <w:i/>
                <w:color w:val="FF0000"/>
                <w:szCs w:val="26"/>
              </w:rPr>
            </w:pPr>
            <w:r w:rsidRPr="002F4D0F">
              <w:rPr>
                <w:rFonts w:cs="Times New Roman"/>
                <w:i/>
                <w:color w:val="FF0000"/>
                <w:szCs w:val="26"/>
              </w:rPr>
              <w:t>(tên cũ Số BG-</w:t>
            </w:r>
            <w:r>
              <w:rPr>
                <w:rFonts w:cs="Times New Roman"/>
                <w:i/>
                <w:color w:val="FF0000"/>
                <w:szCs w:val="26"/>
              </w:rPr>
              <w:t>Foreign</w:t>
            </w:r>
            <w:r w:rsidRPr="002F4D0F">
              <w:rPr>
                <w:rFonts w:cs="Times New Roman"/>
                <w:i/>
                <w:color w:val="FF0000"/>
                <w:szCs w:val="26"/>
              </w:rPr>
              <w:t>)</w:t>
            </w:r>
          </w:p>
        </w:tc>
        <w:tc>
          <w:tcPr>
            <w:tcW w:w="1192" w:type="dxa"/>
          </w:tcPr>
          <w:p w14:paraId="0214007F"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5463C35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1249716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68FA92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tham chiếu BL do hệ thống tự động sinh ra gồm 1</w:t>
            </w:r>
            <w:r>
              <w:rPr>
                <w:rFonts w:cs="Times New Roman"/>
                <w:szCs w:val="26"/>
              </w:rPr>
              <w:t>3</w:t>
            </w:r>
            <w:r w:rsidRPr="00571988">
              <w:rPr>
                <w:rFonts w:cs="Times New Roman"/>
                <w:szCs w:val="26"/>
              </w:rPr>
              <w:t xml:space="preserve"> ký tự gồm cả chữ và số.</w:t>
            </w:r>
          </w:p>
          <w:p w14:paraId="7059DE6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Cấu trúc: </w:t>
            </w:r>
            <w:r>
              <w:rPr>
                <w:rFonts w:cs="Times New Roman"/>
                <w:szCs w:val="26"/>
              </w:rPr>
              <w:t>0992</w:t>
            </w:r>
            <w:r w:rsidRPr="00571988">
              <w:rPr>
                <w:rFonts w:cs="Times New Roman"/>
                <w:szCs w:val="26"/>
              </w:rPr>
              <w:t xml:space="preserve">PPYYxxxxx </w:t>
            </w:r>
          </w:p>
          <w:p w14:paraId="42B58143" w14:textId="77777777" w:rsidR="00F119FA" w:rsidRPr="00571988" w:rsidRDefault="00F119FA" w:rsidP="00BD3695">
            <w:pPr>
              <w:spacing w:line="312" w:lineRule="auto"/>
              <w:ind w:firstLine="0"/>
              <w:jc w:val="both"/>
              <w:rPr>
                <w:rFonts w:cs="Times New Roman"/>
                <w:szCs w:val="26"/>
              </w:rPr>
            </w:pPr>
            <w:r w:rsidRPr="00571988">
              <w:rPr>
                <w:rFonts w:cs="Times New Roman"/>
                <w:szCs w:val="26"/>
                <w:u w:val="single"/>
              </w:rPr>
              <w:t>Trong đó</w:t>
            </w:r>
            <w:r w:rsidRPr="00571988">
              <w:rPr>
                <w:rFonts w:cs="Times New Roman"/>
                <w:szCs w:val="26"/>
              </w:rPr>
              <w:t xml:space="preserve">: </w:t>
            </w:r>
          </w:p>
          <w:p w14:paraId="482CC693" w14:textId="77777777" w:rsidR="00F119FA" w:rsidRPr="008A1BD1" w:rsidRDefault="00F119FA" w:rsidP="00BD3695">
            <w:pPr>
              <w:pStyle w:val="ListParagraph"/>
              <w:numPr>
                <w:ilvl w:val="0"/>
                <w:numId w:val="1"/>
              </w:numPr>
              <w:spacing w:line="312" w:lineRule="auto"/>
              <w:ind w:firstLine="0"/>
              <w:jc w:val="both"/>
              <w:rPr>
                <w:rFonts w:cs="Times New Roman"/>
                <w:szCs w:val="26"/>
              </w:rPr>
            </w:pPr>
            <w:r>
              <w:rPr>
                <w:rFonts w:cs="Times New Roman"/>
                <w:b/>
                <w:szCs w:val="26"/>
              </w:rPr>
              <w:t>0</w:t>
            </w:r>
            <w:r w:rsidRPr="008A1BD1">
              <w:rPr>
                <w:rFonts w:cs="Times New Roman"/>
                <w:b/>
                <w:szCs w:val="26"/>
              </w:rPr>
              <w:t>992</w:t>
            </w:r>
            <w:r>
              <w:rPr>
                <w:rFonts w:cs="Times New Roman"/>
                <w:szCs w:val="26"/>
              </w:rPr>
              <w:t xml:space="preserve"> là mã NHCT Lào</w:t>
            </w:r>
          </w:p>
          <w:p w14:paraId="78CACA11"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PP</w:t>
            </w:r>
            <w:r w:rsidRPr="00571988">
              <w:rPr>
                <w:rFonts w:cs="Times New Roman"/>
                <w:szCs w:val="26"/>
              </w:rPr>
              <w:t xml:space="preserve"> là mã sản phẩm: ở chức năng này là </w:t>
            </w:r>
            <w:r w:rsidRPr="00571988">
              <w:rPr>
                <w:rFonts w:cs="Times New Roman"/>
                <w:b/>
                <w:szCs w:val="26"/>
              </w:rPr>
              <w:t>BG</w:t>
            </w:r>
          </w:p>
          <w:p w14:paraId="16B6F81F"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YY</w:t>
            </w:r>
            <w:r w:rsidRPr="00571988">
              <w:rPr>
                <w:rFonts w:cs="Times New Roman"/>
                <w:szCs w:val="26"/>
              </w:rPr>
              <w:t xml:space="preserve"> là 2 ký tự cuối của năm phát sinh</w:t>
            </w:r>
          </w:p>
          <w:p w14:paraId="0459802D"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xxxxx</w:t>
            </w:r>
            <w:r w:rsidRPr="00571988">
              <w:rPr>
                <w:rFonts w:cs="Times New Roman"/>
                <w:szCs w:val="26"/>
              </w:rPr>
              <w:t xml:space="preserve"> là số thứ tự của bảo lãnh phát sinh trong năm.</w:t>
            </w:r>
          </w:p>
          <w:p w14:paraId="7896F9B0" w14:textId="77777777" w:rsidR="00F119FA" w:rsidRPr="00571988" w:rsidRDefault="00F119FA" w:rsidP="00BD3695">
            <w:pPr>
              <w:spacing w:line="312" w:lineRule="auto"/>
              <w:ind w:firstLine="0"/>
              <w:jc w:val="both"/>
              <w:rPr>
                <w:rFonts w:cs="Times New Roman"/>
                <w:szCs w:val="26"/>
                <w:u w:val="single"/>
              </w:rPr>
            </w:pPr>
            <w:r w:rsidRPr="00571988">
              <w:rPr>
                <w:rFonts w:cs="Times New Roman"/>
                <w:szCs w:val="26"/>
                <w:u w:val="single"/>
              </w:rPr>
              <w:t xml:space="preserve">Ví dụ: </w:t>
            </w:r>
          </w:p>
          <w:p w14:paraId="52F5CFB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BL đầu tiên phát sinh trong năm 202</w:t>
            </w:r>
            <w:r>
              <w:rPr>
                <w:rFonts w:cs="Times New Roman"/>
                <w:szCs w:val="26"/>
              </w:rPr>
              <w:t>2</w:t>
            </w:r>
            <w:r w:rsidRPr="00571988">
              <w:rPr>
                <w:rFonts w:cs="Times New Roman"/>
                <w:szCs w:val="26"/>
              </w:rPr>
              <w:t xml:space="preserve"> sẽ là </w:t>
            </w:r>
            <w:r w:rsidRPr="002F4D0F">
              <w:rPr>
                <w:rFonts w:cs="Times New Roman"/>
                <w:b/>
                <w:szCs w:val="26"/>
              </w:rPr>
              <w:t>0</w:t>
            </w:r>
            <w:r>
              <w:rPr>
                <w:rFonts w:cs="Times New Roman"/>
                <w:b/>
                <w:szCs w:val="26"/>
              </w:rPr>
              <w:t>992</w:t>
            </w:r>
            <w:r w:rsidRPr="00571988">
              <w:rPr>
                <w:rFonts w:cs="Times New Roman"/>
                <w:b/>
                <w:szCs w:val="26"/>
              </w:rPr>
              <w:t>BG2</w:t>
            </w:r>
            <w:r>
              <w:rPr>
                <w:rFonts w:cs="Times New Roman"/>
                <w:b/>
                <w:szCs w:val="26"/>
              </w:rPr>
              <w:t>2</w:t>
            </w:r>
            <w:r w:rsidRPr="00571988">
              <w:rPr>
                <w:rFonts w:cs="Times New Roman"/>
                <w:b/>
                <w:szCs w:val="26"/>
              </w:rPr>
              <w:t>00001</w:t>
            </w:r>
          </w:p>
        </w:tc>
        <w:tc>
          <w:tcPr>
            <w:tcW w:w="1417" w:type="dxa"/>
          </w:tcPr>
          <w:p w14:paraId="3B2FA123"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2D4591E2"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879B842" w14:textId="77777777" w:rsidTr="001F55DC">
        <w:tc>
          <w:tcPr>
            <w:tcW w:w="1638" w:type="dxa"/>
          </w:tcPr>
          <w:p w14:paraId="00588ABA" w14:textId="77777777" w:rsidR="00F119FA" w:rsidRPr="00332B9E" w:rsidRDefault="00F119FA" w:rsidP="00BD3695">
            <w:pPr>
              <w:spacing w:line="312" w:lineRule="auto"/>
              <w:ind w:firstLine="0"/>
              <w:jc w:val="both"/>
              <w:rPr>
                <w:rFonts w:cs="Times New Roman"/>
                <w:b/>
                <w:color w:val="FF0000"/>
                <w:szCs w:val="26"/>
              </w:rPr>
            </w:pPr>
            <w:r w:rsidRPr="00332B9E">
              <w:rPr>
                <w:rFonts w:cs="Times New Roman"/>
                <w:b/>
                <w:color w:val="FF0000"/>
                <w:szCs w:val="26"/>
              </w:rPr>
              <w:t xml:space="preserve">Số Ref </w:t>
            </w:r>
            <w:r>
              <w:rPr>
                <w:rFonts w:cs="Times New Roman"/>
                <w:b/>
                <w:color w:val="FF0000"/>
                <w:szCs w:val="26"/>
              </w:rPr>
              <w:t xml:space="preserve">BL </w:t>
            </w:r>
            <w:r w:rsidRPr="00332B9E">
              <w:rPr>
                <w:rFonts w:cs="Times New Roman"/>
                <w:b/>
                <w:color w:val="FF0000"/>
                <w:szCs w:val="26"/>
              </w:rPr>
              <w:t>EE</w:t>
            </w:r>
          </w:p>
          <w:p w14:paraId="5FCEBD70" w14:textId="77777777" w:rsidR="00F119FA" w:rsidRPr="00332B9E" w:rsidRDefault="00F119FA" w:rsidP="00BD3695">
            <w:pPr>
              <w:spacing w:line="312" w:lineRule="auto"/>
              <w:ind w:firstLine="0"/>
              <w:jc w:val="both"/>
              <w:rPr>
                <w:rFonts w:cs="Times New Roman"/>
                <w:b/>
                <w:color w:val="FF0000"/>
                <w:szCs w:val="26"/>
              </w:rPr>
            </w:pPr>
            <w:r w:rsidRPr="00332B9E">
              <w:rPr>
                <w:rFonts w:cs="Times New Roman"/>
                <w:i/>
                <w:color w:val="FF0000"/>
                <w:szCs w:val="26"/>
              </w:rPr>
              <w:t>(tên cũ: Số hồ sơ SGD)</w:t>
            </w:r>
          </w:p>
        </w:tc>
        <w:tc>
          <w:tcPr>
            <w:tcW w:w="1192" w:type="dxa"/>
          </w:tcPr>
          <w:p w14:paraId="1946508D"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98CF17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6F1722B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659B95D4" w14:textId="77777777" w:rsidR="00F119FA" w:rsidRDefault="00F119FA" w:rsidP="00BD3695">
            <w:pPr>
              <w:spacing w:line="312" w:lineRule="auto"/>
              <w:ind w:firstLine="0"/>
              <w:jc w:val="both"/>
              <w:rPr>
                <w:rFonts w:cs="Times New Roman"/>
                <w:szCs w:val="26"/>
                <w:lang w:val="en-GB"/>
              </w:rPr>
            </w:pPr>
            <w:r w:rsidRPr="00332B9E">
              <w:rPr>
                <w:rFonts w:cs="Times New Roman"/>
                <w:szCs w:val="26"/>
                <w:lang w:val="en-GB"/>
              </w:rPr>
              <w:t>Số tham chiếu BL do Trung tâm TTTM khởi tạo trên hệ thống của Trung tâm TTTM</w:t>
            </w:r>
          </w:p>
          <w:p w14:paraId="1CCFCDA5" w14:textId="77777777" w:rsidR="00F119FA" w:rsidRPr="008E0028"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417" w:type="dxa"/>
          </w:tcPr>
          <w:p w14:paraId="6B10EE6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397FAB6"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0D35A23" w14:textId="77777777" w:rsidTr="001F55DC">
        <w:tc>
          <w:tcPr>
            <w:tcW w:w="1638" w:type="dxa"/>
          </w:tcPr>
          <w:p w14:paraId="709EB941"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lastRenderedPageBreak/>
              <w:t>Phạm vi Bảo lãnh</w:t>
            </w:r>
          </w:p>
        </w:tc>
        <w:tc>
          <w:tcPr>
            <w:tcW w:w="1192" w:type="dxa"/>
          </w:tcPr>
          <w:p w14:paraId="1435E76E"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72FC215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20</w:t>
            </w:r>
          </w:p>
        </w:tc>
        <w:tc>
          <w:tcPr>
            <w:tcW w:w="992" w:type="dxa"/>
          </w:tcPr>
          <w:p w14:paraId="4D97807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48280CE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BL được phát hành là BL trong nước hay BL nước ngoài.</w:t>
            </w:r>
          </w:p>
          <w:p w14:paraId="4383D22F" w14:textId="77777777" w:rsidR="00F119FA" w:rsidRPr="00571988" w:rsidRDefault="00F119FA" w:rsidP="00BD3695">
            <w:pPr>
              <w:spacing w:line="312" w:lineRule="auto"/>
              <w:ind w:firstLine="0"/>
              <w:jc w:val="both"/>
              <w:rPr>
                <w:rFonts w:cs="Times New Roman"/>
                <w:szCs w:val="26"/>
              </w:rPr>
            </w:pPr>
            <w:r>
              <w:rPr>
                <w:rFonts w:cs="Times New Roman"/>
                <w:szCs w:val="26"/>
              </w:rPr>
              <w:t>Hệ</w:t>
            </w:r>
            <w:r w:rsidRPr="00571988">
              <w:rPr>
                <w:rFonts w:cs="Times New Roman"/>
                <w:szCs w:val="26"/>
              </w:rPr>
              <w:t xml:space="preserve"> thống mặc định giá trị “Bả</w:t>
            </w:r>
            <w:r>
              <w:rPr>
                <w:rFonts w:cs="Times New Roman"/>
                <w:szCs w:val="26"/>
              </w:rPr>
              <w:t>o lãnh</w:t>
            </w:r>
            <w:r w:rsidRPr="00571988">
              <w:rPr>
                <w:rFonts w:cs="Times New Roman"/>
                <w:szCs w:val="26"/>
              </w:rPr>
              <w:t xml:space="preserve"> nước</w:t>
            </w:r>
            <w:r>
              <w:rPr>
                <w:rFonts w:cs="Times New Roman"/>
                <w:szCs w:val="26"/>
              </w:rPr>
              <w:t xml:space="preserve"> ngoài</w:t>
            </w:r>
            <w:r w:rsidRPr="00571988">
              <w:rPr>
                <w:rFonts w:cs="Times New Roman"/>
                <w:szCs w:val="26"/>
              </w:rPr>
              <w:t>”</w:t>
            </w:r>
          </w:p>
        </w:tc>
        <w:tc>
          <w:tcPr>
            <w:tcW w:w="1417" w:type="dxa"/>
          </w:tcPr>
          <w:p w14:paraId="33232DDE"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7A35A7D"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878CECF" w14:textId="77777777" w:rsidTr="001F55DC">
        <w:tc>
          <w:tcPr>
            <w:tcW w:w="1638" w:type="dxa"/>
          </w:tcPr>
          <w:p w14:paraId="47359355" w14:textId="77777777" w:rsidR="00F119FA" w:rsidRPr="008A1BD1" w:rsidRDefault="00F119FA" w:rsidP="00BD3695">
            <w:pPr>
              <w:spacing w:line="312" w:lineRule="auto"/>
              <w:ind w:firstLine="0"/>
              <w:jc w:val="both"/>
              <w:rPr>
                <w:rFonts w:cs="Times New Roman"/>
                <w:b/>
                <w:color w:val="FF0000"/>
                <w:szCs w:val="26"/>
              </w:rPr>
            </w:pPr>
            <w:r w:rsidRPr="008A1BD1">
              <w:rPr>
                <w:rFonts w:cs="Times New Roman"/>
                <w:b/>
                <w:color w:val="FF0000"/>
                <w:szCs w:val="26"/>
              </w:rPr>
              <w:t>Loại Bảo lãnh</w:t>
            </w:r>
          </w:p>
        </w:tc>
        <w:tc>
          <w:tcPr>
            <w:tcW w:w="1192" w:type="dxa"/>
          </w:tcPr>
          <w:p w14:paraId="6D61FA92"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2D69E6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50</w:t>
            </w:r>
          </w:p>
        </w:tc>
        <w:tc>
          <w:tcPr>
            <w:tcW w:w="992" w:type="dxa"/>
          </w:tcPr>
          <w:p w14:paraId="5E88073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2389F0D2" w14:textId="77777777" w:rsidR="00F119FA" w:rsidRDefault="00F119FA" w:rsidP="00BD3695">
            <w:pPr>
              <w:spacing w:line="312" w:lineRule="auto"/>
              <w:ind w:firstLine="0"/>
              <w:jc w:val="both"/>
              <w:rPr>
                <w:rFonts w:cs="Times New Roman"/>
                <w:szCs w:val="26"/>
              </w:rPr>
            </w:pPr>
            <w:r w:rsidRPr="00571988">
              <w:rPr>
                <w:rFonts w:cs="Times New Roman"/>
                <w:szCs w:val="26"/>
              </w:rPr>
              <w:t>Thể hiện loại BL cần phát hành là loại nào.</w:t>
            </w:r>
          </w:p>
          <w:p w14:paraId="7DE87D54" w14:textId="77777777" w:rsidR="00F119FA" w:rsidRPr="008E0028" w:rsidRDefault="00F119FA" w:rsidP="00BD3695">
            <w:pPr>
              <w:spacing w:line="312" w:lineRule="auto"/>
              <w:ind w:firstLine="0"/>
              <w:jc w:val="both"/>
              <w:rPr>
                <w:rFonts w:cs="Times New Roman"/>
                <w:szCs w:val="26"/>
                <w:lang w:val="en-GB"/>
              </w:rPr>
            </w:pPr>
            <w:r w:rsidRPr="008E0028">
              <w:rPr>
                <w:rFonts w:cs="Times New Roman"/>
                <w:szCs w:val="26"/>
                <w:lang w:val="en-GB"/>
              </w:rPr>
              <w:t>Thông tin này được trả về từ TF-EE</w:t>
            </w:r>
          </w:p>
          <w:p w14:paraId="5B1D05F0" w14:textId="77777777" w:rsidR="00F119FA" w:rsidRPr="008E0028" w:rsidRDefault="00F119FA" w:rsidP="00BD3695">
            <w:pPr>
              <w:spacing w:line="312" w:lineRule="auto"/>
              <w:ind w:firstLine="0"/>
              <w:jc w:val="both"/>
              <w:rPr>
                <w:rFonts w:cs="Times New Roman"/>
                <w:szCs w:val="26"/>
              </w:rPr>
            </w:pPr>
            <w:r w:rsidRPr="008E0028">
              <w:rPr>
                <w:rFonts w:cs="Times New Roman"/>
                <w:szCs w:val="26"/>
                <w:lang w:val="en-GB"/>
              </w:rPr>
              <w:t>Danh sách</w:t>
            </w:r>
            <w:r>
              <w:rPr>
                <w:rFonts w:cs="Times New Roman"/>
                <w:szCs w:val="26"/>
                <w:lang w:val="en-GB"/>
              </w:rPr>
              <w:t xml:space="preserve"> loại bảo lãnh giống ở Bảo lãnh trong nước</w:t>
            </w:r>
          </w:p>
        </w:tc>
        <w:tc>
          <w:tcPr>
            <w:tcW w:w="1417" w:type="dxa"/>
          </w:tcPr>
          <w:p w14:paraId="03799CE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B864102"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41D9CDD6" w14:textId="77777777" w:rsidTr="001F55DC">
        <w:tc>
          <w:tcPr>
            <w:tcW w:w="1638" w:type="dxa"/>
          </w:tcPr>
          <w:p w14:paraId="6DA29005"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(Chi tiết Loại BL)</w:t>
            </w:r>
          </w:p>
        </w:tc>
        <w:tc>
          <w:tcPr>
            <w:tcW w:w="1192" w:type="dxa"/>
          </w:tcPr>
          <w:p w14:paraId="107C1232"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2D2BDBE"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50</w:t>
            </w:r>
          </w:p>
        </w:tc>
        <w:tc>
          <w:tcPr>
            <w:tcW w:w="992" w:type="dxa"/>
          </w:tcPr>
          <w:p w14:paraId="69C5D0A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64E18994"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Trường này dùng để diễn giải chi tiết loại bảo lãnh trong trường hợp Loại BL là “</w:t>
            </w:r>
            <w:r>
              <w:rPr>
                <w:rFonts w:cs="Times New Roman"/>
                <w:szCs w:val="26"/>
              </w:rPr>
              <w:t xml:space="preserve">OT - </w:t>
            </w:r>
            <w:r w:rsidRPr="00571988">
              <w:rPr>
                <w:rFonts w:cs="Times New Roman"/>
                <w:szCs w:val="26"/>
              </w:rPr>
              <w:t>Bảo lãnh khác”.</w:t>
            </w:r>
          </w:p>
          <w:p w14:paraId="3B67E27C" w14:textId="77777777" w:rsidR="00F119FA" w:rsidRPr="008E0028" w:rsidRDefault="00F119FA" w:rsidP="00BD3695">
            <w:pPr>
              <w:spacing w:line="312" w:lineRule="auto"/>
              <w:ind w:firstLine="0"/>
              <w:jc w:val="both"/>
              <w:rPr>
                <w:rFonts w:cs="Times New Roman"/>
                <w:szCs w:val="26"/>
                <w:lang w:val="en-GB"/>
              </w:rPr>
            </w:pPr>
            <w:r w:rsidRPr="008E0028">
              <w:rPr>
                <w:rFonts w:cs="Times New Roman"/>
                <w:szCs w:val="26"/>
                <w:lang w:val="en-GB"/>
              </w:rPr>
              <w:t>Thông tin này được trả về từ TF-EE</w:t>
            </w:r>
          </w:p>
        </w:tc>
        <w:tc>
          <w:tcPr>
            <w:tcW w:w="1417" w:type="dxa"/>
          </w:tcPr>
          <w:p w14:paraId="1B688238"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35869A6"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951CFDF" w14:textId="77777777" w:rsidTr="001F55DC">
        <w:tc>
          <w:tcPr>
            <w:tcW w:w="1638" w:type="dxa"/>
          </w:tcPr>
          <w:p w14:paraId="5BBA5DFC"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Tính chất BL</w:t>
            </w:r>
          </w:p>
        </w:tc>
        <w:tc>
          <w:tcPr>
            <w:tcW w:w="1192" w:type="dxa"/>
          </w:tcPr>
          <w:p w14:paraId="17B4852F"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366207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7FF908A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0FCE56E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người dùng sẽ phát hành BL thông thường cho người hưởng (trực tiếp) hay phát hành BL đối ứng để đề nghị 1 ngân hàng khác phát hành cho người hưởng (gián tiếp).</w:t>
            </w:r>
          </w:p>
          <w:p w14:paraId="79E77F40" w14:textId="77777777" w:rsidR="00F119FA" w:rsidRPr="00571988"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417" w:type="dxa"/>
          </w:tcPr>
          <w:p w14:paraId="4109BD13"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DA76170"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9B913F4" w14:textId="77777777" w:rsidTr="001F55DC">
        <w:tc>
          <w:tcPr>
            <w:tcW w:w="1638" w:type="dxa"/>
          </w:tcPr>
          <w:p w14:paraId="22A04ABF"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Hình thức phát hành</w:t>
            </w:r>
          </w:p>
          <w:p w14:paraId="7A6045B8" w14:textId="77777777" w:rsidR="00F119FA" w:rsidRPr="00D7087D"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Hình thức PH (*)</w:t>
            </w:r>
            <w:r w:rsidRPr="003E3CDA">
              <w:rPr>
                <w:rFonts w:cs="Times New Roman"/>
                <w:i/>
                <w:color w:val="FF0000"/>
                <w:szCs w:val="26"/>
              </w:rPr>
              <w:t>)</w:t>
            </w:r>
          </w:p>
        </w:tc>
        <w:tc>
          <w:tcPr>
            <w:tcW w:w="1192" w:type="dxa"/>
          </w:tcPr>
          <w:p w14:paraId="5A5F96DB"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02B48DF"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3797496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41E8160A"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BL được phát hành theo hình thức gì.</w:t>
            </w:r>
          </w:p>
          <w:p w14:paraId="7FA24FC0" w14:textId="77777777" w:rsidR="00F119FA" w:rsidRPr="00571988"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417" w:type="dxa"/>
          </w:tcPr>
          <w:p w14:paraId="10DA7BF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8D1F537"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9F3384F" w14:textId="77777777" w:rsidTr="001F55DC">
        <w:tc>
          <w:tcPr>
            <w:tcW w:w="1638" w:type="dxa"/>
          </w:tcPr>
          <w:p w14:paraId="6C3F2A5D"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Mục đích bảo lãnh</w:t>
            </w:r>
          </w:p>
        </w:tc>
        <w:tc>
          <w:tcPr>
            <w:tcW w:w="1192" w:type="dxa"/>
          </w:tcPr>
          <w:p w14:paraId="4E4930D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68E46A8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512</w:t>
            </w:r>
          </w:p>
        </w:tc>
        <w:tc>
          <w:tcPr>
            <w:tcW w:w="992" w:type="dxa"/>
          </w:tcPr>
          <w:p w14:paraId="1DD76129"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6AB72A7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Mục đích của BL.</w:t>
            </w:r>
          </w:p>
          <w:p w14:paraId="0FE64AB8" w14:textId="77777777" w:rsidR="00F119FA" w:rsidRPr="00571988"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417" w:type="dxa"/>
          </w:tcPr>
          <w:p w14:paraId="10CD1CA2"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7D037A3"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A939729" w14:textId="77777777" w:rsidTr="00F119FA">
        <w:tc>
          <w:tcPr>
            <w:tcW w:w="8926" w:type="dxa"/>
            <w:gridSpan w:val="5"/>
            <w:shd w:val="clear" w:color="auto" w:fill="auto"/>
          </w:tcPr>
          <w:p w14:paraId="02C43593" w14:textId="77777777" w:rsidR="00F119FA" w:rsidRPr="00571988" w:rsidRDefault="00F119FA" w:rsidP="00BD3695">
            <w:pPr>
              <w:spacing w:line="312" w:lineRule="auto"/>
              <w:ind w:firstLine="0"/>
              <w:jc w:val="both"/>
              <w:rPr>
                <w:rFonts w:cs="Times New Roman"/>
                <w:szCs w:val="26"/>
              </w:rPr>
            </w:pPr>
            <w:r w:rsidRPr="00571988">
              <w:rPr>
                <w:rFonts w:cs="Times New Roman"/>
                <w:b/>
                <w:szCs w:val="26"/>
              </w:rPr>
              <w:t xml:space="preserve">Các bên liên quan </w:t>
            </w:r>
          </w:p>
        </w:tc>
        <w:tc>
          <w:tcPr>
            <w:tcW w:w="1417" w:type="dxa"/>
            <w:shd w:val="clear" w:color="auto" w:fill="auto"/>
          </w:tcPr>
          <w:p w14:paraId="3C47FA15" w14:textId="77777777" w:rsidR="00F119FA" w:rsidRDefault="00F119FA" w:rsidP="00BD3695">
            <w:pPr>
              <w:spacing w:line="312" w:lineRule="auto"/>
              <w:ind w:firstLine="0"/>
              <w:jc w:val="center"/>
              <w:rPr>
                <w:rFonts w:cs="Times New Roman"/>
                <w:b/>
                <w:szCs w:val="26"/>
              </w:rPr>
            </w:pPr>
          </w:p>
        </w:tc>
        <w:tc>
          <w:tcPr>
            <w:tcW w:w="1417" w:type="dxa"/>
            <w:shd w:val="clear" w:color="auto" w:fill="auto"/>
          </w:tcPr>
          <w:p w14:paraId="3051BB84" w14:textId="77777777" w:rsidR="00F119FA" w:rsidRPr="00571988" w:rsidRDefault="00F119FA" w:rsidP="00BD3695">
            <w:pPr>
              <w:spacing w:line="312" w:lineRule="auto"/>
              <w:ind w:firstLine="0"/>
              <w:jc w:val="center"/>
              <w:rPr>
                <w:rFonts w:cs="Times New Roman"/>
                <w:b/>
                <w:szCs w:val="26"/>
              </w:rPr>
            </w:pPr>
            <w:r>
              <w:rPr>
                <w:rFonts w:cs="Times New Roman"/>
                <w:b/>
                <w:szCs w:val="26"/>
              </w:rPr>
              <w:t>Y</w:t>
            </w:r>
          </w:p>
        </w:tc>
      </w:tr>
      <w:tr w:rsidR="00F119FA" w:rsidRPr="00571988" w14:paraId="453F2BDB" w14:textId="77777777" w:rsidTr="001F55DC">
        <w:tc>
          <w:tcPr>
            <w:tcW w:w="1638" w:type="dxa"/>
            <w:shd w:val="clear" w:color="auto" w:fill="auto"/>
          </w:tcPr>
          <w:p w14:paraId="1B1AE26E"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Bên được Bảo lãnh</w:t>
            </w:r>
          </w:p>
        </w:tc>
        <w:tc>
          <w:tcPr>
            <w:tcW w:w="7288" w:type="dxa"/>
            <w:gridSpan w:val="4"/>
            <w:shd w:val="clear" w:color="auto" w:fill="auto"/>
          </w:tcPr>
          <w:p w14:paraId="716D43F7" w14:textId="77777777" w:rsidR="00F119FA" w:rsidRPr="00571988" w:rsidRDefault="00F119FA" w:rsidP="00BD3695">
            <w:pPr>
              <w:spacing w:line="312" w:lineRule="auto"/>
              <w:ind w:firstLine="0"/>
              <w:jc w:val="both"/>
              <w:rPr>
                <w:rFonts w:cs="Times New Roman"/>
                <w:szCs w:val="26"/>
              </w:rPr>
            </w:pPr>
          </w:p>
        </w:tc>
        <w:tc>
          <w:tcPr>
            <w:tcW w:w="1417" w:type="dxa"/>
            <w:shd w:val="clear" w:color="auto" w:fill="auto"/>
          </w:tcPr>
          <w:p w14:paraId="07D548CE"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1C56B3DF"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B865EA4" w14:textId="77777777" w:rsidTr="001F55DC">
        <w:tc>
          <w:tcPr>
            <w:tcW w:w="1638" w:type="dxa"/>
          </w:tcPr>
          <w:p w14:paraId="23825317" w14:textId="77777777" w:rsidR="00F119FA" w:rsidRPr="00D7087D" w:rsidRDefault="00F119FA" w:rsidP="00BD3695">
            <w:pPr>
              <w:spacing w:line="312" w:lineRule="auto"/>
              <w:ind w:firstLine="0"/>
              <w:jc w:val="both"/>
              <w:rPr>
                <w:rFonts w:cs="Times New Roman"/>
                <w:b/>
                <w:color w:val="FF0000"/>
                <w:szCs w:val="26"/>
              </w:rPr>
            </w:pPr>
            <w:r w:rsidRPr="00D7087D">
              <w:rPr>
                <w:rFonts w:cs="Times New Roman"/>
                <w:b/>
                <w:color w:val="FF0000"/>
                <w:szCs w:val="26"/>
              </w:rPr>
              <w:t>Số CIF</w:t>
            </w:r>
          </w:p>
        </w:tc>
        <w:tc>
          <w:tcPr>
            <w:tcW w:w="1192" w:type="dxa"/>
          </w:tcPr>
          <w:p w14:paraId="59BA6DB9"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010404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12</w:t>
            </w:r>
          </w:p>
        </w:tc>
        <w:tc>
          <w:tcPr>
            <w:tcW w:w="992" w:type="dxa"/>
          </w:tcPr>
          <w:p w14:paraId="6A7EB71C" w14:textId="77777777" w:rsidR="00F119FA" w:rsidRPr="00571988" w:rsidRDefault="00F119FA" w:rsidP="00BD3695">
            <w:pPr>
              <w:spacing w:line="312" w:lineRule="auto"/>
              <w:ind w:firstLine="0"/>
              <w:jc w:val="center"/>
              <w:rPr>
                <w:rFonts w:cs="Times New Roman"/>
                <w:szCs w:val="26"/>
              </w:rPr>
            </w:pPr>
            <w:r>
              <w:rPr>
                <w:rFonts w:cs="Times New Roman"/>
                <w:szCs w:val="26"/>
              </w:rPr>
              <w:t>(O</w:t>
            </w:r>
            <w:r w:rsidRPr="00571988">
              <w:rPr>
                <w:rFonts w:cs="Times New Roman"/>
                <w:szCs w:val="26"/>
              </w:rPr>
              <w:t>)</w:t>
            </w:r>
          </w:p>
        </w:tc>
        <w:tc>
          <w:tcPr>
            <w:tcW w:w="4395" w:type="dxa"/>
          </w:tcPr>
          <w:p w14:paraId="1A43ACC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CIF của KH.</w:t>
            </w:r>
          </w:p>
          <w:p w14:paraId="31480E95"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Người dùng có thể nhập trực tiếp số CIF hoặc tìm kiếm số CIF được duy trì trong hệ thống.</w:t>
            </w:r>
          </w:p>
          <w:p w14:paraId="34643E2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Sau khi người dùng nhập/ hoặc chọn số </w:t>
            </w:r>
            <w:r w:rsidRPr="00571988">
              <w:rPr>
                <w:rFonts w:cs="Times New Roman"/>
                <w:szCs w:val="26"/>
              </w:rPr>
              <w:lastRenderedPageBreak/>
              <w:t>CIF và rời khỏi trường, hệ thống sẽ kiểm tra:</w:t>
            </w:r>
          </w:p>
          <w:p w14:paraId="04B01CDB" w14:textId="77777777" w:rsidR="00F119FA" w:rsidRPr="00571988"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số CIF tồn tại, hệ thống tự động lấy thông tin Tên và Địa chỉ của KH từ phần Quản lý thông tin KH lên màn hình</w:t>
            </w:r>
          </w:p>
          <w:p w14:paraId="734FBF1E" w14:textId="77777777" w:rsidR="00F119FA" w:rsidRPr="00571988"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số CIF không tồn tại, hệ thống cảnh báo là số CIF không tồn tại và không lấy thông tin.</w:t>
            </w:r>
          </w:p>
        </w:tc>
        <w:tc>
          <w:tcPr>
            <w:tcW w:w="1417" w:type="dxa"/>
          </w:tcPr>
          <w:p w14:paraId="5563DFA1"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7386F588"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6F07AB39" w14:textId="77777777" w:rsidTr="001F55DC">
        <w:tc>
          <w:tcPr>
            <w:tcW w:w="1638" w:type="dxa"/>
          </w:tcPr>
          <w:p w14:paraId="0CE9735A"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lastRenderedPageBreak/>
              <w:t>Tên</w:t>
            </w:r>
          </w:p>
          <w:p w14:paraId="72FAF8E4" w14:textId="77777777" w:rsidR="00F119FA" w:rsidRPr="003E3CDA" w:rsidRDefault="00F119FA" w:rsidP="00BD3695">
            <w:pPr>
              <w:spacing w:line="312" w:lineRule="auto"/>
              <w:ind w:firstLine="0"/>
              <w:jc w:val="both"/>
              <w:rPr>
                <w:rFonts w:cs="Times New Roman"/>
                <w:i/>
                <w:color w:val="FF0000"/>
                <w:szCs w:val="26"/>
              </w:rPr>
            </w:pPr>
            <w:r w:rsidRPr="003E3CDA">
              <w:rPr>
                <w:rFonts w:cs="Times New Roman"/>
                <w:i/>
                <w:color w:val="FF0000"/>
                <w:szCs w:val="26"/>
              </w:rPr>
              <w:t>(tên cũ Tên khách hàng)</w:t>
            </w:r>
          </w:p>
        </w:tc>
        <w:tc>
          <w:tcPr>
            <w:tcW w:w="1192" w:type="dxa"/>
          </w:tcPr>
          <w:p w14:paraId="212B41AF"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13839DF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3B5083FF"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(M)</w:t>
            </w:r>
          </w:p>
        </w:tc>
        <w:tc>
          <w:tcPr>
            <w:tcW w:w="4395" w:type="dxa"/>
          </w:tcPr>
          <w:p w14:paraId="1AE4910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Tên của KH.</w:t>
            </w:r>
          </w:p>
          <w:p w14:paraId="4D9B6BCA"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Hệ thống tự động lấy tên KH dựa trên số CIF hoặc người dùng nhập thủ công.</w:t>
            </w:r>
          </w:p>
          <w:p w14:paraId="5E830676" w14:textId="77777777" w:rsidR="00F119FA" w:rsidRPr="00571988"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số CIF tồn tại, hệ thống tự động lấy tên KH từ phần Quản lý thông tin KH</w:t>
            </w:r>
          </w:p>
          <w:p w14:paraId="639BD427" w14:textId="77777777" w:rsidR="00F119FA" w:rsidRPr="00571988"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số CIF không tồn tại, hệ thống không lấy thông tin</w:t>
            </w:r>
          </w:p>
          <w:p w14:paraId="6C26BC99"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Người dùng có thể bổ sung/chỉnh sửa thông tin KH nếu cần</w:t>
            </w:r>
          </w:p>
        </w:tc>
        <w:tc>
          <w:tcPr>
            <w:tcW w:w="1417" w:type="dxa"/>
          </w:tcPr>
          <w:p w14:paraId="251E3105"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124B54FA"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BE2DBB3" w14:textId="77777777" w:rsidTr="001F55DC">
        <w:tc>
          <w:tcPr>
            <w:tcW w:w="1638" w:type="dxa"/>
          </w:tcPr>
          <w:p w14:paraId="14409096" w14:textId="77777777" w:rsidR="00F119FA" w:rsidRPr="00D7087D" w:rsidRDefault="00F119FA" w:rsidP="00BD3695">
            <w:pPr>
              <w:spacing w:line="312" w:lineRule="auto"/>
              <w:ind w:firstLine="0"/>
              <w:jc w:val="both"/>
              <w:rPr>
                <w:rFonts w:cs="Times New Roman"/>
                <w:b/>
                <w:color w:val="FF0000"/>
                <w:szCs w:val="26"/>
              </w:rPr>
            </w:pPr>
            <w:r w:rsidRPr="00D7087D">
              <w:rPr>
                <w:rFonts w:cs="Times New Roman"/>
                <w:b/>
                <w:color w:val="FF0000"/>
                <w:szCs w:val="26"/>
              </w:rPr>
              <w:t>Địa chỉ</w:t>
            </w:r>
          </w:p>
        </w:tc>
        <w:tc>
          <w:tcPr>
            <w:tcW w:w="1192" w:type="dxa"/>
          </w:tcPr>
          <w:p w14:paraId="0BF78D1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32ED0AA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4ABE1A82"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(M)</w:t>
            </w:r>
          </w:p>
        </w:tc>
        <w:tc>
          <w:tcPr>
            <w:tcW w:w="4395" w:type="dxa"/>
          </w:tcPr>
          <w:p w14:paraId="7A0BBA6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Địa chỉ của KH.</w:t>
            </w:r>
          </w:p>
          <w:p w14:paraId="2EFADEB4"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Hệ thống tự động lấy địa chỉ KH dựa trên số CIF hoặc người dùng nhập thủ công.</w:t>
            </w:r>
          </w:p>
          <w:p w14:paraId="693E7EC6" w14:textId="77777777" w:rsidR="00F119FA" w:rsidRPr="00571988"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số CIF tồn tại, hệ thống tự động lấy địa chỉ KH từ phần Quản lý thông tin KH</w:t>
            </w:r>
          </w:p>
          <w:p w14:paraId="1D92548A" w14:textId="77777777" w:rsidR="00F119FA" w:rsidRPr="00571988"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số CIF không tồn tại, hệ thống không lấy thông tin</w:t>
            </w:r>
          </w:p>
          <w:p w14:paraId="11C1E71C"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Người dùng có thể bổ sung/chỉnh sửa thông tin KH nếu cần</w:t>
            </w:r>
          </w:p>
        </w:tc>
        <w:tc>
          <w:tcPr>
            <w:tcW w:w="1417" w:type="dxa"/>
          </w:tcPr>
          <w:p w14:paraId="56CBE0C2"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67A462B"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54820FB1" w14:textId="77777777" w:rsidTr="001F55DC">
        <w:tc>
          <w:tcPr>
            <w:tcW w:w="1638" w:type="dxa"/>
            <w:shd w:val="clear" w:color="auto" w:fill="auto"/>
          </w:tcPr>
          <w:p w14:paraId="49135A70"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Bên nhận Bảo lãnh</w:t>
            </w:r>
          </w:p>
        </w:tc>
        <w:tc>
          <w:tcPr>
            <w:tcW w:w="7288" w:type="dxa"/>
            <w:gridSpan w:val="4"/>
            <w:shd w:val="clear" w:color="auto" w:fill="auto"/>
          </w:tcPr>
          <w:p w14:paraId="068150A2" w14:textId="77777777" w:rsidR="00F119FA" w:rsidRPr="00571988" w:rsidRDefault="00F119FA" w:rsidP="00BD3695">
            <w:pPr>
              <w:spacing w:line="312" w:lineRule="auto"/>
              <w:ind w:firstLine="0"/>
              <w:jc w:val="both"/>
              <w:rPr>
                <w:rFonts w:cs="Times New Roman"/>
                <w:szCs w:val="26"/>
              </w:rPr>
            </w:pPr>
          </w:p>
        </w:tc>
        <w:tc>
          <w:tcPr>
            <w:tcW w:w="1417" w:type="dxa"/>
            <w:shd w:val="clear" w:color="auto" w:fill="auto"/>
          </w:tcPr>
          <w:p w14:paraId="29FF1771"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3A33138E"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1EA3DFB" w14:textId="77777777" w:rsidTr="001F55DC">
        <w:tc>
          <w:tcPr>
            <w:tcW w:w="1638" w:type="dxa"/>
          </w:tcPr>
          <w:p w14:paraId="1CA0E2BA"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Số CIF</w:t>
            </w:r>
          </w:p>
        </w:tc>
        <w:tc>
          <w:tcPr>
            <w:tcW w:w="1192" w:type="dxa"/>
          </w:tcPr>
          <w:p w14:paraId="6326C2D9"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10DF16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12</w:t>
            </w:r>
          </w:p>
        </w:tc>
        <w:tc>
          <w:tcPr>
            <w:tcW w:w="992" w:type="dxa"/>
          </w:tcPr>
          <w:p w14:paraId="6EF2A57A"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6DC327D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CIF của Bên nhận BL.</w:t>
            </w:r>
          </w:p>
          <w:p w14:paraId="72DC39F2" w14:textId="77777777" w:rsidR="00F119FA" w:rsidRPr="008E0028" w:rsidRDefault="00F119FA" w:rsidP="00BD3695">
            <w:pPr>
              <w:spacing w:line="312" w:lineRule="auto"/>
              <w:ind w:firstLine="0"/>
              <w:jc w:val="both"/>
              <w:rPr>
                <w:rFonts w:cs="Times New Roman"/>
                <w:szCs w:val="26"/>
              </w:rPr>
            </w:pPr>
            <w:r w:rsidRPr="008E0028">
              <w:rPr>
                <w:rFonts w:cs="Times New Roman"/>
                <w:szCs w:val="26"/>
              </w:rPr>
              <w:lastRenderedPageBreak/>
              <w:t>Thông tin này được trả về từ TF-EE</w:t>
            </w:r>
          </w:p>
        </w:tc>
        <w:tc>
          <w:tcPr>
            <w:tcW w:w="1417" w:type="dxa"/>
          </w:tcPr>
          <w:p w14:paraId="05A7E6D6"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154F6534"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A7BFDD1" w14:textId="77777777" w:rsidTr="001F55DC">
        <w:tc>
          <w:tcPr>
            <w:tcW w:w="1638" w:type="dxa"/>
          </w:tcPr>
          <w:p w14:paraId="3258819A"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lastRenderedPageBreak/>
              <w:t>Tên</w:t>
            </w:r>
          </w:p>
          <w:p w14:paraId="0870CC5D" w14:textId="77777777" w:rsidR="00F119FA" w:rsidRPr="00D7087D"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Tên </w:t>
            </w:r>
            <w:r>
              <w:rPr>
                <w:rFonts w:cs="Times New Roman"/>
                <w:i/>
                <w:color w:val="FF0000"/>
                <w:szCs w:val="26"/>
              </w:rPr>
              <w:t>người nhận BL(*)</w:t>
            </w:r>
            <w:r w:rsidRPr="003E3CDA">
              <w:rPr>
                <w:rFonts w:cs="Times New Roman"/>
                <w:i/>
                <w:color w:val="FF0000"/>
                <w:szCs w:val="26"/>
              </w:rPr>
              <w:t>)</w:t>
            </w:r>
          </w:p>
        </w:tc>
        <w:tc>
          <w:tcPr>
            <w:tcW w:w="1192" w:type="dxa"/>
          </w:tcPr>
          <w:p w14:paraId="6A5CAFF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00D7D96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73BBCDC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06D2668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Tên của Bên nhận BL.</w:t>
            </w:r>
          </w:p>
          <w:p w14:paraId="50B4D5A9"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4475953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DE9B970"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6762194B" w14:textId="77777777" w:rsidTr="001F55DC">
        <w:tc>
          <w:tcPr>
            <w:tcW w:w="1638" w:type="dxa"/>
          </w:tcPr>
          <w:p w14:paraId="41C505C8"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Địa chỉ</w:t>
            </w:r>
          </w:p>
          <w:p w14:paraId="3E7B8EBE" w14:textId="77777777" w:rsidR="00F119FA" w:rsidRPr="003E3CDA" w:rsidRDefault="00F119FA" w:rsidP="00BD3695">
            <w:pPr>
              <w:spacing w:line="312" w:lineRule="auto"/>
              <w:ind w:firstLine="0"/>
              <w:jc w:val="both"/>
              <w:rPr>
                <w:rFonts w:cs="Times New Roman"/>
                <w:color w:val="FF0000"/>
                <w:szCs w:val="26"/>
              </w:rPr>
            </w:pPr>
            <w:r w:rsidRPr="003E3CDA">
              <w:rPr>
                <w:rFonts w:cs="Times New Roman"/>
                <w:i/>
                <w:color w:val="FF0000"/>
                <w:szCs w:val="26"/>
              </w:rPr>
              <w:t xml:space="preserve">(tên cũ </w:t>
            </w:r>
            <w:r>
              <w:rPr>
                <w:rFonts w:cs="Times New Roman"/>
                <w:i/>
                <w:color w:val="FF0000"/>
                <w:szCs w:val="26"/>
              </w:rPr>
              <w:t>Đ/c</w:t>
            </w:r>
            <w:r w:rsidRPr="003E3CDA">
              <w:rPr>
                <w:rFonts w:cs="Times New Roman"/>
                <w:i/>
                <w:color w:val="FF0000"/>
                <w:szCs w:val="26"/>
              </w:rPr>
              <w:t xml:space="preserve"> </w:t>
            </w:r>
            <w:r>
              <w:rPr>
                <w:rFonts w:cs="Times New Roman"/>
                <w:i/>
                <w:color w:val="FF0000"/>
                <w:szCs w:val="26"/>
              </w:rPr>
              <w:t>người nhận BL(*)</w:t>
            </w:r>
            <w:r w:rsidRPr="003E3CDA">
              <w:rPr>
                <w:rFonts w:cs="Times New Roman"/>
                <w:i/>
                <w:color w:val="FF0000"/>
                <w:szCs w:val="26"/>
              </w:rPr>
              <w:t>)</w:t>
            </w:r>
          </w:p>
        </w:tc>
        <w:tc>
          <w:tcPr>
            <w:tcW w:w="1192" w:type="dxa"/>
          </w:tcPr>
          <w:p w14:paraId="251FD4A2"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512D1AE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4A6CDCE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4D63D92B"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Địa chỉ của Bên nhận BL.</w:t>
            </w:r>
          </w:p>
          <w:p w14:paraId="0A8F3080"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324444D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012AC21"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E60DC47" w14:textId="77777777" w:rsidTr="001F55DC">
        <w:tc>
          <w:tcPr>
            <w:tcW w:w="1638" w:type="dxa"/>
            <w:shd w:val="clear" w:color="auto" w:fill="auto"/>
          </w:tcPr>
          <w:p w14:paraId="39715200"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NH thông báo </w:t>
            </w:r>
          </w:p>
        </w:tc>
        <w:tc>
          <w:tcPr>
            <w:tcW w:w="7288" w:type="dxa"/>
            <w:gridSpan w:val="4"/>
            <w:shd w:val="clear" w:color="auto" w:fill="auto"/>
          </w:tcPr>
          <w:p w14:paraId="4B63A5DD" w14:textId="77777777" w:rsidR="00F119FA" w:rsidRPr="00571988" w:rsidRDefault="00F119FA" w:rsidP="00BD3695">
            <w:pPr>
              <w:spacing w:line="312" w:lineRule="auto"/>
              <w:ind w:firstLine="0"/>
              <w:jc w:val="both"/>
              <w:rPr>
                <w:rFonts w:cs="Times New Roman"/>
                <w:szCs w:val="26"/>
              </w:rPr>
            </w:pPr>
          </w:p>
        </w:tc>
        <w:tc>
          <w:tcPr>
            <w:tcW w:w="1417" w:type="dxa"/>
            <w:shd w:val="clear" w:color="auto" w:fill="auto"/>
          </w:tcPr>
          <w:p w14:paraId="48DEDD49"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28DC16BB"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B6D2250" w14:textId="77777777" w:rsidTr="001F55DC">
        <w:tc>
          <w:tcPr>
            <w:tcW w:w="1638" w:type="dxa"/>
          </w:tcPr>
          <w:p w14:paraId="04EF4931"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Tên</w:t>
            </w:r>
          </w:p>
          <w:p w14:paraId="6AD79585" w14:textId="77777777" w:rsidR="00F119FA" w:rsidRPr="003E3CDA"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Ngân hàng thông báo</w:t>
            </w:r>
            <w:r w:rsidRPr="003E3CDA">
              <w:rPr>
                <w:rFonts w:cs="Times New Roman"/>
                <w:i/>
                <w:color w:val="FF0000"/>
                <w:szCs w:val="26"/>
              </w:rPr>
              <w:t>)</w:t>
            </w:r>
          </w:p>
        </w:tc>
        <w:tc>
          <w:tcPr>
            <w:tcW w:w="1192" w:type="dxa"/>
          </w:tcPr>
          <w:p w14:paraId="6B8FFC6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0DD333F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7A7D7341"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39BB6D5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Tên của NH thông báo </w:t>
            </w:r>
          </w:p>
          <w:p w14:paraId="665F6039"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73FB69E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F1BE000"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4DAF6D60" w14:textId="77777777" w:rsidTr="001F55DC">
        <w:tc>
          <w:tcPr>
            <w:tcW w:w="1638" w:type="dxa"/>
          </w:tcPr>
          <w:p w14:paraId="64CA2762"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Địa chỉ</w:t>
            </w:r>
          </w:p>
        </w:tc>
        <w:tc>
          <w:tcPr>
            <w:tcW w:w="1192" w:type="dxa"/>
          </w:tcPr>
          <w:p w14:paraId="3A55D00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0919F522"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43DDDE5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31A8546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Địa chỉ của NH thông báo </w:t>
            </w:r>
          </w:p>
          <w:p w14:paraId="21BBADBF"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38052B3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956B01F"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AD8E53A" w14:textId="77777777" w:rsidTr="001F55DC">
        <w:tc>
          <w:tcPr>
            <w:tcW w:w="1638" w:type="dxa"/>
            <w:shd w:val="clear" w:color="auto" w:fill="auto"/>
          </w:tcPr>
          <w:p w14:paraId="5E03ED17"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NH bảo lãnh</w:t>
            </w:r>
          </w:p>
        </w:tc>
        <w:tc>
          <w:tcPr>
            <w:tcW w:w="7288" w:type="dxa"/>
            <w:gridSpan w:val="4"/>
            <w:shd w:val="clear" w:color="auto" w:fill="auto"/>
          </w:tcPr>
          <w:p w14:paraId="57AB76CD" w14:textId="77777777" w:rsidR="00F119FA" w:rsidRPr="00571988" w:rsidRDefault="00F119FA" w:rsidP="00BD3695">
            <w:pPr>
              <w:spacing w:line="312" w:lineRule="auto"/>
              <w:ind w:firstLine="0"/>
              <w:jc w:val="both"/>
              <w:rPr>
                <w:rFonts w:cs="Times New Roman"/>
                <w:szCs w:val="26"/>
              </w:rPr>
            </w:pPr>
          </w:p>
        </w:tc>
        <w:tc>
          <w:tcPr>
            <w:tcW w:w="1417" w:type="dxa"/>
            <w:shd w:val="clear" w:color="auto" w:fill="auto"/>
          </w:tcPr>
          <w:p w14:paraId="67F98271"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6A0E1F6F"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A84FE19" w14:textId="77777777" w:rsidTr="001F55DC">
        <w:tc>
          <w:tcPr>
            <w:tcW w:w="1638" w:type="dxa"/>
          </w:tcPr>
          <w:p w14:paraId="2DDEBE3C"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Tên</w:t>
            </w:r>
          </w:p>
        </w:tc>
        <w:tc>
          <w:tcPr>
            <w:tcW w:w="1192" w:type="dxa"/>
          </w:tcPr>
          <w:p w14:paraId="5534C74E"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64CEEE6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719DA56F"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47E08B5C"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Tên NH sẽ nhận BL đối ứng của NHCT Lào và phát hành BL trực tiếp cho người hưởng.</w:t>
            </w:r>
          </w:p>
          <w:p w14:paraId="0C4F21F7"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52D6B68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22542EB"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99A670D" w14:textId="77777777" w:rsidTr="001F55DC">
        <w:tc>
          <w:tcPr>
            <w:tcW w:w="1638" w:type="dxa"/>
          </w:tcPr>
          <w:p w14:paraId="1B14DEEC"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Địa chỉ</w:t>
            </w:r>
          </w:p>
        </w:tc>
        <w:tc>
          <w:tcPr>
            <w:tcW w:w="1192" w:type="dxa"/>
          </w:tcPr>
          <w:p w14:paraId="0AB8D56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6FDFD02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7841F63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tcPr>
          <w:p w14:paraId="158F415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Địa chỉ của NH sẽ nhận BL đối ứng của NHCT Lào và phát hành BL trực tiếp cho người hưởng.</w:t>
            </w:r>
          </w:p>
          <w:p w14:paraId="33CBA591"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269B6D2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3B7B4A8"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9BA5FF1" w14:textId="77777777" w:rsidTr="00F119FA">
        <w:tc>
          <w:tcPr>
            <w:tcW w:w="8926" w:type="dxa"/>
            <w:gridSpan w:val="5"/>
            <w:shd w:val="clear" w:color="auto" w:fill="auto"/>
          </w:tcPr>
          <w:p w14:paraId="23702548"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Thông tin tài chính</w:t>
            </w:r>
          </w:p>
        </w:tc>
        <w:tc>
          <w:tcPr>
            <w:tcW w:w="1417" w:type="dxa"/>
            <w:shd w:val="clear" w:color="auto" w:fill="auto"/>
          </w:tcPr>
          <w:p w14:paraId="2053008B" w14:textId="77777777" w:rsidR="00F119FA" w:rsidRPr="00571988" w:rsidRDefault="00F119FA" w:rsidP="00BD3695">
            <w:pPr>
              <w:spacing w:line="312" w:lineRule="auto"/>
              <w:ind w:firstLine="0"/>
              <w:jc w:val="center"/>
              <w:rPr>
                <w:rFonts w:cs="Times New Roman"/>
                <w:b/>
                <w:szCs w:val="26"/>
              </w:rPr>
            </w:pPr>
          </w:p>
        </w:tc>
        <w:tc>
          <w:tcPr>
            <w:tcW w:w="1417" w:type="dxa"/>
            <w:shd w:val="clear" w:color="auto" w:fill="auto"/>
          </w:tcPr>
          <w:p w14:paraId="2B488F9E" w14:textId="77777777" w:rsidR="00F119FA" w:rsidRPr="00571988" w:rsidRDefault="00F119FA" w:rsidP="00BD3695">
            <w:pPr>
              <w:spacing w:line="312" w:lineRule="auto"/>
              <w:ind w:firstLine="0"/>
              <w:jc w:val="center"/>
              <w:rPr>
                <w:rFonts w:cs="Times New Roman"/>
                <w:b/>
                <w:szCs w:val="26"/>
              </w:rPr>
            </w:pPr>
          </w:p>
        </w:tc>
      </w:tr>
      <w:tr w:rsidR="00F119FA" w:rsidRPr="00571988" w14:paraId="6F042F50" w14:textId="77777777" w:rsidTr="001F55DC">
        <w:tc>
          <w:tcPr>
            <w:tcW w:w="1638" w:type="dxa"/>
            <w:shd w:val="clear" w:color="auto" w:fill="auto"/>
          </w:tcPr>
          <w:p w14:paraId="1DFF553A"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Giá trị bảo lãnh</w:t>
            </w:r>
          </w:p>
        </w:tc>
        <w:tc>
          <w:tcPr>
            <w:tcW w:w="7288" w:type="dxa"/>
            <w:gridSpan w:val="4"/>
            <w:shd w:val="clear" w:color="auto" w:fill="auto"/>
          </w:tcPr>
          <w:p w14:paraId="67756025" w14:textId="77777777" w:rsidR="00F119FA" w:rsidRPr="00533EEA" w:rsidRDefault="00F119FA" w:rsidP="00BD3695">
            <w:pPr>
              <w:spacing w:line="312" w:lineRule="auto"/>
              <w:ind w:firstLine="0"/>
              <w:jc w:val="both"/>
              <w:rPr>
                <w:rFonts w:cs="Times New Roman"/>
                <w:szCs w:val="26"/>
              </w:rPr>
            </w:pPr>
          </w:p>
        </w:tc>
        <w:tc>
          <w:tcPr>
            <w:tcW w:w="1417" w:type="dxa"/>
            <w:shd w:val="clear" w:color="auto" w:fill="auto"/>
          </w:tcPr>
          <w:p w14:paraId="1CF64F9F" w14:textId="77777777" w:rsidR="00F119FA" w:rsidRPr="00533EEA" w:rsidRDefault="00F119FA" w:rsidP="00BD3695">
            <w:pPr>
              <w:spacing w:line="312" w:lineRule="auto"/>
              <w:ind w:left="-3" w:firstLine="0"/>
              <w:jc w:val="center"/>
              <w:rPr>
                <w:rFonts w:cs="Times New Roman"/>
                <w:szCs w:val="26"/>
              </w:rPr>
            </w:pPr>
          </w:p>
        </w:tc>
        <w:tc>
          <w:tcPr>
            <w:tcW w:w="1417" w:type="dxa"/>
            <w:shd w:val="clear" w:color="auto" w:fill="auto"/>
          </w:tcPr>
          <w:p w14:paraId="30595AFB" w14:textId="77777777" w:rsidR="00F119FA" w:rsidRPr="00533EEA" w:rsidRDefault="00F119FA" w:rsidP="00BD3695">
            <w:pPr>
              <w:spacing w:line="312" w:lineRule="auto"/>
              <w:ind w:left="-3" w:firstLine="0"/>
              <w:jc w:val="center"/>
              <w:rPr>
                <w:rFonts w:cs="Times New Roman"/>
                <w:szCs w:val="26"/>
              </w:rPr>
            </w:pPr>
            <w:r w:rsidRPr="00533EEA">
              <w:rPr>
                <w:rFonts w:cs="Times New Roman"/>
                <w:szCs w:val="26"/>
              </w:rPr>
              <w:t>Y</w:t>
            </w:r>
          </w:p>
        </w:tc>
      </w:tr>
      <w:tr w:rsidR="00F119FA" w:rsidRPr="00571988" w14:paraId="5C29A9DF" w14:textId="77777777" w:rsidTr="001F55DC">
        <w:tc>
          <w:tcPr>
            <w:tcW w:w="1638" w:type="dxa"/>
          </w:tcPr>
          <w:p w14:paraId="0E9811FE" w14:textId="77777777" w:rsidR="00F119FA" w:rsidRPr="00260411" w:rsidRDefault="00F119FA" w:rsidP="00BD3695">
            <w:pPr>
              <w:spacing w:line="312" w:lineRule="auto"/>
              <w:ind w:firstLine="0"/>
              <w:jc w:val="both"/>
              <w:rPr>
                <w:rFonts w:cs="Times New Roman"/>
                <w:b/>
                <w:color w:val="FF0000"/>
                <w:szCs w:val="26"/>
              </w:rPr>
            </w:pPr>
            <w:r w:rsidRPr="00260411">
              <w:rPr>
                <w:rFonts w:cs="Times New Roman"/>
                <w:b/>
                <w:color w:val="FF0000"/>
                <w:szCs w:val="26"/>
              </w:rPr>
              <w:t>Loại tiền BL</w:t>
            </w:r>
          </w:p>
          <w:p w14:paraId="7AF6EF8C" w14:textId="77777777" w:rsidR="00F119FA" w:rsidRPr="00D7087D" w:rsidRDefault="00F119FA" w:rsidP="00BD3695">
            <w:pPr>
              <w:spacing w:line="312" w:lineRule="auto"/>
              <w:ind w:firstLine="0"/>
              <w:jc w:val="both"/>
              <w:rPr>
                <w:rFonts w:cs="Times New Roman"/>
                <w:b/>
                <w:color w:val="FF0000"/>
                <w:szCs w:val="26"/>
              </w:rPr>
            </w:pPr>
            <w:r w:rsidRPr="00260411">
              <w:rPr>
                <w:rFonts w:cs="Times New Roman"/>
                <w:i/>
                <w:color w:val="FF0000"/>
                <w:szCs w:val="26"/>
              </w:rPr>
              <w:t xml:space="preserve">(tên cũ: </w:t>
            </w:r>
            <w:r>
              <w:rPr>
                <w:rFonts w:cs="Times New Roman"/>
                <w:i/>
                <w:color w:val="FF0000"/>
                <w:szCs w:val="26"/>
              </w:rPr>
              <w:t>Loại tiền BL 1 (*)</w:t>
            </w:r>
            <w:r w:rsidRPr="00260411">
              <w:rPr>
                <w:rFonts w:cs="Times New Roman"/>
                <w:i/>
                <w:color w:val="FF0000"/>
                <w:szCs w:val="26"/>
                <w:lang w:val="en-GB"/>
              </w:rPr>
              <w:t>)</w:t>
            </w:r>
          </w:p>
        </w:tc>
        <w:tc>
          <w:tcPr>
            <w:tcW w:w="1192" w:type="dxa"/>
          </w:tcPr>
          <w:p w14:paraId="6E50C97D"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C4EB58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6296ABEC"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vMerge w:val="restart"/>
          </w:tcPr>
          <w:p w14:paraId="494E5932"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w:t>
            </w:r>
          </w:p>
          <w:p w14:paraId="5DC0B28C"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448E8777" w14:textId="77777777" w:rsidR="00F119FA" w:rsidRDefault="00F119FA" w:rsidP="00BD3695">
            <w:pPr>
              <w:spacing w:line="312" w:lineRule="auto"/>
              <w:ind w:firstLine="0"/>
              <w:jc w:val="both"/>
              <w:rPr>
                <w:rFonts w:cs="Times New Roman"/>
                <w:color w:val="FF0000"/>
                <w:szCs w:val="26"/>
              </w:rPr>
            </w:pPr>
            <w:r w:rsidRPr="00260411">
              <w:rPr>
                <w:rFonts w:cs="Times New Roman"/>
                <w:color w:val="FF0000"/>
                <w:szCs w:val="26"/>
              </w:rPr>
              <w:t xml:space="preserve">Trên màn hình, 2 </w:t>
            </w:r>
            <w:r w:rsidRPr="00533EEA">
              <w:rPr>
                <w:rFonts w:cs="Times New Roman"/>
                <w:color w:val="FF0000"/>
                <w:szCs w:val="26"/>
              </w:rPr>
              <w:t xml:space="preserve">trường này nằm trên 1 </w:t>
            </w:r>
            <w:r w:rsidRPr="00533EEA">
              <w:rPr>
                <w:rFonts w:cs="Times New Roman"/>
                <w:color w:val="FF0000"/>
                <w:szCs w:val="26"/>
              </w:rPr>
              <w:lastRenderedPageBreak/>
              <w:t>hàng và có chung 1 tên hiển thị là</w:t>
            </w:r>
            <w:r>
              <w:rPr>
                <w:rFonts w:cs="Times New Roman"/>
                <w:color w:val="FF0000"/>
                <w:szCs w:val="26"/>
              </w:rPr>
              <w:t>:</w:t>
            </w:r>
            <w:r w:rsidRPr="00533EEA">
              <w:rPr>
                <w:rFonts w:cs="Times New Roman"/>
                <w:color w:val="FF0000"/>
                <w:szCs w:val="26"/>
              </w:rPr>
              <w:t xml:space="preserve"> </w:t>
            </w:r>
          </w:p>
          <w:p w14:paraId="2AEFBB92"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b/>
                <w:color w:val="FF0000"/>
                <w:szCs w:val="26"/>
              </w:rPr>
              <w:t>Số tiền BL</w:t>
            </w:r>
          </w:p>
          <w:p w14:paraId="49FB93A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535B34D2" w14:textId="1E84E23A" w:rsidR="00F119FA" w:rsidRPr="00571988" w:rsidRDefault="00F119FA" w:rsidP="008E5E4D">
            <w:pPr>
              <w:spacing w:line="312" w:lineRule="auto"/>
              <w:ind w:firstLine="0"/>
              <w:jc w:val="both"/>
              <w:rPr>
                <w:rFonts w:cs="Times New Roman"/>
                <w:szCs w:val="26"/>
              </w:rPr>
            </w:pPr>
            <w:r w:rsidRPr="00571988">
              <w:rPr>
                <w:rFonts w:cs="Times New Roman"/>
                <w:b/>
                <w:szCs w:val="26"/>
              </w:rPr>
              <w:t>Số tiền BL</w:t>
            </w:r>
            <w:r w:rsidRPr="00571988">
              <w:rPr>
                <w:rFonts w:cs="Times New Roman"/>
                <w:szCs w:val="26"/>
              </w:rPr>
              <w:t xml:space="preserve"> </w:t>
            </w:r>
            <w:commentRangeStart w:id="148"/>
            <w:commentRangeStart w:id="149"/>
            <w:del w:id="150" w:author="Nguyen Thu Trang - VTFC - KVH" w:date="2022-03-16T11:04:00Z">
              <w:r w:rsidRPr="00571988" w:rsidDel="008E5E4D">
                <w:rPr>
                  <w:rFonts w:cs="Times New Roman"/>
                  <w:szCs w:val="26"/>
                </w:rPr>
                <w:delText xml:space="preserve">[USD] </w:delText>
              </w:r>
            </w:del>
            <w:r w:rsidRPr="00571988">
              <w:rPr>
                <w:rFonts w:cs="Times New Roman"/>
                <w:szCs w:val="26"/>
              </w:rPr>
              <w:t>[15,000.00]</w:t>
            </w:r>
            <w:ins w:id="151" w:author="Nguyen Thu Trang - VTFC - KVH" w:date="2022-03-16T11:04:00Z">
              <w:r w:rsidR="008E5E4D">
                <w:rPr>
                  <w:rFonts w:cs="Times New Roman"/>
                  <w:szCs w:val="26"/>
                </w:rPr>
                <w:t xml:space="preserve"> </w:t>
              </w:r>
            </w:ins>
            <w:ins w:id="152" w:author="Nguyen Thu Trang - VTFC - KVH" w:date="2022-03-16T18:36:00Z">
              <w:r w:rsidR="009F7AB5">
                <w:rPr>
                  <w:rFonts w:cs="Times New Roman"/>
                  <w:szCs w:val="26"/>
                </w:rPr>
                <w:t>[</w:t>
              </w:r>
            </w:ins>
            <w:ins w:id="153" w:author="Nguyen Thu Trang - VTFC - KVH" w:date="2022-03-16T11:04:00Z">
              <w:r w:rsidR="008E5E4D">
                <w:rPr>
                  <w:rFonts w:cs="Times New Roman"/>
                  <w:szCs w:val="26"/>
                </w:rPr>
                <w:t>USD</w:t>
              </w:r>
            </w:ins>
            <w:ins w:id="154" w:author="Nguyen Thu Trang - VTFC - KVH" w:date="2022-03-16T18:36:00Z">
              <w:r w:rsidR="009F7AB5">
                <w:rPr>
                  <w:rFonts w:cs="Times New Roman"/>
                  <w:szCs w:val="26"/>
                </w:rPr>
                <w:t>]</w:t>
              </w:r>
            </w:ins>
            <w:r w:rsidRPr="00571988">
              <w:rPr>
                <w:rFonts w:cs="Times New Roman"/>
                <w:szCs w:val="26"/>
              </w:rPr>
              <w:t xml:space="preserve">  </w:t>
            </w:r>
            <w:commentRangeEnd w:id="148"/>
            <w:r>
              <w:rPr>
                <w:rStyle w:val="CommentReference"/>
              </w:rPr>
              <w:commentReference w:id="148"/>
            </w:r>
            <w:commentRangeEnd w:id="149"/>
            <w:r w:rsidR="00023A71">
              <w:rPr>
                <w:rStyle w:val="CommentReference"/>
              </w:rPr>
              <w:commentReference w:id="149"/>
            </w:r>
          </w:p>
        </w:tc>
        <w:tc>
          <w:tcPr>
            <w:tcW w:w="1417" w:type="dxa"/>
          </w:tcPr>
          <w:p w14:paraId="6D063201"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21B948C6"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53D77484" w14:textId="77777777" w:rsidTr="001F55DC">
        <w:tc>
          <w:tcPr>
            <w:tcW w:w="1638" w:type="dxa"/>
          </w:tcPr>
          <w:p w14:paraId="4566B6F7"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lastRenderedPageBreak/>
              <w:t>Số tiền BL</w:t>
            </w:r>
          </w:p>
          <w:p w14:paraId="1085EB3D" w14:textId="77777777" w:rsidR="00F119FA" w:rsidRPr="00D7087D"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Số tiền BL 1 (*)</w:t>
            </w:r>
            <w:r w:rsidRPr="003E3CDA">
              <w:rPr>
                <w:rFonts w:cs="Times New Roman"/>
                <w:i/>
                <w:color w:val="FF0000"/>
                <w:szCs w:val="26"/>
              </w:rPr>
              <w:t>)</w:t>
            </w:r>
          </w:p>
        </w:tc>
        <w:tc>
          <w:tcPr>
            <w:tcW w:w="1192" w:type="dxa"/>
          </w:tcPr>
          <w:p w14:paraId="7C9E3DE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5DB9B05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37AEE95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vMerge/>
          </w:tcPr>
          <w:p w14:paraId="4C39E853" w14:textId="77777777" w:rsidR="00F119FA" w:rsidRPr="00571988" w:rsidRDefault="00F119FA" w:rsidP="00BD3695">
            <w:pPr>
              <w:spacing w:line="312" w:lineRule="auto"/>
              <w:ind w:firstLine="0"/>
              <w:jc w:val="both"/>
              <w:rPr>
                <w:rFonts w:cs="Times New Roman"/>
                <w:szCs w:val="26"/>
              </w:rPr>
            </w:pPr>
          </w:p>
        </w:tc>
        <w:tc>
          <w:tcPr>
            <w:tcW w:w="1417" w:type="dxa"/>
          </w:tcPr>
          <w:p w14:paraId="6492837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3C9E808"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DEC0D17" w14:textId="77777777" w:rsidTr="001F55DC">
        <w:tc>
          <w:tcPr>
            <w:tcW w:w="1638" w:type="dxa"/>
          </w:tcPr>
          <w:p w14:paraId="0B9DBE3A"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lastRenderedPageBreak/>
              <w:t>Dung sai trên</w:t>
            </w:r>
          </w:p>
        </w:tc>
        <w:tc>
          <w:tcPr>
            <w:tcW w:w="1192" w:type="dxa"/>
          </w:tcPr>
          <w:p w14:paraId="3D977B7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7768F14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0FFE0C1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vMerge w:val="restart"/>
          </w:tcPr>
          <w:p w14:paraId="20227E3D" w14:textId="77777777" w:rsidR="00F119FA" w:rsidRDefault="00F119FA" w:rsidP="00BD3695">
            <w:pPr>
              <w:spacing w:line="312" w:lineRule="auto"/>
              <w:ind w:firstLine="0"/>
              <w:jc w:val="both"/>
              <w:rPr>
                <w:rFonts w:cs="Times New Roman"/>
                <w:szCs w:val="26"/>
              </w:rPr>
            </w:pPr>
            <w:r w:rsidRPr="00571988">
              <w:rPr>
                <w:rFonts w:cs="Times New Roman"/>
                <w:szCs w:val="26"/>
              </w:rPr>
              <w:t>Dung sai trên và dưới của Số tiền bảo lãnh.</w:t>
            </w:r>
          </w:p>
          <w:p w14:paraId="6651A042"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647DE35C" w14:textId="77777777" w:rsidR="00F119FA" w:rsidRDefault="00F119FA" w:rsidP="00BD3695">
            <w:pPr>
              <w:spacing w:line="312" w:lineRule="auto"/>
              <w:ind w:firstLine="0"/>
              <w:jc w:val="both"/>
              <w:rPr>
                <w:rFonts w:cs="Times New Roman"/>
                <w:color w:val="FF0000"/>
                <w:szCs w:val="26"/>
              </w:rPr>
            </w:pPr>
            <w:r w:rsidRPr="00533EEA">
              <w:rPr>
                <w:rFonts w:cs="Times New Roman"/>
                <w:color w:val="FF0000"/>
                <w:szCs w:val="26"/>
              </w:rPr>
              <w:t>Trên màn hình, 2 trường này nằm trên 1 hàng và có chung 1 tên hiển thị là</w:t>
            </w:r>
            <w:r>
              <w:rPr>
                <w:rFonts w:cs="Times New Roman"/>
                <w:color w:val="FF0000"/>
                <w:szCs w:val="26"/>
              </w:rPr>
              <w:t>:</w:t>
            </w:r>
          </w:p>
          <w:p w14:paraId="4C882307"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b/>
                <w:color w:val="FF0000"/>
                <w:szCs w:val="26"/>
              </w:rPr>
              <w:t>Dung sai %</w:t>
            </w:r>
            <w:r w:rsidRPr="00533EEA">
              <w:rPr>
                <w:rFonts w:cs="Times New Roman"/>
                <w:color w:val="FF0000"/>
                <w:szCs w:val="26"/>
              </w:rPr>
              <w:t>.</w:t>
            </w:r>
          </w:p>
          <w:p w14:paraId="1DB49EE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354007B0" w14:textId="77777777" w:rsidR="00F119FA" w:rsidRPr="00571988" w:rsidRDefault="00F119FA" w:rsidP="00BD3695">
            <w:pPr>
              <w:spacing w:line="312" w:lineRule="auto"/>
              <w:ind w:firstLine="0"/>
              <w:jc w:val="both"/>
              <w:rPr>
                <w:rFonts w:cs="Times New Roman"/>
                <w:szCs w:val="26"/>
              </w:rPr>
            </w:pPr>
            <w:r w:rsidRPr="00571988">
              <w:rPr>
                <w:rFonts w:cs="Times New Roman"/>
                <w:b/>
                <w:szCs w:val="26"/>
              </w:rPr>
              <w:t>Dung sai %</w:t>
            </w:r>
            <w:r w:rsidRPr="00571988">
              <w:rPr>
                <w:rFonts w:cs="Times New Roman"/>
                <w:szCs w:val="26"/>
              </w:rPr>
              <w:t xml:space="preserve">  [+10] / [-10]</w:t>
            </w:r>
          </w:p>
        </w:tc>
        <w:tc>
          <w:tcPr>
            <w:tcW w:w="1417" w:type="dxa"/>
          </w:tcPr>
          <w:p w14:paraId="7473BEA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7652293"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92A36BC" w14:textId="77777777" w:rsidTr="001F55DC">
        <w:tc>
          <w:tcPr>
            <w:tcW w:w="1638" w:type="dxa"/>
          </w:tcPr>
          <w:p w14:paraId="03BEDADD"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Dung sai dưới</w:t>
            </w:r>
          </w:p>
        </w:tc>
        <w:tc>
          <w:tcPr>
            <w:tcW w:w="1192" w:type="dxa"/>
          </w:tcPr>
          <w:p w14:paraId="4BDF09E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468BD6E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7DC0630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5" w:type="dxa"/>
            <w:vMerge/>
          </w:tcPr>
          <w:p w14:paraId="58A35709" w14:textId="77777777" w:rsidR="00F119FA" w:rsidRPr="00571988" w:rsidRDefault="00F119FA" w:rsidP="00BD3695">
            <w:pPr>
              <w:spacing w:line="312" w:lineRule="auto"/>
              <w:ind w:firstLine="0"/>
              <w:jc w:val="both"/>
              <w:rPr>
                <w:rFonts w:cs="Times New Roman"/>
                <w:szCs w:val="26"/>
              </w:rPr>
            </w:pPr>
          </w:p>
        </w:tc>
        <w:tc>
          <w:tcPr>
            <w:tcW w:w="1417" w:type="dxa"/>
          </w:tcPr>
          <w:p w14:paraId="0D4ED24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3E6D29A"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A974D64" w14:textId="77777777" w:rsidTr="001F55DC">
        <w:tc>
          <w:tcPr>
            <w:tcW w:w="1638" w:type="dxa"/>
          </w:tcPr>
          <w:p w14:paraId="1382AD81"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Loại tiền Số dư BL</w:t>
            </w:r>
          </w:p>
        </w:tc>
        <w:tc>
          <w:tcPr>
            <w:tcW w:w="1192" w:type="dxa"/>
          </w:tcPr>
          <w:p w14:paraId="1746F439"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1813F7B1"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111F1A1"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386F8D66"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 đã bao gồm dung sai.</w:t>
            </w:r>
          </w:p>
          <w:p w14:paraId="2A9048B7"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7C4252F8"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color w:val="FF0000"/>
                <w:szCs w:val="26"/>
              </w:rPr>
              <w:t>Trên màn hình, 2 trường này nằm trên 1 hàng và có chung 1 tên hiển thị là:</w:t>
            </w:r>
          </w:p>
          <w:p w14:paraId="1775E0AB"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b/>
                <w:color w:val="FF0000"/>
                <w:szCs w:val="26"/>
              </w:rPr>
              <w:t>Số dư BL</w:t>
            </w:r>
            <w:r w:rsidRPr="00533EEA">
              <w:rPr>
                <w:rFonts w:cs="Times New Roman"/>
                <w:color w:val="FF0000"/>
                <w:szCs w:val="26"/>
              </w:rPr>
              <w:t>.</w:t>
            </w:r>
          </w:p>
          <w:p w14:paraId="2038BB3E"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3B73F910" w14:textId="6FE3C1F5" w:rsidR="00F119FA" w:rsidRPr="00571988" w:rsidRDefault="00F119FA" w:rsidP="009F7AB5">
            <w:pPr>
              <w:spacing w:line="312" w:lineRule="auto"/>
              <w:ind w:firstLine="0"/>
              <w:jc w:val="both"/>
              <w:rPr>
                <w:rFonts w:cs="Times New Roman"/>
                <w:szCs w:val="26"/>
              </w:rPr>
            </w:pPr>
            <w:r w:rsidRPr="00571988">
              <w:rPr>
                <w:rFonts w:cs="Times New Roman"/>
                <w:b/>
                <w:szCs w:val="26"/>
              </w:rPr>
              <w:t xml:space="preserve">Số dư BL </w:t>
            </w:r>
            <w:del w:id="155" w:author="Nguyen Thu Trang - VTFC - KVH" w:date="2022-03-16T18:36:00Z">
              <w:r w:rsidRPr="00571988" w:rsidDel="009F7AB5">
                <w:rPr>
                  <w:rFonts w:cs="Times New Roman"/>
                  <w:szCs w:val="26"/>
                </w:rPr>
                <w:delText xml:space="preserve">[USD]  </w:delText>
              </w:r>
            </w:del>
            <w:r w:rsidRPr="00571988">
              <w:rPr>
                <w:rFonts w:cs="Times New Roman"/>
                <w:szCs w:val="26"/>
              </w:rPr>
              <w:t>[15,000.00]</w:t>
            </w:r>
            <w:ins w:id="156" w:author="Nguyen Thu Trang - VTFC - KVH" w:date="2022-03-16T18:36:00Z">
              <w:r w:rsidR="009F7AB5">
                <w:rPr>
                  <w:rFonts w:cs="Times New Roman"/>
                  <w:szCs w:val="26"/>
                </w:rPr>
                <w:t xml:space="preserve"> </w:t>
              </w:r>
              <w:r w:rsidR="009F7AB5" w:rsidRPr="00571988">
                <w:rPr>
                  <w:rFonts w:cs="Times New Roman"/>
                  <w:szCs w:val="26"/>
                </w:rPr>
                <w:t>[USD]</w:t>
              </w:r>
            </w:ins>
            <w:r w:rsidRPr="00571988">
              <w:rPr>
                <w:rFonts w:cs="Times New Roman"/>
                <w:szCs w:val="26"/>
              </w:rPr>
              <w:t xml:space="preserve">  </w:t>
            </w:r>
          </w:p>
        </w:tc>
        <w:tc>
          <w:tcPr>
            <w:tcW w:w="1417" w:type="dxa"/>
          </w:tcPr>
          <w:p w14:paraId="6B26B5D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71B3A45"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B41A435" w14:textId="77777777" w:rsidTr="001F55DC">
        <w:tc>
          <w:tcPr>
            <w:tcW w:w="1638" w:type="dxa"/>
          </w:tcPr>
          <w:p w14:paraId="1980FDDA"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Số dư BL</w:t>
            </w:r>
          </w:p>
        </w:tc>
        <w:tc>
          <w:tcPr>
            <w:tcW w:w="1192" w:type="dxa"/>
          </w:tcPr>
          <w:p w14:paraId="049745E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3A60664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1F3FE18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70BC7D17" w14:textId="77777777" w:rsidR="00F119FA" w:rsidRPr="00571988" w:rsidRDefault="00F119FA" w:rsidP="00BD3695">
            <w:pPr>
              <w:spacing w:line="312" w:lineRule="auto"/>
              <w:ind w:firstLine="0"/>
              <w:jc w:val="both"/>
              <w:rPr>
                <w:rFonts w:cs="Times New Roman"/>
                <w:szCs w:val="26"/>
              </w:rPr>
            </w:pPr>
          </w:p>
        </w:tc>
        <w:tc>
          <w:tcPr>
            <w:tcW w:w="1417" w:type="dxa"/>
          </w:tcPr>
          <w:p w14:paraId="0A17D54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F5D598F"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8B4447D" w14:textId="77777777" w:rsidTr="001F55DC">
        <w:tc>
          <w:tcPr>
            <w:tcW w:w="1638" w:type="dxa"/>
          </w:tcPr>
          <w:p w14:paraId="30455641"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Tỷ giá</w:t>
            </w:r>
          </w:p>
          <w:p w14:paraId="6F0ABCA6" w14:textId="77777777" w:rsidR="00F119FA" w:rsidRPr="00D7087D"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Tỷ giá BL 1</w:t>
            </w:r>
            <w:r w:rsidRPr="003E3CDA">
              <w:rPr>
                <w:rFonts w:cs="Times New Roman"/>
                <w:i/>
                <w:color w:val="FF0000"/>
                <w:szCs w:val="26"/>
              </w:rPr>
              <w:t>)</w:t>
            </w:r>
          </w:p>
        </w:tc>
        <w:tc>
          <w:tcPr>
            <w:tcW w:w="1192" w:type="dxa"/>
          </w:tcPr>
          <w:p w14:paraId="09F41F9F"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Double</w:t>
            </w:r>
          </w:p>
        </w:tc>
        <w:tc>
          <w:tcPr>
            <w:tcW w:w="709" w:type="dxa"/>
          </w:tcPr>
          <w:p w14:paraId="756DDF3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24</w:t>
            </w:r>
          </w:p>
        </w:tc>
        <w:tc>
          <w:tcPr>
            <w:tcW w:w="992" w:type="dxa"/>
          </w:tcPr>
          <w:p w14:paraId="131933A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(M)</w:t>
            </w:r>
          </w:p>
        </w:tc>
        <w:tc>
          <w:tcPr>
            <w:tcW w:w="4395" w:type="dxa"/>
          </w:tcPr>
          <w:p w14:paraId="48DE314E"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Tỷ giá quy đổi Số tiền Bảo lãnh sang nội tệ.</w:t>
            </w:r>
          </w:p>
          <w:p w14:paraId="0F164F50" w14:textId="77777777" w:rsidR="00F119FA" w:rsidRPr="00571988"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Loại tiền BL giống đồng nội tệ, hệ thống mặc định giá trị trường này là 1</w:t>
            </w:r>
          </w:p>
          <w:p w14:paraId="65ED5899" w14:textId="77777777" w:rsidR="00F119FA" w:rsidRDefault="00F119FA" w:rsidP="001B5FE0">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Nếu Loại tiền BL khác đồng nội tệ thì trường này trở thành trường bắt buộc nhậ</w:t>
            </w:r>
            <w:r>
              <w:rPr>
                <w:rFonts w:cs="Times New Roman"/>
                <w:szCs w:val="26"/>
              </w:rPr>
              <w:t xml:space="preserve">p thông tin. </w:t>
            </w:r>
          </w:p>
          <w:p w14:paraId="5D6CC9AF" w14:textId="77777777" w:rsidR="00F119FA" w:rsidRPr="0074166A" w:rsidRDefault="00F119FA" w:rsidP="0074166A">
            <w:pPr>
              <w:spacing w:line="312" w:lineRule="auto"/>
              <w:ind w:firstLine="0"/>
              <w:jc w:val="both"/>
              <w:rPr>
                <w:rFonts w:cs="Times New Roman"/>
                <w:szCs w:val="26"/>
              </w:rPr>
            </w:pPr>
            <w:r w:rsidRPr="0074166A">
              <w:rPr>
                <w:rFonts w:cs="Times New Roman"/>
                <w:szCs w:val="26"/>
              </w:rPr>
              <w:t>Hệ thống tự động lấy mặc định tỷ giá Midrate từ hệ thống Core Lanexang và cho phép chỉnh sửa.</w:t>
            </w:r>
          </w:p>
        </w:tc>
        <w:tc>
          <w:tcPr>
            <w:tcW w:w="1417" w:type="dxa"/>
          </w:tcPr>
          <w:p w14:paraId="31823231"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ACC3FB0"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32E12D1" w14:textId="77777777" w:rsidTr="001F55DC">
        <w:tc>
          <w:tcPr>
            <w:tcW w:w="1638" w:type="dxa"/>
          </w:tcPr>
          <w:p w14:paraId="76B44B7E"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Loại tiền Số dư BL quy </w:t>
            </w:r>
            <w:r w:rsidRPr="00571988">
              <w:rPr>
                <w:rFonts w:cs="Times New Roman"/>
                <w:b/>
                <w:szCs w:val="26"/>
              </w:rPr>
              <w:lastRenderedPageBreak/>
              <w:t>đổi</w:t>
            </w:r>
          </w:p>
        </w:tc>
        <w:tc>
          <w:tcPr>
            <w:tcW w:w="1192" w:type="dxa"/>
          </w:tcPr>
          <w:p w14:paraId="7DC12A0A" w14:textId="77777777" w:rsidR="00F119FA" w:rsidRPr="00571988" w:rsidRDefault="00F119FA" w:rsidP="00BD3695">
            <w:pPr>
              <w:spacing w:line="312" w:lineRule="auto"/>
              <w:ind w:firstLine="0"/>
              <w:jc w:val="center"/>
              <w:rPr>
                <w:rFonts w:cs="Times New Roman"/>
                <w:szCs w:val="26"/>
              </w:rPr>
            </w:pPr>
            <w:r>
              <w:rPr>
                <w:rFonts w:cs="Times New Roman"/>
                <w:szCs w:val="26"/>
              </w:rPr>
              <w:lastRenderedPageBreak/>
              <w:t>nVarchar</w:t>
            </w:r>
          </w:p>
        </w:tc>
        <w:tc>
          <w:tcPr>
            <w:tcW w:w="709" w:type="dxa"/>
          </w:tcPr>
          <w:p w14:paraId="7676B8D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439E1002"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21D8F8F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Loại tiền và Số tiền Bảo lãnh đã bao gồm dung sai và được quy đổi sang </w:t>
            </w:r>
            <w:r w:rsidRPr="00571988">
              <w:rPr>
                <w:rFonts w:cs="Times New Roman"/>
                <w:szCs w:val="26"/>
              </w:rPr>
              <w:lastRenderedPageBreak/>
              <w:t>đồng nội tệ.</w:t>
            </w:r>
          </w:p>
          <w:p w14:paraId="1BD3E636" w14:textId="77777777" w:rsidR="00F119FA" w:rsidRPr="00571988"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loại tiền mặc định là đồng nội tệ.</w:t>
            </w:r>
          </w:p>
          <w:p w14:paraId="2B336E39" w14:textId="77777777" w:rsidR="00F119FA" w:rsidRPr="00571988"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số tiền do hệ thống tự tính toán dựa trên Số dư BL và Tỷ giá.</w:t>
            </w:r>
          </w:p>
          <w:p w14:paraId="6F185AEB" w14:textId="77777777" w:rsidR="00F119FA" w:rsidRPr="00804290" w:rsidRDefault="00F119FA" w:rsidP="00BD3695">
            <w:pPr>
              <w:spacing w:line="312" w:lineRule="auto"/>
              <w:ind w:firstLine="0"/>
              <w:jc w:val="both"/>
              <w:rPr>
                <w:rFonts w:cs="Times New Roman"/>
                <w:color w:val="FF0000"/>
                <w:szCs w:val="26"/>
              </w:rPr>
            </w:pPr>
            <w:r w:rsidRPr="00804290">
              <w:rPr>
                <w:rFonts w:cs="Times New Roman"/>
                <w:color w:val="FF0000"/>
                <w:szCs w:val="26"/>
              </w:rPr>
              <w:t>Trên màn hình, 2 trường này nằm trên 1 hàng và có chung 1 tên hiển thị là:</w:t>
            </w:r>
          </w:p>
          <w:p w14:paraId="1464DDE3" w14:textId="77777777" w:rsidR="00F119FA" w:rsidRPr="00804290" w:rsidRDefault="00F119FA" w:rsidP="00BD3695">
            <w:pPr>
              <w:spacing w:line="312" w:lineRule="auto"/>
              <w:ind w:firstLine="0"/>
              <w:jc w:val="both"/>
              <w:rPr>
                <w:rFonts w:cs="Times New Roman"/>
                <w:color w:val="FF0000"/>
                <w:szCs w:val="26"/>
              </w:rPr>
            </w:pPr>
            <w:r w:rsidRPr="00804290">
              <w:rPr>
                <w:rFonts w:cs="Times New Roman"/>
                <w:b/>
                <w:color w:val="FF0000"/>
                <w:szCs w:val="26"/>
              </w:rPr>
              <w:t>Số dư BL quy đổi</w:t>
            </w:r>
            <w:r w:rsidRPr="00804290">
              <w:rPr>
                <w:rFonts w:cs="Times New Roman"/>
                <w:color w:val="FF0000"/>
                <w:szCs w:val="26"/>
              </w:rPr>
              <w:t>.</w:t>
            </w:r>
          </w:p>
          <w:p w14:paraId="7CA1125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4A48D138"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Số dư BL quy đổi </w:t>
            </w:r>
          </w:p>
          <w:p w14:paraId="668F2DE1" w14:textId="249DCD47" w:rsidR="00F119FA" w:rsidRPr="00571988" w:rsidRDefault="00F119FA" w:rsidP="00BD3695">
            <w:pPr>
              <w:spacing w:line="312" w:lineRule="auto"/>
              <w:ind w:firstLine="0"/>
              <w:jc w:val="both"/>
              <w:rPr>
                <w:rFonts w:cs="Times New Roman"/>
                <w:szCs w:val="26"/>
              </w:rPr>
            </w:pPr>
            <w:del w:id="157" w:author="Nguyen Thu Trang - VTFC - KVH" w:date="2022-03-16T18:37:00Z">
              <w:r w:rsidRPr="00571988" w:rsidDel="009F7AB5">
                <w:rPr>
                  <w:rFonts w:cs="Times New Roman"/>
                  <w:szCs w:val="26"/>
                </w:rPr>
                <w:delText>[LAK]</w:delText>
              </w:r>
            </w:del>
            <w:r w:rsidRPr="00571988">
              <w:rPr>
                <w:rFonts w:cs="Times New Roman"/>
                <w:szCs w:val="26"/>
              </w:rPr>
              <w:t xml:space="preserve">  [143,665,290.00]</w:t>
            </w:r>
            <w:ins w:id="158" w:author="Nguyen Thu Trang - VTFC - KVH" w:date="2022-03-16T18:37:00Z">
              <w:r w:rsidR="009F7AB5">
                <w:rPr>
                  <w:rFonts w:cs="Times New Roman"/>
                  <w:szCs w:val="26"/>
                </w:rPr>
                <w:t xml:space="preserve"> </w:t>
              </w:r>
              <w:r w:rsidR="009F7AB5" w:rsidRPr="00571988">
                <w:rPr>
                  <w:rFonts w:cs="Times New Roman"/>
                  <w:szCs w:val="26"/>
                </w:rPr>
                <w:t>[LAK]</w:t>
              </w:r>
            </w:ins>
            <w:r w:rsidRPr="00571988">
              <w:rPr>
                <w:rFonts w:cs="Times New Roman"/>
                <w:szCs w:val="26"/>
              </w:rPr>
              <w:t xml:space="preserve">  </w:t>
            </w:r>
          </w:p>
        </w:tc>
        <w:tc>
          <w:tcPr>
            <w:tcW w:w="1417" w:type="dxa"/>
          </w:tcPr>
          <w:p w14:paraId="1DDFF718"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34170BD7"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7DA7C75" w14:textId="77777777" w:rsidTr="001F55DC">
        <w:tc>
          <w:tcPr>
            <w:tcW w:w="1638" w:type="dxa"/>
          </w:tcPr>
          <w:p w14:paraId="4994C25A"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lastRenderedPageBreak/>
              <w:t>Số dư BL quy đổi</w:t>
            </w:r>
          </w:p>
        </w:tc>
        <w:tc>
          <w:tcPr>
            <w:tcW w:w="1192" w:type="dxa"/>
          </w:tcPr>
          <w:p w14:paraId="6AF0DC3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353D554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0CFCF48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5F3DF5A6" w14:textId="77777777" w:rsidR="00F119FA" w:rsidRPr="00571988" w:rsidRDefault="00F119FA" w:rsidP="00BD3695">
            <w:pPr>
              <w:spacing w:line="312" w:lineRule="auto"/>
              <w:ind w:firstLine="0"/>
              <w:jc w:val="both"/>
              <w:rPr>
                <w:rFonts w:cs="Times New Roman"/>
                <w:szCs w:val="26"/>
              </w:rPr>
            </w:pPr>
          </w:p>
        </w:tc>
        <w:tc>
          <w:tcPr>
            <w:tcW w:w="1417" w:type="dxa"/>
          </w:tcPr>
          <w:p w14:paraId="6705BEE3"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27905A5"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01203BC" w14:textId="77777777" w:rsidTr="001F55DC">
        <w:tc>
          <w:tcPr>
            <w:tcW w:w="1638" w:type="dxa"/>
          </w:tcPr>
          <w:p w14:paraId="73E57575" w14:textId="77777777" w:rsidR="00F119FA" w:rsidRPr="00094606" w:rsidRDefault="00F119FA" w:rsidP="00BD3695">
            <w:pPr>
              <w:spacing w:line="312" w:lineRule="auto"/>
              <w:ind w:firstLine="0"/>
              <w:jc w:val="both"/>
              <w:rPr>
                <w:rFonts w:cs="Times New Roman"/>
                <w:b/>
                <w:color w:val="FF0000"/>
                <w:szCs w:val="26"/>
              </w:rPr>
            </w:pPr>
            <w:r w:rsidRPr="00094606">
              <w:rPr>
                <w:rFonts w:cs="Times New Roman"/>
                <w:b/>
                <w:color w:val="FF0000"/>
                <w:szCs w:val="26"/>
              </w:rPr>
              <w:t>Số Hợp đồng cơ sở</w:t>
            </w:r>
          </w:p>
          <w:p w14:paraId="44D80B5B" w14:textId="77777777" w:rsidR="00F119FA" w:rsidRPr="00571988" w:rsidRDefault="00F119FA" w:rsidP="00BD3695">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Số hợp đồng cơ sở (*)</w:t>
            </w:r>
            <w:r w:rsidRPr="003E3CDA">
              <w:rPr>
                <w:rFonts w:cs="Times New Roman"/>
                <w:i/>
                <w:color w:val="FF0000"/>
                <w:szCs w:val="26"/>
              </w:rPr>
              <w:t>)</w:t>
            </w:r>
          </w:p>
        </w:tc>
        <w:tc>
          <w:tcPr>
            <w:tcW w:w="1192" w:type="dxa"/>
          </w:tcPr>
          <w:p w14:paraId="2F3873A8"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3B9C67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28FF227D"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5EDAE0C9" w14:textId="77777777" w:rsidR="00F119FA" w:rsidRDefault="00F119FA" w:rsidP="00BD3695">
            <w:pPr>
              <w:spacing w:line="312" w:lineRule="auto"/>
              <w:ind w:firstLine="0"/>
              <w:jc w:val="both"/>
              <w:rPr>
                <w:rFonts w:cs="Times New Roman"/>
                <w:szCs w:val="26"/>
              </w:rPr>
            </w:pPr>
            <w:r w:rsidRPr="00571988">
              <w:rPr>
                <w:rFonts w:cs="Times New Roman"/>
                <w:szCs w:val="26"/>
              </w:rPr>
              <w:t>Số Hợp đồng cơ sở được dùng để phát hành bảo lãnh.</w:t>
            </w:r>
          </w:p>
          <w:p w14:paraId="0DEE74E3"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1006D13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09570B7"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65689D19" w14:textId="77777777" w:rsidTr="00F119FA">
        <w:tc>
          <w:tcPr>
            <w:tcW w:w="8926" w:type="dxa"/>
            <w:gridSpan w:val="5"/>
            <w:shd w:val="clear" w:color="auto" w:fill="auto"/>
          </w:tcPr>
          <w:p w14:paraId="3E260276"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Thông tin về Thời hạn</w:t>
            </w:r>
          </w:p>
        </w:tc>
        <w:tc>
          <w:tcPr>
            <w:tcW w:w="1417" w:type="dxa"/>
            <w:shd w:val="clear" w:color="auto" w:fill="auto"/>
          </w:tcPr>
          <w:p w14:paraId="5339476D" w14:textId="77777777" w:rsidR="00F119FA" w:rsidRDefault="00F119FA" w:rsidP="00BD3695">
            <w:pPr>
              <w:spacing w:line="312" w:lineRule="auto"/>
              <w:ind w:firstLine="0"/>
              <w:jc w:val="center"/>
              <w:rPr>
                <w:rFonts w:cs="Times New Roman"/>
                <w:b/>
                <w:szCs w:val="26"/>
              </w:rPr>
            </w:pPr>
          </w:p>
        </w:tc>
        <w:tc>
          <w:tcPr>
            <w:tcW w:w="1417" w:type="dxa"/>
            <w:shd w:val="clear" w:color="auto" w:fill="auto"/>
          </w:tcPr>
          <w:p w14:paraId="57760347" w14:textId="77777777" w:rsidR="00F119FA" w:rsidRPr="00571988" w:rsidRDefault="00F119FA" w:rsidP="00BD3695">
            <w:pPr>
              <w:spacing w:line="312" w:lineRule="auto"/>
              <w:ind w:firstLine="0"/>
              <w:jc w:val="center"/>
              <w:rPr>
                <w:rFonts w:cs="Times New Roman"/>
                <w:b/>
                <w:szCs w:val="26"/>
              </w:rPr>
            </w:pPr>
            <w:r>
              <w:rPr>
                <w:rFonts w:cs="Times New Roman"/>
                <w:b/>
                <w:szCs w:val="26"/>
              </w:rPr>
              <w:t>Y</w:t>
            </w:r>
          </w:p>
        </w:tc>
      </w:tr>
      <w:tr w:rsidR="00F119FA" w:rsidRPr="00571988" w14:paraId="201AFE07" w14:textId="77777777" w:rsidTr="001F55DC">
        <w:tc>
          <w:tcPr>
            <w:tcW w:w="1638" w:type="dxa"/>
          </w:tcPr>
          <w:p w14:paraId="795FADE8" w14:textId="77777777" w:rsidR="00F119FA" w:rsidRPr="00094606" w:rsidRDefault="00F119FA" w:rsidP="00BD3695">
            <w:pPr>
              <w:spacing w:line="312" w:lineRule="auto"/>
              <w:ind w:firstLine="0"/>
              <w:jc w:val="both"/>
              <w:rPr>
                <w:rFonts w:cs="Times New Roman"/>
                <w:b/>
                <w:color w:val="FF0000"/>
                <w:szCs w:val="26"/>
              </w:rPr>
            </w:pPr>
            <w:r w:rsidRPr="00094606">
              <w:rPr>
                <w:rFonts w:cs="Times New Roman"/>
                <w:b/>
                <w:color w:val="FF0000"/>
                <w:szCs w:val="26"/>
              </w:rPr>
              <w:t xml:space="preserve">Ngày phát hành </w:t>
            </w:r>
          </w:p>
          <w:p w14:paraId="669F97B6" w14:textId="77777777" w:rsidR="00F119FA" w:rsidRPr="00571988" w:rsidRDefault="00F119FA" w:rsidP="00BD3695">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phát hành (*)</w:t>
            </w:r>
            <w:r w:rsidRPr="003E3CDA">
              <w:rPr>
                <w:rFonts w:cs="Times New Roman"/>
                <w:i/>
                <w:color w:val="FF0000"/>
                <w:szCs w:val="26"/>
              </w:rPr>
              <w:t>)</w:t>
            </w:r>
          </w:p>
        </w:tc>
        <w:tc>
          <w:tcPr>
            <w:tcW w:w="1192" w:type="dxa"/>
          </w:tcPr>
          <w:p w14:paraId="138C19D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00C7A56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0620E332"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36B89DE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phát hành BL.</w:t>
            </w:r>
          </w:p>
          <w:p w14:paraId="638F6B3D"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1011F17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B68D75E"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9F19BD6" w14:textId="77777777" w:rsidTr="001F55DC">
        <w:tc>
          <w:tcPr>
            <w:tcW w:w="1638" w:type="dxa"/>
          </w:tcPr>
          <w:p w14:paraId="469013F5"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Ngày BL có hiệu lực</w:t>
            </w:r>
          </w:p>
        </w:tc>
        <w:tc>
          <w:tcPr>
            <w:tcW w:w="1192" w:type="dxa"/>
          </w:tcPr>
          <w:p w14:paraId="205A677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473EE77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53428769"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3A51B66A"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bắt đầu có hiệu lực của BL.</w:t>
            </w:r>
          </w:p>
          <w:p w14:paraId="6BCFD03B"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1E744B7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E7FDA96"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8ED2650" w14:textId="77777777" w:rsidTr="001F55DC">
        <w:tc>
          <w:tcPr>
            <w:tcW w:w="1638" w:type="dxa"/>
          </w:tcPr>
          <w:p w14:paraId="04F43797"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Loại hết hạn</w:t>
            </w:r>
          </w:p>
        </w:tc>
        <w:tc>
          <w:tcPr>
            <w:tcW w:w="1192" w:type="dxa"/>
          </w:tcPr>
          <w:p w14:paraId="28053CFA"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C01013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7D994065"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7B486E94" w14:textId="77777777" w:rsidR="00F119FA" w:rsidRDefault="00F119FA" w:rsidP="00BD3695">
            <w:pPr>
              <w:spacing w:line="312" w:lineRule="auto"/>
              <w:ind w:firstLine="0"/>
              <w:jc w:val="both"/>
              <w:rPr>
                <w:rFonts w:cs="Times New Roman"/>
                <w:szCs w:val="26"/>
              </w:rPr>
            </w:pPr>
            <w:r w:rsidRPr="00571988">
              <w:rPr>
                <w:rFonts w:cs="Times New Roman"/>
                <w:szCs w:val="26"/>
              </w:rPr>
              <w:t>Trường này cho biết thời hạn hiệu lực của BL thuộc loại nào.</w:t>
            </w:r>
          </w:p>
          <w:p w14:paraId="24C728C4"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0773AA9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B633B76"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ED8556E" w14:textId="77777777" w:rsidTr="001F55DC">
        <w:tc>
          <w:tcPr>
            <w:tcW w:w="1638" w:type="dxa"/>
          </w:tcPr>
          <w:p w14:paraId="2CE39C10"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Thời hạn (ngày)</w:t>
            </w:r>
          </w:p>
        </w:tc>
        <w:tc>
          <w:tcPr>
            <w:tcW w:w="1192" w:type="dxa"/>
          </w:tcPr>
          <w:p w14:paraId="32E6D2D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5C33C22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48ABF42F"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07C39AC0" w14:textId="77777777" w:rsidR="00F119FA" w:rsidRDefault="00F119FA" w:rsidP="00BD3695">
            <w:pPr>
              <w:spacing w:line="312" w:lineRule="auto"/>
              <w:ind w:firstLine="0"/>
              <w:jc w:val="both"/>
              <w:rPr>
                <w:rFonts w:cs="Times New Roman"/>
                <w:szCs w:val="26"/>
              </w:rPr>
            </w:pPr>
            <w:r w:rsidRPr="00571988">
              <w:rPr>
                <w:rFonts w:cs="Times New Roman"/>
                <w:szCs w:val="26"/>
              </w:rPr>
              <w:t>Số ngày tính từ Ngày BL có hiệu lực đến Ngày hết hiệu lực.</w:t>
            </w:r>
          </w:p>
          <w:p w14:paraId="76146BE6"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087C409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1C64882"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8693774" w14:textId="77777777" w:rsidTr="001F55DC">
        <w:tc>
          <w:tcPr>
            <w:tcW w:w="1638" w:type="dxa"/>
          </w:tcPr>
          <w:p w14:paraId="5C522B42" w14:textId="77777777" w:rsidR="00F119FA" w:rsidRPr="00094606" w:rsidRDefault="00F119FA" w:rsidP="00BD3695">
            <w:pPr>
              <w:spacing w:line="312" w:lineRule="auto"/>
              <w:ind w:firstLine="0"/>
              <w:jc w:val="both"/>
              <w:rPr>
                <w:rFonts w:cs="Times New Roman"/>
                <w:b/>
                <w:color w:val="FF0000"/>
                <w:szCs w:val="26"/>
              </w:rPr>
            </w:pPr>
            <w:r w:rsidRPr="00094606">
              <w:rPr>
                <w:rFonts w:cs="Times New Roman"/>
                <w:b/>
                <w:color w:val="FF0000"/>
                <w:szCs w:val="26"/>
              </w:rPr>
              <w:t>Ngày hết hiệu lực</w:t>
            </w:r>
          </w:p>
          <w:p w14:paraId="57527C0F" w14:textId="77777777" w:rsidR="00F119FA" w:rsidRPr="00571988" w:rsidRDefault="00F119FA" w:rsidP="00BD3695">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 xml:space="preserve">tên cũ Ngày </w:t>
            </w:r>
            <w:r>
              <w:rPr>
                <w:rFonts w:cs="Times New Roman"/>
                <w:i/>
                <w:color w:val="FF0000"/>
                <w:szCs w:val="26"/>
              </w:rPr>
              <w:lastRenderedPageBreak/>
              <w:t>hết hiệu lực (*)</w:t>
            </w:r>
            <w:r w:rsidRPr="003E3CDA">
              <w:rPr>
                <w:rFonts w:cs="Times New Roman"/>
                <w:i/>
                <w:color w:val="FF0000"/>
                <w:szCs w:val="26"/>
              </w:rPr>
              <w:t>)</w:t>
            </w:r>
          </w:p>
        </w:tc>
        <w:tc>
          <w:tcPr>
            <w:tcW w:w="1192" w:type="dxa"/>
          </w:tcPr>
          <w:p w14:paraId="126E39A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lastRenderedPageBreak/>
              <w:t>Date</w:t>
            </w:r>
          </w:p>
        </w:tc>
        <w:tc>
          <w:tcPr>
            <w:tcW w:w="709" w:type="dxa"/>
          </w:tcPr>
          <w:p w14:paraId="29A73661"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0EDDF83D"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7488FD3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hết hạn hiệu lực của BL.</w:t>
            </w:r>
          </w:p>
          <w:p w14:paraId="46665A7B"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5FA9E923"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461D65C"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43FCC07B" w14:textId="77777777" w:rsidTr="001F55DC">
        <w:tc>
          <w:tcPr>
            <w:tcW w:w="1638" w:type="dxa"/>
          </w:tcPr>
          <w:p w14:paraId="4781212D" w14:textId="77777777" w:rsidR="00F119FA" w:rsidRPr="00571988" w:rsidRDefault="00F119FA" w:rsidP="00BD3695">
            <w:pPr>
              <w:spacing w:line="312" w:lineRule="auto"/>
              <w:ind w:firstLine="0"/>
              <w:jc w:val="both"/>
              <w:rPr>
                <w:rFonts w:cs="Times New Roman"/>
                <w:b/>
                <w:szCs w:val="26"/>
              </w:rPr>
            </w:pPr>
            <w:r w:rsidRPr="00DA473B">
              <w:rPr>
                <w:rFonts w:cs="Times New Roman"/>
                <w:b/>
                <w:color w:val="FF0000"/>
                <w:szCs w:val="26"/>
              </w:rPr>
              <w:lastRenderedPageBreak/>
              <w:t>Thông tin khác</w:t>
            </w:r>
          </w:p>
        </w:tc>
        <w:tc>
          <w:tcPr>
            <w:tcW w:w="1192" w:type="dxa"/>
          </w:tcPr>
          <w:p w14:paraId="3FE2927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clob</w:t>
            </w:r>
          </w:p>
        </w:tc>
        <w:tc>
          <w:tcPr>
            <w:tcW w:w="709" w:type="dxa"/>
          </w:tcPr>
          <w:p w14:paraId="721AA8C3" w14:textId="77777777" w:rsidR="00F119FA" w:rsidRPr="00571988" w:rsidRDefault="00F119FA" w:rsidP="00BD3695">
            <w:pPr>
              <w:spacing w:line="312" w:lineRule="auto"/>
              <w:ind w:firstLine="0"/>
              <w:jc w:val="center"/>
              <w:rPr>
                <w:rFonts w:cs="Times New Roman"/>
                <w:szCs w:val="26"/>
              </w:rPr>
            </w:pPr>
          </w:p>
        </w:tc>
        <w:tc>
          <w:tcPr>
            <w:tcW w:w="992" w:type="dxa"/>
          </w:tcPr>
          <w:p w14:paraId="03C93B8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(O)</w:t>
            </w:r>
          </w:p>
        </w:tc>
        <w:tc>
          <w:tcPr>
            <w:tcW w:w="4395" w:type="dxa"/>
          </w:tcPr>
          <w:p w14:paraId="59FC5E5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Các ghi chú liên quan đến giao dịch.</w:t>
            </w:r>
          </w:p>
          <w:p w14:paraId="41BB0179"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3E3453B4"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787BE492"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D705936" w14:textId="77777777" w:rsidTr="001F55DC">
        <w:tc>
          <w:tcPr>
            <w:tcW w:w="1638" w:type="dxa"/>
          </w:tcPr>
          <w:p w14:paraId="527109DF" w14:textId="77777777" w:rsidR="00F119FA" w:rsidRPr="00F739E0" w:rsidRDefault="00F119FA" w:rsidP="00BD3695">
            <w:pPr>
              <w:spacing w:line="312" w:lineRule="auto"/>
              <w:ind w:firstLine="0"/>
              <w:jc w:val="both"/>
              <w:rPr>
                <w:rFonts w:cs="Times New Roman"/>
                <w:b/>
                <w:szCs w:val="26"/>
              </w:rPr>
            </w:pPr>
            <w:r w:rsidRPr="00F739E0">
              <w:rPr>
                <w:rFonts w:cs="Times New Roman"/>
                <w:b/>
                <w:szCs w:val="26"/>
              </w:rPr>
              <w:t>Sự kiện</w:t>
            </w:r>
          </w:p>
        </w:tc>
        <w:tc>
          <w:tcPr>
            <w:tcW w:w="1192" w:type="dxa"/>
          </w:tcPr>
          <w:p w14:paraId="55948C06"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ECC9E1E" w14:textId="77777777" w:rsidR="00F119FA" w:rsidRPr="00571988" w:rsidRDefault="00F119FA" w:rsidP="00BD3695">
            <w:pPr>
              <w:spacing w:line="312" w:lineRule="auto"/>
              <w:ind w:firstLine="0"/>
              <w:jc w:val="center"/>
              <w:rPr>
                <w:rFonts w:cs="Times New Roman"/>
                <w:szCs w:val="26"/>
              </w:rPr>
            </w:pPr>
            <w:r>
              <w:rPr>
                <w:rFonts w:cs="Times New Roman"/>
                <w:szCs w:val="26"/>
              </w:rPr>
              <w:t>200</w:t>
            </w:r>
          </w:p>
        </w:tc>
        <w:tc>
          <w:tcPr>
            <w:tcW w:w="992" w:type="dxa"/>
          </w:tcPr>
          <w:p w14:paraId="4ADAB9DE"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441952BD" w14:textId="77777777" w:rsidR="00F119FA" w:rsidRPr="00F739E0" w:rsidRDefault="00F119FA" w:rsidP="00BD3695">
            <w:pPr>
              <w:spacing w:line="312" w:lineRule="auto"/>
              <w:ind w:firstLine="0"/>
              <w:jc w:val="both"/>
              <w:rPr>
                <w:rFonts w:cs="Times New Roman"/>
                <w:szCs w:val="26"/>
              </w:rPr>
            </w:pPr>
            <w:r w:rsidRPr="00F739E0">
              <w:rPr>
                <w:rFonts w:cs="Times New Roman"/>
                <w:szCs w:val="26"/>
              </w:rPr>
              <w:t>Thể hiện diễn giải của sự kiện nhận về tương ứng từ hệ thống nguồn TF-EE</w:t>
            </w:r>
          </w:p>
          <w:p w14:paraId="1A87F561" w14:textId="77777777" w:rsidR="00F119FA" w:rsidRPr="00571988" w:rsidRDefault="00F119FA" w:rsidP="00BD3695">
            <w:pPr>
              <w:spacing w:line="312" w:lineRule="auto"/>
              <w:ind w:firstLine="0"/>
              <w:jc w:val="both"/>
              <w:rPr>
                <w:rFonts w:cs="Times New Roman"/>
                <w:szCs w:val="26"/>
              </w:rPr>
            </w:pPr>
            <w:r w:rsidRPr="00F739E0">
              <w:rPr>
                <w:rFonts w:cs="Times New Roman"/>
                <w:szCs w:val="26"/>
              </w:rPr>
              <w:t>Tham chiếu Bảng diễn giải sự kiện bên dưới</w:t>
            </w:r>
          </w:p>
        </w:tc>
        <w:tc>
          <w:tcPr>
            <w:tcW w:w="1417" w:type="dxa"/>
          </w:tcPr>
          <w:p w14:paraId="6CDD401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EF16303"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373BFFA" w14:textId="77777777" w:rsidTr="001F55DC">
        <w:tc>
          <w:tcPr>
            <w:tcW w:w="1638" w:type="dxa"/>
          </w:tcPr>
          <w:p w14:paraId="2A1B2E7B" w14:textId="77777777" w:rsidR="00F119FA" w:rsidRPr="00F739E0" w:rsidRDefault="00F119FA" w:rsidP="00BD3695">
            <w:pPr>
              <w:spacing w:line="312" w:lineRule="auto"/>
              <w:ind w:firstLine="0"/>
              <w:jc w:val="both"/>
              <w:rPr>
                <w:rFonts w:cs="Times New Roman"/>
                <w:b/>
                <w:szCs w:val="26"/>
              </w:rPr>
            </w:pPr>
            <w:r w:rsidRPr="00F739E0">
              <w:rPr>
                <w:rFonts w:cs="Times New Roman"/>
                <w:b/>
                <w:szCs w:val="26"/>
              </w:rPr>
              <w:t>STT Sự kiện</w:t>
            </w:r>
          </w:p>
        </w:tc>
        <w:tc>
          <w:tcPr>
            <w:tcW w:w="1192" w:type="dxa"/>
          </w:tcPr>
          <w:p w14:paraId="6FD2F18F"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A89E2BA" w14:textId="77777777" w:rsidR="00F119FA" w:rsidRPr="00571988" w:rsidRDefault="00F119FA" w:rsidP="00BD3695">
            <w:pPr>
              <w:spacing w:line="312" w:lineRule="auto"/>
              <w:ind w:firstLine="0"/>
              <w:jc w:val="center"/>
              <w:rPr>
                <w:rFonts w:cs="Times New Roman"/>
                <w:szCs w:val="26"/>
              </w:rPr>
            </w:pPr>
            <w:r>
              <w:rPr>
                <w:rFonts w:cs="Times New Roman"/>
                <w:szCs w:val="26"/>
              </w:rPr>
              <w:t>3</w:t>
            </w:r>
          </w:p>
        </w:tc>
        <w:tc>
          <w:tcPr>
            <w:tcW w:w="992" w:type="dxa"/>
          </w:tcPr>
          <w:p w14:paraId="66CBC313"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32079103" w14:textId="77777777" w:rsidR="00F119FA" w:rsidRPr="00571988" w:rsidRDefault="00F119FA" w:rsidP="00BD3695">
            <w:pPr>
              <w:spacing w:line="312" w:lineRule="auto"/>
              <w:ind w:firstLine="0"/>
              <w:jc w:val="both"/>
              <w:rPr>
                <w:rFonts w:cs="Times New Roman"/>
                <w:szCs w:val="26"/>
              </w:rPr>
            </w:pPr>
            <w:r w:rsidRPr="00F739E0">
              <w:rPr>
                <w:rFonts w:cs="Times New Roman"/>
                <w:szCs w:val="26"/>
              </w:rPr>
              <w:t xml:space="preserve">Thể hiện </w:t>
            </w:r>
            <w:r>
              <w:rPr>
                <w:rFonts w:cs="Times New Roman"/>
                <w:szCs w:val="26"/>
              </w:rPr>
              <w:t>số thứ tự</w:t>
            </w:r>
            <w:r w:rsidRPr="00F739E0">
              <w:rPr>
                <w:rFonts w:cs="Times New Roman"/>
                <w:szCs w:val="26"/>
              </w:rPr>
              <w:t xml:space="preserve"> sự kiện </w:t>
            </w:r>
            <w:r>
              <w:rPr>
                <w:rFonts w:cs="Times New Roman"/>
                <w:szCs w:val="26"/>
              </w:rPr>
              <w:t xml:space="preserve">được thực hiện tại </w:t>
            </w:r>
            <w:r w:rsidRPr="00F739E0">
              <w:rPr>
                <w:rFonts w:cs="Times New Roman"/>
                <w:szCs w:val="26"/>
              </w:rPr>
              <w:t>hệ thống nguồ</w:t>
            </w:r>
            <w:r>
              <w:rPr>
                <w:rFonts w:cs="Times New Roman"/>
                <w:szCs w:val="26"/>
              </w:rPr>
              <w:t>n TF-EE</w:t>
            </w:r>
          </w:p>
        </w:tc>
        <w:tc>
          <w:tcPr>
            <w:tcW w:w="1417" w:type="dxa"/>
          </w:tcPr>
          <w:p w14:paraId="6752E32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1E11872"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425F20B" w14:textId="77777777" w:rsidTr="001F55DC">
        <w:tc>
          <w:tcPr>
            <w:tcW w:w="1638" w:type="dxa"/>
          </w:tcPr>
          <w:p w14:paraId="6A98CFAE" w14:textId="77777777" w:rsidR="00F119FA" w:rsidRPr="00F739E0" w:rsidRDefault="00F119FA" w:rsidP="00BD3695">
            <w:pPr>
              <w:spacing w:line="312" w:lineRule="auto"/>
              <w:ind w:firstLine="0"/>
              <w:jc w:val="both"/>
              <w:rPr>
                <w:rFonts w:cs="Times New Roman"/>
                <w:b/>
                <w:szCs w:val="26"/>
              </w:rPr>
            </w:pPr>
            <w:r>
              <w:rPr>
                <w:rFonts w:cs="Times New Roman"/>
                <w:b/>
                <w:szCs w:val="26"/>
              </w:rPr>
              <w:t>Trạng thái</w:t>
            </w:r>
          </w:p>
        </w:tc>
        <w:tc>
          <w:tcPr>
            <w:tcW w:w="1192" w:type="dxa"/>
          </w:tcPr>
          <w:p w14:paraId="03643BB4" w14:textId="77777777" w:rsidR="00F119FA" w:rsidRPr="00F739E0" w:rsidRDefault="00F119FA" w:rsidP="00BD3695">
            <w:pPr>
              <w:spacing w:line="312" w:lineRule="auto"/>
              <w:ind w:firstLine="0"/>
              <w:jc w:val="center"/>
              <w:rPr>
                <w:rFonts w:cs="Times New Roman"/>
                <w:szCs w:val="26"/>
              </w:rPr>
            </w:pPr>
          </w:p>
        </w:tc>
        <w:tc>
          <w:tcPr>
            <w:tcW w:w="709" w:type="dxa"/>
          </w:tcPr>
          <w:p w14:paraId="375314AD" w14:textId="77777777" w:rsidR="00F119FA" w:rsidRDefault="00F119FA" w:rsidP="00BD3695">
            <w:pPr>
              <w:spacing w:line="312" w:lineRule="auto"/>
              <w:ind w:firstLine="0"/>
              <w:jc w:val="center"/>
              <w:rPr>
                <w:rFonts w:cs="Times New Roman"/>
                <w:szCs w:val="26"/>
              </w:rPr>
            </w:pPr>
          </w:p>
        </w:tc>
        <w:tc>
          <w:tcPr>
            <w:tcW w:w="992" w:type="dxa"/>
          </w:tcPr>
          <w:p w14:paraId="094CF1BD" w14:textId="77777777" w:rsidR="00F119FA" w:rsidRDefault="00F119FA" w:rsidP="00BD3695">
            <w:pPr>
              <w:spacing w:line="312" w:lineRule="auto"/>
              <w:ind w:firstLine="0"/>
              <w:jc w:val="center"/>
              <w:rPr>
                <w:rFonts w:cs="Times New Roman"/>
                <w:szCs w:val="26"/>
              </w:rPr>
            </w:pPr>
            <w:r>
              <w:rPr>
                <w:rFonts w:cs="Times New Roman"/>
                <w:szCs w:val="26"/>
              </w:rPr>
              <w:t>(P)</w:t>
            </w:r>
          </w:p>
        </w:tc>
        <w:tc>
          <w:tcPr>
            <w:tcW w:w="4395" w:type="dxa"/>
          </w:tcPr>
          <w:p w14:paraId="67E29EAC" w14:textId="77777777" w:rsidR="00F119FA" w:rsidRDefault="00F119FA" w:rsidP="00BD3695">
            <w:pPr>
              <w:spacing w:line="312" w:lineRule="auto"/>
              <w:ind w:firstLine="0"/>
              <w:jc w:val="both"/>
              <w:rPr>
                <w:rFonts w:cs="Times New Roman"/>
                <w:szCs w:val="26"/>
              </w:rPr>
            </w:pPr>
            <w:r>
              <w:rPr>
                <w:rFonts w:cs="Times New Roman"/>
                <w:szCs w:val="26"/>
              </w:rPr>
              <w:t xml:space="preserve">Thể hiện trạng thái của hồ sơ gồm các giá trị: </w:t>
            </w:r>
          </w:p>
          <w:p w14:paraId="7BEE2378" w14:textId="77777777" w:rsidR="00F119FA" w:rsidRPr="00F739E0" w:rsidRDefault="00F119FA" w:rsidP="00BD3695">
            <w:pPr>
              <w:spacing w:line="312" w:lineRule="auto"/>
              <w:ind w:firstLine="0"/>
              <w:jc w:val="both"/>
              <w:rPr>
                <w:rFonts w:cs="Times New Roman"/>
                <w:szCs w:val="26"/>
              </w:rPr>
            </w:pPr>
            <w:r>
              <w:rPr>
                <w:rFonts w:cs="Times New Roman"/>
                <w:szCs w:val="26"/>
              </w:rPr>
              <w:t>N</w:t>
            </w:r>
            <w:r w:rsidRPr="00967EAA">
              <w:rPr>
                <w:rFonts w:cs="Times New Roman"/>
                <w:szCs w:val="26"/>
              </w:rPr>
              <w:t>-</w:t>
            </w:r>
            <w:r>
              <w:rPr>
                <w:rFonts w:cs="Times New Roman"/>
                <w:szCs w:val="26"/>
              </w:rPr>
              <w:t>Chưa xử lý</w:t>
            </w:r>
            <w:r w:rsidRPr="00967EAA">
              <w:rPr>
                <w:rFonts w:cs="Times New Roman"/>
                <w:szCs w:val="26"/>
              </w:rPr>
              <w:t>, 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 Đã </w:t>
            </w:r>
            <w:r>
              <w:rPr>
                <w:rFonts w:cs="Times New Roman"/>
                <w:szCs w:val="26"/>
              </w:rPr>
              <w:t>xử lý</w:t>
            </w:r>
          </w:p>
        </w:tc>
        <w:tc>
          <w:tcPr>
            <w:tcW w:w="1417" w:type="dxa"/>
          </w:tcPr>
          <w:p w14:paraId="79D39D83"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464EB296"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391390B" w14:textId="77777777" w:rsidTr="001F55DC">
        <w:tc>
          <w:tcPr>
            <w:tcW w:w="1638" w:type="dxa"/>
          </w:tcPr>
          <w:p w14:paraId="4EC369C2" w14:textId="77777777" w:rsidR="00F119FA" w:rsidRPr="00F739E0" w:rsidRDefault="00F119FA" w:rsidP="00BD3695">
            <w:pPr>
              <w:spacing w:line="312" w:lineRule="auto"/>
              <w:ind w:firstLine="0"/>
              <w:jc w:val="both"/>
              <w:rPr>
                <w:rFonts w:cs="Times New Roman"/>
                <w:b/>
                <w:szCs w:val="26"/>
              </w:rPr>
            </w:pPr>
            <w:r>
              <w:rPr>
                <w:rFonts w:cs="Times New Roman"/>
                <w:b/>
                <w:szCs w:val="26"/>
              </w:rPr>
              <w:t>Tình trạng hoạt động</w:t>
            </w:r>
          </w:p>
        </w:tc>
        <w:tc>
          <w:tcPr>
            <w:tcW w:w="1192" w:type="dxa"/>
          </w:tcPr>
          <w:p w14:paraId="39BD288B" w14:textId="77777777" w:rsidR="00F119FA" w:rsidRPr="00F739E0" w:rsidRDefault="00F119FA" w:rsidP="00BD3695">
            <w:pPr>
              <w:spacing w:line="312" w:lineRule="auto"/>
              <w:ind w:firstLine="0"/>
              <w:jc w:val="center"/>
              <w:rPr>
                <w:rFonts w:cs="Times New Roman"/>
                <w:szCs w:val="26"/>
              </w:rPr>
            </w:pPr>
          </w:p>
        </w:tc>
        <w:tc>
          <w:tcPr>
            <w:tcW w:w="709" w:type="dxa"/>
          </w:tcPr>
          <w:p w14:paraId="28C93A02" w14:textId="77777777" w:rsidR="00F119FA" w:rsidRDefault="00F119FA" w:rsidP="00BD3695">
            <w:pPr>
              <w:spacing w:line="312" w:lineRule="auto"/>
              <w:ind w:firstLine="0"/>
              <w:jc w:val="center"/>
              <w:rPr>
                <w:rFonts w:cs="Times New Roman"/>
                <w:szCs w:val="26"/>
              </w:rPr>
            </w:pPr>
          </w:p>
        </w:tc>
        <w:tc>
          <w:tcPr>
            <w:tcW w:w="992" w:type="dxa"/>
          </w:tcPr>
          <w:p w14:paraId="4AC32C94" w14:textId="77777777" w:rsidR="00F119FA" w:rsidRDefault="00F119FA" w:rsidP="00BD3695">
            <w:pPr>
              <w:spacing w:line="312" w:lineRule="auto"/>
              <w:ind w:firstLine="0"/>
              <w:jc w:val="center"/>
              <w:rPr>
                <w:rFonts w:cs="Times New Roman"/>
                <w:szCs w:val="26"/>
              </w:rPr>
            </w:pPr>
            <w:r>
              <w:rPr>
                <w:rFonts w:cs="Times New Roman"/>
                <w:szCs w:val="26"/>
              </w:rPr>
              <w:t>(P)</w:t>
            </w:r>
          </w:p>
        </w:tc>
        <w:tc>
          <w:tcPr>
            <w:tcW w:w="4395" w:type="dxa"/>
          </w:tcPr>
          <w:p w14:paraId="3C91F90A" w14:textId="77777777" w:rsidR="00F119FA" w:rsidRPr="00F739E0" w:rsidRDefault="00F119FA" w:rsidP="00BD3695">
            <w:pPr>
              <w:spacing w:line="312" w:lineRule="auto"/>
              <w:ind w:firstLine="0"/>
              <w:jc w:val="both"/>
              <w:rPr>
                <w:rFonts w:cs="Times New Roman"/>
                <w:szCs w:val="26"/>
              </w:rPr>
            </w:pPr>
            <w:r>
              <w:rPr>
                <w:rFonts w:cs="Times New Roman"/>
                <w:szCs w:val="26"/>
              </w:rPr>
              <w:t>Thể hiện tình trạng hoạt động của giao dịch trả về từ TF-EE gồm các giá trị: Đang hoạt động, Đóng</w:t>
            </w:r>
          </w:p>
        </w:tc>
        <w:tc>
          <w:tcPr>
            <w:tcW w:w="1417" w:type="dxa"/>
          </w:tcPr>
          <w:p w14:paraId="470BD53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BFF7DF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93645B2" w14:textId="77777777" w:rsidTr="00F119FA">
        <w:tc>
          <w:tcPr>
            <w:tcW w:w="11760" w:type="dxa"/>
            <w:gridSpan w:val="7"/>
            <w:shd w:val="clear" w:color="auto" w:fill="FFFF00"/>
          </w:tcPr>
          <w:p w14:paraId="7545FE36"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Sửa đổi bảo lãnh có thêm một số trường sau</w:t>
            </w:r>
            <w:r w:rsidRPr="00F01510">
              <w:rPr>
                <w:rFonts w:cs="Times New Roman"/>
                <w:b/>
                <w:color w:val="FF0000"/>
                <w:szCs w:val="26"/>
              </w:rPr>
              <w:t>:</w:t>
            </w:r>
          </w:p>
        </w:tc>
      </w:tr>
      <w:tr w:rsidR="00F119FA" w:rsidRPr="00571988" w14:paraId="6ACA88EE" w14:textId="77777777" w:rsidTr="001F55DC">
        <w:tc>
          <w:tcPr>
            <w:tcW w:w="1638" w:type="dxa"/>
          </w:tcPr>
          <w:p w14:paraId="521C7CAE"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Chuyển nhượng BL</w:t>
            </w:r>
          </w:p>
        </w:tc>
        <w:tc>
          <w:tcPr>
            <w:tcW w:w="1192" w:type="dxa"/>
          </w:tcPr>
          <w:p w14:paraId="29E7EFD6"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1E8A94D" w14:textId="77777777" w:rsidR="00F119FA" w:rsidRDefault="00F119FA" w:rsidP="00BD3695">
            <w:pPr>
              <w:spacing w:line="312" w:lineRule="auto"/>
              <w:ind w:firstLine="0"/>
              <w:jc w:val="center"/>
              <w:rPr>
                <w:rFonts w:cs="Times New Roman"/>
                <w:szCs w:val="26"/>
              </w:rPr>
            </w:pPr>
            <w:r w:rsidRPr="00571988">
              <w:rPr>
                <w:rFonts w:cs="Times New Roman"/>
                <w:szCs w:val="26"/>
              </w:rPr>
              <w:t>6</w:t>
            </w:r>
          </w:p>
        </w:tc>
        <w:tc>
          <w:tcPr>
            <w:tcW w:w="992" w:type="dxa"/>
          </w:tcPr>
          <w:p w14:paraId="15B3D088" w14:textId="77777777" w:rsidR="00F119FA"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2E53B7EA"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lần sửa đổi này có phải là chuyển nhượng BL không.</w:t>
            </w:r>
          </w:p>
          <w:p w14:paraId="5CC362EC"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4EB6EC8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A9D978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0736F30" w14:textId="77777777" w:rsidTr="001F55DC">
        <w:tc>
          <w:tcPr>
            <w:tcW w:w="1638" w:type="dxa"/>
          </w:tcPr>
          <w:p w14:paraId="76F3F47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Điều chỉnh nội bộ</w:t>
            </w:r>
          </w:p>
        </w:tc>
        <w:tc>
          <w:tcPr>
            <w:tcW w:w="1192" w:type="dxa"/>
          </w:tcPr>
          <w:p w14:paraId="07F6698D"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133C047E" w14:textId="77777777" w:rsidR="00F119FA" w:rsidRDefault="00F119FA" w:rsidP="00BD3695">
            <w:pPr>
              <w:spacing w:line="312" w:lineRule="auto"/>
              <w:ind w:firstLine="0"/>
              <w:jc w:val="center"/>
              <w:rPr>
                <w:rFonts w:cs="Times New Roman"/>
                <w:szCs w:val="26"/>
              </w:rPr>
            </w:pPr>
            <w:r w:rsidRPr="00571988">
              <w:rPr>
                <w:rFonts w:cs="Times New Roman"/>
                <w:szCs w:val="26"/>
              </w:rPr>
              <w:t>1</w:t>
            </w:r>
          </w:p>
        </w:tc>
        <w:tc>
          <w:tcPr>
            <w:tcW w:w="992" w:type="dxa"/>
          </w:tcPr>
          <w:p w14:paraId="00850715" w14:textId="77777777" w:rsidR="00F119FA"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0A6D51A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Trường này cho biết lần sửa đổi này có thật sự là sửa đổi BL theo đề nghị của KH không hay chỉ là điều chỉnh thông tin nội bộ.</w:t>
            </w:r>
          </w:p>
          <w:p w14:paraId="1EE3114C"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081B5F7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D2A7266"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BCC1DB4" w14:textId="77777777" w:rsidTr="001F55DC">
        <w:tc>
          <w:tcPr>
            <w:tcW w:w="1638" w:type="dxa"/>
          </w:tcPr>
          <w:p w14:paraId="677D4224"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thứ tự sửa đổi</w:t>
            </w:r>
          </w:p>
        </w:tc>
        <w:tc>
          <w:tcPr>
            <w:tcW w:w="1192" w:type="dxa"/>
          </w:tcPr>
          <w:p w14:paraId="4B5F3C07"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1F8EB72E"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411622FF"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09496ED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thứ tự các lần sửa đổi</w:t>
            </w:r>
          </w:p>
          <w:p w14:paraId="612D547D"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230F3653"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9A3CBB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0345473" w14:textId="77777777" w:rsidTr="001F55DC">
        <w:tc>
          <w:tcPr>
            <w:tcW w:w="1638" w:type="dxa"/>
          </w:tcPr>
          <w:p w14:paraId="209C4887" w14:textId="77777777" w:rsidR="00F119FA" w:rsidRDefault="00F119FA" w:rsidP="00BD3695">
            <w:pPr>
              <w:spacing w:line="312" w:lineRule="auto"/>
              <w:ind w:firstLine="0"/>
              <w:jc w:val="both"/>
              <w:rPr>
                <w:rFonts w:cs="Times New Roman"/>
                <w:b/>
                <w:color w:val="FF0000"/>
                <w:szCs w:val="26"/>
              </w:rPr>
            </w:pPr>
            <w:r w:rsidRPr="001A53B1">
              <w:rPr>
                <w:rFonts w:cs="Times New Roman"/>
                <w:b/>
                <w:color w:val="FF0000"/>
                <w:szCs w:val="26"/>
              </w:rPr>
              <w:t>Hình thức sửa đổi</w:t>
            </w:r>
          </w:p>
          <w:p w14:paraId="2697171F" w14:textId="77777777" w:rsidR="00F119FA" w:rsidRPr="00F739E0" w:rsidRDefault="00F119FA" w:rsidP="00BD3695">
            <w:pPr>
              <w:spacing w:line="312" w:lineRule="auto"/>
              <w:ind w:firstLine="0"/>
              <w:jc w:val="both"/>
              <w:rPr>
                <w:rFonts w:cs="Times New Roman"/>
                <w:b/>
                <w:szCs w:val="26"/>
              </w:rPr>
            </w:pPr>
            <w:r w:rsidRPr="003E3CDA">
              <w:rPr>
                <w:rFonts w:cs="Times New Roman"/>
                <w:i/>
                <w:color w:val="FF0000"/>
                <w:szCs w:val="26"/>
              </w:rPr>
              <w:t xml:space="preserve">(tên cũ </w:t>
            </w:r>
            <w:r>
              <w:rPr>
                <w:rFonts w:cs="Times New Roman"/>
                <w:i/>
                <w:color w:val="FF0000"/>
                <w:szCs w:val="26"/>
              </w:rPr>
              <w:t>Hình thức PH (*)</w:t>
            </w:r>
            <w:r w:rsidRPr="003E3CDA">
              <w:rPr>
                <w:rFonts w:cs="Times New Roman"/>
                <w:i/>
                <w:color w:val="FF0000"/>
                <w:szCs w:val="26"/>
              </w:rPr>
              <w:t>)</w:t>
            </w:r>
          </w:p>
        </w:tc>
        <w:tc>
          <w:tcPr>
            <w:tcW w:w="1192" w:type="dxa"/>
          </w:tcPr>
          <w:p w14:paraId="0D5EBCF5"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683BB6E"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06BA15D3"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BE3EF3C"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BL được sửa đổi theo hình thức gì.</w:t>
            </w:r>
          </w:p>
          <w:p w14:paraId="625D9162"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3A9F4C78"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C4578B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3C0885D" w14:textId="77777777" w:rsidTr="001F55DC">
        <w:tc>
          <w:tcPr>
            <w:tcW w:w="1638" w:type="dxa"/>
          </w:tcPr>
          <w:p w14:paraId="5298AF6B"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Tính chất </w:t>
            </w:r>
            <w:r>
              <w:rPr>
                <w:rFonts w:cs="Times New Roman"/>
                <w:b/>
                <w:szCs w:val="26"/>
              </w:rPr>
              <w:lastRenderedPageBreak/>
              <w:t>sửa đổi</w:t>
            </w:r>
          </w:p>
        </w:tc>
        <w:tc>
          <w:tcPr>
            <w:tcW w:w="1192" w:type="dxa"/>
          </w:tcPr>
          <w:p w14:paraId="468E8E70" w14:textId="77777777" w:rsidR="00F119FA" w:rsidRPr="00F739E0" w:rsidRDefault="00F119FA" w:rsidP="00BD3695">
            <w:pPr>
              <w:spacing w:line="312" w:lineRule="auto"/>
              <w:ind w:firstLine="0"/>
              <w:jc w:val="center"/>
              <w:rPr>
                <w:rFonts w:cs="Times New Roman"/>
                <w:szCs w:val="26"/>
              </w:rPr>
            </w:pPr>
            <w:r>
              <w:rPr>
                <w:rFonts w:cs="Times New Roman"/>
                <w:szCs w:val="26"/>
              </w:rPr>
              <w:lastRenderedPageBreak/>
              <w:t>nVarchar</w:t>
            </w:r>
          </w:p>
        </w:tc>
        <w:tc>
          <w:tcPr>
            <w:tcW w:w="709" w:type="dxa"/>
          </w:tcPr>
          <w:p w14:paraId="65FB2E1C"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7024D6B0"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04D1B1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Cho biết sửa đổi là tăng tiền hay giảm </w:t>
            </w:r>
            <w:r w:rsidRPr="00571988">
              <w:rPr>
                <w:rFonts w:cs="Times New Roman"/>
                <w:szCs w:val="26"/>
              </w:rPr>
              <w:lastRenderedPageBreak/>
              <w:t>tiền</w:t>
            </w:r>
          </w:p>
          <w:p w14:paraId="39144234"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593C955D"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043AEDC6"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3D9BD8C" w14:textId="77777777" w:rsidTr="001F55DC">
        <w:tc>
          <w:tcPr>
            <w:tcW w:w="1638" w:type="dxa"/>
          </w:tcPr>
          <w:p w14:paraId="6C3C43E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 xml:space="preserve">Số tiền </w:t>
            </w:r>
            <w:r>
              <w:rPr>
                <w:rFonts w:cs="Times New Roman"/>
                <w:b/>
                <w:szCs w:val="26"/>
              </w:rPr>
              <w:t>sửa đổi</w:t>
            </w:r>
          </w:p>
        </w:tc>
        <w:tc>
          <w:tcPr>
            <w:tcW w:w="1192" w:type="dxa"/>
          </w:tcPr>
          <w:p w14:paraId="5F05F93D"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033790F9"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05C164F2"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674A4C24" w14:textId="77777777" w:rsidR="00F119FA" w:rsidRDefault="00F119FA" w:rsidP="00BD3695">
            <w:pPr>
              <w:spacing w:line="312" w:lineRule="auto"/>
              <w:ind w:firstLine="0"/>
              <w:jc w:val="both"/>
              <w:rPr>
                <w:rFonts w:cs="Times New Roman"/>
                <w:szCs w:val="26"/>
              </w:rPr>
            </w:pPr>
            <w:r w:rsidRPr="00571988">
              <w:rPr>
                <w:rFonts w:cs="Times New Roman"/>
                <w:szCs w:val="26"/>
              </w:rPr>
              <w:t>Số tiền tăng/giảm của sửa đổi lần này.</w:t>
            </w:r>
          </w:p>
          <w:p w14:paraId="2857E2B4"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tcPr>
          <w:p w14:paraId="4EA0D19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A9511D5"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AB5B24F" w14:textId="77777777" w:rsidTr="001F55DC">
        <w:tc>
          <w:tcPr>
            <w:tcW w:w="1638" w:type="dxa"/>
          </w:tcPr>
          <w:p w14:paraId="23495AEF"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BL mới</w:t>
            </w:r>
          </w:p>
        </w:tc>
        <w:tc>
          <w:tcPr>
            <w:tcW w:w="1192" w:type="dxa"/>
          </w:tcPr>
          <w:p w14:paraId="503249B5"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4427826"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75082A02"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5540979F"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 sau khi sửa đổi tăng/giảm tiền.</w:t>
            </w:r>
          </w:p>
          <w:p w14:paraId="2A058335"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308756EE" w14:textId="77777777" w:rsidR="00F119FA" w:rsidRDefault="00F119FA" w:rsidP="00BD3695">
            <w:pPr>
              <w:spacing w:line="312" w:lineRule="auto"/>
              <w:ind w:firstLine="0"/>
              <w:jc w:val="both"/>
              <w:rPr>
                <w:rFonts w:cs="Times New Roman"/>
                <w:color w:val="FF0000"/>
                <w:szCs w:val="26"/>
              </w:rPr>
            </w:pPr>
            <w:r w:rsidRPr="00A550C1">
              <w:rPr>
                <w:rFonts w:cs="Times New Roman"/>
                <w:color w:val="FF0000"/>
                <w:szCs w:val="26"/>
              </w:rPr>
              <w:t>Trên màn hình, 2 trường này nằm trên 1 hàng và có chung 1 tên hiển thị là</w:t>
            </w:r>
            <w:r>
              <w:rPr>
                <w:rFonts w:cs="Times New Roman"/>
                <w:color w:val="FF0000"/>
                <w:szCs w:val="26"/>
              </w:rPr>
              <w:t>:</w:t>
            </w:r>
            <w:r w:rsidRPr="00A550C1">
              <w:rPr>
                <w:rFonts w:cs="Times New Roman"/>
                <w:color w:val="FF0000"/>
                <w:szCs w:val="26"/>
              </w:rPr>
              <w:t xml:space="preserve"> </w:t>
            </w:r>
          </w:p>
          <w:p w14:paraId="531EB7A9" w14:textId="77777777" w:rsidR="00F119FA" w:rsidRPr="00F01510" w:rsidRDefault="00F119FA" w:rsidP="00BD3695">
            <w:pPr>
              <w:spacing w:line="312" w:lineRule="auto"/>
              <w:ind w:firstLine="0"/>
              <w:jc w:val="both"/>
              <w:rPr>
                <w:rFonts w:cs="Times New Roman"/>
                <w:color w:val="FF0000"/>
                <w:szCs w:val="26"/>
              </w:rPr>
            </w:pPr>
            <w:r w:rsidRPr="00A550C1">
              <w:rPr>
                <w:rFonts w:cs="Times New Roman"/>
                <w:b/>
                <w:color w:val="FF0000"/>
                <w:szCs w:val="26"/>
              </w:rPr>
              <w:t>Số tiền BL mới</w:t>
            </w:r>
            <w:r>
              <w:rPr>
                <w:rFonts w:cs="Times New Roman"/>
                <w:color w:val="FF0000"/>
                <w:szCs w:val="26"/>
              </w:rPr>
              <w:t>.</w:t>
            </w:r>
          </w:p>
        </w:tc>
        <w:tc>
          <w:tcPr>
            <w:tcW w:w="1417" w:type="dxa"/>
          </w:tcPr>
          <w:p w14:paraId="5C78A802"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BD237D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74950B7" w14:textId="77777777" w:rsidTr="001F55DC">
        <w:tc>
          <w:tcPr>
            <w:tcW w:w="1638" w:type="dxa"/>
          </w:tcPr>
          <w:p w14:paraId="5786742A"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tiền BL mới</w:t>
            </w:r>
          </w:p>
        </w:tc>
        <w:tc>
          <w:tcPr>
            <w:tcW w:w="1192" w:type="dxa"/>
          </w:tcPr>
          <w:p w14:paraId="5C234593"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5030FBD5"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0239F5A5"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04917790" w14:textId="77777777" w:rsidR="00F119FA" w:rsidRPr="00F739E0" w:rsidRDefault="00F119FA" w:rsidP="00BD3695">
            <w:pPr>
              <w:spacing w:line="312" w:lineRule="auto"/>
              <w:ind w:firstLine="0"/>
              <w:jc w:val="both"/>
              <w:rPr>
                <w:rFonts w:cs="Times New Roman"/>
                <w:szCs w:val="26"/>
              </w:rPr>
            </w:pPr>
          </w:p>
        </w:tc>
        <w:tc>
          <w:tcPr>
            <w:tcW w:w="1417" w:type="dxa"/>
          </w:tcPr>
          <w:p w14:paraId="5BA480C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0ECCB8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08CCB96" w14:textId="77777777" w:rsidTr="001F55DC">
        <w:tc>
          <w:tcPr>
            <w:tcW w:w="1638" w:type="dxa"/>
          </w:tcPr>
          <w:p w14:paraId="42AA3F5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Dung sai trên</w:t>
            </w:r>
          </w:p>
        </w:tc>
        <w:tc>
          <w:tcPr>
            <w:tcW w:w="1192" w:type="dxa"/>
          </w:tcPr>
          <w:p w14:paraId="184BE12B"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3209E0D3" w14:textId="77777777" w:rsidR="00F119FA"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4002CCF4"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67D7F5D" w14:textId="77777777" w:rsidR="00F119FA" w:rsidRDefault="00F119FA" w:rsidP="00BD3695">
            <w:pPr>
              <w:spacing w:line="312" w:lineRule="auto"/>
              <w:ind w:firstLine="0"/>
              <w:jc w:val="both"/>
              <w:rPr>
                <w:rFonts w:cs="Times New Roman"/>
                <w:szCs w:val="26"/>
              </w:rPr>
            </w:pPr>
            <w:r w:rsidRPr="00571988">
              <w:rPr>
                <w:rFonts w:cs="Times New Roman"/>
                <w:szCs w:val="26"/>
              </w:rPr>
              <w:t>Dung sai trên và dưới mới của Số tiền BL.</w:t>
            </w:r>
          </w:p>
          <w:p w14:paraId="578BDAA4"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2B4FA6D6" w14:textId="77777777" w:rsidR="00F119FA" w:rsidRPr="00A550C1" w:rsidRDefault="00F119FA" w:rsidP="00BD3695">
            <w:pPr>
              <w:spacing w:line="312" w:lineRule="auto"/>
              <w:ind w:firstLine="0"/>
              <w:jc w:val="both"/>
              <w:rPr>
                <w:rFonts w:cs="Times New Roman"/>
                <w:color w:val="FF0000"/>
                <w:szCs w:val="26"/>
              </w:rPr>
            </w:pPr>
            <w:r w:rsidRPr="00A550C1">
              <w:rPr>
                <w:rFonts w:cs="Times New Roman"/>
                <w:color w:val="FF0000"/>
                <w:szCs w:val="26"/>
              </w:rPr>
              <w:t xml:space="preserve">Trên màn hình, 2 trường này nằm trên 1 hàng và có chung 1 tên hiển thị là: </w:t>
            </w:r>
          </w:p>
          <w:p w14:paraId="29C030BE" w14:textId="77777777" w:rsidR="00F119FA" w:rsidRPr="00F739E0" w:rsidRDefault="00F119FA" w:rsidP="00BD3695">
            <w:pPr>
              <w:spacing w:line="312" w:lineRule="auto"/>
              <w:ind w:firstLine="0"/>
              <w:jc w:val="both"/>
              <w:rPr>
                <w:rFonts w:cs="Times New Roman"/>
                <w:szCs w:val="26"/>
              </w:rPr>
            </w:pPr>
            <w:r w:rsidRPr="00A550C1">
              <w:rPr>
                <w:rFonts w:cs="Times New Roman"/>
                <w:b/>
                <w:color w:val="FF0000"/>
                <w:szCs w:val="26"/>
              </w:rPr>
              <w:t>Dung sai %</w:t>
            </w:r>
            <w:r w:rsidRPr="00A550C1">
              <w:rPr>
                <w:rFonts w:cs="Times New Roman"/>
                <w:color w:val="FF0000"/>
                <w:szCs w:val="26"/>
              </w:rPr>
              <w:t>.</w:t>
            </w:r>
          </w:p>
        </w:tc>
        <w:tc>
          <w:tcPr>
            <w:tcW w:w="1417" w:type="dxa"/>
          </w:tcPr>
          <w:p w14:paraId="4D1AAA1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2FAF4C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268E973" w14:textId="77777777" w:rsidTr="001F55DC">
        <w:tc>
          <w:tcPr>
            <w:tcW w:w="1638" w:type="dxa"/>
          </w:tcPr>
          <w:p w14:paraId="746AFECC"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Dung sai dưới</w:t>
            </w:r>
          </w:p>
        </w:tc>
        <w:tc>
          <w:tcPr>
            <w:tcW w:w="1192" w:type="dxa"/>
          </w:tcPr>
          <w:p w14:paraId="47BDD8FC"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593A2592" w14:textId="77777777" w:rsidR="00F119FA"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26C02CB4"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357FC6FD" w14:textId="77777777" w:rsidR="00F119FA" w:rsidRPr="00F739E0" w:rsidRDefault="00F119FA" w:rsidP="00BD3695">
            <w:pPr>
              <w:spacing w:line="312" w:lineRule="auto"/>
              <w:ind w:firstLine="0"/>
              <w:jc w:val="both"/>
              <w:rPr>
                <w:rFonts w:cs="Times New Roman"/>
                <w:szCs w:val="26"/>
              </w:rPr>
            </w:pPr>
          </w:p>
        </w:tc>
        <w:tc>
          <w:tcPr>
            <w:tcW w:w="1417" w:type="dxa"/>
          </w:tcPr>
          <w:p w14:paraId="0201AA5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4F0513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BC3A6CC" w14:textId="77777777" w:rsidTr="001F55DC">
        <w:tc>
          <w:tcPr>
            <w:tcW w:w="1638" w:type="dxa"/>
          </w:tcPr>
          <w:p w14:paraId="6DD0C74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BL mới</w:t>
            </w:r>
          </w:p>
        </w:tc>
        <w:tc>
          <w:tcPr>
            <w:tcW w:w="1192" w:type="dxa"/>
          </w:tcPr>
          <w:p w14:paraId="7D79DB36"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6DBA087"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72AA22E5"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0409B2D1"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 sau khi sửa đổi đã bao gồm dung sai và được cập nhật sau các lần xử lý BCT đòi tiền.</w:t>
            </w:r>
          </w:p>
          <w:p w14:paraId="031DA6B7" w14:textId="77777777" w:rsidR="00F119FA" w:rsidRPr="00F0151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23916318" w14:textId="77777777" w:rsidR="00F119FA" w:rsidRDefault="00F119FA" w:rsidP="00BD3695">
            <w:pPr>
              <w:spacing w:line="312" w:lineRule="auto"/>
              <w:ind w:firstLine="0"/>
              <w:jc w:val="both"/>
              <w:rPr>
                <w:rFonts w:cs="Times New Roman"/>
                <w:color w:val="FF0000"/>
                <w:szCs w:val="26"/>
              </w:rPr>
            </w:pPr>
            <w:r w:rsidRPr="00A550C1">
              <w:rPr>
                <w:rFonts w:cs="Times New Roman"/>
                <w:color w:val="FF0000"/>
                <w:szCs w:val="26"/>
              </w:rPr>
              <w:t>Trên màn hình, 2 trường này nằm trên 1 hàng và có chung 1 tên hiển thị là</w:t>
            </w:r>
            <w:r>
              <w:rPr>
                <w:rFonts w:cs="Times New Roman"/>
                <w:color w:val="FF0000"/>
                <w:szCs w:val="26"/>
              </w:rPr>
              <w:t>:</w:t>
            </w:r>
            <w:r w:rsidRPr="00A550C1">
              <w:rPr>
                <w:rFonts w:cs="Times New Roman"/>
                <w:color w:val="FF0000"/>
                <w:szCs w:val="26"/>
              </w:rPr>
              <w:t xml:space="preserve"> </w:t>
            </w:r>
          </w:p>
          <w:p w14:paraId="1B93546F" w14:textId="77777777" w:rsidR="00F119FA" w:rsidRPr="00F01510" w:rsidRDefault="00F119FA" w:rsidP="00BD3695">
            <w:pPr>
              <w:spacing w:line="312" w:lineRule="auto"/>
              <w:ind w:firstLine="0"/>
              <w:jc w:val="both"/>
              <w:rPr>
                <w:rFonts w:cs="Times New Roman"/>
                <w:color w:val="FF0000"/>
                <w:szCs w:val="26"/>
              </w:rPr>
            </w:pPr>
            <w:r w:rsidRPr="00A550C1">
              <w:rPr>
                <w:rFonts w:cs="Times New Roman"/>
                <w:b/>
                <w:color w:val="FF0000"/>
                <w:szCs w:val="26"/>
              </w:rPr>
              <w:t>Số dư BL mới</w:t>
            </w:r>
            <w:r>
              <w:rPr>
                <w:rFonts w:cs="Times New Roman"/>
                <w:color w:val="FF0000"/>
                <w:szCs w:val="26"/>
              </w:rPr>
              <w:t>.</w:t>
            </w:r>
          </w:p>
        </w:tc>
        <w:tc>
          <w:tcPr>
            <w:tcW w:w="1417" w:type="dxa"/>
          </w:tcPr>
          <w:p w14:paraId="7E1AE01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813D447"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51579F0" w14:textId="77777777" w:rsidTr="001F55DC">
        <w:tc>
          <w:tcPr>
            <w:tcW w:w="1638" w:type="dxa"/>
          </w:tcPr>
          <w:p w14:paraId="7BE2B560"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BL mới</w:t>
            </w:r>
          </w:p>
        </w:tc>
        <w:tc>
          <w:tcPr>
            <w:tcW w:w="1192" w:type="dxa"/>
          </w:tcPr>
          <w:p w14:paraId="435518D7"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32A6B86A"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40FD78D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5711FB77" w14:textId="77777777" w:rsidR="00F119FA" w:rsidRPr="00F739E0" w:rsidRDefault="00F119FA" w:rsidP="00BD3695">
            <w:pPr>
              <w:spacing w:line="312" w:lineRule="auto"/>
              <w:ind w:firstLine="0"/>
              <w:jc w:val="both"/>
              <w:rPr>
                <w:rFonts w:cs="Times New Roman"/>
                <w:szCs w:val="26"/>
              </w:rPr>
            </w:pPr>
          </w:p>
        </w:tc>
        <w:tc>
          <w:tcPr>
            <w:tcW w:w="1417" w:type="dxa"/>
          </w:tcPr>
          <w:p w14:paraId="67E8EDE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DFAAEE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A399D1C" w14:textId="77777777" w:rsidTr="001F55DC">
        <w:tc>
          <w:tcPr>
            <w:tcW w:w="1638" w:type="dxa"/>
          </w:tcPr>
          <w:p w14:paraId="63F3BCBC"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Loại tiền Số dư BL </w:t>
            </w:r>
            <w:r>
              <w:rPr>
                <w:rFonts w:cs="Times New Roman"/>
                <w:b/>
                <w:szCs w:val="26"/>
              </w:rPr>
              <w:t xml:space="preserve">mới </w:t>
            </w:r>
            <w:r w:rsidRPr="00571988">
              <w:rPr>
                <w:rFonts w:cs="Times New Roman"/>
                <w:b/>
                <w:szCs w:val="26"/>
              </w:rPr>
              <w:t>quy đổ</w:t>
            </w:r>
            <w:r>
              <w:rPr>
                <w:rFonts w:cs="Times New Roman"/>
                <w:b/>
                <w:szCs w:val="26"/>
              </w:rPr>
              <w:t>i</w:t>
            </w:r>
          </w:p>
        </w:tc>
        <w:tc>
          <w:tcPr>
            <w:tcW w:w="1192" w:type="dxa"/>
          </w:tcPr>
          <w:p w14:paraId="189C5C41"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18BE8EE"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2F73B898"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057D79A9"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 sau khi sửa đổi đã bao gồm dung sai, được cập nhật sau các lần xử lý BCT đòi tiền và được quy đổi sang đồng nội tệ.</w:t>
            </w:r>
          </w:p>
          <w:p w14:paraId="39B10516" w14:textId="77777777" w:rsidR="00F119FA"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077E0B">
              <w:rPr>
                <w:rFonts w:cs="Times New Roman"/>
                <w:szCs w:val="26"/>
              </w:rPr>
              <w:t xml:space="preserve">Trường </w:t>
            </w:r>
            <w:r>
              <w:rPr>
                <w:rFonts w:cs="Times New Roman"/>
                <w:szCs w:val="26"/>
              </w:rPr>
              <w:t>l</w:t>
            </w:r>
            <w:r w:rsidRPr="00077E0B">
              <w:rPr>
                <w:rFonts w:cs="Times New Roman"/>
                <w:szCs w:val="26"/>
              </w:rPr>
              <w:t xml:space="preserve">oại tiền </w:t>
            </w:r>
            <w:r>
              <w:rPr>
                <w:rFonts w:cs="Times New Roman"/>
                <w:szCs w:val="26"/>
              </w:rPr>
              <w:t>mặc định là đồng nội tệ</w:t>
            </w:r>
            <w:r w:rsidRPr="00077E0B">
              <w:rPr>
                <w:rFonts w:cs="Times New Roman"/>
                <w:szCs w:val="26"/>
              </w:rPr>
              <w:t>.</w:t>
            </w:r>
          </w:p>
          <w:p w14:paraId="571CFBC7" w14:textId="77777777" w:rsidR="00F119FA" w:rsidRPr="00E2019B"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E2019B">
              <w:rPr>
                <w:rFonts w:cs="Times New Roman"/>
                <w:szCs w:val="26"/>
              </w:rPr>
              <w:t>Trường số tiền do hệ thống tự tính toán dựa trên Số dư BL</w:t>
            </w:r>
            <w:r>
              <w:rPr>
                <w:rFonts w:cs="Times New Roman"/>
                <w:szCs w:val="26"/>
              </w:rPr>
              <w:t xml:space="preserve"> mới</w:t>
            </w:r>
            <w:r w:rsidRPr="00E2019B">
              <w:rPr>
                <w:rFonts w:cs="Times New Roman"/>
                <w:szCs w:val="26"/>
              </w:rPr>
              <w:t xml:space="preserve"> và Tỷ giá.</w:t>
            </w:r>
          </w:p>
          <w:p w14:paraId="0DF3D285" w14:textId="77777777" w:rsidR="00F119FA" w:rsidRPr="00741D0C" w:rsidRDefault="00F119FA" w:rsidP="00BD3695">
            <w:pPr>
              <w:spacing w:line="312" w:lineRule="auto"/>
              <w:ind w:firstLine="0"/>
              <w:jc w:val="both"/>
              <w:rPr>
                <w:rFonts w:cs="Times New Roman"/>
                <w:color w:val="FF0000"/>
                <w:szCs w:val="26"/>
              </w:rPr>
            </w:pPr>
            <w:r w:rsidRPr="00741D0C">
              <w:rPr>
                <w:rFonts w:cs="Times New Roman"/>
                <w:color w:val="FF0000"/>
                <w:szCs w:val="26"/>
              </w:rPr>
              <w:t xml:space="preserve">Trên màn hình, 2 trường này nằm trên 1 hàng và có chung 1 tên hiển thị là: </w:t>
            </w:r>
          </w:p>
          <w:p w14:paraId="5DDFE7E5" w14:textId="77777777" w:rsidR="00F119FA" w:rsidRPr="00741D0C" w:rsidRDefault="00F119FA" w:rsidP="00BD3695">
            <w:pPr>
              <w:spacing w:line="312" w:lineRule="auto"/>
              <w:ind w:firstLine="0"/>
              <w:jc w:val="both"/>
              <w:rPr>
                <w:rFonts w:cs="Times New Roman"/>
                <w:color w:val="FF0000"/>
                <w:szCs w:val="26"/>
              </w:rPr>
            </w:pPr>
            <w:r w:rsidRPr="00741D0C">
              <w:rPr>
                <w:rFonts w:cs="Times New Roman"/>
                <w:b/>
                <w:color w:val="FF0000"/>
                <w:szCs w:val="26"/>
              </w:rPr>
              <w:lastRenderedPageBreak/>
              <w:t>Số dư BL mới quy đổi.</w:t>
            </w:r>
          </w:p>
          <w:p w14:paraId="71D02324"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Nếu không sửa đổi số tiền</w:t>
            </w:r>
            <w:r>
              <w:rPr>
                <w:rFonts w:cs="Times New Roman"/>
                <w:szCs w:val="26"/>
              </w:rPr>
              <w:t xml:space="preserve"> và/hoặc dung sai</w:t>
            </w:r>
            <w:r w:rsidRPr="00571988">
              <w:rPr>
                <w:rFonts w:cs="Times New Roman"/>
                <w:szCs w:val="26"/>
              </w:rPr>
              <w:t>, trường này có giá trị = 0</w:t>
            </w:r>
          </w:p>
        </w:tc>
        <w:tc>
          <w:tcPr>
            <w:tcW w:w="1417" w:type="dxa"/>
          </w:tcPr>
          <w:p w14:paraId="58E10BF2"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4C94241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3B23D82" w14:textId="77777777" w:rsidTr="001F55DC">
        <w:tc>
          <w:tcPr>
            <w:tcW w:w="1638" w:type="dxa"/>
          </w:tcPr>
          <w:p w14:paraId="3F4D26B2"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BL</w:t>
            </w:r>
            <w:r>
              <w:rPr>
                <w:rFonts w:cs="Times New Roman"/>
                <w:b/>
                <w:szCs w:val="26"/>
              </w:rPr>
              <w:t xml:space="preserve"> mới</w:t>
            </w:r>
            <w:r w:rsidRPr="00571988">
              <w:rPr>
                <w:rFonts w:cs="Times New Roman"/>
                <w:b/>
                <w:szCs w:val="26"/>
              </w:rPr>
              <w:t xml:space="preserve"> quy đổ</w:t>
            </w:r>
            <w:r>
              <w:rPr>
                <w:rFonts w:cs="Times New Roman"/>
                <w:b/>
                <w:szCs w:val="26"/>
              </w:rPr>
              <w:t>i</w:t>
            </w:r>
          </w:p>
        </w:tc>
        <w:tc>
          <w:tcPr>
            <w:tcW w:w="1192" w:type="dxa"/>
          </w:tcPr>
          <w:p w14:paraId="0DD2473F"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5703E16D"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4AEBEC83"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57DD363B" w14:textId="77777777" w:rsidR="00F119FA" w:rsidRPr="00F739E0" w:rsidRDefault="00F119FA" w:rsidP="00BD3695">
            <w:pPr>
              <w:spacing w:line="312" w:lineRule="auto"/>
              <w:ind w:firstLine="0"/>
              <w:jc w:val="both"/>
              <w:rPr>
                <w:rFonts w:cs="Times New Roman"/>
                <w:szCs w:val="26"/>
              </w:rPr>
            </w:pPr>
          </w:p>
        </w:tc>
        <w:tc>
          <w:tcPr>
            <w:tcW w:w="1417" w:type="dxa"/>
          </w:tcPr>
          <w:p w14:paraId="5C764AB3"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411CA9F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4AECA65" w14:textId="77777777" w:rsidTr="001F55DC">
        <w:tc>
          <w:tcPr>
            <w:tcW w:w="1638" w:type="dxa"/>
          </w:tcPr>
          <w:p w14:paraId="67EE5B99"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Ngày sửa đổi</w:t>
            </w:r>
          </w:p>
        </w:tc>
        <w:tc>
          <w:tcPr>
            <w:tcW w:w="1192" w:type="dxa"/>
          </w:tcPr>
          <w:p w14:paraId="3E3CDF57"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4050CF84"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7735DCA8"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685F13D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sửa đổi BL.</w:t>
            </w:r>
          </w:p>
          <w:p w14:paraId="2288EDDB"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7A19C0B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903751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2E0641A" w14:textId="77777777" w:rsidTr="001F55DC">
        <w:tc>
          <w:tcPr>
            <w:tcW w:w="1638" w:type="dxa"/>
          </w:tcPr>
          <w:p w14:paraId="6097478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hết hiệu lực mới</w:t>
            </w:r>
          </w:p>
        </w:tc>
        <w:tc>
          <w:tcPr>
            <w:tcW w:w="1192" w:type="dxa"/>
          </w:tcPr>
          <w:p w14:paraId="269FE0C8"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5E7F3138"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50902602"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450EED7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hết hạn hiệu lực mới của BL.</w:t>
            </w:r>
          </w:p>
          <w:p w14:paraId="68B81CA2"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7A2F541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4BA872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DE6D59F" w14:textId="77777777" w:rsidTr="00F119FA">
        <w:tc>
          <w:tcPr>
            <w:tcW w:w="11760" w:type="dxa"/>
            <w:gridSpan w:val="7"/>
            <w:shd w:val="clear" w:color="auto" w:fill="FFFF00"/>
          </w:tcPr>
          <w:p w14:paraId="756CE700"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Đăng ký BCT, Sửa đổi BCT có thêm một số trường sau</w:t>
            </w:r>
            <w:r w:rsidRPr="00F01510">
              <w:rPr>
                <w:rFonts w:cs="Times New Roman"/>
                <w:b/>
                <w:color w:val="FF0000"/>
                <w:szCs w:val="26"/>
              </w:rPr>
              <w:t>:</w:t>
            </w:r>
          </w:p>
        </w:tc>
      </w:tr>
      <w:tr w:rsidR="00F119FA" w:rsidRPr="00571988" w14:paraId="0F60C516" w14:textId="77777777" w:rsidTr="001F55DC">
        <w:tc>
          <w:tcPr>
            <w:tcW w:w="1638" w:type="dxa"/>
          </w:tcPr>
          <w:p w14:paraId="4B9E37D0" w14:textId="77777777" w:rsidR="00F119FA" w:rsidRPr="00F739E0" w:rsidRDefault="00F119FA" w:rsidP="00BD3695">
            <w:pPr>
              <w:spacing w:line="312" w:lineRule="auto"/>
              <w:ind w:firstLine="0"/>
              <w:jc w:val="both"/>
              <w:rPr>
                <w:rFonts w:cs="Times New Roman"/>
                <w:b/>
                <w:szCs w:val="26"/>
              </w:rPr>
            </w:pPr>
            <w:commentRangeStart w:id="159"/>
            <w:commentRangeStart w:id="160"/>
            <w:r w:rsidRPr="00571988">
              <w:rPr>
                <w:rFonts w:cs="Times New Roman"/>
                <w:b/>
                <w:szCs w:val="26"/>
              </w:rPr>
              <w:t>Số Thông báo BCT</w:t>
            </w:r>
            <w:commentRangeEnd w:id="159"/>
            <w:r>
              <w:rPr>
                <w:rStyle w:val="CommentReference"/>
              </w:rPr>
              <w:commentReference w:id="159"/>
            </w:r>
            <w:commentRangeEnd w:id="160"/>
            <w:r w:rsidR="00023A71">
              <w:rPr>
                <w:rStyle w:val="CommentReference"/>
              </w:rPr>
              <w:commentReference w:id="160"/>
            </w:r>
          </w:p>
        </w:tc>
        <w:tc>
          <w:tcPr>
            <w:tcW w:w="1192" w:type="dxa"/>
          </w:tcPr>
          <w:p w14:paraId="0FCFF491"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7E61586" w14:textId="77777777" w:rsidR="00F119FA"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10D48E06"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4559359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tham chiếu Thông báo BCT đòi tiền do hệ thống tự động sinh ra gồm 1</w:t>
            </w:r>
            <w:r>
              <w:rPr>
                <w:rFonts w:cs="Times New Roman"/>
                <w:szCs w:val="26"/>
              </w:rPr>
              <w:t>3</w:t>
            </w:r>
            <w:r w:rsidRPr="00571988">
              <w:rPr>
                <w:rFonts w:cs="Times New Roman"/>
                <w:szCs w:val="26"/>
              </w:rPr>
              <w:t xml:space="preserve"> ký tự gồm cả chữ và số.</w:t>
            </w:r>
          </w:p>
          <w:p w14:paraId="0A69277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Cấu trúc: </w:t>
            </w:r>
            <w:r>
              <w:rPr>
                <w:rFonts w:cs="Times New Roman"/>
                <w:szCs w:val="26"/>
              </w:rPr>
              <w:t>0992</w:t>
            </w:r>
            <w:r w:rsidRPr="00571988">
              <w:rPr>
                <w:rFonts w:cs="Times New Roman"/>
                <w:szCs w:val="26"/>
              </w:rPr>
              <w:t xml:space="preserve">PPYYxxxxx </w:t>
            </w:r>
          </w:p>
          <w:p w14:paraId="7F1CAD24" w14:textId="77777777" w:rsidR="00F119FA" w:rsidRPr="00571988" w:rsidRDefault="00F119FA" w:rsidP="00BD3695">
            <w:pPr>
              <w:spacing w:line="312" w:lineRule="auto"/>
              <w:ind w:firstLine="0"/>
              <w:jc w:val="both"/>
              <w:rPr>
                <w:rFonts w:cs="Times New Roman"/>
                <w:szCs w:val="26"/>
              </w:rPr>
            </w:pPr>
            <w:r w:rsidRPr="00571988">
              <w:rPr>
                <w:rFonts w:cs="Times New Roman"/>
                <w:szCs w:val="26"/>
                <w:u w:val="single"/>
              </w:rPr>
              <w:t>Trong đó</w:t>
            </w:r>
            <w:r w:rsidRPr="00571988">
              <w:rPr>
                <w:rFonts w:cs="Times New Roman"/>
                <w:szCs w:val="26"/>
              </w:rPr>
              <w:t xml:space="preserve">: </w:t>
            </w:r>
          </w:p>
          <w:p w14:paraId="0A2B29E7" w14:textId="77777777" w:rsidR="00F119FA" w:rsidRPr="008A1BD1" w:rsidRDefault="00F119FA" w:rsidP="0074166A">
            <w:pPr>
              <w:pStyle w:val="ListParagraph"/>
              <w:numPr>
                <w:ilvl w:val="0"/>
                <w:numId w:val="1"/>
              </w:numPr>
              <w:tabs>
                <w:tab w:val="left" w:pos="313"/>
              </w:tabs>
              <w:spacing w:line="312" w:lineRule="auto"/>
              <w:ind w:left="0" w:firstLine="0"/>
              <w:jc w:val="both"/>
              <w:rPr>
                <w:rFonts w:cs="Times New Roman"/>
                <w:szCs w:val="26"/>
              </w:rPr>
            </w:pPr>
            <w:r>
              <w:rPr>
                <w:rFonts w:cs="Times New Roman"/>
                <w:b/>
                <w:szCs w:val="26"/>
              </w:rPr>
              <w:t>0</w:t>
            </w:r>
            <w:r w:rsidRPr="008A1BD1">
              <w:rPr>
                <w:rFonts w:cs="Times New Roman"/>
                <w:b/>
                <w:szCs w:val="26"/>
              </w:rPr>
              <w:t>992</w:t>
            </w:r>
            <w:r>
              <w:rPr>
                <w:rFonts w:cs="Times New Roman"/>
                <w:szCs w:val="26"/>
              </w:rPr>
              <w:t xml:space="preserve"> là mã NHCT Lào</w:t>
            </w:r>
          </w:p>
          <w:p w14:paraId="34F34515" w14:textId="77777777" w:rsidR="00F119FA" w:rsidRPr="00571988" w:rsidRDefault="00F119FA" w:rsidP="0074166A">
            <w:pPr>
              <w:pStyle w:val="ListParagraph"/>
              <w:numPr>
                <w:ilvl w:val="0"/>
                <w:numId w:val="1"/>
              </w:numPr>
              <w:tabs>
                <w:tab w:val="left" w:pos="313"/>
              </w:tabs>
              <w:spacing w:line="312" w:lineRule="auto"/>
              <w:ind w:left="0" w:firstLine="0"/>
              <w:jc w:val="both"/>
              <w:rPr>
                <w:rFonts w:cs="Times New Roman"/>
                <w:szCs w:val="26"/>
              </w:rPr>
            </w:pPr>
            <w:r w:rsidRPr="00571988">
              <w:rPr>
                <w:rFonts w:cs="Times New Roman"/>
                <w:b/>
                <w:szCs w:val="26"/>
              </w:rPr>
              <w:t>PP</w:t>
            </w:r>
            <w:r w:rsidRPr="00571988">
              <w:rPr>
                <w:rFonts w:cs="Times New Roman"/>
                <w:szCs w:val="26"/>
              </w:rPr>
              <w:t xml:space="preserve"> là mã sản phẩm: ở chức năng này là </w:t>
            </w:r>
            <w:r w:rsidRPr="00571988">
              <w:rPr>
                <w:rFonts w:cs="Times New Roman"/>
                <w:b/>
                <w:szCs w:val="26"/>
              </w:rPr>
              <w:t>BC</w:t>
            </w:r>
          </w:p>
          <w:p w14:paraId="73ADF903" w14:textId="77777777" w:rsidR="00F119FA" w:rsidRPr="00571988" w:rsidRDefault="00F119FA" w:rsidP="0074166A">
            <w:pPr>
              <w:pStyle w:val="ListParagraph"/>
              <w:numPr>
                <w:ilvl w:val="0"/>
                <w:numId w:val="1"/>
              </w:numPr>
              <w:tabs>
                <w:tab w:val="left" w:pos="313"/>
              </w:tabs>
              <w:spacing w:line="312" w:lineRule="auto"/>
              <w:ind w:left="0" w:firstLine="0"/>
              <w:jc w:val="both"/>
              <w:rPr>
                <w:rFonts w:cs="Times New Roman"/>
                <w:szCs w:val="26"/>
              </w:rPr>
            </w:pPr>
            <w:r w:rsidRPr="00571988">
              <w:rPr>
                <w:rFonts w:cs="Times New Roman"/>
                <w:b/>
                <w:szCs w:val="26"/>
              </w:rPr>
              <w:t>YY</w:t>
            </w:r>
            <w:r w:rsidRPr="00571988">
              <w:rPr>
                <w:rFonts w:cs="Times New Roman"/>
                <w:szCs w:val="26"/>
              </w:rPr>
              <w:t xml:space="preserve"> là 2 ký tự cuối của năm phát sinh</w:t>
            </w:r>
          </w:p>
          <w:p w14:paraId="7436E5BE" w14:textId="77777777" w:rsidR="00F119FA" w:rsidRPr="00571988" w:rsidRDefault="00F119FA" w:rsidP="0074166A">
            <w:pPr>
              <w:pStyle w:val="ListParagraph"/>
              <w:numPr>
                <w:ilvl w:val="0"/>
                <w:numId w:val="1"/>
              </w:numPr>
              <w:tabs>
                <w:tab w:val="left" w:pos="313"/>
              </w:tabs>
              <w:spacing w:line="312" w:lineRule="auto"/>
              <w:ind w:left="0" w:firstLine="0"/>
              <w:jc w:val="both"/>
              <w:rPr>
                <w:rFonts w:cs="Times New Roman"/>
                <w:szCs w:val="26"/>
              </w:rPr>
            </w:pPr>
            <w:r w:rsidRPr="00571988">
              <w:rPr>
                <w:rFonts w:cs="Times New Roman"/>
                <w:b/>
                <w:szCs w:val="26"/>
              </w:rPr>
              <w:t>xxxxx</w:t>
            </w:r>
            <w:r w:rsidRPr="00571988">
              <w:rPr>
                <w:rFonts w:cs="Times New Roman"/>
                <w:szCs w:val="26"/>
              </w:rPr>
              <w:t xml:space="preserve"> là số thứ tự của BCT đòi tiền phát sinh trong năm.</w:t>
            </w:r>
          </w:p>
          <w:p w14:paraId="79189B63" w14:textId="77777777" w:rsidR="00F119FA" w:rsidRPr="00571988" w:rsidRDefault="00F119FA" w:rsidP="00BD3695">
            <w:pPr>
              <w:spacing w:line="312" w:lineRule="auto"/>
              <w:ind w:firstLine="0"/>
              <w:jc w:val="both"/>
              <w:rPr>
                <w:rFonts w:cs="Times New Roman"/>
                <w:szCs w:val="26"/>
                <w:u w:val="single"/>
              </w:rPr>
            </w:pPr>
            <w:r w:rsidRPr="00571988">
              <w:rPr>
                <w:rFonts w:cs="Times New Roman"/>
                <w:szCs w:val="26"/>
                <w:u w:val="single"/>
              </w:rPr>
              <w:t xml:space="preserve">Ví dụ: </w:t>
            </w:r>
          </w:p>
          <w:p w14:paraId="400E1E6D"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Số Thông báo BCT đầu tiên phát sinh trong năm 202</w:t>
            </w:r>
            <w:r>
              <w:rPr>
                <w:rFonts w:cs="Times New Roman"/>
                <w:szCs w:val="26"/>
              </w:rPr>
              <w:t>2</w:t>
            </w:r>
            <w:r w:rsidRPr="00571988">
              <w:rPr>
                <w:rFonts w:cs="Times New Roman"/>
                <w:szCs w:val="26"/>
              </w:rPr>
              <w:t xml:space="preserve"> sẽ là </w:t>
            </w:r>
            <w:r w:rsidRPr="00B902FC">
              <w:rPr>
                <w:rFonts w:cs="Times New Roman"/>
                <w:b/>
                <w:szCs w:val="26"/>
              </w:rPr>
              <w:t>0992B</w:t>
            </w:r>
            <w:r w:rsidRPr="00571988">
              <w:rPr>
                <w:rFonts w:cs="Times New Roman"/>
                <w:b/>
                <w:szCs w:val="26"/>
              </w:rPr>
              <w:t>C2</w:t>
            </w:r>
            <w:r>
              <w:rPr>
                <w:rFonts w:cs="Times New Roman"/>
                <w:b/>
                <w:szCs w:val="26"/>
              </w:rPr>
              <w:t>2</w:t>
            </w:r>
            <w:r w:rsidRPr="00571988">
              <w:rPr>
                <w:rFonts w:cs="Times New Roman"/>
                <w:b/>
                <w:szCs w:val="26"/>
              </w:rPr>
              <w:t>00001</w:t>
            </w:r>
          </w:p>
        </w:tc>
        <w:tc>
          <w:tcPr>
            <w:tcW w:w="1417" w:type="dxa"/>
          </w:tcPr>
          <w:p w14:paraId="78B20001"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5FB7205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5A2B038" w14:textId="77777777" w:rsidTr="001F55DC">
        <w:tc>
          <w:tcPr>
            <w:tcW w:w="1638" w:type="dxa"/>
          </w:tcPr>
          <w:p w14:paraId="0E758CCD" w14:textId="77777777" w:rsidR="00F119FA" w:rsidRPr="009C5889" w:rsidRDefault="00F119FA" w:rsidP="00BD3695">
            <w:pPr>
              <w:spacing w:line="312" w:lineRule="auto"/>
              <w:ind w:firstLine="0"/>
              <w:jc w:val="both"/>
              <w:rPr>
                <w:rFonts w:cs="Times New Roman"/>
                <w:b/>
                <w:szCs w:val="26"/>
              </w:rPr>
            </w:pPr>
            <w:r w:rsidRPr="009C5889">
              <w:rPr>
                <w:rFonts w:cs="Times New Roman"/>
                <w:b/>
                <w:szCs w:val="26"/>
              </w:rPr>
              <w:t>Số Ref BCT EE</w:t>
            </w:r>
          </w:p>
        </w:tc>
        <w:tc>
          <w:tcPr>
            <w:tcW w:w="1192" w:type="dxa"/>
          </w:tcPr>
          <w:p w14:paraId="4EA7439A" w14:textId="77777777" w:rsidR="00F119FA" w:rsidRPr="009C5889"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1D94E74" w14:textId="77777777" w:rsidR="00F119FA" w:rsidRPr="009C5889" w:rsidRDefault="00F119FA" w:rsidP="00BD3695">
            <w:pPr>
              <w:spacing w:line="312" w:lineRule="auto"/>
              <w:ind w:firstLine="0"/>
              <w:jc w:val="center"/>
              <w:rPr>
                <w:rFonts w:cs="Times New Roman"/>
                <w:szCs w:val="26"/>
              </w:rPr>
            </w:pPr>
            <w:r w:rsidRPr="009C5889">
              <w:rPr>
                <w:rFonts w:cs="Times New Roman"/>
                <w:szCs w:val="26"/>
              </w:rPr>
              <w:t>16</w:t>
            </w:r>
          </w:p>
        </w:tc>
        <w:tc>
          <w:tcPr>
            <w:tcW w:w="992" w:type="dxa"/>
          </w:tcPr>
          <w:p w14:paraId="08A37403" w14:textId="77777777" w:rsidR="00F119FA" w:rsidRPr="009C5889" w:rsidRDefault="00F119FA" w:rsidP="00BD3695">
            <w:pPr>
              <w:spacing w:line="312" w:lineRule="auto"/>
              <w:ind w:firstLine="0"/>
              <w:jc w:val="center"/>
              <w:rPr>
                <w:rFonts w:cs="Times New Roman"/>
                <w:szCs w:val="26"/>
              </w:rPr>
            </w:pPr>
            <w:r>
              <w:rPr>
                <w:rFonts w:cs="Times New Roman"/>
                <w:szCs w:val="26"/>
              </w:rPr>
              <w:t>(P</w:t>
            </w:r>
            <w:r w:rsidRPr="009C5889">
              <w:rPr>
                <w:rFonts w:cs="Times New Roman"/>
                <w:szCs w:val="26"/>
              </w:rPr>
              <w:t>)</w:t>
            </w:r>
          </w:p>
        </w:tc>
        <w:tc>
          <w:tcPr>
            <w:tcW w:w="4395" w:type="dxa"/>
          </w:tcPr>
          <w:p w14:paraId="01A64F98" w14:textId="77777777" w:rsidR="00F119FA" w:rsidRDefault="00F119FA" w:rsidP="00BD3695">
            <w:pPr>
              <w:spacing w:line="312" w:lineRule="auto"/>
              <w:ind w:firstLine="0"/>
              <w:jc w:val="both"/>
              <w:rPr>
                <w:rFonts w:cs="Times New Roman"/>
                <w:szCs w:val="26"/>
              </w:rPr>
            </w:pPr>
            <w:r w:rsidRPr="009C5889">
              <w:rPr>
                <w:rFonts w:cs="Times New Roman"/>
                <w:szCs w:val="26"/>
              </w:rPr>
              <w:t>Số tham chiếu BCT đòi tiền theo BL do Trung tâm TTTM khởi tạo</w:t>
            </w:r>
          </w:p>
          <w:p w14:paraId="64481CAD"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3D80F8B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7D230B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A14B3C2" w14:textId="77777777" w:rsidTr="001F55DC">
        <w:tc>
          <w:tcPr>
            <w:tcW w:w="1638" w:type="dxa"/>
          </w:tcPr>
          <w:p w14:paraId="7D4F3DD7" w14:textId="77777777" w:rsidR="00F119FA" w:rsidRPr="00F739E0" w:rsidRDefault="00F119FA" w:rsidP="00BD3695">
            <w:pPr>
              <w:spacing w:line="312" w:lineRule="auto"/>
              <w:ind w:firstLine="0"/>
              <w:rPr>
                <w:rFonts w:cs="Times New Roman"/>
                <w:b/>
                <w:szCs w:val="26"/>
              </w:rPr>
            </w:pPr>
            <w:r w:rsidRPr="00571988">
              <w:rPr>
                <w:rFonts w:cs="Times New Roman"/>
                <w:b/>
                <w:szCs w:val="26"/>
              </w:rPr>
              <w:t>Số Ref BCT</w:t>
            </w:r>
          </w:p>
        </w:tc>
        <w:tc>
          <w:tcPr>
            <w:tcW w:w="1192" w:type="dxa"/>
          </w:tcPr>
          <w:p w14:paraId="640457B7"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15A5F601" w14:textId="77777777" w:rsidR="00F119FA"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1ADB34C5" w14:textId="77777777" w:rsidR="00F119FA" w:rsidRDefault="00F119FA" w:rsidP="00BD3695">
            <w:pPr>
              <w:spacing w:line="312" w:lineRule="auto"/>
              <w:ind w:firstLine="0"/>
              <w:jc w:val="center"/>
              <w:rPr>
                <w:rFonts w:cs="Times New Roman"/>
                <w:szCs w:val="26"/>
              </w:rPr>
            </w:pPr>
            <w:r>
              <w:rPr>
                <w:rFonts w:cs="Times New Roman"/>
                <w:szCs w:val="26"/>
              </w:rPr>
              <w:t>(P</w:t>
            </w:r>
            <w:r w:rsidRPr="009C5889">
              <w:rPr>
                <w:rFonts w:cs="Times New Roman"/>
                <w:szCs w:val="26"/>
              </w:rPr>
              <w:t>)</w:t>
            </w:r>
          </w:p>
        </w:tc>
        <w:tc>
          <w:tcPr>
            <w:tcW w:w="4395" w:type="dxa"/>
          </w:tcPr>
          <w:p w14:paraId="66842A14"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tham chiếu BCT đòi tiền theo BL.</w:t>
            </w:r>
          </w:p>
          <w:p w14:paraId="774F2A2A"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3311727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F61E82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8CA1E7F" w14:textId="77777777" w:rsidTr="001F55DC">
        <w:tc>
          <w:tcPr>
            <w:tcW w:w="1638" w:type="dxa"/>
          </w:tcPr>
          <w:p w14:paraId="7740CFCC"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Lần đòi tiền</w:t>
            </w:r>
          </w:p>
        </w:tc>
        <w:tc>
          <w:tcPr>
            <w:tcW w:w="1192" w:type="dxa"/>
          </w:tcPr>
          <w:p w14:paraId="0C70B967"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5B85544C"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24FFC413"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0311C5E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số thứ tự lần đòi tiề</w:t>
            </w:r>
            <w:r>
              <w:rPr>
                <w:rFonts w:cs="Times New Roman"/>
                <w:szCs w:val="26"/>
              </w:rPr>
              <w:t>n theo 1 bảo lãnh.</w:t>
            </w:r>
          </w:p>
          <w:p w14:paraId="5BE2D157"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2785D1F2"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3D40B8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66A610E" w14:textId="77777777" w:rsidTr="001F55DC">
        <w:tc>
          <w:tcPr>
            <w:tcW w:w="1638" w:type="dxa"/>
          </w:tcPr>
          <w:p w14:paraId="4D009E5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BCT đòi tiền</w:t>
            </w:r>
          </w:p>
        </w:tc>
        <w:tc>
          <w:tcPr>
            <w:tcW w:w="1192" w:type="dxa"/>
          </w:tcPr>
          <w:p w14:paraId="2BC65B66"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73AD26F4"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54BC42BE"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55966A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BCT được tạo để đòi tiền.</w:t>
            </w:r>
          </w:p>
          <w:p w14:paraId="61C35F78"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1F3259C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9AB29A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C157BE8" w14:textId="77777777" w:rsidTr="001F55DC">
        <w:tc>
          <w:tcPr>
            <w:tcW w:w="1638" w:type="dxa"/>
          </w:tcPr>
          <w:p w14:paraId="1A1A516C" w14:textId="77777777" w:rsidR="00F119FA" w:rsidRPr="00B902FC" w:rsidRDefault="00F119FA" w:rsidP="00BD3695">
            <w:pPr>
              <w:spacing w:line="312" w:lineRule="auto"/>
              <w:ind w:firstLine="0"/>
              <w:jc w:val="both"/>
              <w:rPr>
                <w:rFonts w:cs="Times New Roman"/>
                <w:b/>
                <w:color w:val="FF0000"/>
                <w:szCs w:val="26"/>
              </w:rPr>
            </w:pPr>
            <w:r w:rsidRPr="00B902FC">
              <w:rPr>
                <w:rFonts w:cs="Times New Roman"/>
                <w:b/>
                <w:color w:val="FF0000"/>
                <w:szCs w:val="26"/>
              </w:rPr>
              <w:lastRenderedPageBreak/>
              <w:t>Ngày nhận BCT</w:t>
            </w:r>
          </w:p>
          <w:p w14:paraId="7EB24EF5"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Ngày nhận thư đòi tiền (*)</w:t>
            </w:r>
            <w:r w:rsidRPr="00B902FC">
              <w:rPr>
                <w:rFonts w:cs="Times New Roman"/>
                <w:i/>
                <w:color w:val="FF0000"/>
                <w:szCs w:val="26"/>
              </w:rPr>
              <w:t>)</w:t>
            </w:r>
          </w:p>
        </w:tc>
        <w:tc>
          <w:tcPr>
            <w:tcW w:w="1192" w:type="dxa"/>
          </w:tcPr>
          <w:p w14:paraId="198C0C16"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2CB85DDE"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37F5D821" w14:textId="77777777" w:rsidR="00F119FA"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395" w:type="dxa"/>
          </w:tcPr>
          <w:p w14:paraId="6D71329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nhận được BCT đòi tiền.</w:t>
            </w:r>
          </w:p>
          <w:p w14:paraId="2AAECB6F"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0EBF2F7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78D201A"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7CBD6BE" w14:textId="77777777" w:rsidTr="001F55DC">
        <w:tc>
          <w:tcPr>
            <w:tcW w:w="1638" w:type="dxa"/>
          </w:tcPr>
          <w:p w14:paraId="3F3F53CA"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đến hạn thanh toán</w:t>
            </w:r>
          </w:p>
        </w:tc>
        <w:tc>
          <w:tcPr>
            <w:tcW w:w="1192" w:type="dxa"/>
          </w:tcPr>
          <w:p w14:paraId="7B7E446C"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3613CD7C"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30BED767"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45A5D9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đến hạn thanh toán BCT đòi tiề</w:t>
            </w:r>
            <w:r>
              <w:rPr>
                <w:rFonts w:cs="Times New Roman"/>
                <w:szCs w:val="26"/>
              </w:rPr>
              <w:t>n theo bảo lãnh</w:t>
            </w:r>
            <w:r w:rsidRPr="00571988">
              <w:rPr>
                <w:rFonts w:cs="Times New Roman"/>
                <w:szCs w:val="26"/>
              </w:rPr>
              <w:t>.</w:t>
            </w:r>
          </w:p>
          <w:p w14:paraId="39C53529"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5D952E6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F22DED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A0841B5" w14:textId="77777777" w:rsidTr="001F55DC">
        <w:tc>
          <w:tcPr>
            <w:tcW w:w="1638" w:type="dxa"/>
          </w:tcPr>
          <w:p w14:paraId="21F9FB6F" w14:textId="77777777" w:rsidR="00F119FA" w:rsidRPr="00B902FC" w:rsidRDefault="00F119FA" w:rsidP="00BD3695">
            <w:pPr>
              <w:spacing w:line="312" w:lineRule="auto"/>
              <w:ind w:firstLine="0"/>
              <w:jc w:val="both"/>
              <w:rPr>
                <w:rFonts w:cs="Times New Roman"/>
                <w:b/>
                <w:color w:val="FF0000"/>
                <w:szCs w:val="26"/>
              </w:rPr>
            </w:pPr>
            <w:r w:rsidRPr="00B902FC">
              <w:rPr>
                <w:rFonts w:cs="Times New Roman"/>
                <w:b/>
                <w:color w:val="FF0000"/>
                <w:szCs w:val="26"/>
              </w:rPr>
              <w:t>Loại tiền BCT</w:t>
            </w:r>
          </w:p>
          <w:p w14:paraId="0E2FA4F3"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(tên cũ Loại tiền (*))</w:t>
            </w:r>
          </w:p>
        </w:tc>
        <w:tc>
          <w:tcPr>
            <w:tcW w:w="1192" w:type="dxa"/>
          </w:tcPr>
          <w:p w14:paraId="54D7A6AA"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70219DEC"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4B46297"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27371E70"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w:t>
            </w:r>
            <w:r>
              <w:rPr>
                <w:rFonts w:cs="Times New Roman"/>
                <w:szCs w:val="26"/>
              </w:rPr>
              <w:t>n theo bảo lãnh</w:t>
            </w:r>
            <w:r w:rsidRPr="00571988">
              <w:rPr>
                <w:rFonts w:cs="Times New Roman"/>
                <w:szCs w:val="26"/>
              </w:rPr>
              <w:t>.</w:t>
            </w:r>
          </w:p>
          <w:p w14:paraId="08977187"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34EAFC6B"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35E26D70"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Số tiền phải trả</w:t>
            </w:r>
            <w:r w:rsidRPr="00B902FC">
              <w:rPr>
                <w:rFonts w:cs="Times New Roman"/>
                <w:color w:val="FF0000"/>
                <w:szCs w:val="26"/>
              </w:rPr>
              <w:t>.</w:t>
            </w:r>
          </w:p>
        </w:tc>
        <w:tc>
          <w:tcPr>
            <w:tcW w:w="1417" w:type="dxa"/>
          </w:tcPr>
          <w:p w14:paraId="4A8D2FF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576CFA2"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E2B9801" w14:textId="77777777" w:rsidTr="001F55DC">
        <w:tc>
          <w:tcPr>
            <w:tcW w:w="1638" w:type="dxa"/>
          </w:tcPr>
          <w:p w14:paraId="09CD9E04" w14:textId="77777777" w:rsidR="00F119FA" w:rsidRDefault="00F119FA" w:rsidP="00BD3695">
            <w:pPr>
              <w:spacing w:line="312" w:lineRule="auto"/>
              <w:ind w:firstLine="0"/>
              <w:jc w:val="both"/>
              <w:rPr>
                <w:rFonts w:cs="Times New Roman"/>
                <w:b/>
                <w:color w:val="FF0000"/>
                <w:szCs w:val="26"/>
              </w:rPr>
            </w:pPr>
            <w:r w:rsidRPr="00B902FC">
              <w:rPr>
                <w:rFonts w:cs="Times New Roman"/>
                <w:b/>
                <w:color w:val="FF0000"/>
                <w:szCs w:val="26"/>
              </w:rPr>
              <w:t>Số tiền BCT</w:t>
            </w:r>
          </w:p>
          <w:p w14:paraId="3033AA17"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Số tiền đòi</w:t>
            </w:r>
            <w:r w:rsidRPr="00B902FC">
              <w:rPr>
                <w:rFonts w:cs="Times New Roman"/>
                <w:i/>
                <w:color w:val="FF0000"/>
                <w:szCs w:val="26"/>
              </w:rPr>
              <w:t xml:space="preserve"> (*))</w:t>
            </w:r>
          </w:p>
        </w:tc>
        <w:tc>
          <w:tcPr>
            <w:tcW w:w="1192" w:type="dxa"/>
          </w:tcPr>
          <w:p w14:paraId="4910F565"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2AA2F0A5"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47F6B252"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5E23DF76" w14:textId="77777777" w:rsidR="00F119FA" w:rsidRPr="00F739E0" w:rsidRDefault="00F119FA" w:rsidP="00BD3695">
            <w:pPr>
              <w:spacing w:line="312" w:lineRule="auto"/>
              <w:ind w:firstLine="0"/>
              <w:jc w:val="both"/>
              <w:rPr>
                <w:rFonts w:cs="Times New Roman"/>
                <w:szCs w:val="26"/>
              </w:rPr>
            </w:pPr>
          </w:p>
        </w:tc>
        <w:tc>
          <w:tcPr>
            <w:tcW w:w="1417" w:type="dxa"/>
          </w:tcPr>
          <w:p w14:paraId="21408C62"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4564F43"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64CB6DBF" w14:textId="77777777" w:rsidTr="001F55DC">
        <w:tc>
          <w:tcPr>
            <w:tcW w:w="1638" w:type="dxa"/>
          </w:tcPr>
          <w:p w14:paraId="29732FF6"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Khoản phải trả khác</w:t>
            </w:r>
          </w:p>
        </w:tc>
        <w:tc>
          <w:tcPr>
            <w:tcW w:w="1192" w:type="dxa"/>
          </w:tcPr>
          <w:p w14:paraId="4303C2CA"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25491BC"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01677E51"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7A65928F"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Khoản phải trả khác trong BCT đòi tiền theo </w:t>
            </w:r>
            <w:r>
              <w:rPr>
                <w:rFonts w:cs="Times New Roman"/>
                <w:szCs w:val="26"/>
              </w:rPr>
              <w:t>bảo lãnh</w:t>
            </w:r>
            <w:r w:rsidRPr="00571988">
              <w:rPr>
                <w:rFonts w:cs="Times New Roman"/>
                <w:szCs w:val="26"/>
              </w:rPr>
              <w:t>.</w:t>
            </w:r>
          </w:p>
          <w:p w14:paraId="25B48470"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1949732A"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Trên màn hình, 2 trường này nằm trên 1 hàng và có chung 1 tên hiển thị là:</w:t>
            </w:r>
          </w:p>
          <w:p w14:paraId="31D3C7C2"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Khoản phải trả khác</w:t>
            </w:r>
            <w:r w:rsidRPr="00B902FC">
              <w:rPr>
                <w:rFonts w:cs="Times New Roman"/>
                <w:color w:val="FF0000"/>
                <w:szCs w:val="26"/>
              </w:rPr>
              <w:t>.</w:t>
            </w:r>
          </w:p>
        </w:tc>
        <w:tc>
          <w:tcPr>
            <w:tcW w:w="1417" w:type="dxa"/>
          </w:tcPr>
          <w:p w14:paraId="24A32B7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2C7C48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6E9F1BD" w14:textId="77777777" w:rsidTr="001F55DC">
        <w:tc>
          <w:tcPr>
            <w:tcW w:w="1638" w:type="dxa"/>
          </w:tcPr>
          <w:p w14:paraId="6B3E1825"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Khoản phải trả khác</w:t>
            </w:r>
          </w:p>
        </w:tc>
        <w:tc>
          <w:tcPr>
            <w:tcW w:w="1192" w:type="dxa"/>
          </w:tcPr>
          <w:p w14:paraId="48312286"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20065BDA"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2EFE86A0"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757F6616" w14:textId="77777777" w:rsidR="00F119FA" w:rsidRPr="00F739E0" w:rsidRDefault="00F119FA" w:rsidP="00BD3695">
            <w:pPr>
              <w:spacing w:line="312" w:lineRule="auto"/>
              <w:ind w:firstLine="0"/>
              <w:jc w:val="both"/>
              <w:rPr>
                <w:rFonts w:cs="Times New Roman"/>
                <w:szCs w:val="26"/>
              </w:rPr>
            </w:pPr>
          </w:p>
        </w:tc>
        <w:tc>
          <w:tcPr>
            <w:tcW w:w="1417" w:type="dxa"/>
          </w:tcPr>
          <w:p w14:paraId="337C6283"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5DC13A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2DFB0F8" w14:textId="77777777" w:rsidTr="001F55DC">
        <w:tc>
          <w:tcPr>
            <w:tcW w:w="1638" w:type="dxa"/>
          </w:tcPr>
          <w:p w14:paraId="77EBA8D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tiền BCT</w:t>
            </w:r>
          </w:p>
        </w:tc>
        <w:tc>
          <w:tcPr>
            <w:tcW w:w="1192" w:type="dxa"/>
          </w:tcPr>
          <w:p w14:paraId="26BA11E2"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B4CDEA5"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F064E16"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0FEE7C49"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w:t>
            </w:r>
            <w:r>
              <w:rPr>
                <w:rFonts w:cs="Times New Roman"/>
                <w:szCs w:val="26"/>
              </w:rPr>
              <w:t>n theo bảo lãnh</w:t>
            </w:r>
            <w:r w:rsidRPr="00571988">
              <w:rPr>
                <w:rFonts w:cs="Times New Roman"/>
                <w:szCs w:val="26"/>
              </w:rPr>
              <w:t xml:space="preserve"> đã cộng Khoản phải trả khác.</w:t>
            </w:r>
          </w:p>
          <w:p w14:paraId="4B22AB46"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0C118376"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16ECEFFB"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Tổng số tiền phải trả</w:t>
            </w:r>
            <w:r w:rsidRPr="00B902FC">
              <w:rPr>
                <w:rFonts w:cs="Times New Roman"/>
                <w:color w:val="FF0000"/>
                <w:szCs w:val="26"/>
              </w:rPr>
              <w:t>.</w:t>
            </w:r>
          </w:p>
        </w:tc>
        <w:tc>
          <w:tcPr>
            <w:tcW w:w="1417" w:type="dxa"/>
          </w:tcPr>
          <w:p w14:paraId="1ABF26C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24096A3"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3D070DF" w14:textId="77777777" w:rsidTr="001F55DC">
        <w:tc>
          <w:tcPr>
            <w:tcW w:w="1638" w:type="dxa"/>
          </w:tcPr>
          <w:p w14:paraId="0A951E6C"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tiền BCT</w:t>
            </w:r>
          </w:p>
        </w:tc>
        <w:tc>
          <w:tcPr>
            <w:tcW w:w="1192" w:type="dxa"/>
          </w:tcPr>
          <w:p w14:paraId="15BCC052"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052ACE47"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56382E04"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444A4072" w14:textId="77777777" w:rsidR="00F119FA" w:rsidRPr="00F739E0" w:rsidRDefault="00F119FA" w:rsidP="00BD3695">
            <w:pPr>
              <w:spacing w:line="312" w:lineRule="auto"/>
              <w:ind w:firstLine="0"/>
              <w:jc w:val="both"/>
              <w:rPr>
                <w:rFonts w:cs="Times New Roman"/>
                <w:szCs w:val="26"/>
              </w:rPr>
            </w:pPr>
          </w:p>
        </w:tc>
        <w:tc>
          <w:tcPr>
            <w:tcW w:w="1417" w:type="dxa"/>
          </w:tcPr>
          <w:p w14:paraId="6F972BF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57E27F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9DD5BC4" w14:textId="77777777" w:rsidTr="001F55DC">
        <w:tc>
          <w:tcPr>
            <w:tcW w:w="1638" w:type="dxa"/>
          </w:tcPr>
          <w:p w14:paraId="0E86E6B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tiền BCT quy đổi</w:t>
            </w:r>
          </w:p>
        </w:tc>
        <w:tc>
          <w:tcPr>
            <w:tcW w:w="1192" w:type="dxa"/>
          </w:tcPr>
          <w:p w14:paraId="684CD94F"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73990B3"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26711D8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5C86E9E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tiền theo B</w:t>
            </w:r>
            <w:r>
              <w:rPr>
                <w:rFonts w:cs="Times New Roman"/>
                <w:szCs w:val="26"/>
              </w:rPr>
              <w:t>ảo lãnh</w:t>
            </w:r>
            <w:r w:rsidRPr="00571988">
              <w:rPr>
                <w:rFonts w:cs="Times New Roman"/>
                <w:szCs w:val="26"/>
              </w:rPr>
              <w:t xml:space="preserve"> đã cộng Khoản phải trả khác được quy đổi sang nội tệ.</w:t>
            </w:r>
          </w:p>
          <w:p w14:paraId="3EC95582" w14:textId="77777777" w:rsidR="00F119FA" w:rsidRPr="00571988"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loại tiền mặc định giá trị theo Loại tiền BL ở trên</w:t>
            </w:r>
          </w:p>
          <w:p w14:paraId="4CE23457" w14:textId="77777777" w:rsidR="00F119FA" w:rsidRPr="00571988"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lastRenderedPageBreak/>
              <w:t>Trường số tiền hệ thống tự tính toán bằng Tổng số tiền BCT và Tỷ giá.</w:t>
            </w:r>
          </w:p>
          <w:p w14:paraId="1CFEDED3"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78B709BC"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Tổng số tiền phải trả quy đổi</w:t>
            </w:r>
          </w:p>
        </w:tc>
        <w:tc>
          <w:tcPr>
            <w:tcW w:w="1417" w:type="dxa"/>
          </w:tcPr>
          <w:p w14:paraId="20FD5D45"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32EFF02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B84936A" w14:textId="77777777" w:rsidTr="001F55DC">
        <w:tc>
          <w:tcPr>
            <w:tcW w:w="1638" w:type="dxa"/>
          </w:tcPr>
          <w:p w14:paraId="7C16463E" w14:textId="77777777" w:rsidR="00F119FA" w:rsidRDefault="00F119FA" w:rsidP="00BD3695">
            <w:pPr>
              <w:spacing w:line="312" w:lineRule="auto"/>
              <w:ind w:firstLine="0"/>
              <w:jc w:val="both"/>
              <w:rPr>
                <w:rFonts w:cs="Times New Roman"/>
                <w:b/>
                <w:color w:val="FF0000"/>
                <w:szCs w:val="26"/>
              </w:rPr>
            </w:pPr>
            <w:r w:rsidRPr="00B902FC">
              <w:rPr>
                <w:rFonts w:cs="Times New Roman"/>
                <w:b/>
                <w:color w:val="FF0000"/>
                <w:szCs w:val="26"/>
              </w:rPr>
              <w:t xml:space="preserve">Tổng số tiền </w:t>
            </w:r>
            <w:r w:rsidRPr="00B902FC">
              <w:rPr>
                <w:rFonts w:cs="Times New Roman"/>
                <w:b/>
                <w:color w:val="FF0000"/>
                <w:szCs w:val="26"/>
              </w:rPr>
              <w:lastRenderedPageBreak/>
              <w:t>BCT quy đổi</w:t>
            </w:r>
          </w:p>
          <w:p w14:paraId="7D91A2C5"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Số tiền đòi quy đổi</w:t>
            </w:r>
            <w:r w:rsidRPr="00B902FC">
              <w:rPr>
                <w:rFonts w:cs="Times New Roman"/>
                <w:i/>
                <w:color w:val="FF0000"/>
                <w:szCs w:val="26"/>
              </w:rPr>
              <w:t xml:space="preserve"> (*))</w:t>
            </w:r>
          </w:p>
        </w:tc>
        <w:tc>
          <w:tcPr>
            <w:tcW w:w="1192" w:type="dxa"/>
          </w:tcPr>
          <w:p w14:paraId="571E4F49"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lastRenderedPageBreak/>
              <w:t>Decimal</w:t>
            </w:r>
          </w:p>
        </w:tc>
        <w:tc>
          <w:tcPr>
            <w:tcW w:w="709" w:type="dxa"/>
          </w:tcPr>
          <w:p w14:paraId="40D476C4"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31DD0F7A"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08A77FBC" w14:textId="77777777" w:rsidR="00F119FA" w:rsidRPr="00F739E0" w:rsidRDefault="00F119FA" w:rsidP="00BD3695">
            <w:pPr>
              <w:spacing w:line="312" w:lineRule="auto"/>
              <w:ind w:firstLine="0"/>
              <w:jc w:val="both"/>
              <w:rPr>
                <w:rFonts w:cs="Times New Roman"/>
                <w:szCs w:val="26"/>
              </w:rPr>
            </w:pPr>
          </w:p>
        </w:tc>
        <w:tc>
          <w:tcPr>
            <w:tcW w:w="1417" w:type="dxa"/>
          </w:tcPr>
          <w:p w14:paraId="1CDBFC8E"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3E74A256"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8122826" w14:textId="77777777" w:rsidTr="001F55DC">
        <w:tc>
          <w:tcPr>
            <w:tcW w:w="1638" w:type="dxa"/>
          </w:tcPr>
          <w:p w14:paraId="4817F8A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Loại tiền Tổng số dư BCT</w:t>
            </w:r>
          </w:p>
        </w:tc>
        <w:tc>
          <w:tcPr>
            <w:tcW w:w="1192" w:type="dxa"/>
          </w:tcPr>
          <w:p w14:paraId="5AAA68B8"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56803D13"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10B3E0C4"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5FC27107"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khác và được cập nhật sau các lần xử lý BCT đòi tiền (sửa đổi/thanh toán BCT).</w:t>
            </w:r>
          </w:p>
          <w:p w14:paraId="417711BA"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0FEFF3E6" w14:textId="77777777" w:rsidR="00F119FA" w:rsidRPr="00F739E0" w:rsidRDefault="00F119FA" w:rsidP="00BD3695">
            <w:pPr>
              <w:spacing w:line="312" w:lineRule="auto"/>
              <w:ind w:firstLine="0"/>
              <w:jc w:val="both"/>
              <w:rPr>
                <w:rFonts w:cs="Times New Roman"/>
                <w:szCs w:val="26"/>
              </w:rPr>
            </w:pPr>
            <w:r w:rsidRPr="00B902FC">
              <w:rPr>
                <w:rFonts w:cs="Times New Roman"/>
                <w:color w:val="FF0000"/>
                <w:szCs w:val="26"/>
              </w:rPr>
              <w:t>Trong chức năng này, trường này không hiển thị trên màn hình.</w:t>
            </w:r>
          </w:p>
        </w:tc>
        <w:tc>
          <w:tcPr>
            <w:tcW w:w="1417" w:type="dxa"/>
          </w:tcPr>
          <w:p w14:paraId="036C848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5256EA2"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A476000" w14:textId="77777777" w:rsidTr="001F55DC">
        <w:tc>
          <w:tcPr>
            <w:tcW w:w="1638" w:type="dxa"/>
          </w:tcPr>
          <w:p w14:paraId="2B9B17D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w:t>
            </w:r>
          </w:p>
        </w:tc>
        <w:tc>
          <w:tcPr>
            <w:tcW w:w="1192" w:type="dxa"/>
          </w:tcPr>
          <w:p w14:paraId="77EE6B5E"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1099F44E"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7D3E1140"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5128B7F0" w14:textId="77777777" w:rsidR="00F119FA" w:rsidRPr="00F739E0" w:rsidRDefault="00F119FA" w:rsidP="00BD3695">
            <w:pPr>
              <w:spacing w:line="312" w:lineRule="auto"/>
              <w:ind w:firstLine="0"/>
              <w:jc w:val="both"/>
              <w:rPr>
                <w:rFonts w:cs="Times New Roman"/>
                <w:szCs w:val="26"/>
              </w:rPr>
            </w:pPr>
          </w:p>
        </w:tc>
        <w:tc>
          <w:tcPr>
            <w:tcW w:w="1417" w:type="dxa"/>
          </w:tcPr>
          <w:p w14:paraId="22255D6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E7D5C37"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426041C" w14:textId="77777777" w:rsidTr="001F55DC">
        <w:tc>
          <w:tcPr>
            <w:tcW w:w="1638" w:type="dxa"/>
          </w:tcPr>
          <w:p w14:paraId="1F3ADEC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dư BCT quy đổi</w:t>
            </w:r>
          </w:p>
        </w:tc>
        <w:tc>
          <w:tcPr>
            <w:tcW w:w="1192" w:type="dxa"/>
          </w:tcPr>
          <w:p w14:paraId="30815F05"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E271DC7"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6DAE48C3"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522A493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khác, được cập nhật sau các lần xử lý BCT đòi tiền (sửa đổi/thanh toán BCT và được quy đổi sang nội tệ</w:t>
            </w:r>
          </w:p>
          <w:p w14:paraId="3B479DDE" w14:textId="77777777" w:rsidR="00F119FA" w:rsidRPr="00571988"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loại tiền mặc định là đồng nội tệ</w:t>
            </w:r>
          </w:p>
          <w:p w14:paraId="45803426" w14:textId="77777777" w:rsidR="00F119FA" w:rsidRPr="00571988"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số tiền hệ thống tự tính toán dựa trên Tổng Số dư BCT và Tỷ giá</w:t>
            </w:r>
          </w:p>
          <w:p w14:paraId="625D8239" w14:textId="77777777" w:rsidR="00F119FA" w:rsidRPr="00F739E0" w:rsidRDefault="00F119FA" w:rsidP="00BD3695">
            <w:pPr>
              <w:spacing w:line="312" w:lineRule="auto"/>
              <w:ind w:firstLine="0"/>
              <w:jc w:val="both"/>
              <w:rPr>
                <w:rFonts w:cs="Times New Roman"/>
                <w:szCs w:val="26"/>
              </w:rPr>
            </w:pPr>
            <w:r w:rsidRPr="00B902FC">
              <w:rPr>
                <w:rFonts w:cs="Times New Roman"/>
                <w:color w:val="FF0000"/>
                <w:szCs w:val="26"/>
              </w:rPr>
              <w:t>Trong chức năng này, trường này không hiển thị trên màn hình.</w:t>
            </w:r>
          </w:p>
        </w:tc>
        <w:tc>
          <w:tcPr>
            <w:tcW w:w="1417" w:type="dxa"/>
          </w:tcPr>
          <w:p w14:paraId="3859BE8B"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5EF9B4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B4A8340" w14:textId="77777777" w:rsidTr="001F55DC">
        <w:tc>
          <w:tcPr>
            <w:tcW w:w="1638" w:type="dxa"/>
          </w:tcPr>
          <w:p w14:paraId="31787AEB"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 quy đổi</w:t>
            </w:r>
          </w:p>
        </w:tc>
        <w:tc>
          <w:tcPr>
            <w:tcW w:w="1192" w:type="dxa"/>
          </w:tcPr>
          <w:p w14:paraId="76104D8E"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6A7C25A9"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37BDC5F2"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065FB0EE" w14:textId="77777777" w:rsidR="00F119FA" w:rsidRPr="00F739E0" w:rsidRDefault="00F119FA" w:rsidP="00BD3695">
            <w:pPr>
              <w:spacing w:line="312" w:lineRule="auto"/>
              <w:ind w:firstLine="0"/>
              <w:jc w:val="both"/>
              <w:rPr>
                <w:rFonts w:cs="Times New Roman"/>
                <w:szCs w:val="26"/>
              </w:rPr>
            </w:pPr>
          </w:p>
        </w:tc>
        <w:tc>
          <w:tcPr>
            <w:tcW w:w="1417" w:type="dxa"/>
          </w:tcPr>
          <w:p w14:paraId="20135009"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1FF23E3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180D4B9" w14:textId="77777777" w:rsidTr="001F55DC">
        <w:tc>
          <w:tcPr>
            <w:tcW w:w="1638" w:type="dxa"/>
          </w:tcPr>
          <w:p w14:paraId="649A06F7" w14:textId="77777777" w:rsidR="00F119FA" w:rsidRDefault="00F119FA" w:rsidP="00BD3695">
            <w:pPr>
              <w:spacing w:line="312" w:lineRule="auto"/>
              <w:ind w:firstLine="0"/>
              <w:jc w:val="both"/>
              <w:rPr>
                <w:rFonts w:cs="Times New Roman"/>
                <w:b/>
                <w:color w:val="FF0000"/>
                <w:szCs w:val="26"/>
              </w:rPr>
            </w:pPr>
            <w:r w:rsidRPr="00B902FC">
              <w:rPr>
                <w:rFonts w:cs="Times New Roman"/>
                <w:b/>
                <w:color w:val="FF0000"/>
                <w:szCs w:val="26"/>
              </w:rPr>
              <w:t>Tình trạng BCT</w:t>
            </w:r>
          </w:p>
          <w:p w14:paraId="040A0DF9"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Trạng thái</w:t>
            </w:r>
            <w:r w:rsidRPr="00B902FC">
              <w:rPr>
                <w:rFonts w:cs="Times New Roman"/>
                <w:i/>
                <w:color w:val="FF0000"/>
                <w:szCs w:val="26"/>
              </w:rPr>
              <w:t xml:space="preserve"> (*))</w:t>
            </w:r>
          </w:p>
        </w:tc>
        <w:tc>
          <w:tcPr>
            <w:tcW w:w="1192" w:type="dxa"/>
          </w:tcPr>
          <w:p w14:paraId="10C6AD93"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0FDA902"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0E498BF2"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368A6AB4" w14:textId="77777777" w:rsidR="00F119FA" w:rsidRDefault="00F119FA" w:rsidP="00BD3695">
            <w:pPr>
              <w:spacing w:line="312" w:lineRule="auto"/>
              <w:ind w:firstLine="0"/>
              <w:jc w:val="both"/>
              <w:rPr>
                <w:rFonts w:cs="Times New Roman"/>
                <w:szCs w:val="26"/>
              </w:rPr>
            </w:pPr>
            <w:r w:rsidRPr="00571988">
              <w:rPr>
                <w:rFonts w:cs="Times New Roman"/>
                <w:szCs w:val="26"/>
              </w:rPr>
              <w:t>Thể hiện kết quả kiểm tra BCT đòi tiền theo bảo lãnh.</w:t>
            </w:r>
          </w:p>
          <w:p w14:paraId="772C402C"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77A6CE7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54ACBFF"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530BFC99" w14:textId="77777777" w:rsidTr="001F55DC">
        <w:tc>
          <w:tcPr>
            <w:tcW w:w="1638" w:type="dxa"/>
          </w:tcPr>
          <w:p w14:paraId="366D83F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Nội dung sai sót BCT</w:t>
            </w:r>
          </w:p>
        </w:tc>
        <w:tc>
          <w:tcPr>
            <w:tcW w:w="1192" w:type="dxa"/>
          </w:tcPr>
          <w:p w14:paraId="226B7A03"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1034872E" w14:textId="77777777" w:rsidR="00F119FA" w:rsidRDefault="00F119FA" w:rsidP="00BD3695">
            <w:pPr>
              <w:spacing w:line="312" w:lineRule="auto"/>
              <w:ind w:firstLine="0"/>
              <w:jc w:val="center"/>
              <w:rPr>
                <w:rFonts w:cs="Times New Roman"/>
                <w:szCs w:val="26"/>
              </w:rPr>
            </w:pPr>
            <w:r w:rsidRPr="00571988">
              <w:rPr>
                <w:rFonts w:cs="Times New Roman"/>
                <w:szCs w:val="26"/>
              </w:rPr>
              <w:t>1500</w:t>
            </w:r>
          </w:p>
        </w:tc>
        <w:tc>
          <w:tcPr>
            <w:tcW w:w="992" w:type="dxa"/>
          </w:tcPr>
          <w:p w14:paraId="4A32AB21"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14DBEC67" w14:textId="77777777" w:rsidR="00F119FA" w:rsidRDefault="00F119FA" w:rsidP="00BD3695">
            <w:pPr>
              <w:spacing w:line="312" w:lineRule="auto"/>
              <w:ind w:firstLine="0"/>
              <w:jc w:val="both"/>
              <w:rPr>
                <w:rFonts w:cs="Times New Roman"/>
                <w:szCs w:val="26"/>
              </w:rPr>
            </w:pPr>
            <w:r w:rsidRPr="00571988">
              <w:rPr>
                <w:rFonts w:cs="Times New Roman"/>
                <w:szCs w:val="26"/>
              </w:rPr>
              <w:t>Thể hiện chi tiết các sai sót của BCT đòi tiề</w:t>
            </w:r>
            <w:r>
              <w:rPr>
                <w:rFonts w:cs="Times New Roman"/>
                <w:szCs w:val="26"/>
              </w:rPr>
              <w:t>n theo bảo lãnh.</w:t>
            </w:r>
          </w:p>
          <w:p w14:paraId="5408F5F9"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76D1210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FED060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D4628EA" w14:textId="77777777" w:rsidTr="001F55DC">
        <w:tc>
          <w:tcPr>
            <w:tcW w:w="1638" w:type="dxa"/>
          </w:tcPr>
          <w:p w14:paraId="0DE6682E"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Chứng từ xuất trình</w:t>
            </w:r>
          </w:p>
        </w:tc>
        <w:tc>
          <w:tcPr>
            <w:tcW w:w="1192" w:type="dxa"/>
          </w:tcPr>
          <w:p w14:paraId="5B376415"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77075C62" w14:textId="77777777" w:rsidR="00F119FA" w:rsidRDefault="00F119FA" w:rsidP="00BD3695">
            <w:pPr>
              <w:spacing w:line="312" w:lineRule="auto"/>
              <w:ind w:firstLine="0"/>
              <w:jc w:val="center"/>
              <w:rPr>
                <w:rFonts w:cs="Times New Roman"/>
                <w:szCs w:val="26"/>
              </w:rPr>
            </w:pPr>
          </w:p>
        </w:tc>
        <w:tc>
          <w:tcPr>
            <w:tcW w:w="992" w:type="dxa"/>
          </w:tcPr>
          <w:p w14:paraId="707004E0"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1477E729" w14:textId="77777777" w:rsidR="00F119FA" w:rsidRDefault="00F119FA" w:rsidP="00BD3695">
            <w:pPr>
              <w:spacing w:line="312" w:lineRule="auto"/>
              <w:ind w:firstLine="0"/>
              <w:jc w:val="both"/>
              <w:rPr>
                <w:rFonts w:cs="Times New Roman"/>
                <w:szCs w:val="26"/>
              </w:rPr>
            </w:pPr>
            <w:r>
              <w:rPr>
                <w:rFonts w:cs="Times New Roman"/>
                <w:szCs w:val="26"/>
              </w:rPr>
              <w:t>D</w:t>
            </w:r>
            <w:r w:rsidRPr="00571988">
              <w:rPr>
                <w:rFonts w:cs="Times New Roman"/>
                <w:szCs w:val="26"/>
              </w:rPr>
              <w:t>anh sách các chứng từ xuất trình trong BCT bao gồm cả bản gốc và bản sao.</w:t>
            </w:r>
          </w:p>
          <w:p w14:paraId="56EBC505"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2DF2225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D1C2F0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E51BA6A" w14:textId="77777777" w:rsidTr="001F55DC">
        <w:tc>
          <w:tcPr>
            <w:tcW w:w="1638" w:type="dxa"/>
          </w:tcPr>
          <w:p w14:paraId="079C8A6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NH gửi BCT</w:t>
            </w:r>
          </w:p>
        </w:tc>
        <w:tc>
          <w:tcPr>
            <w:tcW w:w="1192" w:type="dxa"/>
          </w:tcPr>
          <w:p w14:paraId="1B7557F9" w14:textId="77777777" w:rsidR="00F119FA" w:rsidRPr="00F739E0" w:rsidRDefault="00F119FA" w:rsidP="00BD3695">
            <w:pPr>
              <w:spacing w:line="312" w:lineRule="auto"/>
              <w:ind w:firstLine="0"/>
              <w:jc w:val="center"/>
              <w:rPr>
                <w:rFonts w:cs="Times New Roman"/>
                <w:szCs w:val="26"/>
              </w:rPr>
            </w:pPr>
          </w:p>
        </w:tc>
        <w:tc>
          <w:tcPr>
            <w:tcW w:w="709" w:type="dxa"/>
          </w:tcPr>
          <w:p w14:paraId="7FBCAFCA" w14:textId="77777777" w:rsidR="00F119FA" w:rsidRDefault="00F119FA" w:rsidP="00BD3695">
            <w:pPr>
              <w:spacing w:line="312" w:lineRule="auto"/>
              <w:ind w:firstLine="0"/>
              <w:jc w:val="center"/>
              <w:rPr>
                <w:rFonts w:cs="Times New Roman"/>
                <w:szCs w:val="26"/>
              </w:rPr>
            </w:pPr>
          </w:p>
        </w:tc>
        <w:tc>
          <w:tcPr>
            <w:tcW w:w="992" w:type="dxa"/>
          </w:tcPr>
          <w:p w14:paraId="04B0CB67" w14:textId="77777777" w:rsidR="00F119FA" w:rsidRDefault="00F119FA" w:rsidP="00BD3695">
            <w:pPr>
              <w:spacing w:line="312" w:lineRule="auto"/>
              <w:ind w:firstLine="0"/>
              <w:jc w:val="center"/>
              <w:rPr>
                <w:rFonts w:cs="Times New Roman"/>
                <w:szCs w:val="26"/>
              </w:rPr>
            </w:pPr>
          </w:p>
        </w:tc>
        <w:tc>
          <w:tcPr>
            <w:tcW w:w="4395" w:type="dxa"/>
          </w:tcPr>
          <w:p w14:paraId="0D77DB01" w14:textId="77777777" w:rsidR="00F119FA" w:rsidRPr="00F739E0" w:rsidRDefault="00F119FA" w:rsidP="00BD3695">
            <w:pPr>
              <w:spacing w:line="312" w:lineRule="auto"/>
              <w:ind w:firstLine="0"/>
              <w:jc w:val="both"/>
              <w:rPr>
                <w:rFonts w:cs="Times New Roman"/>
                <w:szCs w:val="26"/>
              </w:rPr>
            </w:pPr>
          </w:p>
        </w:tc>
        <w:tc>
          <w:tcPr>
            <w:tcW w:w="1417" w:type="dxa"/>
          </w:tcPr>
          <w:p w14:paraId="4A196BC3" w14:textId="77777777" w:rsidR="00F119FA" w:rsidRDefault="00F119FA" w:rsidP="00BD3695">
            <w:pPr>
              <w:spacing w:line="312" w:lineRule="auto"/>
              <w:ind w:firstLine="0"/>
              <w:jc w:val="center"/>
              <w:rPr>
                <w:rFonts w:cs="Times New Roman"/>
                <w:szCs w:val="26"/>
              </w:rPr>
            </w:pPr>
          </w:p>
        </w:tc>
        <w:tc>
          <w:tcPr>
            <w:tcW w:w="1417" w:type="dxa"/>
          </w:tcPr>
          <w:p w14:paraId="4C47ECB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BF266D9" w14:textId="77777777" w:rsidTr="001F55DC">
        <w:tc>
          <w:tcPr>
            <w:tcW w:w="1638" w:type="dxa"/>
          </w:tcPr>
          <w:p w14:paraId="206977B6"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Tên</w:t>
            </w:r>
          </w:p>
        </w:tc>
        <w:tc>
          <w:tcPr>
            <w:tcW w:w="1192" w:type="dxa"/>
          </w:tcPr>
          <w:p w14:paraId="092236B2"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0098F946" w14:textId="77777777" w:rsidR="00F119FA"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079FA52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128FC84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Tên của NH gửi BCT đòi tiền.</w:t>
            </w:r>
          </w:p>
          <w:p w14:paraId="310200A0"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34DED34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35B2DA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BF30013" w14:textId="77777777" w:rsidTr="001F55DC">
        <w:tc>
          <w:tcPr>
            <w:tcW w:w="1638" w:type="dxa"/>
          </w:tcPr>
          <w:p w14:paraId="5D605D76"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Địa chỉ</w:t>
            </w:r>
          </w:p>
        </w:tc>
        <w:tc>
          <w:tcPr>
            <w:tcW w:w="1192" w:type="dxa"/>
          </w:tcPr>
          <w:p w14:paraId="54EE4E69"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5542E41D" w14:textId="77777777" w:rsidR="00F119FA"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023621CD"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71BB733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Địa chỉ của NH gửi BCT đòi tiền.</w:t>
            </w:r>
          </w:p>
          <w:p w14:paraId="3F3FD23C"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0E711CB2"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466846D"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D7021F8" w14:textId="77777777" w:rsidTr="001F55DC">
        <w:tc>
          <w:tcPr>
            <w:tcW w:w="1638" w:type="dxa"/>
          </w:tcPr>
          <w:p w14:paraId="04568E6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tham chiếu</w:t>
            </w:r>
          </w:p>
        </w:tc>
        <w:tc>
          <w:tcPr>
            <w:tcW w:w="1192" w:type="dxa"/>
          </w:tcPr>
          <w:p w14:paraId="07A1D36C"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6388D14" w14:textId="77777777" w:rsidR="00F119FA"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228936F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050EA7DB"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tham chiếu của NH gửi BCT đòi tiền.</w:t>
            </w:r>
          </w:p>
          <w:p w14:paraId="1E4A3548"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1FEAD1E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E82DD4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E6554CA" w14:textId="77777777" w:rsidTr="00F119FA">
        <w:tc>
          <w:tcPr>
            <w:tcW w:w="11760" w:type="dxa"/>
            <w:gridSpan w:val="7"/>
            <w:shd w:val="clear" w:color="auto" w:fill="FFFF00"/>
          </w:tcPr>
          <w:p w14:paraId="61D408E0"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Thanh toán/Đóng BCT có thêm một số trường sau</w:t>
            </w:r>
            <w:r w:rsidRPr="00F01510">
              <w:rPr>
                <w:rFonts w:cs="Times New Roman"/>
                <w:b/>
                <w:color w:val="FF0000"/>
                <w:szCs w:val="26"/>
              </w:rPr>
              <w:t>:</w:t>
            </w:r>
          </w:p>
        </w:tc>
      </w:tr>
      <w:tr w:rsidR="00F119FA" w:rsidRPr="00571988" w14:paraId="0EFEC5AA" w14:textId="77777777" w:rsidTr="001F55DC">
        <w:tc>
          <w:tcPr>
            <w:tcW w:w="1638" w:type="dxa"/>
          </w:tcPr>
          <w:p w14:paraId="307293F0" w14:textId="77777777" w:rsidR="00F119FA" w:rsidRPr="00F739E0" w:rsidRDefault="00F119FA" w:rsidP="00BD3695">
            <w:pPr>
              <w:spacing w:line="312" w:lineRule="auto"/>
              <w:ind w:firstLine="0"/>
              <w:jc w:val="both"/>
              <w:rPr>
                <w:rFonts w:cs="Times New Roman"/>
                <w:b/>
                <w:szCs w:val="26"/>
              </w:rPr>
            </w:pPr>
            <w:commentRangeStart w:id="161"/>
            <w:commentRangeStart w:id="162"/>
            <w:r w:rsidRPr="00571988">
              <w:rPr>
                <w:rFonts w:cs="Times New Roman"/>
                <w:b/>
                <w:szCs w:val="26"/>
              </w:rPr>
              <w:t>Số Thông báo BCT</w:t>
            </w:r>
            <w:commentRangeEnd w:id="161"/>
            <w:r>
              <w:rPr>
                <w:rStyle w:val="CommentReference"/>
              </w:rPr>
              <w:commentReference w:id="161"/>
            </w:r>
            <w:commentRangeEnd w:id="162"/>
            <w:r w:rsidR="00023A71">
              <w:rPr>
                <w:rStyle w:val="CommentReference"/>
              </w:rPr>
              <w:commentReference w:id="162"/>
            </w:r>
          </w:p>
        </w:tc>
        <w:tc>
          <w:tcPr>
            <w:tcW w:w="1192" w:type="dxa"/>
          </w:tcPr>
          <w:p w14:paraId="36A22DC3"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6C267F0" w14:textId="77777777" w:rsidR="00F119FA"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6B1A0A5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610BDFF5"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1F9B9BF0"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2FBA092D"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E288DB8" w14:textId="77777777" w:rsidTr="001F55DC">
        <w:tc>
          <w:tcPr>
            <w:tcW w:w="1638" w:type="dxa"/>
          </w:tcPr>
          <w:p w14:paraId="5EF1B4B7" w14:textId="77777777" w:rsidR="00F119FA" w:rsidRPr="009C5889" w:rsidRDefault="00F119FA" w:rsidP="00BD3695">
            <w:pPr>
              <w:spacing w:line="312" w:lineRule="auto"/>
              <w:ind w:firstLine="0"/>
              <w:jc w:val="both"/>
              <w:rPr>
                <w:rFonts w:cs="Times New Roman"/>
                <w:b/>
                <w:szCs w:val="26"/>
              </w:rPr>
            </w:pPr>
            <w:r w:rsidRPr="009C5889">
              <w:rPr>
                <w:rFonts w:cs="Times New Roman"/>
                <w:b/>
                <w:szCs w:val="26"/>
              </w:rPr>
              <w:t>Số Ref BCT EE</w:t>
            </w:r>
          </w:p>
        </w:tc>
        <w:tc>
          <w:tcPr>
            <w:tcW w:w="1192" w:type="dxa"/>
          </w:tcPr>
          <w:p w14:paraId="79AEC5E4" w14:textId="77777777" w:rsidR="00F119FA" w:rsidRPr="009C5889"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0EAADDF" w14:textId="77777777" w:rsidR="00F119FA" w:rsidRPr="009C5889" w:rsidRDefault="00F119FA" w:rsidP="00BD3695">
            <w:pPr>
              <w:spacing w:line="312" w:lineRule="auto"/>
              <w:ind w:firstLine="0"/>
              <w:jc w:val="center"/>
              <w:rPr>
                <w:rFonts w:cs="Times New Roman"/>
                <w:szCs w:val="26"/>
              </w:rPr>
            </w:pPr>
            <w:r w:rsidRPr="009C5889">
              <w:rPr>
                <w:rFonts w:cs="Times New Roman"/>
                <w:szCs w:val="26"/>
              </w:rPr>
              <w:t>16</w:t>
            </w:r>
          </w:p>
        </w:tc>
        <w:tc>
          <w:tcPr>
            <w:tcW w:w="992" w:type="dxa"/>
          </w:tcPr>
          <w:p w14:paraId="061D092D" w14:textId="77777777" w:rsidR="00F119FA" w:rsidRPr="009C5889" w:rsidRDefault="00F119FA" w:rsidP="00BD3695">
            <w:pPr>
              <w:spacing w:line="312" w:lineRule="auto"/>
              <w:ind w:firstLine="0"/>
              <w:jc w:val="center"/>
              <w:rPr>
                <w:rFonts w:cs="Times New Roman"/>
                <w:szCs w:val="26"/>
              </w:rPr>
            </w:pPr>
            <w:r>
              <w:rPr>
                <w:rFonts w:cs="Times New Roman"/>
                <w:szCs w:val="26"/>
              </w:rPr>
              <w:t>(P</w:t>
            </w:r>
            <w:r w:rsidRPr="009C5889">
              <w:rPr>
                <w:rFonts w:cs="Times New Roman"/>
                <w:szCs w:val="26"/>
              </w:rPr>
              <w:t>)</w:t>
            </w:r>
          </w:p>
        </w:tc>
        <w:tc>
          <w:tcPr>
            <w:tcW w:w="4395" w:type="dxa"/>
          </w:tcPr>
          <w:p w14:paraId="22F5A990" w14:textId="77777777" w:rsidR="00F119FA" w:rsidRDefault="00F119FA" w:rsidP="00BD3695">
            <w:pPr>
              <w:spacing w:line="312" w:lineRule="auto"/>
              <w:ind w:firstLine="0"/>
              <w:jc w:val="both"/>
              <w:rPr>
                <w:rFonts w:cs="Times New Roman"/>
                <w:szCs w:val="26"/>
              </w:rPr>
            </w:pPr>
            <w:r w:rsidRPr="009C5889">
              <w:rPr>
                <w:rFonts w:cs="Times New Roman"/>
                <w:szCs w:val="26"/>
              </w:rPr>
              <w:t>Số tham chiếu BCT đòi tiền theo BL do Trung tâm TTTM khởi tạo</w:t>
            </w:r>
          </w:p>
          <w:p w14:paraId="4576C537"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7878A8E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7F431D5"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2D7277E" w14:textId="77777777" w:rsidTr="001F55DC">
        <w:tc>
          <w:tcPr>
            <w:tcW w:w="1638" w:type="dxa"/>
          </w:tcPr>
          <w:p w14:paraId="74D1C7C6" w14:textId="77777777" w:rsidR="00F119FA" w:rsidRPr="00F739E0" w:rsidRDefault="00F119FA" w:rsidP="00BD3695">
            <w:pPr>
              <w:spacing w:line="312" w:lineRule="auto"/>
              <w:ind w:firstLine="0"/>
              <w:rPr>
                <w:rFonts w:cs="Times New Roman"/>
                <w:b/>
                <w:szCs w:val="26"/>
              </w:rPr>
            </w:pPr>
            <w:r w:rsidRPr="00571988">
              <w:rPr>
                <w:rFonts w:cs="Times New Roman"/>
                <w:b/>
                <w:szCs w:val="26"/>
              </w:rPr>
              <w:t>Số Ref BCT</w:t>
            </w:r>
          </w:p>
        </w:tc>
        <w:tc>
          <w:tcPr>
            <w:tcW w:w="1192" w:type="dxa"/>
          </w:tcPr>
          <w:p w14:paraId="2EE9E18E"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5D7ECA58" w14:textId="77777777" w:rsidR="00F119FA"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64256FED" w14:textId="77777777" w:rsidR="00F119FA" w:rsidRDefault="00F119FA" w:rsidP="00BD3695">
            <w:pPr>
              <w:spacing w:line="312" w:lineRule="auto"/>
              <w:ind w:firstLine="0"/>
              <w:jc w:val="center"/>
              <w:rPr>
                <w:rFonts w:cs="Times New Roman"/>
                <w:szCs w:val="26"/>
              </w:rPr>
            </w:pPr>
            <w:r>
              <w:rPr>
                <w:rFonts w:cs="Times New Roman"/>
                <w:szCs w:val="26"/>
              </w:rPr>
              <w:t>(P</w:t>
            </w:r>
            <w:r w:rsidRPr="009C5889">
              <w:rPr>
                <w:rFonts w:cs="Times New Roman"/>
                <w:szCs w:val="26"/>
              </w:rPr>
              <w:t>)</w:t>
            </w:r>
          </w:p>
        </w:tc>
        <w:tc>
          <w:tcPr>
            <w:tcW w:w="4395" w:type="dxa"/>
          </w:tcPr>
          <w:p w14:paraId="0B43CEC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tham chiếu BCT đòi tiền theo BL.</w:t>
            </w:r>
          </w:p>
          <w:p w14:paraId="435FC563"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4C2449C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72FE0F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892B946" w14:textId="77777777" w:rsidTr="001F55DC">
        <w:tc>
          <w:tcPr>
            <w:tcW w:w="1638" w:type="dxa"/>
          </w:tcPr>
          <w:p w14:paraId="431307F5"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Lần đòi tiền</w:t>
            </w:r>
          </w:p>
        </w:tc>
        <w:tc>
          <w:tcPr>
            <w:tcW w:w="1192" w:type="dxa"/>
          </w:tcPr>
          <w:p w14:paraId="4C250D28"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4476987D"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14C4CEE7"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D421F1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số thứ tự lần đòi tiề</w:t>
            </w:r>
            <w:r>
              <w:rPr>
                <w:rFonts w:cs="Times New Roman"/>
                <w:szCs w:val="26"/>
              </w:rPr>
              <w:t>n theo 1 bảo lãnh.</w:t>
            </w:r>
          </w:p>
          <w:p w14:paraId="4CAF0DB8"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72AE224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D67221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9F7DD9A" w14:textId="77777777" w:rsidTr="001F55DC">
        <w:tc>
          <w:tcPr>
            <w:tcW w:w="1638" w:type="dxa"/>
          </w:tcPr>
          <w:p w14:paraId="4FDA76C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BCT đòi tiền</w:t>
            </w:r>
          </w:p>
        </w:tc>
        <w:tc>
          <w:tcPr>
            <w:tcW w:w="1192" w:type="dxa"/>
          </w:tcPr>
          <w:p w14:paraId="0B0B09DC"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4185E96E"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4958F6C1"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74FF232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BCT được tạo để đòi tiền.</w:t>
            </w:r>
          </w:p>
          <w:p w14:paraId="7AF37ABB"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69B85EB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116FD1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1DDEE61" w14:textId="77777777" w:rsidTr="001F55DC">
        <w:tc>
          <w:tcPr>
            <w:tcW w:w="1638" w:type="dxa"/>
          </w:tcPr>
          <w:p w14:paraId="44FD4805" w14:textId="77777777" w:rsidR="00F119FA" w:rsidRPr="00B902FC" w:rsidRDefault="00F119FA" w:rsidP="00BD3695">
            <w:pPr>
              <w:spacing w:line="312" w:lineRule="auto"/>
              <w:ind w:firstLine="0"/>
              <w:jc w:val="both"/>
              <w:rPr>
                <w:rFonts w:cs="Times New Roman"/>
                <w:b/>
                <w:color w:val="FF0000"/>
                <w:szCs w:val="26"/>
              </w:rPr>
            </w:pPr>
            <w:r w:rsidRPr="00B902FC">
              <w:rPr>
                <w:rFonts w:cs="Times New Roman"/>
                <w:b/>
                <w:color w:val="FF0000"/>
                <w:szCs w:val="26"/>
              </w:rPr>
              <w:t>Ngày nhận BCT</w:t>
            </w:r>
          </w:p>
          <w:p w14:paraId="43C0B0F2"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Ngày nhận thư đòi tiền (*)</w:t>
            </w:r>
            <w:r w:rsidRPr="00B902FC">
              <w:rPr>
                <w:rFonts w:cs="Times New Roman"/>
                <w:i/>
                <w:color w:val="FF0000"/>
                <w:szCs w:val="26"/>
              </w:rPr>
              <w:t>)</w:t>
            </w:r>
          </w:p>
        </w:tc>
        <w:tc>
          <w:tcPr>
            <w:tcW w:w="1192" w:type="dxa"/>
          </w:tcPr>
          <w:p w14:paraId="5251188B"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0C27642A"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5E3A66AA" w14:textId="77777777" w:rsidR="00F119FA"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395" w:type="dxa"/>
          </w:tcPr>
          <w:p w14:paraId="0181659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nhận được BCT đòi tiền.</w:t>
            </w:r>
          </w:p>
          <w:p w14:paraId="5C225566"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2C330F3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DDB51CD"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2380FB4C" w14:textId="77777777" w:rsidTr="001F55DC">
        <w:tc>
          <w:tcPr>
            <w:tcW w:w="1638" w:type="dxa"/>
          </w:tcPr>
          <w:p w14:paraId="5A0ECEF6" w14:textId="77777777" w:rsidR="00F119FA" w:rsidRPr="00F739E0" w:rsidRDefault="00F119FA" w:rsidP="00BD3695">
            <w:pPr>
              <w:spacing w:line="312" w:lineRule="auto"/>
              <w:ind w:firstLine="0"/>
              <w:jc w:val="both"/>
              <w:rPr>
                <w:rFonts w:cs="Times New Roman"/>
                <w:b/>
                <w:szCs w:val="26"/>
              </w:rPr>
            </w:pPr>
            <w:r>
              <w:rPr>
                <w:rFonts w:cs="Times New Roman"/>
                <w:b/>
                <w:szCs w:val="26"/>
              </w:rPr>
              <w:t>Cách xử lý BCT</w:t>
            </w:r>
          </w:p>
        </w:tc>
        <w:tc>
          <w:tcPr>
            <w:tcW w:w="1192" w:type="dxa"/>
          </w:tcPr>
          <w:p w14:paraId="05269766"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48AEA57" w14:textId="77777777" w:rsidR="00F119FA"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504CCD9E"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D790137" w14:textId="77777777" w:rsidR="00F119FA" w:rsidRDefault="00F119FA" w:rsidP="00BD3695">
            <w:pPr>
              <w:spacing w:line="312" w:lineRule="auto"/>
              <w:ind w:firstLine="0"/>
              <w:jc w:val="both"/>
              <w:rPr>
                <w:rFonts w:cs="Times New Roman"/>
                <w:szCs w:val="26"/>
              </w:rPr>
            </w:pPr>
            <w:r>
              <w:rPr>
                <w:rFonts w:cs="Times New Roman"/>
                <w:szCs w:val="26"/>
              </w:rPr>
              <w:t>Cho biết cách thức xử lý BCT đòi tiền.</w:t>
            </w:r>
          </w:p>
          <w:p w14:paraId="16305427"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5719265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AE0F76D"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A420454" w14:textId="77777777" w:rsidTr="001F55DC">
        <w:tc>
          <w:tcPr>
            <w:tcW w:w="1638" w:type="dxa"/>
          </w:tcPr>
          <w:p w14:paraId="26355F4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Lần thanh toán</w:t>
            </w:r>
          </w:p>
        </w:tc>
        <w:tc>
          <w:tcPr>
            <w:tcW w:w="1192" w:type="dxa"/>
          </w:tcPr>
          <w:p w14:paraId="68946035"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1F3BCD6A"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4440E2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1E00CA4"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số thứ tự lần thanh toán cho BCT này.</w:t>
            </w:r>
          </w:p>
          <w:p w14:paraId="1B51CFF0"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2CA2F44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282AD6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BA1EFDF" w14:textId="77777777" w:rsidTr="001F55DC">
        <w:tc>
          <w:tcPr>
            <w:tcW w:w="1638" w:type="dxa"/>
          </w:tcPr>
          <w:p w14:paraId="01ACFD2A"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Ngày thanh </w:t>
            </w:r>
            <w:r w:rsidRPr="00571988">
              <w:rPr>
                <w:rFonts w:cs="Times New Roman"/>
                <w:b/>
                <w:szCs w:val="26"/>
              </w:rPr>
              <w:lastRenderedPageBreak/>
              <w:t>toán</w:t>
            </w:r>
            <w:r>
              <w:rPr>
                <w:rFonts w:cs="Times New Roman"/>
                <w:b/>
                <w:szCs w:val="26"/>
              </w:rPr>
              <w:t>/ đóng BCT</w:t>
            </w:r>
          </w:p>
        </w:tc>
        <w:tc>
          <w:tcPr>
            <w:tcW w:w="1192" w:type="dxa"/>
          </w:tcPr>
          <w:p w14:paraId="6478D4ED"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lastRenderedPageBreak/>
              <w:t>Date</w:t>
            </w:r>
          </w:p>
        </w:tc>
        <w:tc>
          <w:tcPr>
            <w:tcW w:w="709" w:type="dxa"/>
          </w:tcPr>
          <w:p w14:paraId="0A8D696F"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6E128FED"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92877AC"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thực hiện thanh toán</w:t>
            </w:r>
            <w:r>
              <w:rPr>
                <w:rFonts w:cs="Times New Roman"/>
                <w:szCs w:val="26"/>
              </w:rPr>
              <w:t xml:space="preserve"> hoặc đóng</w:t>
            </w:r>
            <w:r w:rsidRPr="00571988">
              <w:rPr>
                <w:rFonts w:cs="Times New Roman"/>
                <w:szCs w:val="26"/>
              </w:rPr>
              <w:t xml:space="preserve"> </w:t>
            </w:r>
            <w:r w:rsidRPr="00571988">
              <w:rPr>
                <w:rFonts w:cs="Times New Roman"/>
                <w:szCs w:val="26"/>
              </w:rPr>
              <w:lastRenderedPageBreak/>
              <w:t>BCT đòi tiền.</w:t>
            </w:r>
          </w:p>
          <w:p w14:paraId="0083F601"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618122C8"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3220491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5BC86E8" w14:textId="77777777" w:rsidTr="001F55DC">
        <w:tc>
          <w:tcPr>
            <w:tcW w:w="1638" w:type="dxa"/>
          </w:tcPr>
          <w:p w14:paraId="2E7C0E09" w14:textId="77777777" w:rsidR="00F119FA" w:rsidRPr="00174ED0" w:rsidRDefault="00F119FA" w:rsidP="00BD3695">
            <w:pPr>
              <w:spacing w:line="312" w:lineRule="auto"/>
              <w:ind w:firstLine="0"/>
              <w:jc w:val="both"/>
              <w:rPr>
                <w:rFonts w:cs="Times New Roman"/>
                <w:b/>
                <w:color w:val="FF0000"/>
                <w:szCs w:val="26"/>
              </w:rPr>
            </w:pPr>
            <w:r w:rsidRPr="00174ED0">
              <w:rPr>
                <w:rFonts w:cs="Times New Roman"/>
                <w:b/>
                <w:color w:val="FF0000"/>
                <w:szCs w:val="26"/>
              </w:rPr>
              <w:lastRenderedPageBreak/>
              <w:t>Nguồn thanh toán</w:t>
            </w:r>
          </w:p>
        </w:tc>
        <w:tc>
          <w:tcPr>
            <w:tcW w:w="1192" w:type="dxa"/>
          </w:tcPr>
          <w:p w14:paraId="683348CF"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127D095D" w14:textId="77777777" w:rsidR="00F119FA" w:rsidRDefault="00F119FA" w:rsidP="00BD3695">
            <w:pPr>
              <w:spacing w:line="312" w:lineRule="auto"/>
              <w:ind w:firstLine="0"/>
              <w:jc w:val="center"/>
              <w:rPr>
                <w:rFonts w:cs="Times New Roman"/>
                <w:szCs w:val="26"/>
              </w:rPr>
            </w:pPr>
            <w:r>
              <w:rPr>
                <w:rFonts w:cs="Times New Roman"/>
                <w:szCs w:val="26"/>
              </w:rPr>
              <w:t>512</w:t>
            </w:r>
          </w:p>
        </w:tc>
        <w:tc>
          <w:tcPr>
            <w:tcW w:w="992" w:type="dxa"/>
          </w:tcPr>
          <w:p w14:paraId="61DCF84B"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752E4855"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Nguồn thanh toán cho BCT đòi tiền.</w:t>
            </w:r>
          </w:p>
          <w:p w14:paraId="0B99E516"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29F6286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377CB3B"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4897EE6E" w14:textId="77777777" w:rsidTr="001F55DC">
        <w:tc>
          <w:tcPr>
            <w:tcW w:w="1638" w:type="dxa"/>
          </w:tcPr>
          <w:p w14:paraId="2C90180C"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Lý do đóng BCT</w:t>
            </w:r>
          </w:p>
        </w:tc>
        <w:tc>
          <w:tcPr>
            <w:tcW w:w="1192" w:type="dxa"/>
          </w:tcPr>
          <w:p w14:paraId="2EF74CD1"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604ABA33" w14:textId="77777777" w:rsidR="00F119FA" w:rsidRDefault="00F119FA" w:rsidP="00BD3695">
            <w:pPr>
              <w:spacing w:line="312" w:lineRule="auto"/>
              <w:ind w:firstLine="0"/>
              <w:jc w:val="center"/>
              <w:rPr>
                <w:rFonts w:cs="Times New Roman"/>
                <w:szCs w:val="26"/>
              </w:rPr>
            </w:pPr>
            <w:r>
              <w:rPr>
                <w:rFonts w:cs="Times New Roman"/>
                <w:szCs w:val="26"/>
              </w:rPr>
              <w:t>255</w:t>
            </w:r>
          </w:p>
        </w:tc>
        <w:tc>
          <w:tcPr>
            <w:tcW w:w="992" w:type="dxa"/>
          </w:tcPr>
          <w:p w14:paraId="2DD6334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0D7A3B8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Lý do đóng BCT đòi tiền.</w:t>
            </w:r>
          </w:p>
          <w:p w14:paraId="254B8DBB"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tcPr>
          <w:p w14:paraId="5E88FBE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835876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A251CE2" w14:textId="77777777" w:rsidTr="001F55DC">
        <w:tc>
          <w:tcPr>
            <w:tcW w:w="1638" w:type="dxa"/>
          </w:tcPr>
          <w:p w14:paraId="07A2C96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BCT cũ</w:t>
            </w:r>
          </w:p>
        </w:tc>
        <w:tc>
          <w:tcPr>
            <w:tcW w:w="1192" w:type="dxa"/>
          </w:tcPr>
          <w:p w14:paraId="0B154D49"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B42AD54"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800581D"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20414041"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đã được cập nhật sau các lần sửa đổi/thanh toán BCT ở thời điểm trước khi thanh toán BCT.</w:t>
            </w:r>
          </w:p>
          <w:p w14:paraId="024AD0CA"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0B387A53"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10B98AB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90A45D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2EF9242" w14:textId="77777777" w:rsidTr="001F55DC">
        <w:tc>
          <w:tcPr>
            <w:tcW w:w="1638" w:type="dxa"/>
          </w:tcPr>
          <w:p w14:paraId="5CD1E3D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BCT cũ</w:t>
            </w:r>
          </w:p>
        </w:tc>
        <w:tc>
          <w:tcPr>
            <w:tcW w:w="1192" w:type="dxa"/>
          </w:tcPr>
          <w:p w14:paraId="7B1F8659"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03720836"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48B1A71B"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62648615" w14:textId="77777777" w:rsidR="00F119FA" w:rsidRPr="00F739E0" w:rsidRDefault="00F119FA" w:rsidP="00BD3695">
            <w:pPr>
              <w:spacing w:line="312" w:lineRule="auto"/>
              <w:ind w:firstLine="0"/>
              <w:jc w:val="both"/>
              <w:rPr>
                <w:rFonts w:cs="Times New Roman"/>
                <w:szCs w:val="26"/>
              </w:rPr>
            </w:pPr>
          </w:p>
        </w:tc>
        <w:tc>
          <w:tcPr>
            <w:tcW w:w="1417" w:type="dxa"/>
          </w:tcPr>
          <w:p w14:paraId="4578B43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2A65AA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FC1C103" w14:textId="77777777" w:rsidTr="001F55DC">
        <w:tc>
          <w:tcPr>
            <w:tcW w:w="1638" w:type="dxa"/>
          </w:tcPr>
          <w:p w14:paraId="3BCA9132"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BCT</w:t>
            </w:r>
          </w:p>
        </w:tc>
        <w:tc>
          <w:tcPr>
            <w:tcW w:w="1192" w:type="dxa"/>
          </w:tcPr>
          <w:p w14:paraId="6530ECE0"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0FC49AF"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09A37F2B"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605237C3"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dư của BCT đòi tiền theo B</w:t>
            </w:r>
            <w:r>
              <w:rPr>
                <w:rFonts w:cs="Times New Roman"/>
                <w:szCs w:val="26"/>
              </w:rPr>
              <w:t>ảo lãnh</w:t>
            </w:r>
            <w:r w:rsidRPr="00571988">
              <w:rPr>
                <w:rFonts w:cs="Times New Roman"/>
                <w:szCs w:val="26"/>
              </w:rPr>
              <w:t xml:space="preserve"> đến thời điểm hiện tại.</w:t>
            </w:r>
          </w:p>
          <w:p w14:paraId="4D3214F2"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155A7157"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49BADFE3" w14:textId="77777777" w:rsidR="00F119FA" w:rsidRPr="00F739E0" w:rsidRDefault="00F119FA" w:rsidP="00BD3695">
            <w:pPr>
              <w:spacing w:line="312" w:lineRule="auto"/>
              <w:ind w:firstLine="0"/>
              <w:jc w:val="both"/>
              <w:rPr>
                <w:rFonts w:cs="Times New Roman"/>
                <w:szCs w:val="26"/>
              </w:rPr>
            </w:pPr>
            <w:r w:rsidRPr="00630B42">
              <w:rPr>
                <w:rFonts w:cs="Times New Roman"/>
                <w:b/>
                <w:color w:val="FF0000"/>
                <w:szCs w:val="26"/>
              </w:rPr>
              <w:t>Số tiền chưa t/toán</w:t>
            </w:r>
            <w:r w:rsidRPr="00630B42">
              <w:rPr>
                <w:rFonts w:cs="Times New Roman"/>
                <w:color w:val="FF0000"/>
                <w:szCs w:val="26"/>
              </w:rPr>
              <w:t>.</w:t>
            </w:r>
          </w:p>
        </w:tc>
        <w:tc>
          <w:tcPr>
            <w:tcW w:w="1417" w:type="dxa"/>
          </w:tcPr>
          <w:p w14:paraId="212BD3A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964168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E7AD6E4" w14:textId="77777777" w:rsidTr="001F55DC">
        <w:tc>
          <w:tcPr>
            <w:tcW w:w="1638" w:type="dxa"/>
          </w:tcPr>
          <w:p w14:paraId="47168D3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BCT</w:t>
            </w:r>
          </w:p>
        </w:tc>
        <w:tc>
          <w:tcPr>
            <w:tcW w:w="1192" w:type="dxa"/>
          </w:tcPr>
          <w:p w14:paraId="4734845F"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44C700FC"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217DA08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6B846B34" w14:textId="77777777" w:rsidR="00F119FA" w:rsidRPr="00F739E0" w:rsidRDefault="00F119FA" w:rsidP="00BD3695">
            <w:pPr>
              <w:spacing w:line="312" w:lineRule="auto"/>
              <w:ind w:firstLine="0"/>
              <w:jc w:val="both"/>
              <w:rPr>
                <w:rFonts w:cs="Times New Roman"/>
                <w:szCs w:val="26"/>
              </w:rPr>
            </w:pPr>
          </w:p>
        </w:tc>
        <w:tc>
          <w:tcPr>
            <w:tcW w:w="1417" w:type="dxa"/>
          </w:tcPr>
          <w:p w14:paraId="52119603"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7B4CF2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F919308" w14:textId="77777777" w:rsidTr="001F55DC">
        <w:tc>
          <w:tcPr>
            <w:tcW w:w="1638" w:type="dxa"/>
          </w:tcPr>
          <w:p w14:paraId="0992C19F"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Khoản phải trả khác cũ</w:t>
            </w:r>
          </w:p>
        </w:tc>
        <w:tc>
          <w:tcPr>
            <w:tcW w:w="1192" w:type="dxa"/>
          </w:tcPr>
          <w:p w14:paraId="5E1AAD9A"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082D9AB"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76E53E19"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538C4223"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Khoản phải trả khác trong BCT đã được cập nhật sau các lần sửa đổi/thanh toán BCT ở thời điểm trước khi thanh toán BCT.</w:t>
            </w:r>
          </w:p>
          <w:p w14:paraId="46D218B3"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050A58A8"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78F7DF6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842390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555C6A0" w14:textId="77777777" w:rsidTr="001F55DC">
        <w:tc>
          <w:tcPr>
            <w:tcW w:w="1638" w:type="dxa"/>
          </w:tcPr>
          <w:p w14:paraId="0EC2988A"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Khoản phải trả khác cũ</w:t>
            </w:r>
          </w:p>
        </w:tc>
        <w:tc>
          <w:tcPr>
            <w:tcW w:w="1192" w:type="dxa"/>
          </w:tcPr>
          <w:p w14:paraId="5A6298B5"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138948E6"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14BE5DAC"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661C5936" w14:textId="77777777" w:rsidR="00F119FA" w:rsidRPr="00F739E0" w:rsidRDefault="00F119FA" w:rsidP="00BD3695">
            <w:pPr>
              <w:spacing w:line="312" w:lineRule="auto"/>
              <w:ind w:firstLine="0"/>
              <w:jc w:val="both"/>
              <w:rPr>
                <w:rFonts w:cs="Times New Roman"/>
                <w:szCs w:val="26"/>
              </w:rPr>
            </w:pPr>
          </w:p>
        </w:tc>
        <w:tc>
          <w:tcPr>
            <w:tcW w:w="1417" w:type="dxa"/>
          </w:tcPr>
          <w:p w14:paraId="689762A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2AF978D"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B96EA1B" w14:textId="77777777" w:rsidTr="001F55DC">
        <w:tc>
          <w:tcPr>
            <w:tcW w:w="1638" w:type="dxa"/>
          </w:tcPr>
          <w:p w14:paraId="76B1D01F"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Khoản phải trả khác</w:t>
            </w:r>
          </w:p>
        </w:tc>
        <w:tc>
          <w:tcPr>
            <w:tcW w:w="1192" w:type="dxa"/>
          </w:tcPr>
          <w:p w14:paraId="1E8A39F6"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7DE6038"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691E139E"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1E374FB"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dư của Khoản phải trả khác trong BCT đòi tiền theo </w:t>
            </w:r>
            <w:r>
              <w:rPr>
                <w:rFonts w:cs="Times New Roman"/>
                <w:szCs w:val="26"/>
              </w:rPr>
              <w:t>bảo lãnh</w:t>
            </w:r>
            <w:r w:rsidRPr="00571988">
              <w:rPr>
                <w:rFonts w:cs="Times New Roman"/>
                <w:szCs w:val="26"/>
              </w:rPr>
              <w:t xml:space="preserve"> đến thời điểm hiện tại.</w:t>
            </w:r>
          </w:p>
          <w:p w14:paraId="4E0BA031"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2F0D5DEE"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Trên màn hình, 2 trường này nằm trên 1 hàng và có chung 1 tên hiển thị là:</w:t>
            </w:r>
          </w:p>
          <w:p w14:paraId="2ED93D0B" w14:textId="77777777" w:rsidR="00F119FA" w:rsidRPr="00F739E0" w:rsidRDefault="00F119FA" w:rsidP="00BD3695">
            <w:pPr>
              <w:spacing w:line="312" w:lineRule="auto"/>
              <w:ind w:firstLine="0"/>
              <w:jc w:val="both"/>
              <w:rPr>
                <w:rFonts w:cs="Times New Roman"/>
                <w:szCs w:val="26"/>
              </w:rPr>
            </w:pPr>
            <w:r w:rsidRPr="00630B42">
              <w:rPr>
                <w:rFonts w:cs="Times New Roman"/>
                <w:b/>
                <w:color w:val="FF0000"/>
                <w:szCs w:val="26"/>
              </w:rPr>
              <w:t>Khoản phải trả khác chưa t/toán</w:t>
            </w:r>
            <w:r w:rsidRPr="00630B42">
              <w:rPr>
                <w:rFonts w:cs="Times New Roman"/>
                <w:color w:val="FF0000"/>
                <w:szCs w:val="26"/>
              </w:rPr>
              <w:t>.</w:t>
            </w:r>
          </w:p>
        </w:tc>
        <w:tc>
          <w:tcPr>
            <w:tcW w:w="1417" w:type="dxa"/>
          </w:tcPr>
          <w:p w14:paraId="5F0790B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047550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9D108D7" w14:textId="77777777" w:rsidTr="001F55DC">
        <w:tc>
          <w:tcPr>
            <w:tcW w:w="1638" w:type="dxa"/>
          </w:tcPr>
          <w:p w14:paraId="379FD67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Khoản phải trả khác</w:t>
            </w:r>
          </w:p>
        </w:tc>
        <w:tc>
          <w:tcPr>
            <w:tcW w:w="1192" w:type="dxa"/>
          </w:tcPr>
          <w:p w14:paraId="09F45A99"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7E44433F"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1BD4B36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49F38FCC" w14:textId="77777777" w:rsidR="00F119FA" w:rsidRPr="00F739E0" w:rsidRDefault="00F119FA" w:rsidP="00BD3695">
            <w:pPr>
              <w:spacing w:line="312" w:lineRule="auto"/>
              <w:ind w:firstLine="0"/>
              <w:jc w:val="both"/>
              <w:rPr>
                <w:rFonts w:cs="Times New Roman"/>
                <w:szCs w:val="26"/>
              </w:rPr>
            </w:pPr>
          </w:p>
        </w:tc>
        <w:tc>
          <w:tcPr>
            <w:tcW w:w="1417" w:type="dxa"/>
          </w:tcPr>
          <w:p w14:paraId="1FE057F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C9C0DF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BAED916" w14:textId="77777777" w:rsidTr="001F55DC">
        <w:tc>
          <w:tcPr>
            <w:tcW w:w="1638" w:type="dxa"/>
          </w:tcPr>
          <w:p w14:paraId="334CCB7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Loại tiền Tổng số dư BCT cũ</w:t>
            </w:r>
          </w:p>
        </w:tc>
        <w:tc>
          <w:tcPr>
            <w:tcW w:w="1192" w:type="dxa"/>
          </w:tcPr>
          <w:p w14:paraId="24275AC5"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14D201AC"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796EF9C"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5473227D"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w:t>
            </w:r>
            <w:r>
              <w:rPr>
                <w:rFonts w:cs="Times New Roman"/>
                <w:szCs w:val="26"/>
              </w:rPr>
              <w:t>n theo bảo lãnh</w:t>
            </w:r>
            <w:r w:rsidRPr="00571988">
              <w:rPr>
                <w:rFonts w:cs="Times New Roman"/>
                <w:szCs w:val="26"/>
              </w:rPr>
              <w:t xml:space="preserve"> đã cộng Khoản phải trả khác, đã được cập nhật sau các lần sửa đổi/thanh toán BCT ở thời điểm trước khi thanh toán BCT.</w:t>
            </w:r>
          </w:p>
          <w:p w14:paraId="5FFF080C"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55E4B11D"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416B8FE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67D9AF7"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3F67F91" w14:textId="77777777" w:rsidTr="001F55DC">
        <w:tc>
          <w:tcPr>
            <w:tcW w:w="1638" w:type="dxa"/>
          </w:tcPr>
          <w:p w14:paraId="6DCAF549"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 cũ</w:t>
            </w:r>
          </w:p>
        </w:tc>
        <w:tc>
          <w:tcPr>
            <w:tcW w:w="1192" w:type="dxa"/>
          </w:tcPr>
          <w:p w14:paraId="1E30D8A0"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52F32334"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549A5AC1"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40988849" w14:textId="77777777" w:rsidR="00F119FA" w:rsidRPr="00F739E0" w:rsidRDefault="00F119FA" w:rsidP="00BD3695">
            <w:pPr>
              <w:spacing w:line="312" w:lineRule="auto"/>
              <w:ind w:firstLine="0"/>
              <w:jc w:val="both"/>
              <w:rPr>
                <w:rFonts w:cs="Times New Roman"/>
                <w:szCs w:val="26"/>
              </w:rPr>
            </w:pPr>
          </w:p>
        </w:tc>
        <w:tc>
          <w:tcPr>
            <w:tcW w:w="1417" w:type="dxa"/>
          </w:tcPr>
          <w:p w14:paraId="36B1411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91C0B9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73AEC3D" w14:textId="77777777" w:rsidTr="001F55DC">
        <w:tc>
          <w:tcPr>
            <w:tcW w:w="1638" w:type="dxa"/>
          </w:tcPr>
          <w:p w14:paraId="3288CF5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dư BCT</w:t>
            </w:r>
          </w:p>
        </w:tc>
        <w:tc>
          <w:tcPr>
            <w:tcW w:w="1192" w:type="dxa"/>
          </w:tcPr>
          <w:p w14:paraId="45872B80"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D9CA0BE"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2CCF91A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3213C4F5"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Tổng số dư của BCT đòi tiền theo </w:t>
            </w:r>
            <w:r>
              <w:rPr>
                <w:rFonts w:cs="Times New Roman"/>
                <w:szCs w:val="26"/>
              </w:rPr>
              <w:t>bảo lãnh</w:t>
            </w:r>
            <w:r w:rsidRPr="00571988">
              <w:rPr>
                <w:rFonts w:cs="Times New Roman"/>
                <w:szCs w:val="26"/>
              </w:rPr>
              <w:t xml:space="preserve"> đến thời điểm hiện tại.</w:t>
            </w:r>
          </w:p>
          <w:p w14:paraId="3B77A633"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782FB908"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59DA652F" w14:textId="77777777" w:rsidR="00F119FA" w:rsidRPr="00F739E0" w:rsidRDefault="00F119FA" w:rsidP="00BD3695">
            <w:pPr>
              <w:spacing w:line="312" w:lineRule="auto"/>
              <w:ind w:firstLine="0"/>
              <w:jc w:val="both"/>
              <w:rPr>
                <w:rFonts w:cs="Times New Roman"/>
                <w:szCs w:val="26"/>
              </w:rPr>
            </w:pPr>
            <w:r w:rsidRPr="00630B42">
              <w:rPr>
                <w:rFonts w:cs="Times New Roman"/>
                <w:b/>
                <w:color w:val="FF0000"/>
                <w:szCs w:val="26"/>
              </w:rPr>
              <w:t>Tổng số tiền chưa t/toán</w:t>
            </w:r>
            <w:r w:rsidRPr="00630B42">
              <w:rPr>
                <w:rFonts w:cs="Times New Roman"/>
                <w:color w:val="FF0000"/>
                <w:szCs w:val="26"/>
              </w:rPr>
              <w:t>.</w:t>
            </w:r>
          </w:p>
        </w:tc>
        <w:tc>
          <w:tcPr>
            <w:tcW w:w="1417" w:type="dxa"/>
          </w:tcPr>
          <w:p w14:paraId="2A68B0E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D56D52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0FB1005" w14:textId="77777777" w:rsidTr="001F55DC">
        <w:tc>
          <w:tcPr>
            <w:tcW w:w="1638" w:type="dxa"/>
          </w:tcPr>
          <w:p w14:paraId="0A85C22C"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w:t>
            </w:r>
          </w:p>
        </w:tc>
        <w:tc>
          <w:tcPr>
            <w:tcW w:w="1192" w:type="dxa"/>
          </w:tcPr>
          <w:p w14:paraId="4876B593"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0D20ACF6"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399803B4"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17D2DBEC" w14:textId="77777777" w:rsidR="00F119FA" w:rsidRPr="00F739E0" w:rsidRDefault="00F119FA" w:rsidP="00BD3695">
            <w:pPr>
              <w:spacing w:line="312" w:lineRule="auto"/>
              <w:ind w:firstLine="0"/>
              <w:jc w:val="both"/>
              <w:rPr>
                <w:rFonts w:cs="Times New Roman"/>
                <w:szCs w:val="26"/>
              </w:rPr>
            </w:pPr>
          </w:p>
        </w:tc>
        <w:tc>
          <w:tcPr>
            <w:tcW w:w="1417" w:type="dxa"/>
          </w:tcPr>
          <w:p w14:paraId="0F4BA3C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3D8031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E9855F1" w14:textId="77777777" w:rsidTr="001F55DC">
        <w:tc>
          <w:tcPr>
            <w:tcW w:w="1638" w:type="dxa"/>
          </w:tcPr>
          <w:p w14:paraId="6AA29663"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Loại tiền Tổng số dư BCT quy đổi</w:t>
            </w:r>
          </w:p>
        </w:tc>
        <w:tc>
          <w:tcPr>
            <w:tcW w:w="1192" w:type="dxa"/>
          </w:tcPr>
          <w:p w14:paraId="7A70367E"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DE77A82"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7453951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58B27E3"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khác, được cập nhật sau các lần xử lý BCT đòi tiền và được quy đổi sang nội tệ</w:t>
            </w:r>
          </w:p>
          <w:p w14:paraId="0686009E" w14:textId="77777777" w:rsidR="00F119FA"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loại tiền mặc định là đồng nội tệ.</w:t>
            </w:r>
          </w:p>
          <w:p w14:paraId="5DD25602" w14:textId="77777777" w:rsidR="00F119FA" w:rsidRPr="0030205C"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30205C">
              <w:rPr>
                <w:rFonts w:cs="Times New Roman"/>
                <w:szCs w:val="26"/>
              </w:rPr>
              <w:t>Trường số tiền do hệ thống tự tính toán dựa trên Tổng số dư BCT và Tỷ giá</w:t>
            </w:r>
          </w:p>
          <w:p w14:paraId="693A75CC"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02C6029B" w14:textId="77777777" w:rsidR="00F119FA" w:rsidRPr="0030205C" w:rsidRDefault="00F119FA" w:rsidP="00BD3695">
            <w:pPr>
              <w:spacing w:line="312" w:lineRule="auto"/>
              <w:ind w:firstLine="0"/>
              <w:jc w:val="both"/>
              <w:rPr>
                <w:rFonts w:cs="Times New Roman"/>
                <w:color w:val="FF0000"/>
                <w:szCs w:val="26"/>
              </w:rPr>
            </w:pPr>
            <w:r w:rsidRPr="00630B42">
              <w:rPr>
                <w:rFonts w:cs="Times New Roman"/>
                <w:b/>
                <w:color w:val="FF0000"/>
                <w:szCs w:val="26"/>
              </w:rPr>
              <w:t>Tổng số tiền chưa t/toán quy đổi</w:t>
            </w:r>
            <w:r>
              <w:rPr>
                <w:rFonts w:cs="Times New Roman"/>
                <w:color w:val="FF0000"/>
                <w:szCs w:val="26"/>
              </w:rPr>
              <w:t>.</w:t>
            </w:r>
          </w:p>
        </w:tc>
        <w:tc>
          <w:tcPr>
            <w:tcW w:w="1417" w:type="dxa"/>
          </w:tcPr>
          <w:p w14:paraId="015EB294"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28F58913"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C66FDB1" w14:textId="77777777" w:rsidTr="001F55DC">
        <w:tc>
          <w:tcPr>
            <w:tcW w:w="1638" w:type="dxa"/>
          </w:tcPr>
          <w:p w14:paraId="6525E683"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Tổng số dư BCT quy đổi</w:t>
            </w:r>
          </w:p>
        </w:tc>
        <w:tc>
          <w:tcPr>
            <w:tcW w:w="1192" w:type="dxa"/>
          </w:tcPr>
          <w:p w14:paraId="7A091DA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4AC3AFB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5038D8B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2FDEF17F" w14:textId="77777777" w:rsidR="00F119FA" w:rsidRPr="00F739E0" w:rsidRDefault="00F119FA" w:rsidP="00BD3695">
            <w:pPr>
              <w:spacing w:line="312" w:lineRule="auto"/>
              <w:ind w:firstLine="0"/>
              <w:jc w:val="both"/>
              <w:rPr>
                <w:rFonts w:cs="Times New Roman"/>
                <w:szCs w:val="26"/>
              </w:rPr>
            </w:pPr>
          </w:p>
        </w:tc>
        <w:tc>
          <w:tcPr>
            <w:tcW w:w="1417" w:type="dxa"/>
          </w:tcPr>
          <w:p w14:paraId="16E36922"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2D450895"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53CC1BC" w14:textId="77777777" w:rsidTr="00F119FA">
        <w:tc>
          <w:tcPr>
            <w:tcW w:w="11760" w:type="dxa"/>
            <w:gridSpan w:val="7"/>
            <w:shd w:val="clear" w:color="auto" w:fill="FFFF00"/>
          </w:tcPr>
          <w:p w14:paraId="5F8D27CD"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Đóng bảo lãnh có thêm một số trường sau</w:t>
            </w:r>
            <w:r w:rsidRPr="00F01510">
              <w:rPr>
                <w:rFonts w:cs="Times New Roman"/>
                <w:b/>
                <w:color w:val="FF0000"/>
                <w:szCs w:val="26"/>
              </w:rPr>
              <w:t>:</w:t>
            </w:r>
          </w:p>
        </w:tc>
      </w:tr>
      <w:tr w:rsidR="00F119FA" w:rsidRPr="00571988" w14:paraId="6890E089" w14:textId="77777777" w:rsidTr="001F55DC">
        <w:tc>
          <w:tcPr>
            <w:tcW w:w="1638" w:type="dxa"/>
          </w:tcPr>
          <w:p w14:paraId="46E1101B" w14:textId="77777777" w:rsidR="00F119FA" w:rsidRPr="00FB2BC7" w:rsidRDefault="00F119FA" w:rsidP="00BD3695">
            <w:pPr>
              <w:spacing w:line="312" w:lineRule="auto"/>
              <w:ind w:firstLine="0"/>
              <w:jc w:val="both"/>
              <w:rPr>
                <w:rFonts w:cs="Times New Roman"/>
                <w:b/>
                <w:color w:val="FF0000"/>
                <w:szCs w:val="26"/>
              </w:rPr>
            </w:pPr>
            <w:r w:rsidRPr="00FB2BC7">
              <w:rPr>
                <w:rFonts w:cs="Times New Roman"/>
                <w:b/>
                <w:color w:val="FF0000"/>
                <w:szCs w:val="26"/>
              </w:rPr>
              <w:t>Lý do đóng BL</w:t>
            </w:r>
          </w:p>
          <w:p w14:paraId="4333A83C" w14:textId="77777777" w:rsidR="00F119FA" w:rsidRPr="00F739E0" w:rsidRDefault="00F119FA" w:rsidP="00BD3695">
            <w:pPr>
              <w:spacing w:line="312" w:lineRule="auto"/>
              <w:ind w:firstLine="0"/>
              <w:jc w:val="both"/>
              <w:rPr>
                <w:rFonts w:cs="Times New Roman"/>
                <w:b/>
                <w:szCs w:val="26"/>
              </w:rPr>
            </w:pPr>
            <w:r w:rsidRPr="00FB2BC7">
              <w:rPr>
                <w:rFonts w:cs="Times New Roman"/>
                <w:i/>
                <w:color w:val="FF0000"/>
                <w:szCs w:val="26"/>
              </w:rPr>
              <w:t xml:space="preserve">(tên cũ </w:t>
            </w:r>
            <w:r>
              <w:rPr>
                <w:rFonts w:cs="Times New Roman"/>
                <w:i/>
                <w:color w:val="FF0000"/>
                <w:szCs w:val="26"/>
              </w:rPr>
              <w:t xml:space="preserve">Lý do đóng </w:t>
            </w:r>
            <w:r w:rsidRPr="00FB2BC7">
              <w:rPr>
                <w:rFonts w:cs="Times New Roman"/>
                <w:i/>
                <w:color w:val="FF0000"/>
                <w:szCs w:val="26"/>
              </w:rPr>
              <w:t>(*))</w:t>
            </w:r>
          </w:p>
        </w:tc>
        <w:tc>
          <w:tcPr>
            <w:tcW w:w="1192" w:type="dxa"/>
          </w:tcPr>
          <w:p w14:paraId="2FC9EA21"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7027AFC7" w14:textId="77777777" w:rsidR="00F119FA" w:rsidRDefault="00F119FA" w:rsidP="00BD3695">
            <w:pPr>
              <w:spacing w:line="312" w:lineRule="auto"/>
              <w:ind w:firstLine="0"/>
              <w:jc w:val="center"/>
              <w:rPr>
                <w:rFonts w:cs="Times New Roman"/>
                <w:szCs w:val="26"/>
              </w:rPr>
            </w:pPr>
            <w:r w:rsidRPr="00571988">
              <w:rPr>
                <w:rFonts w:cs="Times New Roman"/>
                <w:szCs w:val="26"/>
              </w:rPr>
              <w:t>50</w:t>
            </w:r>
            <w:r>
              <w:rPr>
                <w:rFonts w:cs="Times New Roman"/>
                <w:szCs w:val="26"/>
              </w:rPr>
              <w:t>0</w:t>
            </w:r>
          </w:p>
        </w:tc>
        <w:tc>
          <w:tcPr>
            <w:tcW w:w="992" w:type="dxa"/>
          </w:tcPr>
          <w:p w14:paraId="3D8F638C" w14:textId="77777777" w:rsidR="00F119FA"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395" w:type="dxa"/>
          </w:tcPr>
          <w:p w14:paraId="40EACE3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Lý do đóng BL.</w:t>
            </w:r>
          </w:p>
          <w:p w14:paraId="0AF71F4E"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4578B3B3" w14:textId="77777777" w:rsidR="00F119FA" w:rsidRPr="00F739E0" w:rsidRDefault="00F119FA" w:rsidP="00BD3695">
            <w:pPr>
              <w:spacing w:line="312" w:lineRule="auto"/>
              <w:ind w:firstLine="0"/>
              <w:jc w:val="both"/>
              <w:rPr>
                <w:rFonts w:cs="Times New Roman"/>
                <w:szCs w:val="26"/>
              </w:rPr>
            </w:pPr>
          </w:p>
        </w:tc>
        <w:tc>
          <w:tcPr>
            <w:tcW w:w="1417" w:type="dxa"/>
          </w:tcPr>
          <w:p w14:paraId="4292B4FE"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1363B62"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23A64BD2" w14:textId="77777777" w:rsidTr="001F55DC">
        <w:tc>
          <w:tcPr>
            <w:tcW w:w="1638" w:type="dxa"/>
          </w:tcPr>
          <w:p w14:paraId="1902E1FB"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lastRenderedPageBreak/>
              <w:t>Số tiền BL 2</w:t>
            </w:r>
          </w:p>
        </w:tc>
        <w:tc>
          <w:tcPr>
            <w:tcW w:w="1192" w:type="dxa"/>
          </w:tcPr>
          <w:p w14:paraId="1EA4177A" w14:textId="77777777" w:rsidR="00F119FA" w:rsidRPr="00571988" w:rsidRDefault="00F119FA" w:rsidP="00BD3695">
            <w:pPr>
              <w:spacing w:line="312" w:lineRule="auto"/>
              <w:ind w:firstLine="0"/>
              <w:jc w:val="center"/>
              <w:rPr>
                <w:rFonts w:cs="Times New Roman"/>
                <w:szCs w:val="26"/>
              </w:rPr>
            </w:pPr>
          </w:p>
        </w:tc>
        <w:tc>
          <w:tcPr>
            <w:tcW w:w="709" w:type="dxa"/>
          </w:tcPr>
          <w:p w14:paraId="18256D21" w14:textId="77777777" w:rsidR="00F119FA" w:rsidRPr="00571988" w:rsidRDefault="00F119FA" w:rsidP="00BD3695">
            <w:pPr>
              <w:spacing w:line="312" w:lineRule="auto"/>
              <w:ind w:firstLine="0"/>
              <w:jc w:val="center"/>
              <w:rPr>
                <w:rFonts w:cs="Times New Roman"/>
                <w:szCs w:val="26"/>
              </w:rPr>
            </w:pPr>
          </w:p>
        </w:tc>
        <w:tc>
          <w:tcPr>
            <w:tcW w:w="992" w:type="dxa"/>
          </w:tcPr>
          <w:p w14:paraId="6ED83B3D" w14:textId="77777777" w:rsidR="00F119FA" w:rsidRPr="00571988" w:rsidRDefault="00F119FA" w:rsidP="00BD3695">
            <w:pPr>
              <w:spacing w:line="312" w:lineRule="auto"/>
              <w:ind w:firstLine="0"/>
              <w:jc w:val="center"/>
              <w:rPr>
                <w:rFonts w:cs="Times New Roman"/>
                <w:szCs w:val="26"/>
              </w:rPr>
            </w:pPr>
          </w:p>
        </w:tc>
        <w:tc>
          <w:tcPr>
            <w:tcW w:w="4395" w:type="dxa"/>
          </w:tcPr>
          <w:p w14:paraId="78659276"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6BB0AA15" w14:textId="77777777" w:rsidR="00F119FA" w:rsidRDefault="00F119FA" w:rsidP="00BD3695">
            <w:pPr>
              <w:spacing w:line="312" w:lineRule="auto"/>
              <w:ind w:firstLine="0"/>
              <w:jc w:val="center"/>
              <w:rPr>
                <w:rFonts w:cs="Times New Roman"/>
                <w:szCs w:val="26"/>
              </w:rPr>
            </w:pPr>
          </w:p>
        </w:tc>
        <w:tc>
          <w:tcPr>
            <w:tcW w:w="1417" w:type="dxa"/>
          </w:tcPr>
          <w:p w14:paraId="7379D326"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5DEC8914" w14:textId="77777777" w:rsidTr="001F55DC">
        <w:tc>
          <w:tcPr>
            <w:tcW w:w="1638" w:type="dxa"/>
          </w:tcPr>
          <w:p w14:paraId="3DB78A3C"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Loại tiền BL 2</w:t>
            </w:r>
          </w:p>
        </w:tc>
        <w:tc>
          <w:tcPr>
            <w:tcW w:w="1192" w:type="dxa"/>
          </w:tcPr>
          <w:p w14:paraId="453EFC8F" w14:textId="77777777" w:rsidR="00F119FA" w:rsidRPr="00571988" w:rsidRDefault="00F119FA" w:rsidP="00BD3695">
            <w:pPr>
              <w:spacing w:line="312" w:lineRule="auto"/>
              <w:ind w:firstLine="0"/>
              <w:jc w:val="center"/>
              <w:rPr>
                <w:rFonts w:cs="Times New Roman"/>
                <w:szCs w:val="26"/>
              </w:rPr>
            </w:pPr>
          </w:p>
        </w:tc>
        <w:tc>
          <w:tcPr>
            <w:tcW w:w="709" w:type="dxa"/>
          </w:tcPr>
          <w:p w14:paraId="1C6BCED8" w14:textId="77777777" w:rsidR="00F119FA" w:rsidRPr="00571988" w:rsidRDefault="00F119FA" w:rsidP="00BD3695">
            <w:pPr>
              <w:spacing w:line="312" w:lineRule="auto"/>
              <w:ind w:firstLine="0"/>
              <w:jc w:val="center"/>
              <w:rPr>
                <w:rFonts w:cs="Times New Roman"/>
                <w:szCs w:val="26"/>
              </w:rPr>
            </w:pPr>
          </w:p>
        </w:tc>
        <w:tc>
          <w:tcPr>
            <w:tcW w:w="992" w:type="dxa"/>
          </w:tcPr>
          <w:p w14:paraId="6EEB0696" w14:textId="77777777" w:rsidR="00F119FA" w:rsidRPr="00571988" w:rsidRDefault="00F119FA" w:rsidP="00BD3695">
            <w:pPr>
              <w:spacing w:line="312" w:lineRule="auto"/>
              <w:ind w:firstLine="0"/>
              <w:jc w:val="center"/>
              <w:rPr>
                <w:rFonts w:cs="Times New Roman"/>
                <w:szCs w:val="26"/>
              </w:rPr>
            </w:pPr>
          </w:p>
        </w:tc>
        <w:tc>
          <w:tcPr>
            <w:tcW w:w="4395" w:type="dxa"/>
          </w:tcPr>
          <w:p w14:paraId="4968ABB1"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4F8F813D" w14:textId="77777777" w:rsidR="00F119FA" w:rsidRDefault="00F119FA" w:rsidP="00BD3695">
            <w:pPr>
              <w:spacing w:line="312" w:lineRule="auto"/>
              <w:ind w:firstLine="0"/>
              <w:jc w:val="center"/>
              <w:rPr>
                <w:rFonts w:cs="Times New Roman"/>
                <w:szCs w:val="26"/>
              </w:rPr>
            </w:pPr>
          </w:p>
        </w:tc>
        <w:tc>
          <w:tcPr>
            <w:tcW w:w="1417" w:type="dxa"/>
          </w:tcPr>
          <w:p w14:paraId="4F5DD621"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72B58C6" w14:textId="77777777" w:rsidTr="001F55DC">
        <w:tc>
          <w:tcPr>
            <w:tcW w:w="1638" w:type="dxa"/>
          </w:tcPr>
          <w:p w14:paraId="56539CFB"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Tỷ giá BL 2</w:t>
            </w:r>
          </w:p>
        </w:tc>
        <w:tc>
          <w:tcPr>
            <w:tcW w:w="1192" w:type="dxa"/>
          </w:tcPr>
          <w:p w14:paraId="60BA256B" w14:textId="77777777" w:rsidR="00F119FA" w:rsidRPr="00571988" w:rsidRDefault="00F119FA" w:rsidP="00BD3695">
            <w:pPr>
              <w:spacing w:line="312" w:lineRule="auto"/>
              <w:ind w:firstLine="0"/>
              <w:jc w:val="center"/>
              <w:rPr>
                <w:rFonts w:cs="Times New Roman"/>
                <w:szCs w:val="26"/>
              </w:rPr>
            </w:pPr>
          </w:p>
        </w:tc>
        <w:tc>
          <w:tcPr>
            <w:tcW w:w="709" w:type="dxa"/>
          </w:tcPr>
          <w:p w14:paraId="603A6AB6" w14:textId="77777777" w:rsidR="00F119FA" w:rsidRPr="00571988" w:rsidRDefault="00F119FA" w:rsidP="00BD3695">
            <w:pPr>
              <w:spacing w:line="312" w:lineRule="auto"/>
              <w:ind w:firstLine="0"/>
              <w:jc w:val="center"/>
              <w:rPr>
                <w:rFonts w:cs="Times New Roman"/>
                <w:szCs w:val="26"/>
              </w:rPr>
            </w:pPr>
          </w:p>
        </w:tc>
        <w:tc>
          <w:tcPr>
            <w:tcW w:w="992" w:type="dxa"/>
          </w:tcPr>
          <w:p w14:paraId="3C1CB716" w14:textId="77777777" w:rsidR="00F119FA" w:rsidRPr="00571988" w:rsidRDefault="00F119FA" w:rsidP="00BD3695">
            <w:pPr>
              <w:spacing w:line="312" w:lineRule="auto"/>
              <w:ind w:firstLine="0"/>
              <w:jc w:val="center"/>
              <w:rPr>
                <w:rFonts w:cs="Times New Roman"/>
                <w:szCs w:val="26"/>
              </w:rPr>
            </w:pPr>
          </w:p>
        </w:tc>
        <w:tc>
          <w:tcPr>
            <w:tcW w:w="4395" w:type="dxa"/>
          </w:tcPr>
          <w:p w14:paraId="34A8A135"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443D3C67" w14:textId="77777777" w:rsidR="00F119FA" w:rsidRDefault="00F119FA" w:rsidP="00BD3695">
            <w:pPr>
              <w:spacing w:line="312" w:lineRule="auto"/>
              <w:ind w:firstLine="0"/>
              <w:jc w:val="center"/>
              <w:rPr>
                <w:rFonts w:cs="Times New Roman"/>
                <w:szCs w:val="26"/>
              </w:rPr>
            </w:pPr>
          </w:p>
        </w:tc>
        <w:tc>
          <w:tcPr>
            <w:tcW w:w="1417" w:type="dxa"/>
          </w:tcPr>
          <w:p w14:paraId="7C432690"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69D2B520" w14:textId="77777777" w:rsidTr="001F55DC">
        <w:tc>
          <w:tcPr>
            <w:tcW w:w="1638" w:type="dxa"/>
          </w:tcPr>
          <w:p w14:paraId="14F98484"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Số tiền BL 3</w:t>
            </w:r>
          </w:p>
        </w:tc>
        <w:tc>
          <w:tcPr>
            <w:tcW w:w="1192" w:type="dxa"/>
          </w:tcPr>
          <w:p w14:paraId="435D7499" w14:textId="77777777" w:rsidR="00F119FA" w:rsidRPr="00571988" w:rsidRDefault="00F119FA" w:rsidP="00BD3695">
            <w:pPr>
              <w:spacing w:line="312" w:lineRule="auto"/>
              <w:ind w:firstLine="0"/>
              <w:jc w:val="center"/>
              <w:rPr>
                <w:rFonts w:cs="Times New Roman"/>
                <w:szCs w:val="26"/>
              </w:rPr>
            </w:pPr>
          </w:p>
        </w:tc>
        <w:tc>
          <w:tcPr>
            <w:tcW w:w="709" w:type="dxa"/>
          </w:tcPr>
          <w:p w14:paraId="734EF7B5" w14:textId="77777777" w:rsidR="00F119FA" w:rsidRPr="00571988" w:rsidRDefault="00F119FA" w:rsidP="00BD3695">
            <w:pPr>
              <w:spacing w:line="312" w:lineRule="auto"/>
              <w:ind w:firstLine="0"/>
              <w:jc w:val="center"/>
              <w:rPr>
                <w:rFonts w:cs="Times New Roman"/>
                <w:szCs w:val="26"/>
              </w:rPr>
            </w:pPr>
          </w:p>
        </w:tc>
        <w:tc>
          <w:tcPr>
            <w:tcW w:w="992" w:type="dxa"/>
          </w:tcPr>
          <w:p w14:paraId="3781CAB3" w14:textId="77777777" w:rsidR="00F119FA" w:rsidRPr="00571988" w:rsidRDefault="00F119FA" w:rsidP="00BD3695">
            <w:pPr>
              <w:spacing w:line="312" w:lineRule="auto"/>
              <w:ind w:firstLine="0"/>
              <w:jc w:val="center"/>
              <w:rPr>
                <w:rFonts w:cs="Times New Roman"/>
                <w:szCs w:val="26"/>
              </w:rPr>
            </w:pPr>
          </w:p>
        </w:tc>
        <w:tc>
          <w:tcPr>
            <w:tcW w:w="4395" w:type="dxa"/>
          </w:tcPr>
          <w:p w14:paraId="0949F6E5"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759155B4" w14:textId="77777777" w:rsidR="00F119FA" w:rsidRDefault="00F119FA" w:rsidP="00BD3695">
            <w:pPr>
              <w:spacing w:line="312" w:lineRule="auto"/>
              <w:ind w:firstLine="0"/>
              <w:jc w:val="center"/>
              <w:rPr>
                <w:rFonts w:cs="Times New Roman"/>
                <w:szCs w:val="26"/>
              </w:rPr>
            </w:pPr>
          </w:p>
        </w:tc>
        <w:tc>
          <w:tcPr>
            <w:tcW w:w="1417" w:type="dxa"/>
          </w:tcPr>
          <w:p w14:paraId="6391C22A"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31ED3B6" w14:textId="77777777" w:rsidTr="001F55DC">
        <w:tc>
          <w:tcPr>
            <w:tcW w:w="1638" w:type="dxa"/>
          </w:tcPr>
          <w:p w14:paraId="537B6DBB"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Loại tiền BL 3</w:t>
            </w:r>
          </w:p>
        </w:tc>
        <w:tc>
          <w:tcPr>
            <w:tcW w:w="1192" w:type="dxa"/>
          </w:tcPr>
          <w:p w14:paraId="412D885C" w14:textId="77777777" w:rsidR="00F119FA" w:rsidRPr="00571988" w:rsidRDefault="00F119FA" w:rsidP="00BD3695">
            <w:pPr>
              <w:spacing w:line="312" w:lineRule="auto"/>
              <w:ind w:firstLine="0"/>
              <w:jc w:val="center"/>
              <w:rPr>
                <w:rFonts w:cs="Times New Roman"/>
                <w:szCs w:val="26"/>
              </w:rPr>
            </w:pPr>
          </w:p>
        </w:tc>
        <w:tc>
          <w:tcPr>
            <w:tcW w:w="709" w:type="dxa"/>
          </w:tcPr>
          <w:p w14:paraId="0AD4FAB5" w14:textId="77777777" w:rsidR="00F119FA" w:rsidRPr="00571988" w:rsidRDefault="00F119FA" w:rsidP="00BD3695">
            <w:pPr>
              <w:spacing w:line="312" w:lineRule="auto"/>
              <w:ind w:firstLine="0"/>
              <w:jc w:val="center"/>
              <w:rPr>
                <w:rFonts w:cs="Times New Roman"/>
                <w:szCs w:val="26"/>
              </w:rPr>
            </w:pPr>
          </w:p>
        </w:tc>
        <w:tc>
          <w:tcPr>
            <w:tcW w:w="992" w:type="dxa"/>
          </w:tcPr>
          <w:p w14:paraId="27A29798" w14:textId="77777777" w:rsidR="00F119FA" w:rsidRPr="00571988" w:rsidRDefault="00F119FA" w:rsidP="00BD3695">
            <w:pPr>
              <w:spacing w:line="312" w:lineRule="auto"/>
              <w:ind w:firstLine="0"/>
              <w:jc w:val="center"/>
              <w:rPr>
                <w:rFonts w:cs="Times New Roman"/>
                <w:szCs w:val="26"/>
              </w:rPr>
            </w:pPr>
          </w:p>
        </w:tc>
        <w:tc>
          <w:tcPr>
            <w:tcW w:w="4395" w:type="dxa"/>
          </w:tcPr>
          <w:p w14:paraId="239E71A5"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107A8F1A" w14:textId="77777777" w:rsidR="00F119FA" w:rsidRDefault="00F119FA" w:rsidP="00BD3695">
            <w:pPr>
              <w:spacing w:line="312" w:lineRule="auto"/>
              <w:ind w:firstLine="0"/>
              <w:jc w:val="center"/>
              <w:rPr>
                <w:rFonts w:cs="Times New Roman"/>
                <w:szCs w:val="26"/>
              </w:rPr>
            </w:pPr>
          </w:p>
        </w:tc>
        <w:tc>
          <w:tcPr>
            <w:tcW w:w="1417" w:type="dxa"/>
          </w:tcPr>
          <w:p w14:paraId="48D088D9"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239943B3" w14:textId="77777777" w:rsidTr="001F55DC">
        <w:tc>
          <w:tcPr>
            <w:tcW w:w="1638" w:type="dxa"/>
          </w:tcPr>
          <w:p w14:paraId="50ACAFA7"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Tỷ giá BL 3</w:t>
            </w:r>
          </w:p>
        </w:tc>
        <w:tc>
          <w:tcPr>
            <w:tcW w:w="1192" w:type="dxa"/>
          </w:tcPr>
          <w:p w14:paraId="0BDB7EE7" w14:textId="77777777" w:rsidR="00F119FA" w:rsidRPr="00571988" w:rsidRDefault="00F119FA" w:rsidP="00BD3695">
            <w:pPr>
              <w:spacing w:line="312" w:lineRule="auto"/>
              <w:ind w:firstLine="0"/>
              <w:jc w:val="center"/>
              <w:rPr>
                <w:rFonts w:cs="Times New Roman"/>
                <w:szCs w:val="26"/>
              </w:rPr>
            </w:pPr>
          </w:p>
        </w:tc>
        <w:tc>
          <w:tcPr>
            <w:tcW w:w="709" w:type="dxa"/>
          </w:tcPr>
          <w:p w14:paraId="7EA0173E" w14:textId="77777777" w:rsidR="00F119FA" w:rsidRPr="00571988" w:rsidRDefault="00F119FA" w:rsidP="00BD3695">
            <w:pPr>
              <w:spacing w:line="312" w:lineRule="auto"/>
              <w:ind w:firstLine="0"/>
              <w:jc w:val="center"/>
              <w:rPr>
                <w:rFonts w:cs="Times New Roman"/>
                <w:szCs w:val="26"/>
              </w:rPr>
            </w:pPr>
          </w:p>
        </w:tc>
        <w:tc>
          <w:tcPr>
            <w:tcW w:w="992" w:type="dxa"/>
          </w:tcPr>
          <w:p w14:paraId="5EA88F9F" w14:textId="77777777" w:rsidR="00F119FA" w:rsidRPr="00571988" w:rsidRDefault="00F119FA" w:rsidP="00BD3695">
            <w:pPr>
              <w:spacing w:line="312" w:lineRule="auto"/>
              <w:ind w:firstLine="0"/>
              <w:jc w:val="center"/>
              <w:rPr>
                <w:rFonts w:cs="Times New Roman"/>
                <w:szCs w:val="26"/>
              </w:rPr>
            </w:pPr>
          </w:p>
        </w:tc>
        <w:tc>
          <w:tcPr>
            <w:tcW w:w="4395" w:type="dxa"/>
          </w:tcPr>
          <w:p w14:paraId="039AA866"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5F3AF82A" w14:textId="77777777" w:rsidR="00F119FA" w:rsidRDefault="00F119FA" w:rsidP="00BD3695">
            <w:pPr>
              <w:spacing w:line="312" w:lineRule="auto"/>
              <w:ind w:firstLine="0"/>
              <w:jc w:val="center"/>
              <w:rPr>
                <w:rFonts w:cs="Times New Roman"/>
                <w:szCs w:val="26"/>
              </w:rPr>
            </w:pPr>
          </w:p>
        </w:tc>
        <w:tc>
          <w:tcPr>
            <w:tcW w:w="1417" w:type="dxa"/>
          </w:tcPr>
          <w:p w14:paraId="744F5C6A"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C6DB7FA" w14:textId="77777777" w:rsidTr="001F55DC">
        <w:tc>
          <w:tcPr>
            <w:tcW w:w="1638" w:type="dxa"/>
          </w:tcPr>
          <w:p w14:paraId="49C6E0CD"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Tổng tiền BL quy đổi</w:t>
            </w:r>
          </w:p>
        </w:tc>
        <w:tc>
          <w:tcPr>
            <w:tcW w:w="1192" w:type="dxa"/>
          </w:tcPr>
          <w:p w14:paraId="6DAAE9D8" w14:textId="77777777" w:rsidR="00F119FA" w:rsidRPr="00571988" w:rsidRDefault="00F119FA" w:rsidP="00BD3695">
            <w:pPr>
              <w:spacing w:line="312" w:lineRule="auto"/>
              <w:ind w:firstLine="0"/>
              <w:jc w:val="center"/>
              <w:rPr>
                <w:rFonts w:cs="Times New Roman"/>
                <w:szCs w:val="26"/>
              </w:rPr>
            </w:pPr>
          </w:p>
        </w:tc>
        <w:tc>
          <w:tcPr>
            <w:tcW w:w="709" w:type="dxa"/>
          </w:tcPr>
          <w:p w14:paraId="50D9E759" w14:textId="77777777" w:rsidR="00F119FA" w:rsidRPr="00571988" w:rsidRDefault="00F119FA" w:rsidP="00BD3695">
            <w:pPr>
              <w:spacing w:line="312" w:lineRule="auto"/>
              <w:ind w:firstLine="0"/>
              <w:jc w:val="center"/>
              <w:rPr>
                <w:rFonts w:cs="Times New Roman"/>
                <w:szCs w:val="26"/>
              </w:rPr>
            </w:pPr>
          </w:p>
        </w:tc>
        <w:tc>
          <w:tcPr>
            <w:tcW w:w="992" w:type="dxa"/>
          </w:tcPr>
          <w:p w14:paraId="528D201E" w14:textId="77777777" w:rsidR="00F119FA" w:rsidRPr="00571988" w:rsidRDefault="00F119FA" w:rsidP="00BD3695">
            <w:pPr>
              <w:spacing w:line="312" w:lineRule="auto"/>
              <w:ind w:firstLine="0"/>
              <w:jc w:val="center"/>
              <w:rPr>
                <w:rFonts w:cs="Times New Roman"/>
                <w:szCs w:val="26"/>
              </w:rPr>
            </w:pPr>
          </w:p>
        </w:tc>
        <w:tc>
          <w:tcPr>
            <w:tcW w:w="4395" w:type="dxa"/>
          </w:tcPr>
          <w:p w14:paraId="0B15F020"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63A9AB34" w14:textId="77777777" w:rsidR="00F119FA" w:rsidRDefault="00F119FA" w:rsidP="00BD3695">
            <w:pPr>
              <w:spacing w:line="312" w:lineRule="auto"/>
              <w:ind w:firstLine="0"/>
              <w:jc w:val="center"/>
              <w:rPr>
                <w:rFonts w:cs="Times New Roman"/>
                <w:szCs w:val="26"/>
              </w:rPr>
            </w:pPr>
          </w:p>
        </w:tc>
        <w:tc>
          <w:tcPr>
            <w:tcW w:w="1417" w:type="dxa"/>
          </w:tcPr>
          <w:p w14:paraId="7F19D0D7"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EC9CCFF" w14:textId="77777777" w:rsidTr="001F55DC">
        <w:tc>
          <w:tcPr>
            <w:tcW w:w="1638" w:type="dxa"/>
          </w:tcPr>
          <w:p w14:paraId="3837ACA4" w14:textId="77777777" w:rsidR="00F119FA" w:rsidRPr="0093207A" w:rsidRDefault="00F119FA" w:rsidP="00BD3695">
            <w:pPr>
              <w:spacing w:line="312" w:lineRule="auto"/>
              <w:ind w:firstLine="0"/>
              <w:jc w:val="both"/>
              <w:rPr>
                <w:rFonts w:cs="Times New Roman"/>
                <w:b/>
                <w:color w:val="FF0000"/>
                <w:szCs w:val="26"/>
              </w:rPr>
            </w:pPr>
            <w:r w:rsidRPr="004D045A">
              <w:rPr>
                <w:rFonts w:cs="Times New Roman"/>
                <w:b/>
                <w:color w:val="FF0000"/>
                <w:szCs w:val="26"/>
              </w:rPr>
              <w:t>Số tiền ký quỹ quy đổi</w:t>
            </w:r>
          </w:p>
        </w:tc>
        <w:tc>
          <w:tcPr>
            <w:tcW w:w="1192" w:type="dxa"/>
          </w:tcPr>
          <w:p w14:paraId="4AE6D99B" w14:textId="77777777" w:rsidR="00F119FA" w:rsidRPr="00571988" w:rsidRDefault="00F119FA" w:rsidP="00BD3695">
            <w:pPr>
              <w:spacing w:line="312" w:lineRule="auto"/>
              <w:ind w:firstLine="0"/>
              <w:jc w:val="center"/>
              <w:rPr>
                <w:rFonts w:cs="Times New Roman"/>
                <w:szCs w:val="26"/>
              </w:rPr>
            </w:pPr>
          </w:p>
        </w:tc>
        <w:tc>
          <w:tcPr>
            <w:tcW w:w="709" w:type="dxa"/>
          </w:tcPr>
          <w:p w14:paraId="1536FAD5" w14:textId="77777777" w:rsidR="00F119FA" w:rsidRPr="00571988" w:rsidRDefault="00F119FA" w:rsidP="00BD3695">
            <w:pPr>
              <w:spacing w:line="312" w:lineRule="auto"/>
              <w:ind w:firstLine="0"/>
              <w:jc w:val="center"/>
              <w:rPr>
                <w:rFonts w:cs="Times New Roman"/>
                <w:szCs w:val="26"/>
              </w:rPr>
            </w:pPr>
          </w:p>
        </w:tc>
        <w:tc>
          <w:tcPr>
            <w:tcW w:w="992" w:type="dxa"/>
          </w:tcPr>
          <w:p w14:paraId="794189F4" w14:textId="77777777" w:rsidR="00F119FA" w:rsidRPr="00571988" w:rsidRDefault="00F119FA" w:rsidP="00BD3695">
            <w:pPr>
              <w:spacing w:line="312" w:lineRule="auto"/>
              <w:ind w:firstLine="0"/>
              <w:jc w:val="center"/>
              <w:rPr>
                <w:rFonts w:cs="Times New Roman"/>
                <w:szCs w:val="26"/>
              </w:rPr>
            </w:pPr>
          </w:p>
        </w:tc>
        <w:tc>
          <w:tcPr>
            <w:tcW w:w="4395" w:type="dxa"/>
          </w:tcPr>
          <w:p w14:paraId="625647E8"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3116946" w14:textId="77777777" w:rsidR="00F119FA" w:rsidRDefault="00F119FA" w:rsidP="00BD3695">
            <w:pPr>
              <w:spacing w:line="312" w:lineRule="auto"/>
              <w:ind w:firstLine="0"/>
              <w:jc w:val="center"/>
              <w:rPr>
                <w:rFonts w:cs="Times New Roman"/>
                <w:szCs w:val="26"/>
              </w:rPr>
            </w:pPr>
          </w:p>
        </w:tc>
        <w:tc>
          <w:tcPr>
            <w:tcW w:w="1417" w:type="dxa"/>
          </w:tcPr>
          <w:p w14:paraId="6E005BAC"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C5B5C0E" w14:textId="77777777" w:rsidTr="001F55DC">
        <w:tc>
          <w:tcPr>
            <w:tcW w:w="1638" w:type="dxa"/>
          </w:tcPr>
          <w:p w14:paraId="3ECA21B0"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Số tiền phí phải thu</w:t>
            </w:r>
          </w:p>
        </w:tc>
        <w:tc>
          <w:tcPr>
            <w:tcW w:w="1192" w:type="dxa"/>
          </w:tcPr>
          <w:p w14:paraId="6B7B289D" w14:textId="77777777" w:rsidR="00F119FA" w:rsidRPr="00571988" w:rsidRDefault="00F119FA" w:rsidP="00BD3695">
            <w:pPr>
              <w:spacing w:line="312" w:lineRule="auto"/>
              <w:ind w:firstLine="0"/>
              <w:jc w:val="center"/>
              <w:rPr>
                <w:rFonts w:cs="Times New Roman"/>
                <w:szCs w:val="26"/>
              </w:rPr>
            </w:pPr>
          </w:p>
        </w:tc>
        <w:tc>
          <w:tcPr>
            <w:tcW w:w="709" w:type="dxa"/>
          </w:tcPr>
          <w:p w14:paraId="6ED1FA68" w14:textId="77777777" w:rsidR="00F119FA" w:rsidRPr="00571988" w:rsidRDefault="00F119FA" w:rsidP="00BD3695">
            <w:pPr>
              <w:spacing w:line="312" w:lineRule="auto"/>
              <w:ind w:firstLine="0"/>
              <w:jc w:val="center"/>
              <w:rPr>
                <w:rFonts w:cs="Times New Roman"/>
                <w:szCs w:val="26"/>
              </w:rPr>
            </w:pPr>
          </w:p>
        </w:tc>
        <w:tc>
          <w:tcPr>
            <w:tcW w:w="992" w:type="dxa"/>
          </w:tcPr>
          <w:p w14:paraId="08804CDD" w14:textId="77777777" w:rsidR="00F119FA" w:rsidRPr="00571988" w:rsidRDefault="00F119FA" w:rsidP="00BD3695">
            <w:pPr>
              <w:spacing w:line="312" w:lineRule="auto"/>
              <w:ind w:firstLine="0"/>
              <w:jc w:val="center"/>
              <w:rPr>
                <w:rFonts w:cs="Times New Roman"/>
                <w:szCs w:val="26"/>
              </w:rPr>
            </w:pPr>
          </w:p>
        </w:tc>
        <w:tc>
          <w:tcPr>
            <w:tcW w:w="4395" w:type="dxa"/>
          </w:tcPr>
          <w:p w14:paraId="3D116F1C"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60E0612F" w14:textId="77777777" w:rsidR="00F119FA" w:rsidRDefault="00F119FA" w:rsidP="00BD3695">
            <w:pPr>
              <w:spacing w:line="312" w:lineRule="auto"/>
              <w:ind w:firstLine="0"/>
              <w:jc w:val="center"/>
              <w:rPr>
                <w:rFonts w:cs="Times New Roman"/>
                <w:szCs w:val="26"/>
              </w:rPr>
            </w:pPr>
          </w:p>
        </w:tc>
        <w:tc>
          <w:tcPr>
            <w:tcW w:w="1417" w:type="dxa"/>
          </w:tcPr>
          <w:p w14:paraId="1AFD2404"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D87F167" w14:textId="77777777" w:rsidTr="001F55DC">
        <w:tc>
          <w:tcPr>
            <w:tcW w:w="1638" w:type="dxa"/>
          </w:tcPr>
          <w:p w14:paraId="57E7848A"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Loại tiền phí</w:t>
            </w:r>
          </w:p>
        </w:tc>
        <w:tc>
          <w:tcPr>
            <w:tcW w:w="1192" w:type="dxa"/>
          </w:tcPr>
          <w:p w14:paraId="67D47AEC" w14:textId="77777777" w:rsidR="00F119FA" w:rsidRPr="00571988" w:rsidRDefault="00F119FA" w:rsidP="00BD3695">
            <w:pPr>
              <w:spacing w:line="312" w:lineRule="auto"/>
              <w:ind w:firstLine="0"/>
              <w:jc w:val="center"/>
              <w:rPr>
                <w:rFonts w:cs="Times New Roman"/>
                <w:szCs w:val="26"/>
              </w:rPr>
            </w:pPr>
          </w:p>
        </w:tc>
        <w:tc>
          <w:tcPr>
            <w:tcW w:w="709" w:type="dxa"/>
          </w:tcPr>
          <w:p w14:paraId="5D7C92F0" w14:textId="77777777" w:rsidR="00F119FA" w:rsidRPr="00571988" w:rsidRDefault="00F119FA" w:rsidP="00BD3695">
            <w:pPr>
              <w:spacing w:line="312" w:lineRule="auto"/>
              <w:ind w:firstLine="0"/>
              <w:jc w:val="center"/>
              <w:rPr>
                <w:rFonts w:cs="Times New Roman"/>
                <w:szCs w:val="26"/>
              </w:rPr>
            </w:pPr>
          </w:p>
        </w:tc>
        <w:tc>
          <w:tcPr>
            <w:tcW w:w="992" w:type="dxa"/>
          </w:tcPr>
          <w:p w14:paraId="0F1DEDE9" w14:textId="77777777" w:rsidR="00F119FA" w:rsidRPr="00571988" w:rsidRDefault="00F119FA" w:rsidP="00BD3695">
            <w:pPr>
              <w:spacing w:line="312" w:lineRule="auto"/>
              <w:ind w:firstLine="0"/>
              <w:jc w:val="center"/>
              <w:rPr>
                <w:rFonts w:cs="Times New Roman"/>
                <w:szCs w:val="26"/>
              </w:rPr>
            </w:pPr>
          </w:p>
        </w:tc>
        <w:tc>
          <w:tcPr>
            <w:tcW w:w="4395" w:type="dxa"/>
          </w:tcPr>
          <w:p w14:paraId="0A3CCCA1"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5982ECD1" w14:textId="77777777" w:rsidR="00F119FA" w:rsidRDefault="00F119FA" w:rsidP="00BD3695">
            <w:pPr>
              <w:spacing w:line="312" w:lineRule="auto"/>
              <w:ind w:firstLine="0"/>
              <w:jc w:val="center"/>
              <w:rPr>
                <w:rFonts w:cs="Times New Roman"/>
                <w:szCs w:val="26"/>
              </w:rPr>
            </w:pPr>
          </w:p>
        </w:tc>
        <w:tc>
          <w:tcPr>
            <w:tcW w:w="1417" w:type="dxa"/>
          </w:tcPr>
          <w:p w14:paraId="0EC3EDD6"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A5A91E2" w14:textId="77777777" w:rsidTr="001F55DC">
        <w:tc>
          <w:tcPr>
            <w:tcW w:w="1638" w:type="dxa"/>
          </w:tcPr>
          <w:p w14:paraId="3344BAE9"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Tỷ giá phí</w:t>
            </w:r>
          </w:p>
        </w:tc>
        <w:tc>
          <w:tcPr>
            <w:tcW w:w="1192" w:type="dxa"/>
          </w:tcPr>
          <w:p w14:paraId="6EC342DA" w14:textId="77777777" w:rsidR="00F119FA" w:rsidRPr="00571988" w:rsidRDefault="00F119FA" w:rsidP="00BD3695">
            <w:pPr>
              <w:spacing w:line="312" w:lineRule="auto"/>
              <w:ind w:firstLine="0"/>
              <w:jc w:val="center"/>
              <w:rPr>
                <w:rFonts w:cs="Times New Roman"/>
                <w:szCs w:val="26"/>
              </w:rPr>
            </w:pPr>
          </w:p>
        </w:tc>
        <w:tc>
          <w:tcPr>
            <w:tcW w:w="709" w:type="dxa"/>
          </w:tcPr>
          <w:p w14:paraId="53E8869A" w14:textId="77777777" w:rsidR="00F119FA" w:rsidRPr="00571988" w:rsidRDefault="00F119FA" w:rsidP="00BD3695">
            <w:pPr>
              <w:spacing w:line="312" w:lineRule="auto"/>
              <w:ind w:firstLine="0"/>
              <w:jc w:val="center"/>
              <w:rPr>
                <w:rFonts w:cs="Times New Roman"/>
                <w:szCs w:val="26"/>
              </w:rPr>
            </w:pPr>
          </w:p>
        </w:tc>
        <w:tc>
          <w:tcPr>
            <w:tcW w:w="992" w:type="dxa"/>
          </w:tcPr>
          <w:p w14:paraId="1A80A0E2" w14:textId="77777777" w:rsidR="00F119FA" w:rsidRPr="00571988" w:rsidRDefault="00F119FA" w:rsidP="00BD3695">
            <w:pPr>
              <w:spacing w:line="312" w:lineRule="auto"/>
              <w:ind w:firstLine="0"/>
              <w:jc w:val="center"/>
              <w:rPr>
                <w:rFonts w:cs="Times New Roman"/>
                <w:szCs w:val="26"/>
              </w:rPr>
            </w:pPr>
          </w:p>
        </w:tc>
        <w:tc>
          <w:tcPr>
            <w:tcW w:w="4395" w:type="dxa"/>
          </w:tcPr>
          <w:p w14:paraId="53A8B6E5"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0A7D6342" w14:textId="77777777" w:rsidR="00F119FA" w:rsidRDefault="00F119FA" w:rsidP="00BD3695">
            <w:pPr>
              <w:spacing w:line="312" w:lineRule="auto"/>
              <w:ind w:firstLine="0"/>
              <w:jc w:val="center"/>
              <w:rPr>
                <w:rFonts w:cs="Times New Roman"/>
                <w:szCs w:val="26"/>
              </w:rPr>
            </w:pPr>
          </w:p>
        </w:tc>
        <w:tc>
          <w:tcPr>
            <w:tcW w:w="1417" w:type="dxa"/>
          </w:tcPr>
          <w:p w14:paraId="07559C51"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022B45F" w14:textId="77777777" w:rsidTr="001F55DC">
        <w:tc>
          <w:tcPr>
            <w:tcW w:w="1638" w:type="dxa"/>
          </w:tcPr>
          <w:p w14:paraId="7F9B8FB9"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Số tiền phí quy đổi</w:t>
            </w:r>
          </w:p>
        </w:tc>
        <w:tc>
          <w:tcPr>
            <w:tcW w:w="1192" w:type="dxa"/>
          </w:tcPr>
          <w:p w14:paraId="0DE59988" w14:textId="77777777" w:rsidR="00F119FA" w:rsidRPr="00571988" w:rsidRDefault="00F119FA" w:rsidP="00BD3695">
            <w:pPr>
              <w:spacing w:line="312" w:lineRule="auto"/>
              <w:ind w:firstLine="0"/>
              <w:jc w:val="center"/>
              <w:rPr>
                <w:rFonts w:cs="Times New Roman"/>
                <w:szCs w:val="26"/>
              </w:rPr>
            </w:pPr>
          </w:p>
        </w:tc>
        <w:tc>
          <w:tcPr>
            <w:tcW w:w="709" w:type="dxa"/>
          </w:tcPr>
          <w:p w14:paraId="3C3FAA7B" w14:textId="77777777" w:rsidR="00F119FA" w:rsidRPr="00571988" w:rsidRDefault="00F119FA" w:rsidP="00BD3695">
            <w:pPr>
              <w:spacing w:line="312" w:lineRule="auto"/>
              <w:ind w:firstLine="0"/>
              <w:jc w:val="center"/>
              <w:rPr>
                <w:rFonts w:cs="Times New Roman"/>
                <w:szCs w:val="26"/>
              </w:rPr>
            </w:pPr>
          </w:p>
        </w:tc>
        <w:tc>
          <w:tcPr>
            <w:tcW w:w="992" w:type="dxa"/>
          </w:tcPr>
          <w:p w14:paraId="717C13BC" w14:textId="77777777" w:rsidR="00F119FA" w:rsidRPr="00571988" w:rsidRDefault="00F119FA" w:rsidP="00BD3695">
            <w:pPr>
              <w:spacing w:line="312" w:lineRule="auto"/>
              <w:ind w:firstLine="0"/>
              <w:jc w:val="center"/>
              <w:rPr>
                <w:rFonts w:cs="Times New Roman"/>
                <w:szCs w:val="26"/>
              </w:rPr>
            </w:pPr>
          </w:p>
        </w:tc>
        <w:tc>
          <w:tcPr>
            <w:tcW w:w="4395" w:type="dxa"/>
          </w:tcPr>
          <w:p w14:paraId="400E1872"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77CC9EB5" w14:textId="77777777" w:rsidR="00F119FA" w:rsidRDefault="00F119FA" w:rsidP="00BD3695">
            <w:pPr>
              <w:spacing w:line="312" w:lineRule="auto"/>
              <w:ind w:firstLine="0"/>
              <w:jc w:val="center"/>
              <w:rPr>
                <w:rFonts w:cs="Times New Roman"/>
                <w:szCs w:val="26"/>
              </w:rPr>
            </w:pPr>
          </w:p>
        </w:tc>
        <w:tc>
          <w:tcPr>
            <w:tcW w:w="1417" w:type="dxa"/>
          </w:tcPr>
          <w:p w14:paraId="7FF18906"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9CF363F" w14:textId="77777777" w:rsidTr="001F55DC">
        <w:tc>
          <w:tcPr>
            <w:tcW w:w="1638" w:type="dxa"/>
          </w:tcPr>
          <w:p w14:paraId="7E6E90D3"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Tỷ lệ phí</w:t>
            </w:r>
          </w:p>
        </w:tc>
        <w:tc>
          <w:tcPr>
            <w:tcW w:w="1192" w:type="dxa"/>
          </w:tcPr>
          <w:p w14:paraId="72B6F9A4" w14:textId="77777777" w:rsidR="00F119FA" w:rsidRPr="00571988" w:rsidRDefault="00F119FA" w:rsidP="00BD3695">
            <w:pPr>
              <w:spacing w:line="312" w:lineRule="auto"/>
              <w:ind w:firstLine="0"/>
              <w:jc w:val="center"/>
              <w:rPr>
                <w:rFonts w:cs="Times New Roman"/>
                <w:szCs w:val="26"/>
              </w:rPr>
            </w:pPr>
          </w:p>
        </w:tc>
        <w:tc>
          <w:tcPr>
            <w:tcW w:w="709" w:type="dxa"/>
          </w:tcPr>
          <w:p w14:paraId="709406AE" w14:textId="77777777" w:rsidR="00F119FA" w:rsidRPr="00571988" w:rsidRDefault="00F119FA" w:rsidP="00BD3695">
            <w:pPr>
              <w:spacing w:line="312" w:lineRule="auto"/>
              <w:ind w:firstLine="0"/>
              <w:jc w:val="center"/>
              <w:rPr>
                <w:rFonts w:cs="Times New Roman"/>
                <w:szCs w:val="26"/>
              </w:rPr>
            </w:pPr>
          </w:p>
        </w:tc>
        <w:tc>
          <w:tcPr>
            <w:tcW w:w="992" w:type="dxa"/>
          </w:tcPr>
          <w:p w14:paraId="79D13605" w14:textId="77777777" w:rsidR="00F119FA" w:rsidRPr="00571988" w:rsidRDefault="00F119FA" w:rsidP="00BD3695">
            <w:pPr>
              <w:spacing w:line="312" w:lineRule="auto"/>
              <w:ind w:firstLine="0"/>
              <w:jc w:val="center"/>
              <w:rPr>
                <w:rFonts w:cs="Times New Roman"/>
                <w:szCs w:val="26"/>
              </w:rPr>
            </w:pPr>
          </w:p>
        </w:tc>
        <w:tc>
          <w:tcPr>
            <w:tcW w:w="4395" w:type="dxa"/>
          </w:tcPr>
          <w:p w14:paraId="6A1264E9" w14:textId="77777777" w:rsidR="00F119FA" w:rsidRPr="00571988" w:rsidRDefault="00F119FA" w:rsidP="00BD3695">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5EB62BAA" w14:textId="77777777" w:rsidR="00F119FA" w:rsidRDefault="00F119FA" w:rsidP="00BD3695">
            <w:pPr>
              <w:spacing w:line="312" w:lineRule="auto"/>
              <w:ind w:firstLine="0"/>
              <w:jc w:val="center"/>
              <w:rPr>
                <w:rFonts w:cs="Times New Roman"/>
                <w:szCs w:val="26"/>
              </w:rPr>
            </w:pPr>
          </w:p>
        </w:tc>
        <w:tc>
          <w:tcPr>
            <w:tcW w:w="1417" w:type="dxa"/>
          </w:tcPr>
          <w:p w14:paraId="0DB5FD9D"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6F8CEB23" w14:textId="77777777" w:rsidTr="001F55DC">
        <w:tc>
          <w:tcPr>
            <w:tcW w:w="1638" w:type="dxa"/>
          </w:tcPr>
          <w:p w14:paraId="3D60C9EE" w14:textId="77777777" w:rsidR="00F119FA" w:rsidRDefault="00F119FA" w:rsidP="00BD3695">
            <w:pPr>
              <w:spacing w:line="312" w:lineRule="auto"/>
              <w:ind w:firstLine="0"/>
              <w:jc w:val="both"/>
              <w:rPr>
                <w:rFonts w:cs="Times New Roman"/>
                <w:b/>
                <w:color w:val="FF0000"/>
                <w:szCs w:val="26"/>
              </w:rPr>
            </w:pPr>
            <w:r>
              <w:rPr>
                <w:rFonts w:cs="Times New Roman"/>
                <w:b/>
                <w:color w:val="FF0000"/>
                <w:szCs w:val="26"/>
              </w:rPr>
              <w:t>Ngày nhận thư đòi tiền trước</w:t>
            </w:r>
          </w:p>
        </w:tc>
        <w:tc>
          <w:tcPr>
            <w:tcW w:w="1192" w:type="dxa"/>
          </w:tcPr>
          <w:p w14:paraId="452F8E65" w14:textId="77777777" w:rsidR="00F119FA" w:rsidRPr="00571988" w:rsidRDefault="00F119FA" w:rsidP="00BD3695">
            <w:pPr>
              <w:spacing w:line="312" w:lineRule="auto"/>
              <w:ind w:firstLine="0"/>
              <w:jc w:val="center"/>
              <w:rPr>
                <w:rFonts w:cs="Times New Roman"/>
                <w:szCs w:val="26"/>
              </w:rPr>
            </w:pPr>
          </w:p>
        </w:tc>
        <w:tc>
          <w:tcPr>
            <w:tcW w:w="709" w:type="dxa"/>
          </w:tcPr>
          <w:p w14:paraId="4C7697DA" w14:textId="77777777" w:rsidR="00F119FA" w:rsidRPr="00571988" w:rsidRDefault="00F119FA" w:rsidP="00BD3695">
            <w:pPr>
              <w:spacing w:line="312" w:lineRule="auto"/>
              <w:ind w:firstLine="0"/>
              <w:jc w:val="center"/>
              <w:rPr>
                <w:rFonts w:cs="Times New Roman"/>
                <w:szCs w:val="26"/>
              </w:rPr>
            </w:pPr>
          </w:p>
        </w:tc>
        <w:tc>
          <w:tcPr>
            <w:tcW w:w="992" w:type="dxa"/>
          </w:tcPr>
          <w:p w14:paraId="7CAC53E4" w14:textId="77777777" w:rsidR="00F119FA" w:rsidRPr="00571988" w:rsidRDefault="00F119FA" w:rsidP="00BD3695">
            <w:pPr>
              <w:spacing w:line="312" w:lineRule="auto"/>
              <w:ind w:firstLine="0"/>
              <w:jc w:val="center"/>
              <w:rPr>
                <w:rFonts w:cs="Times New Roman"/>
                <w:szCs w:val="26"/>
              </w:rPr>
            </w:pPr>
          </w:p>
        </w:tc>
        <w:tc>
          <w:tcPr>
            <w:tcW w:w="4395" w:type="dxa"/>
          </w:tcPr>
          <w:p w14:paraId="7A1B5FE4"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073A96A8" w14:textId="77777777" w:rsidR="00F119FA" w:rsidRDefault="00F119FA" w:rsidP="00BD3695">
            <w:pPr>
              <w:spacing w:line="312" w:lineRule="auto"/>
              <w:ind w:firstLine="0"/>
              <w:jc w:val="center"/>
              <w:rPr>
                <w:rFonts w:cs="Times New Roman"/>
                <w:szCs w:val="26"/>
              </w:rPr>
            </w:pPr>
          </w:p>
        </w:tc>
        <w:tc>
          <w:tcPr>
            <w:tcW w:w="1417" w:type="dxa"/>
          </w:tcPr>
          <w:p w14:paraId="6DB26300"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221B0AF" w14:textId="77777777" w:rsidTr="001F55DC">
        <w:tc>
          <w:tcPr>
            <w:tcW w:w="1638" w:type="dxa"/>
          </w:tcPr>
          <w:p w14:paraId="0C258C8A" w14:textId="77777777" w:rsidR="00F119FA" w:rsidRDefault="00F119FA" w:rsidP="00BD3695">
            <w:pPr>
              <w:spacing w:line="312" w:lineRule="auto"/>
              <w:ind w:firstLine="0"/>
              <w:jc w:val="both"/>
              <w:rPr>
                <w:rFonts w:cs="Times New Roman"/>
                <w:b/>
                <w:color w:val="FF0000"/>
                <w:szCs w:val="26"/>
              </w:rPr>
            </w:pPr>
            <w:r>
              <w:rPr>
                <w:rFonts w:cs="Times New Roman"/>
                <w:b/>
                <w:color w:val="FF0000"/>
                <w:szCs w:val="26"/>
              </w:rPr>
              <w:t>Trạng thái xử lý</w:t>
            </w:r>
          </w:p>
        </w:tc>
        <w:tc>
          <w:tcPr>
            <w:tcW w:w="1192" w:type="dxa"/>
          </w:tcPr>
          <w:p w14:paraId="178D3020" w14:textId="77777777" w:rsidR="00F119FA" w:rsidRPr="00571988" w:rsidRDefault="00F119FA" w:rsidP="00BD3695">
            <w:pPr>
              <w:spacing w:line="312" w:lineRule="auto"/>
              <w:ind w:firstLine="0"/>
              <w:jc w:val="center"/>
              <w:rPr>
                <w:rFonts w:cs="Times New Roman"/>
                <w:szCs w:val="26"/>
              </w:rPr>
            </w:pPr>
          </w:p>
        </w:tc>
        <w:tc>
          <w:tcPr>
            <w:tcW w:w="709" w:type="dxa"/>
          </w:tcPr>
          <w:p w14:paraId="1E7BF2A0" w14:textId="77777777" w:rsidR="00F119FA" w:rsidRPr="00571988" w:rsidRDefault="00F119FA" w:rsidP="00BD3695">
            <w:pPr>
              <w:spacing w:line="312" w:lineRule="auto"/>
              <w:ind w:firstLine="0"/>
              <w:jc w:val="center"/>
              <w:rPr>
                <w:rFonts w:cs="Times New Roman"/>
                <w:szCs w:val="26"/>
              </w:rPr>
            </w:pPr>
          </w:p>
        </w:tc>
        <w:tc>
          <w:tcPr>
            <w:tcW w:w="992" w:type="dxa"/>
          </w:tcPr>
          <w:p w14:paraId="1417A40B" w14:textId="77777777" w:rsidR="00F119FA" w:rsidRPr="00571988" w:rsidRDefault="00F119FA" w:rsidP="00BD3695">
            <w:pPr>
              <w:spacing w:line="312" w:lineRule="auto"/>
              <w:ind w:firstLine="0"/>
              <w:jc w:val="center"/>
              <w:rPr>
                <w:rFonts w:cs="Times New Roman"/>
                <w:szCs w:val="26"/>
              </w:rPr>
            </w:pPr>
          </w:p>
        </w:tc>
        <w:tc>
          <w:tcPr>
            <w:tcW w:w="4395" w:type="dxa"/>
          </w:tcPr>
          <w:p w14:paraId="69FCEB26"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6D5F0A4" w14:textId="77777777" w:rsidR="00F119FA" w:rsidRDefault="00F119FA" w:rsidP="00BD3695">
            <w:pPr>
              <w:spacing w:line="312" w:lineRule="auto"/>
              <w:ind w:firstLine="0"/>
              <w:jc w:val="center"/>
              <w:rPr>
                <w:rFonts w:cs="Times New Roman"/>
                <w:szCs w:val="26"/>
              </w:rPr>
            </w:pPr>
          </w:p>
        </w:tc>
        <w:tc>
          <w:tcPr>
            <w:tcW w:w="1417" w:type="dxa"/>
          </w:tcPr>
          <w:p w14:paraId="787D8344"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AD0E133" w14:textId="77777777" w:rsidTr="001F55DC">
        <w:tc>
          <w:tcPr>
            <w:tcW w:w="1638" w:type="dxa"/>
          </w:tcPr>
          <w:p w14:paraId="6183C91E" w14:textId="77777777" w:rsidR="00F119FA" w:rsidRDefault="00F119FA" w:rsidP="00BD3695">
            <w:pPr>
              <w:spacing w:line="312" w:lineRule="auto"/>
              <w:ind w:firstLine="0"/>
              <w:jc w:val="both"/>
              <w:rPr>
                <w:rFonts w:cs="Times New Roman"/>
                <w:b/>
                <w:color w:val="FF0000"/>
                <w:szCs w:val="26"/>
              </w:rPr>
            </w:pPr>
            <w:r>
              <w:rPr>
                <w:rFonts w:cs="Times New Roman"/>
                <w:b/>
                <w:color w:val="FF0000"/>
                <w:szCs w:val="26"/>
              </w:rPr>
              <w:t>Trạng thái thanh toán</w:t>
            </w:r>
          </w:p>
        </w:tc>
        <w:tc>
          <w:tcPr>
            <w:tcW w:w="1192" w:type="dxa"/>
          </w:tcPr>
          <w:p w14:paraId="17C76FCD" w14:textId="77777777" w:rsidR="00F119FA" w:rsidRPr="00571988" w:rsidRDefault="00F119FA" w:rsidP="00BD3695">
            <w:pPr>
              <w:spacing w:line="312" w:lineRule="auto"/>
              <w:ind w:firstLine="0"/>
              <w:jc w:val="center"/>
              <w:rPr>
                <w:rFonts w:cs="Times New Roman"/>
                <w:szCs w:val="26"/>
              </w:rPr>
            </w:pPr>
          </w:p>
        </w:tc>
        <w:tc>
          <w:tcPr>
            <w:tcW w:w="709" w:type="dxa"/>
          </w:tcPr>
          <w:p w14:paraId="5918C52B" w14:textId="77777777" w:rsidR="00F119FA" w:rsidRPr="00571988" w:rsidRDefault="00F119FA" w:rsidP="00BD3695">
            <w:pPr>
              <w:spacing w:line="312" w:lineRule="auto"/>
              <w:ind w:firstLine="0"/>
              <w:jc w:val="center"/>
              <w:rPr>
                <w:rFonts w:cs="Times New Roman"/>
                <w:szCs w:val="26"/>
              </w:rPr>
            </w:pPr>
          </w:p>
        </w:tc>
        <w:tc>
          <w:tcPr>
            <w:tcW w:w="992" w:type="dxa"/>
          </w:tcPr>
          <w:p w14:paraId="2650D738" w14:textId="77777777" w:rsidR="00F119FA" w:rsidRPr="00571988" w:rsidRDefault="00F119FA" w:rsidP="00BD3695">
            <w:pPr>
              <w:spacing w:line="312" w:lineRule="auto"/>
              <w:ind w:firstLine="0"/>
              <w:jc w:val="center"/>
              <w:rPr>
                <w:rFonts w:cs="Times New Roman"/>
                <w:szCs w:val="26"/>
              </w:rPr>
            </w:pPr>
          </w:p>
        </w:tc>
        <w:tc>
          <w:tcPr>
            <w:tcW w:w="4395" w:type="dxa"/>
          </w:tcPr>
          <w:p w14:paraId="065D3598"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40DDCF2D" w14:textId="77777777" w:rsidR="00F119FA" w:rsidRDefault="00F119FA" w:rsidP="00BD3695">
            <w:pPr>
              <w:spacing w:line="312" w:lineRule="auto"/>
              <w:ind w:firstLine="0"/>
              <w:jc w:val="center"/>
              <w:rPr>
                <w:rFonts w:cs="Times New Roman"/>
                <w:szCs w:val="26"/>
              </w:rPr>
            </w:pPr>
          </w:p>
        </w:tc>
        <w:tc>
          <w:tcPr>
            <w:tcW w:w="1417" w:type="dxa"/>
          </w:tcPr>
          <w:p w14:paraId="1861CBB7"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095A270" w14:textId="77777777" w:rsidTr="001F55DC">
        <w:tc>
          <w:tcPr>
            <w:tcW w:w="1638" w:type="dxa"/>
          </w:tcPr>
          <w:p w14:paraId="3A5C6ACC" w14:textId="77777777" w:rsidR="00F119FA" w:rsidRDefault="00F119FA" w:rsidP="00BD3695">
            <w:pPr>
              <w:spacing w:line="312" w:lineRule="auto"/>
              <w:ind w:firstLine="0"/>
              <w:jc w:val="both"/>
              <w:rPr>
                <w:rFonts w:cs="Times New Roman"/>
                <w:b/>
                <w:color w:val="FF0000"/>
                <w:szCs w:val="26"/>
              </w:rPr>
            </w:pPr>
            <w:r w:rsidRPr="00BD5CE3">
              <w:rPr>
                <w:rFonts w:cs="Times New Roman"/>
                <w:b/>
                <w:color w:val="FF0000"/>
                <w:szCs w:val="26"/>
              </w:rPr>
              <w:t>Tiền thanh toán quy đổi</w:t>
            </w:r>
          </w:p>
        </w:tc>
        <w:tc>
          <w:tcPr>
            <w:tcW w:w="1192" w:type="dxa"/>
          </w:tcPr>
          <w:p w14:paraId="0679E4F6" w14:textId="77777777" w:rsidR="00F119FA" w:rsidRPr="00571988" w:rsidRDefault="00F119FA" w:rsidP="00BD3695">
            <w:pPr>
              <w:spacing w:line="312" w:lineRule="auto"/>
              <w:ind w:firstLine="0"/>
              <w:jc w:val="center"/>
              <w:rPr>
                <w:rFonts w:cs="Times New Roman"/>
                <w:szCs w:val="26"/>
              </w:rPr>
            </w:pPr>
          </w:p>
        </w:tc>
        <w:tc>
          <w:tcPr>
            <w:tcW w:w="709" w:type="dxa"/>
          </w:tcPr>
          <w:p w14:paraId="0D516479" w14:textId="77777777" w:rsidR="00F119FA" w:rsidRPr="00571988" w:rsidRDefault="00F119FA" w:rsidP="00BD3695">
            <w:pPr>
              <w:spacing w:line="312" w:lineRule="auto"/>
              <w:ind w:firstLine="0"/>
              <w:jc w:val="center"/>
              <w:rPr>
                <w:rFonts w:cs="Times New Roman"/>
                <w:szCs w:val="26"/>
              </w:rPr>
            </w:pPr>
          </w:p>
        </w:tc>
        <w:tc>
          <w:tcPr>
            <w:tcW w:w="992" w:type="dxa"/>
          </w:tcPr>
          <w:p w14:paraId="068824CB" w14:textId="77777777" w:rsidR="00F119FA" w:rsidRPr="00571988" w:rsidRDefault="00F119FA" w:rsidP="00BD3695">
            <w:pPr>
              <w:spacing w:line="312" w:lineRule="auto"/>
              <w:ind w:firstLine="0"/>
              <w:jc w:val="center"/>
              <w:rPr>
                <w:rFonts w:cs="Times New Roman"/>
                <w:szCs w:val="26"/>
              </w:rPr>
            </w:pPr>
          </w:p>
        </w:tc>
        <w:tc>
          <w:tcPr>
            <w:tcW w:w="4395" w:type="dxa"/>
          </w:tcPr>
          <w:p w14:paraId="2FF82104"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D1762CE" w14:textId="77777777" w:rsidR="00F119FA" w:rsidRDefault="00F119FA" w:rsidP="00BD3695">
            <w:pPr>
              <w:spacing w:line="312" w:lineRule="auto"/>
              <w:ind w:firstLine="0"/>
              <w:jc w:val="center"/>
              <w:rPr>
                <w:rFonts w:cs="Times New Roman"/>
                <w:szCs w:val="26"/>
              </w:rPr>
            </w:pPr>
          </w:p>
        </w:tc>
        <w:tc>
          <w:tcPr>
            <w:tcW w:w="1417" w:type="dxa"/>
          </w:tcPr>
          <w:p w14:paraId="65365632" w14:textId="77777777" w:rsidR="00F119FA" w:rsidRDefault="00F119FA" w:rsidP="00BD3695">
            <w:pPr>
              <w:spacing w:line="312" w:lineRule="auto"/>
              <w:ind w:firstLine="0"/>
              <w:jc w:val="center"/>
              <w:rPr>
                <w:rFonts w:cs="Times New Roman"/>
                <w:szCs w:val="26"/>
              </w:rPr>
            </w:pPr>
            <w:r>
              <w:rPr>
                <w:rFonts w:cs="Times New Roman"/>
                <w:szCs w:val="26"/>
              </w:rPr>
              <w:t>N</w:t>
            </w:r>
          </w:p>
        </w:tc>
      </w:tr>
    </w:tbl>
    <w:p w14:paraId="08DFC27C" w14:textId="77777777" w:rsidR="005E5229" w:rsidRPr="007454EB" w:rsidRDefault="005E5229" w:rsidP="007454EB">
      <w:pPr>
        <w:pStyle w:val="Heading8"/>
        <w:numPr>
          <w:ilvl w:val="0"/>
          <w:numId w:val="0"/>
        </w:numPr>
        <w:tabs>
          <w:tab w:val="clear" w:pos="702"/>
          <w:tab w:val="clear" w:pos="1080"/>
        </w:tabs>
        <w:spacing w:after="240"/>
        <w:ind w:left="720"/>
        <w:rPr>
          <w:rFonts w:ascii="Times New Roman" w:eastAsiaTheme="minorHAnsi" w:hAnsi="Times New Roman" w:cstheme="minorBidi"/>
          <w:b/>
          <w:bCs w:val="0"/>
          <w:iCs w:val="0"/>
          <w:noProof w:val="0"/>
          <w:snapToGrid/>
          <w:color w:val="auto"/>
          <w:sz w:val="26"/>
          <w:szCs w:val="22"/>
          <w:u w:val="single"/>
        </w:rPr>
      </w:pPr>
      <w:r w:rsidRPr="007454EB">
        <w:rPr>
          <w:rFonts w:ascii="Times New Roman" w:eastAsiaTheme="minorHAnsi" w:hAnsi="Times New Roman" w:cstheme="minorBidi"/>
          <w:b/>
          <w:bCs w:val="0"/>
          <w:iCs w:val="0"/>
          <w:noProof w:val="0"/>
          <w:snapToGrid/>
          <w:color w:val="auto"/>
          <w:sz w:val="26"/>
          <w:szCs w:val="22"/>
          <w:u w:val="single"/>
        </w:rPr>
        <w:t>Diễn giải các sự kiện giao dịch trả về từ TF-EE:</w:t>
      </w:r>
    </w:p>
    <w:p w14:paraId="0B34B9FC" w14:textId="77777777" w:rsidR="005E5229" w:rsidRPr="00F162B4" w:rsidRDefault="005E5229" w:rsidP="004660CF">
      <w:r>
        <w:t>Các giao dịch từ TF-EE sẽ được trả về hệ thống Visys và lưu thông tin theo từng sự kiện tương ứng như bảng bên dưới:</w:t>
      </w:r>
    </w:p>
    <w:tbl>
      <w:tblPr>
        <w:tblStyle w:val="TableGrid"/>
        <w:tblW w:w="10598" w:type="dxa"/>
        <w:tblLook w:val="04A0" w:firstRow="1" w:lastRow="0" w:firstColumn="1" w:lastColumn="0" w:noHBand="0" w:noVBand="1"/>
      </w:tblPr>
      <w:tblGrid>
        <w:gridCol w:w="3227"/>
        <w:gridCol w:w="4110"/>
        <w:gridCol w:w="3261"/>
      </w:tblGrid>
      <w:tr w:rsidR="005E5229" w:rsidRPr="007454EB" w14:paraId="30CB2B7F" w14:textId="77777777" w:rsidTr="005E5229">
        <w:tc>
          <w:tcPr>
            <w:tcW w:w="3227" w:type="dxa"/>
          </w:tcPr>
          <w:p w14:paraId="00CFAF19" w14:textId="77777777" w:rsidR="005E5229" w:rsidRPr="007454EB" w:rsidRDefault="005E5229" w:rsidP="007454EB">
            <w:pPr>
              <w:ind w:firstLine="0"/>
              <w:jc w:val="center"/>
              <w:rPr>
                <w:b/>
              </w:rPr>
            </w:pPr>
            <w:r w:rsidRPr="007454EB">
              <w:rPr>
                <w:b/>
              </w:rPr>
              <w:lastRenderedPageBreak/>
              <w:t>Tình huống</w:t>
            </w:r>
          </w:p>
        </w:tc>
        <w:tc>
          <w:tcPr>
            <w:tcW w:w="4110" w:type="dxa"/>
          </w:tcPr>
          <w:p w14:paraId="3A7D0E8D" w14:textId="77777777" w:rsidR="005E5229" w:rsidRPr="007454EB" w:rsidRDefault="005E5229" w:rsidP="007454EB">
            <w:pPr>
              <w:ind w:firstLine="0"/>
              <w:jc w:val="center"/>
              <w:rPr>
                <w:b/>
              </w:rPr>
            </w:pPr>
            <w:r w:rsidRPr="007454EB">
              <w:rPr>
                <w:b/>
              </w:rPr>
              <w:t>Giao dịch từ TF-EE</w:t>
            </w:r>
          </w:p>
        </w:tc>
        <w:tc>
          <w:tcPr>
            <w:tcW w:w="3261" w:type="dxa"/>
          </w:tcPr>
          <w:p w14:paraId="6AA4011A" w14:textId="77777777" w:rsidR="005E5229" w:rsidRPr="007454EB" w:rsidRDefault="005E5229" w:rsidP="007454EB">
            <w:pPr>
              <w:ind w:firstLine="0"/>
              <w:jc w:val="center"/>
              <w:rPr>
                <w:b/>
              </w:rPr>
            </w:pPr>
            <w:r w:rsidRPr="007454EB">
              <w:rPr>
                <w:b/>
              </w:rPr>
              <w:t>Sự kiện giao dịch Visys</w:t>
            </w:r>
          </w:p>
        </w:tc>
      </w:tr>
      <w:tr w:rsidR="00E80D4E" w:rsidRPr="00E067F3" w14:paraId="75B28D33" w14:textId="77777777" w:rsidTr="005E5229">
        <w:tc>
          <w:tcPr>
            <w:tcW w:w="3227" w:type="dxa"/>
          </w:tcPr>
          <w:p w14:paraId="7D5073EF" w14:textId="37DA5114" w:rsidR="00E80D4E" w:rsidRPr="00E067F3" w:rsidRDefault="00E80D4E" w:rsidP="00BD3695">
            <w:pPr>
              <w:ind w:firstLine="0"/>
            </w:pPr>
            <w:r>
              <w:rPr>
                <w:rFonts w:cs="Times New Roman"/>
                <w:szCs w:val="26"/>
              </w:rPr>
              <w:t>Phát hành bảo lãnh</w:t>
            </w:r>
          </w:p>
        </w:tc>
        <w:tc>
          <w:tcPr>
            <w:tcW w:w="4110" w:type="dxa"/>
          </w:tcPr>
          <w:p w14:paraId="127C9EFF" w14:textId="3F4E01DB" w:rsidR="00E80D4E" w:rsidRPr="00E067F3" w:rsidRDefault="00E80D4E" w:rsidP="00BD3695">
            <w:pPr>
              <w:ind w:firstLine="0"/>
            </w:pPr>
            <w:r>
              <w:rPr>
                <w:rFonts w:cs="Times New Roman"/>
                <w:szCs w:val="26"/>
              </w:rPr>
              <w:t>GTEE Issue BG</w:t>
            </w:r>
          </w:p>
        </w:tc>
        <w:tc>
          <w:tcPr>
            <w:tcW w:w="3261" w:type="dxa"/>
          </w:tcPr>
          <w:p w14:paraId="51EC6A30" w14:textId="103380A7" w:rsidR="00E80D4E" w:rsidRPr="00E80D4E" w:rsidRDefault="00E80D4E" w:rsidP="00BD3695">
            <w:pPr>
              <w:ind w:firstLine="0"/>
              <w:rPr>
                <w:rFonts w:cs="Times New Roman"/>
                <w:szCs w:val="26"/>
              </w:rPr>
            </w:pPr>
            <w:r>
              <w:rPr>
                <w:rFonts w:cs="Times New Roman"/>
                <w:szCs w:val="26"/>
              </w:rPr>
              <w:t>Phát hành bảo lãnh</w:t>
            </w:r>
          </w:p>
        </w:tc>
      </w:tr>
      <w:tr w:rsidR="00E80D4E" w:rsidRPr="00E067F3" w14:paraId="5733D7E5" w14:textId="77777777" w:rsidTr="005E5229">
        <w:tc>
          <w:tcPr>
            <w:tcW w:w="3227" w:type="dxa"/>
          </w:tcPr>
          <w:p w14:paraId="056D4556" w14:textId="77D8792F" w:rsidR="00E80D4E" w:rsidRDefault="00E80D4E" w:rsidP="00BD3695">
            <w:pPr>
              <w:ind w:firstLine="0"/>
            </w:pPr>
            <w:r>
              <w:rPr>
                <w:rFonts w:cs="Times New Roman"/>
                <w:szCs w:val="26"/>
              </w:rPr>
              <w:t>Sửa đổi bảo lãnh</w:t>
            </w:r>
          </w:p>
        </w:tc>
        <w:tc>
          <w:tcPr>
            <w:tcW w:w="4110" w:type="dxa"/>
          </w:tcPr>
          <w:p w14:paraId="4C0994D6" w14:textId="46ADF63C" w:rsidR="00E80D4E" w:rsidRDefault="00E80D4E" w:rsidP="00BD3695">
            <w:pPr>
              <w:ind w:firstLine="0"/>
            </w:pPr>
            <w:r>
              <w:rPr>
                <w:rFonts w:cs="Times New Roman"/>
                <w:szCs w:val="26"/>
              </w:rPr>
              <w:t>GTEE</w:t>
            </w:r>
            <w:r w:rsidRPr="009A2327">
              <w:rPr>
                <w:rFonts w:cs="Times New Roman"/>
                <w:szCs w:val="26"/>
              </w:rPr>
              <w:t xml:space="preserve"> </w:t>
            </w:r>
            <w:r>
              <w:rPr>
                <w:rFonts w:cs="Times New Roman"/>
                <w:szCs w:val="26"/>
              </w:rPr>
              <w:t>Amend BG</w:t>
            </w:r>
          </w:p>
        </w:tc>
        <w:tc>
          <w:tcPr>
            <w:tcW w:w="3261" w:type="dxa"/>
          </w:tcPr>
          <w:p w14:paraId="269FB01C" w14:textId="4BB276EE" w:rsidR="00E80D4E" w:rsidRPr="00E80D4E" w:rsidRDefault="00E80D4E" w:rsidP="00BD3695">
            <w:pPr>
              <w:ind w:firstLine="0"/>
              <w:rPr>
                <w:rFonts w:cs="Times New Roman"/>
                <w:szCs w:val="26"/>
              </w:rPr>
            </w:pPr>
            <w:r>
              <w:rPr>
                <w:rFonts w:cs="Times New Roman"/>
                <w:szCs w:val="26"/>
              </w:rPr>
              <w:t>Sửa đổi bảo lãnh</w:t>
            </w:r>
          </w:p>
        </w:tc>
      </w:tr>
      <w:tr w:rsidR="00E80D4E" w:rsidRPr="00E067F3" w14:paraId="601487E1" w14:textId="77777777" w:rsidTr="005E5229">
        <w:tc>
          <w:tcPr>
            <w:tcW w:w="3227" w:type="dxa"/>
          </w:tcPr>
          <w:p w14:paraId="02DC7E88" w14:textId="6AA423B4" w:rsidR="00E80D4E" w:rsidRDefault="00E80D4E" w:rsidP="00BD3695">
            <w:pPr>
              <w:ind w:firstLine="0"/>
            </w:pPr>
            <w:r>
              <w:rPr>
                <w:rFonts w:cs="Times New Roman"/>
                <w:szCs w:val="26"/>
              </w:rPr>
              <w:t>Đăng ký BCT đòi tiền</w:t>
            </w:r>
          </w:p>
        </w:tc>
        <w:tc>
          <w:tcPr>
            <w:tcW w:w="4110" w:type="dxa"/>
          </w:tcPr>
          <w:p w14:paraId="5FEED662" w14:textId="35FAAE6C" w:rsidR="00E80D4E" w:rsidRDefault="00E80D4E" w:rsidP="00BD3695">
            <w:pPr>
              <w:ind w:firstLine="0"/>
            </w:pPr>
            <w:r>
              <w:rPr>
                <w:rFonts w:cs="Times New Roman"/>
                <w:szCs w:val="26"/>
              </w:rPr>
              <w:t>GTEE Register Outward Claim</w:t>
            </w:r>
          </w:p>
        </w:tc>
        <w:tc>
          <w:tcPr>
            <w:tcW w:w="3261" w:type="dxa"/>
          </w:tcPr>
          <w:p w14:paraId="68A36988" w14:textId="6D022CA3" w:rsidR="00E80D4E" w:rsidRDefault="00E80D4E" w:rsidP="00BD3695">
            <w:pPr>
              <w:ind w:firstLine="0"/>
            </w:pPr>
            <w:r>
              <w:rPr>
                <w:rFonts w:cs="Times New Roman"/>
                <w:szCs w:val="26"/>
              </w:rPr>
              <w:t>Đăng ký BCT đòi tiền</w:t>
            </w:r>
          </w:p>
        </w:tc>
      </w:tr>
      <w:tr w:rsidR="00E80D4E" w:rsidRPr="00E067F3" w14:paraId="516E8AE6" w14:textId="77777777" w:rsidTr="005E5229">
        <w:tc>
          <w:tcPr>
            <w:tcW w:w="3227" w:type="dxa"/>
          </w:tcPr>
          <w:p w14:paraId="183F4753" w14:textId="07776D64" w:rsidR="00E80D4E" w:rsidRDefault="00E80D4E" w:rsidP="00BD3695">
            <w:pPr>
              <w:ind w:firstLine="0"/>
            </w:pPr>
            <w:r>
              <w:rPr>
                <w:rFonts w:cs="Times New Roman"/>
                <w:szCs w:val="26"/>
              </w:rPr>
              <w:t>Sửa đổi BCT đòi tiền</w:t>
            </w:r>
          </w:p>
        </w:tc>
        <w:tc>
          <w:tcPr>
            <w:tcW w:w="4110" w:type="dxa"/>
          </w:tcPr>
          <w:p w14:paraId="4E9FFA8B" w14:textId="0BAC58B1" w:rsidR="00E80D4E" w:rsidRDefault="00E80D4E" w:rsidP="00BD3695">
            <w:pPr>
              <w:ind w:firstLine="0"/>
            </w:pPr>
            <w:r>
              <w:rPr>
                <w:rFonts w:cs="Times New Roman"/>
                <w:szCs w:val="26"/>
              </w:rPr>
              <w:t>GTEE Amend Outward Claim</w:t>
            </w:r>
          </w:p>
        </w:tc>
        <w:tc>
          <w:tcPr>
            <w:tcW w:w="3261" w:type="dxa"/>
          </w:tcPr>
          <w:p w14:paraId="6A5B7398" w14:textId="6DD33D17" w:rsidR="00E80D4E" w:rsidRDefault="00E80D4E" w:rsidP="00BD3695">
            <w:pPr>
              <w:ind w:firstLine="0"/>
            </w:pPr>
            <w:r>
              <w:rPr>
                <w:rFonts w:cs="Times New Roman"/>
                <w:szCs w:val="26"/>
              </w:rPr>
              <w:t>Sửa đổi BCT đòi tiền</w:t>
            </w:r>
          </w:p>
        </w:tc>
      </w:tr>
      <w:tr w:rsidR="00E80D4E" w:rsidRPr="00E067F3" w14:paraId="222F1FFC" w14:textId="77777777" w:rsidTr="005E5229">
        <w:tc>
          <w:tcPr>
            <w:tcW w:w="3227" w:type="dxa"/>
          </w:tcPr>
          <w:p w14:paraId="3487ECF8" w14:textId="5BDB7D6F" w:rsidR="00E80D4E" w:rsidRDefault="00E80D4E" w:rsidP="00BD3695">
            <w:pPr>
              <w:ind w:firstLine="0"/>
            </w:pPr>
            <w:r>
              <w:rPr>
                <w:rFonts w:cs="Times New Roman"/>
                <w:szCs w:val="26"/>
              </w:rPr>
              <w:t>Thanh toán/Đóng BCT đòi tiền</w:t>
            </w:r>
          </w:p>
        </w:tc>
        <w:tc>
          <w:tcPr>
            <w:tcW w:w="4110" w:type="dxa"/>
          </w:tcPr>
          <w:p w14:paraId="5D9AA901" w14:textId="0E6802B0" w:rsidR="00E80D4E" w:rsidRDefault="00E80D4E" w:rsidP="00BD3695">
            <w:pPr>
              <w:ind w:firstLine="0"/>
            </w:pPr>
            <w:r>
              <w:rPr>
                <w:rFonts w:cs="Times New Roman"/>
                <w:szCs w:val="26"/>
              </w:rPr>
              <w:t>GTEE Settle/Cancel Outward Claim</w:t>
            </w:r>
          </w:p>
        </w:tc>
        <w:tc>
          <w:tcPr>
            <w:tcW w:w="3261" w:type="dxa"/>
          </w:tcPr>
          <w:p w14:paraId="11526D13" w14:textId="3E4B6949" w:rsidR="00E80D4E" w:rsidRPr="00E80D4E" w:rsidRDefault="00E80D4E" w:rsidP="00BD3695">
            <w:pPr>
              <w:ind w:firstLine="0"/>
              <w:rPr>
                <w:rFonts w:cs="Times New Roman"/>
                <w:szCs w:val="26"/>
              </w:rPr>
            </w:pPr>
            <w:r>
              <w:rPr>
                <w:rFonts w:cs="Times New Roman"/>
                <w:szCs w:val="26"/>
              </w:rPr>
              <w:t>Thanh toán/Đóng BCT đòi tiền</w:t>
            </w:r>
          </w:p>
        </w:tc>
      </w:tr>
      <w:tr w:rsidR="00E80D4E" w:rsidRPr="00E067F3" w14:paraId="1D8655DD" w14:textId="77777777" w:rsidTr="005E5229">
        <w:tc>
          <w:tcPr>
            <w:tcW w:w="3227" w:type="dxa"/>
          </w:tcPr>
          <w:p w14:paraId="421C0786" w14:textId="364EF550" w:rsidR="00E80D4E" w:rsidRDefault="00E80D4E" w:rsidP="00BD3695">
            <w:pPr>
              <w:ind w:firstLine="0"/>
            </w:pPr>
            <w:r>
              <w:rPr>
                <w:rFonts w:cs="Times New Roman"/>
                <w:szCs w:val="26"/>
              </w:rPr>
              <w:t>Đóng bảo lãnh</w:t>
            </w:r>
          </w:p>
        </w:tc>
        <w:tc>
          <w:tcPr>
            <w:tcW w:w="4110" w:type="dxa"/>
          </w:tcPr>
          <w:p w14:paraId="48597506" w14:textId="0E25C360" w:rsidR="00E80D4E" w:rsidRDefault="00E80D4E" w:rsidP="00BD3695">
            <w:pPr>
              <w:ind w:firstLine="0"/>
            </w:pPr>
            <w:r>
              <w:rPr>
                <w:rFonts w:cs="Times New Roman"/>
                <w:szCs w:val="26"/>
              </w:rPr>
              <w:t>GTEE Close BG</w:t>
            </w:r>
          </w:p>
        </w:tc>
        <w:tc>
          <w:tcPr>
            <w:tcW w:w="3261" w:type="dxa"/>
          </w:tcPr>
          <w:p w14:paraId="2AEB3CC0" w14:textId="6433D399" w:rsidR="00E80D4E" w:rsidRPr="00E80D4E" w:rsidRDefault="00E80D4E" w:rsidP="00BD3695">
            <w:pPr>
              <w:ind w:firstLine="0"/>
              <w:rPr>
                <w:rFonts w:cs="Times New Roman"/>
                <w:szCs w:val="26"/>
              </w:rPr>
            </w:pPr>
            <w:r>
              <w:rPr>
                <w:rFonts w:cs="Times New Roman"/>
                <w:szCs w:val="26"/>
              </w:rPr>
              <w:t>Đóng bảo lãnh</w:t>
            </w:r>
          </w:p>
        </w:tc>
      </w:tr>
      <w:tr w:rsidR="00E80D4E" w:rsidRPr="00E067F3" w14:paraId="346CF10D" w14:textId="77777777" w:rsidTr="005E5229">
        <w:tc>
          <w:tcPr>
            <w:tcW w:w="3227" w:type="dxa"/>
          </w:tcPr>
          <w:p w14:paraId="0ACD5351" w14:textId="6D4E138D" w:rsidR="00E80D4E" w:rsidRDefault="00E80D4E" w:rsidP="00BD3695">
            <w:pPr>
              <w:ind w:firstLine="0"/>
            </w:pPr>
            <w:r>
              <w:rPr>
                <w:rFonts w:cs="Times New Roman"/>
                <w:szCs w:val="26"/>
              </w:rPr>
              <w:t>Kích hoạt bảo lãnh</w:t>
            </w:r>
          </w:p>
        </w:tc>
        <w:tc>
          <w:tcPr>
            <w:tcW w:w="4110" w:type="dxa"/>
          </w:tcPr>
          <w:p w14:paraId="02020852" w14:textId="67510055" w:rsidR="00E80D4E" w:rsidRDefault="00E80D4E" w:rsidP="00BD3695">
            <w:pPr>
              <w:ind w:firstLine="0"/>
            </w:pPr>
            <w:r>
              <w:rPr>
                <w:rFonts w:cs="Times New Roman"/>
                <w:szCs w:val="26"/>
              </w:rPr>
              <w:t>GTEE Reopen BG</w:t>
            </w:r>
          </w:p>
        </w:tc>
        <w:tc>
          <w:tcPr>
            <w:tcW w:w="3261" w:type="dxa"/>
          </w:tcPr>
          <w:p w14:paraId="2305E69E" w14:textId="23ECED99" w:rsidR="00E80D4E" w:rsidRPr="00E80D4E" w:rsidRDefault="00E80D4E" w:rsidP="00BD3695">
            <w:pPr>
              <w:ind w:firstLine="0"/>
              <w:rPr>
                <w:rFonts w:cs="Times New Roman"/>
                <w:szCs w:val="26"/>
              </w:rPr>
            </w:pPr>
            <w:r>
              <w:rPr>
                <w:rFonts w:cs="Times New Roman"/>
                <w:szCs w:val="26"/>
              </w:rPr>
              <w:t>Kích hoạt bảo lãnh</w:t>
            </w:r>
          </w:p>
        </w:tc>
      </w:tr>
    </w:tbl>
    <w:p w14:paraId="0563D618" w14:textId="77777777" w:rsidR="004A7D63" w:rsidRPr="007454EB" w:rsidRDefault="004A7D63" w:rsidP="007454EB">
      <w:pPr>
        <w:pStyle w:val="Heading8"/>
        <w:numPr>
          <w:ilvl w:val="0"/>
          <w:numId w:val="0"/>
        </w:numPr>
        <w:tabs>
          <w:tab w:val="clear" w:pos="702"/>
          <w:tab w:val="clear" w:pos="1080"/>
        </w:tabs>
        <w:spacing w:after="240"/>
        <w:ind w:left="720"/>
        <w:rPr>
          <w:rFonts w:ascii="Times New Roman" w:eastAsiaTheme="minorHAnsi" w:hAnsi="Times New Roman" w:cstheme="minorBidi"/>
          <w:b/>
          <w:bCs w:val="0"/>
          <w:iCs w:val="0"/>
          <w:noProof w:val="0"/>
          <w:snapToGrid/>
          <w:color w:val="auto"/>
          <w:sz w:val="26"/>
          <w:szCs w:val="22"/>
          <w:u w:val="single"/>
        </w:rPr>
      </w:pPr>
      <w:r w:rsidRPr="007454EB">
        <w:rPr>
          <w:rFonts w:ascii="Times New Roman" w:eastAsiaTheme="minorHAnsi" w:hAnsi="Times New Roman" w:cstheme="minorBidi"/>
          <w:b/>
          <w:bCs w:val="0"/>
          <w:iCs w:val="0"/>
          <w:noProof w:val="0"/>
          <w:snapToGrid/>
          <w:color w:val="auto"/>
          <w:sz w:val="26"/>
          <w:szCs w:val="22"/>
          <w:u w:val="single"/>
        </w:rPr>
        <w:t>Mapping TF-EE và VISYS:</w:t>
      </w:r>
    </w:p>
    <w:p w14:paraId="36DC7050" w14:textId="621900E7" w:rsidR="004A7D63" w:rsidRDefault="004A7D63" w:rsidP="007454EB">
      <w:pPr>
        <w:ind w:left="720" w:firstLine="0"/>
      </w:pPr>
      <w:r>
        <w:rPr>
          <w:b/>
        </w:rPr>
        <w:object w:dxaOrig="1531" w:dyaOrig="1002" w14:anchorId="41CD8B3F">
          <v:shape id="_x0000_i1040" type="#_x0000_t75" style="width:76.7pt;height:50.5pt" o:ole="">
            <v:imagedata r:id="rId37" o:title=""/>
          </v:shape>
          <o:OLEObject Type="Embed" ProgID="Excel.Sheet.12" ShapeID="_x0000_i1040" DrawAspect="Icon" ObjectID="_1709132681" r:id="rId38"/>
        </w:object>
      </w:r>
    </w:p>
    <w:p w14:paraId="424CC37E" w14:textId="334B2EC0" w:rsidR="00F119FA" w:rsidRDefault="005E5229" w:rsidP="00724F94">
      <w:pPr>
        <w:pStyle w:val="Heading7"/>
        <w:tabs>
          <w:tab w:val="clear" w:pos="702"/>
          <w:tab w:val="clear" w:pos="1080"/>
        </w:tabs>
      </w:pPr>
      <w:r>
        <w:t xml:space="preserve">Tab </w:t>
      </w:r>
      <w:r w:rsidR="00F119FA">
        <w:t>Chứng từ</w:t>
      </w:r>
      <w:r>
        <w:t xml:space="preserve"> bảo lãnh</w:t>
      </w:r>
    </w:p>
    <w:tbl>
      <w:tblPr>
        <w:tblStyle w:val="TableGrid"/>
        <w:tblW w:w="11760" w:type="dxa"/>
        <w:tblLayout w:type="fixed"/>
        <w:tblLook w:val="04A0" w:firstRow="1" w:lastRow="0" w:firstColumn="1" w:lastColumn="0" w:noHBand="0" w:noVBand="1"/>
      </w:tblPr>
      <w:tblGrid>
        <w:gridCol w:w="1548"/>
        <w:gridCol w:w="1282"/>
        <w:gridCol w:w="709"/>
        <w:gridCol w:w="992"/>
        <w:gridCol w:w="4395"/>
        <w:gridCol w:w="1417"/>
        <w:gridCol w:w="1417"/>
      </w:tblGrid>
      <w:tr w:rsidR="00F119FA" w:rsidRPr="00571988" w14:paraId="0E6DEA90" w14:textId="77777777" w:rsidTr="007454EB">
        <w:tc>
          <w:tcPr>
            <w:tcW w:w="1548" w:type="dxa"/>
          </w:tcPr>
          <w:p w14:paraId="15F486DA"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Tên trường</w:t>
            </w:r>
          </w:p>
        </w:tc>
        <w:tc>
          <w:tcPr>
            <w:tcW w:w="1282" w:type="dxa"/>
          </w:tcPr>
          <w:p w14:paraId="60E61702"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Kiểu ký tự</w:t>
            </w:r>
          </w:p>
        </w:tc>
        <w:tc>
          <w:tcPr>
            <w:tcW w:w="709" w:type="dxa"/>
          </w:tcPr>
          <w:p w14:paraId="760DA24E"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Độ dài</w:t>
            </w:r>
          </w:p>
        </w:tc>
        <w:tc>
          <w:tcPr>
            <w:tcW w:w="992" w:type="dxa"/>
          </w:tcPr>
          <w:p w14:paraId="041890D6"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Thuộc tính</w:t>
            </w:r>
          </w:p>
        </w:tc>
        <w:tc>
          <w:tcPr>
            <w:tcW w:w="4395" w:type="dxa"/>
          </w:tcPr>
          <w:p w14:paraId="3D791704"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Mô tả</w:t>
            </w:r>
          </w:p>
        </w:tc>
        <w:tc>
          <w:tcPr>
            <w:tcW w:w="1417" w:type="dxa"/>
          </w:tcPr>
          <w:p w14:paraId="6974D3E9" w14:textId="77777777" w:rsidR="00F119FA" w:rsidRDefault="00F119FA" w:rsidP="00BD3695">
            <w:pPr>
              <w:spacing w:line="312" w:lineRule="auto"/>
              <w:ind w:firstLine="0"/>
              <w:jc w:val="center"/>
              <w:rPr>
                <w:rFonts w:cs="Times New Roman"/>
                <w:b/>
                <w:szCs w:val="26"/>
              </w:rPr>
            </w:pPr>
            <w:r w:rsidRPr="00332B9E">
              <w:rPr>
                <w:rFonts w:cs="Times New Roman"/>
                <w:b/>
                <w:szCs w:val="26"/>
                <w:lang w:val="en-GB"/>
              </w:rPr>
              <w:t>Mapping (Y/N)</w:t>
            </w:r>
          </w:p>
        </w:tc>
        <w:tc>
          <w:tcPr>
            <w:tcW w:w="1417" w:type="dxa"/>
          </w:tcPr>
          <w:p w14:paraId="41F27B38" w14:textId="77777777" w:rsidR="00F119FA" w:rsidRPr="00571988" w:rsidRDefault="00F119FA" w:rsidP="00BD3695">
            <w:pPr>
              <w:spacing w:line="312" w:lineRule="auto"/>
              <w:ind w:firstLine="0"/>
              <w:jc w:val="center"/>
              <w:rPr>
                <w:rFonts w:cs="Times New Roman"/>
                <w:b/>
                <w:szCs w:val="26"/>
              </w:rPr>
            </w:pPr>
            <w:r>
              <w:rPr>
                <w:rFonts w:cs="Times New Roman"/>
                <w:b/>
                <w:szCs w:val="26"/>
              </w:rPr>
              <w:t>New Field (Y/N)</w:t>
            </w:r>
          </w:p>
        </w:tc>
      </w:tr>
      <w:tr w:rsidR="00F119FA" w:rsidRPr="00F01510" w14:paraId="1FAFFF9B" w14:textId="77777777" w:rsidTr="00F119FA">
        <w:tc>
          <w:tcPr>
            <w:tcW w:w="11760" w:type="dxa"/>
            <w:gridSpan w:val="7"/>
            <w:shd w:val="clear" w:color="auto" w:fill="FFFF00"/>
          </w:tcPr>
          <w:p w14:paraId="29CC5A46"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Phát hành, Sửa đổi bảo lãnh</w:t>
            </w:r>
            <w:r w:rsidRPr="00F01510">
              <w:rPr>
                <w:rFonts w:cs="Times New Roman"/>
                <w:b/>
                <w:color w:val="FF0000"/>
                <w:szCs w:val="26"/>
              </w:rPr>
              <w:t>:</w:t>
            </w:r>
          </w:p>
        </w:tc>
      </w:tr>
      <w:tr w:rsidR="00F119FA" w:rsidRPr="00571988" w14:paraId="07BBBD59" w14:textId="77777777" w:rsidTr="007454EB">
        <w:tc>
          <w:tcPr>
            <w:tcW w:w="1548" w:type="dxa"/>
          </w:tcPr>
          <w:p w14:paraId="3DED9E6C" w14:textId="77777777" w:rsidR="00F119FA" w:rsidRDefault="00F119FA" w:rsidP="00BD3695">
            <w:pPr>
              <w:spacing w:line="312" w:lineRule="auto"/>
              <w:ind w:firstLine="0"/>
              <w:jc w:val="both"/>
              <w:rPr>
                <w:rFonts w:cs="Times New Roman"/>
                <w:b/>
                <w:color w:val="FF0000"/>
                <w:szCs w:val="26"/>
              </w:rPr>
            </w:pPr>
            <w:r w:rsidRPr="00DA473B">
              <w:rPr>
                <w:rFonts w:cs="Times New Roman"/>
                <w:b/>
                <w:color w:val="FF0000"/>
                <w:szCs w:val="26"/>
              </w:rPr>
              <w:t>Nội dung CKBL</w:t>
            </w:r>
          </w:p>
          <w:p w14:paraId="5FE36927" w14:textId="77777777" w:rsidR="00F119FA" w:rsidRPr="00571988" w:rsidRDefault="00F119FA" w:rsidP="00BD3695">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Nội dung cam kết BL</w:t>
            </w:r>
            <w:r w:rsidRPr="003E3CDA">
              <w:rPr>
                <w:rFonts w:cs="Times New Roman"/>
                <w:i/>
                <w:color w:val="FF0000"/>
                <w:szCs w:val="26"/>
              </w:rPr>
              <w:t>)</w:t>
            </w:r>
          </w:p>
        </w:tc>
        <w:tc>
          <w:tcPr>
            <w:tcW w:w="1282" w:type="dxa"/>
          </w:tcPr>
          <w:p w14:paraId="3245E7C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Clob</w:t>
            </w:r>
          </w:p>
        </w:tc>
        <w:tc>
          <w:tcPr>
            <w:tcW w:w="709" w:type="dxa"/>
          </w:tcPr>
          <w:p w14:paraId="3EDA1C6E" w14:textId="77777777" w:rsidR="00F119FA" w:rsidRPr="00571988" w:rsidRDefault="00F119FA" w:rsidP="00BD3695">
            <w:pPr>
              <w:spacing w:line="312" w:lineRule="auto"/>
              <w:ind w:firstLine="0"/>
              <w:jc w:val="center"/>
              <w:rPr>
                <w:rFonts w:cs="Times New Roman"/>
                <w:szCs w:val="26"/>
              </w:rPr>
            </w:pPr>
          </w:p>
        </w:tc>
        <w:tc>
          <w:tcPr>
            <w:tcW w:w="992" w:type="dxa"/>
          </w:tcPr>
          <w:p w14:paraId="50817EF4"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12F02C1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Nội dung củ</w:t>
            </w:r>
            <w:r>
              <w:rPr>
                <w:rFonts w:cs="Times New Roman"/>
                <w:szCs w:val="26"/>
              </w:rPr>
              <w:t>a thư bảo lãnh/ sửa đổi bảo lãnh</w:t>
            </w:r>
          </w:p>
          <w:p w14:paraId="22D717FD" w14:textId="77777777" w:rsidR="00F119FA" w:rsidRPr="00571988"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417" w:type="dxa"/>
          </w:tcPr>
          <w:p w14:paraId="30C004E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188CA0A"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964F4EC" w14:textId="77777777" w:rsidTr="007454EB">
        <w:tc>
          <w:tcPr>
            <w:tcW w:w="1548" w:type="dxa"/>
          </w:tcPr>
          <w:p w14:paraId="485BBF65" w14:textId="77777777" w:rsidR="00F119FA" w:rsidRPr="007C2D3E" w:rsidRDefault="00F119FA" w:rsidP="00BD3695">
            <w:pPr>
              <w:spacing w:line="312" w:lineRule="auto"/>
              <w:ind w:firstLine="0"/>
              <w:jc w:val="both"/>
              <w:rPr>
                <w:rFonts w:cs="Times New Roman"/>
                <w:b/>
                <w:color w:val="FF0000"/>
                <w:szCs w:val="26"/>
              </w:rPr>
            </w:pPr>
            <w:r w:rsidRPr="00DA473B">
              <w:rPr>
                <w:rFonts w:cs="Times New Roman"/>
                <w:b/>
                <w:color w:val="FF0000"/>
                <w:szCs w:val="26"/>
              </w:rPr>
              <w:t>Nội dung CKBL</w:t>
            </w:r>
            <w:r>
              <w:rPr>
                <w:rFonts w:cs="Times New Roman"/>
                <w:b/>
                <w:color w:val="FF0000"/>
                <w:szCs w:val="26"/>
              </w:rPr>
              <w:t xml:space="preserve"> (Bản dịch)</w:t>
            </w:r>
          </w:p>
        </w:tc>
        <w:tc>
          <w:tcPr>
            <w:tcW w:w="1282" w:type="dxa"/>
          </w:tcPr>
          <w:p w14:paraId="02CA6B2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Clob</w:t>
            </w:r>
          </w:p>
        </w:tc>
        <w:tc>
          <w:tcPr>
            <w:tcW w:w="709" w:type="dxa"/>
          </w:tcPr>
          <w:p w14:paraId="2A7D4209" w14:textId="77777777" w:rsidR="00F119FA" w:rsidRPr="00571988" w:rsidRDefault="00F119FA" w:rsidP="00BD3695">
            <w:pPr>
              <w:spacing w:line="312" w:lineRule="auto"/>
              <w:ind w:firstLine="0"/>
              <w:jc w:val="center"/>
              <w:rPr>
                <w:rFonts w:cs="Times New Roman"/>
                <w:szCs w:val="26"/>
              </w:rPr>
            </w:pPr>
          </w:p>
        </w:tc>
        <w:tc>
          <w:tcPr>
            <w:tcW w:w="992" w:type="dxa"/>
          </w:tcPr>
          <w:p w14:paraId="225B13B6"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1B0FFFB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Nội dung </w:t>
            </w:r>
            <w:r>
              <w:rPr>
                <w:rFonts w:cs="Times New Roman"/>
                <w:szCs w:val="26"/>
              </w:rPr>
              <w:t xml:space="preserve">bản dịch </w:t>
            </w:r>
            <w:r w:rsidRPr="00571988">
              <w:rPr>
                <w:rFonts w:cs="Times New Roman"/>
                <w:szCs w:val="26"/>
              </w:rPr>
              <w:t xml:space="preserve">của </w:t>
            </w:r>
            <w:r>
              <w:rPr>
                <w:rFonts w:cs="Times New Roman"/>
                <w:szCs w:val="26"/>
              </w:rPr>
              <w:t>thư bảo lãnh/ sửa đổi bảo lãnh</w:t>
            </w:r>
          </w:p>
          <w:p w14:paraId="4FD0E338" w14:textId="77777777" w:rsidR="00F119FA" w:rsidRPr="00571988"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417" w:type="dxa"/>
          </w:tcPr>
          <w:p w14:paraId="1BA9C4D8"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AF162B7"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F01510" w:rsidDel="008E5E4D" w14:paraId="0C76F744" w14:textId="1E7AAF50" w:rsidTr="00F119FA">
        <w:trPr>
          <w:del w:id="163" w:author="Nguyen Thu Trang - VTFC - KVH" w:date="2022-03-16T11:08:00Z"/>
        </w:trPr>
        <w:tc>
          <w:tcPr>
            <w:tcW w:w="11760" w:type="dxa"/>
            <w:gridSpan w:val="7"/>
            <w:shd w:val="clear" w:color="auto" w:fill="FFFF00"/>
          </w:tcPr>
          <w:p w14:paraId="3114F7E6" w14:textId="0630F02D" w:rsidR="00F119FA" w:rsidRPr="00F01510" w:rsidDel="008E5E4D" w:rsidRDefault="00F119FA" w:rsidP="00BD3695">
            <w:pPr>
              <w:spacing w:line="312" w:lineRule="auto"/>
              <w:ind w:firstLine="0"/>
              <w:rPr>
                <w:del w:id="164" w:author="Nguyen Thu Trang - VTFC - KVH" w:date="2022-03-16T11:08:00Z"/>
                <w:rFonts w:cs="Times New Roman"/>
                <w:b/>
                <w:szCs w:val="26"/>
              </w:rPr>
            </w:pPr>
            <w:del w:id="165" w:author="Nguyen Thu Trang - VTFC - KVH" w:date="2022-03-16T11:08:00Z">
              <w:r w:rsidDel="008E5E4D">
                <w:rPr>
                  <w:rFonts w:cs="Times New Roman"/>
                  <w:b/>
                  <w:color w:val="FF0000"/>
                  <w:szCs w:val="26"/>
                </w:rPr>
                <w:delText>Tại</w:delText>
              </w:r>
              <w:r w:rsidRPr="00F01510" w:rsidDel="008E5E4D">
                <w:rPr>
                  <w:rFonts w:cs="Times New Roman"/>
                  <w:b/>
                  <w:color w:val="FF0000"/>
                  <w:szCs w:val="26"/>
                </w:rPr>
                <w:delText xml:space="preserve"> sự kiện</w:delText>
              </w:r>
              <w:r w:rsidDel="008E5E4D">
                <w:rPr>
                  <w:rFonts w:cs="Times New Roman"/>
                  <w:b/>
                  <w:color w:val="FF0000"/>
                  <w:szCs w:val="26"/>
                </w:rPr>
                <w:delText xml:space="preserve"> Đăng ký, Sửa đổi BCT đòi tiền:</w:delText>
              </w:r>
            </w:del>
          </w:p>
        </w:tc>
      </w:tr>
      <w:tr w:rsidR="00F119FA" w:rsidRPr="00571988" w:rsidDel="008E5E4D" w14:paraId="0132EE37" w14:textId="53533A57" w:rsidTr="007454EB">
        <w:trPr>
          <w:del w:id="166" w:author="Nguyen Thu Trang - VTFC - KVH" w:date="2022-03-16T11:08:00Z"/>
        </w:trPr>
        <w:tc>
          <w:tcPr>
            <w:tcW w:w="1548" w:type="dxa"/>
          </w:tcPr>
          <w:p w14:paraId="4AF8B4D5" w14:textId="2307F20E" w:rsidR="00F119FA" w:rsidRPr="002F4D0F" w:rsidDel="008E5E4D" w:rsidRDefault="00F119FA" w:rsidP="00BD3695">
            <w:pPr>
              <w:spacing w:line="312" w:lineRule="auto"/>
              <w:ind w:firstLine="0"/>
              <w:rPr>
                <w:del w:id="167" w:author="Nguyen Thu Trang - VTFC - KVH" w:date="2022-03-16T11:08:00Z"/>
                <w:rFonts w:cs="Times New Roman"/>
                <w:b/>
                <w:i/>
                <w:color w:val="FF0000"/>
                <w:szCs w:val="26"/>
              </w:rPr>
            </w:pPr>
            <w:commentRangeStart w:id="168"/>
            <w:commentRangeStart w:id="169"/>
            <w:del w:id="170" w:author="Nguyen Thu Trang - VTFC - KVH" w:date="2022-03-16T11:08:00Z">
              <w:r w:rsidRPr="00571988" w:rsidDel="008E5E4D">
                <w:rPr>
                  <w:rFonts w:cs="Times New Roman"/>
                  <w:b/>
                  <w:szCs w:val="26"/>
                </w:rPr>
                <w:delText>Nội dung</w:delText>
              </w:r>
              <w:r w:rsidDel="008E5E4D">
                <w:rPr>
                  <w:rFonts w:cs="Times New Roman"/>
                  <w:b/>
                  <w:szCs w:val="26"/>
                </w:rPr>
                <w:delText xml:space="preserve"> TB chứng từ đến</w:delText>
              </w:r>
              <w:r w:rsidRPr="00571988" w:rsidDel="008E5E4D">
                <w:rPr>
                  <w:rFonts w:cs="Times New Roman"/>
                  <w:b/>
                  <w:szCs w:val="26"/>
                </w:rPr>
                <w:delText xml:space="preserve"> </w:delText>
              </w:r>
              <w:commentRangeEnd w:id="168"/>
              <w:r w:rsidDel="008E5E4D">
                <w:rPr>
                  <w:rStyle w:val="CommentReference"/>
                </w:rPr>
                <w:commentReference w:id="168"/>
              </w:r>
              <w:commentRangeEnd w:id="169"/>
              <w:r w:rsidR="00023A71" w:rsidDel="008E5E4D">
                <w:rPr>
                  <w:rStyle w:val="CommentReference"/>
                </w:rPr>
                <w:commentReference w:id="169"/>
              </w:r>
            </w:del>
          </w:p>
        </w:tc>
        <w:tc>
          <w:tcPr>
            <w:tcW w:w="1282" w:type="dxa"/>
          </w:tcPr>
          <w:p w14:paraId="423E3402" w14:textId="12A27698" w:rsidR="00F119FA" w:rsidRPr="00571988" w:rsidDel="008E5E4D" w:rsidRDefault="00F119FA" w:rsidP="00BD3695">
            <w:pPr>
              <w:spacing w:line="312" w:lineRule="auto"/>
              <w:ind w:firstLine="0"/>
              <w:jc w:val="center"/>
              <w:rPr>
                <w:del w:id="171" w:author="Nguyen Thu Trang - VTFC - KVH" w:date="2022-03-16T11:08:00Z"/>
                <w:rFonts w:cs="Times New Roman"/>
                <w:szCs w:val="26"/>
              </w:rPr>
            </w:pPr>
            <w:del w:id="172" w:author="Nguyen Thu Trang - VTFC - KVH" w:date="2022-03-16T11:08:00Z">
              <w:r w:rsidRPr="00571988" w:rsidDel="008E5E4D">
                <w:rPr>
                  <w:rFonts w:cs="Times New Roman"/>
                  <w:szCs w:val="26"/>
                </w:rPr>
                <w:delText>Clob</w:delText>
              </w:r>
            </w:del>
          </w:p>
        </w:tc>
        <w:tc>
          <w:tcPr>
            <w:tcW w:w="709" w:type="dxa"/>
          </w:tcPr>
          <w:p w14:paraId="675E0864" w14:textId="7DAC638F" w:rsidR="00F119FA" w:rsidRPr="00571988" w:rsidDel="008E5E4D" w:rsidRDefault="00F119FA" w:rsidP="00BD3695">
            <w:pPr>
              <w:spacing w:line="312" w:lineRule="auto"/>
              <w:ind w:firstLine="0"/>
              <w:jc w:val="center"/>
              <w:rPr>
                <w:del w:id="173" w:author="Nguyen Thu Trang - VTFC - KVH" w:date="2022-03-16T11:08:00Z"/>
                <w:rFonts w:cs="Times New Roman"/>
                <w:szCs w:val="26"/>
              </w:rPr>
            </w:pPr>
          </w:p>
        </w:tc>
        <w:tc>
          <w:tcPr>
            <w:tcW w:w="992" w:type="dxa"/>
          </w:tcPr>
          <w:p w14:paraId="1D74D21A" w14:textId="4323548E" w:rsidR="00F119FA" w:rsidRPr="00571988" w:rsidDel="008E5E4D" w:rsidRDefault="00F119FA" w:rsidP="00BD3695">
            <w:pPr>
              <w:spacing w:line="312" w:lineRule="auto"/>
              <w:ind w:firstLine="0"/>
              <w:jc w:val="center"/>
              <w:rPr>
                <w:del w:id="174" w:author="Nguyen Thu Trang - VTFC - KVH" w:date="2022-03-16T11:08:00Z"/>
                <w:rFonts w:cs="Times New Roman"/>
                <w:szCs w:val="26"/>
              </w:rPr>
            </w:pPr>
            <w:del w:id="175" w:author="Nguyen Thu Trang - VTFC - KVH" w:date="2022-03-16T11:08:00Z">
              <w:r w:rsidRPr="00571988" w:rsidDel="008E5E4D">
                <w:rPr>
                  <w:rFonts w:cs="Times New Roman"/>
                  <w:szCs w:val="26"/>
                </w:rPr>
                <w:delText>(</w:delText>
              </w:r>
              <w:r w:rsidDel="008E5E4D">
                <w:rPr>
                  <w:rFonts w:cs="Times New Roman"/>
                  <w:szCs w:val="26"/>
                </w:rPr>
                <w:delText>O</w:delText>
              </w:r>
              <w:r w:rsidRPr="00571988" w:rsidDel="008E5E4D">
                <w:rPr>
                  <w:rFonts w:cs="Times New Roman"/>
                  <w:szCs w:val="26"/>
                </w:rPr>
                <w:delText>)</w:delText>
              </w:r>
            </w:del>
          </w:p>
        </w:tc>
        <w:tc>
          <w:tcPr>
            <w:tcW w:w="4395" w:type="dxa"/>
          </w:tcPr>
          <w:p w14:paraId="25ACE6E5" w14:textId="49D03C74" w:rsidR="00F119FA" w:rsidRPr="00571988" w:rsidDel="008E5E4D" w:rsidRDefault="00F119FA" w:rsidP="00BD3695">
            <w:pPr>
              <w:spacing w:line="312" w:lineRule="auto"/>
              <w:ind w:firstLine="0"/>
              <w:jc w:val="both"/>
              <w:rPr>
                <w:del w:id="176" w:author="Nguyen Thu Trang - VTFC - KVH" w:date="2022-03-16T11:08:00Z"/>
                <w:rFonts w:cs="Times New Roman"/>
                <w:szCs w:val="26"/>
              </w:rPr>
            </w:pPr>
            <w:del w:id="177" w:author="Nguyen Thu Trang - VTFC - KVH" w:date="2022-03-16T11:08:00Z">
              <w:r w:rsidRPr="00571988" w:rsidDel="008E5E4D">
                <w:rPr>
                  <w:rFonts w:cs="Times New Roman"/>
                  <w:szCs w:val="26"/>
                </w:rPr>
                <w:delText>Nội dung của Thông báo chứng từ đến</w:delText>
              </w:r>
            </w:del>
          </w:p>
          <w:p w14:paraId="7522A28D" w14:textId="0F11600A" w:rsidR="00F119FA" w:rsidRPr="00571988" w:rsidDel="008E5E4D" w:rsidRDefault="00F119FA" w:rsidP="00BD3695">
            <w:pPr>
              <w:spacing w:line="312" w:lineRule="auto"/>
              <w:ind w:firstLine="0"/>
              <w:jc w:val="both"/>
              <w:rPr>
                <w:del w:id="178" w:author="Nguyen Thu Trang - VTFC - KVH" w:date="2022-03-16T11:08:00Z"/>
                <w:rFonts w:cs="Times New Roman"/>
                <w:szCs w:val="26"/>
              </w:rPr>
            </w:pPr>
            <w:del w:id="179" w:author="Nguyen Thu Trang - VTFC - KVH" w:date="2022-03-16T11:08:00Z">
              <w:r w:rsidRPr="00571988" w:rsidDel="008E5E4D">
                <w:rPr>
                  <w:rFonts w:cs="Times New Roman"/>
                  <w:szCs w:val="26"/>
                </w:rPr>
                <w:delText xml:space="preserve">Cho phép người dùng tự nhập nội dung thủ công hoặc copy nội dung thông báo </w:delText>
              </w:r>
              <w:r w:rsidRPr="00571988" w:rsidDel="008E5E4D">
                <w:rPr>
                  <w:rFonts w:cs="Times New Roman"/>
                  <w:szCs w:val="26"/>
                </w:rPr>
                <w:lastRenderedPageBreak/>
                <w:delText>từ nguồn bên ngoài hệ thống vào.</w:delText>
              </w:r>
            </w:del>
          </w:p>
          <w:p w14:paraId="4CC2E060" w14:textId="387BD84A" w:rsidR="00F119FA" w:rsidDel="008E5E4D" w:rsidRDefault="00F119FA" w:rsidP="00BD3695">
            <w:pPr>
              <w:spacing w:line="312" w:lineRule="auto"/>
              <w:ind w:firstLine="0"/>
              <w:jc w:val="both"/>
              <w:rPr>
                <w:del w:id="180" w:author="Nguyen Thu Trang - VTFC - KVH" w:date="2022-03-16T11:08:00Z"/>
                <w:rFonts w:cs="Times New Roman"/>
                <w:szCs w:val="26"/>
              </w:rPr>
            </w:pPr>
            <w:del w:id="181" w:author="Nguyen Thu Trang - VTFC - KVH" w:date="2022-03-16T11:08:00Z">
              <w:r w:rsidRPr="00571988" w:rsidDel="008E5E4D">
                <w:rPr>
                  <w:rFonts w:cs="Times New Roman"/>
                  <w:szCs w:val="26"/>
                </w:rPr>
                <w:delText>Hệ thống hỗ trợ định dạng như trong Microsoft Word.</w:delText>
              </w:r>
            </w:del>
          </w:p>
          <w:p w14:paraId="6B26A51B" w14:textId="344CA7DA" w:rsidR="00F119FA" w:rsidDel="008E5E4D" w:rsidRDefault="00F119FA" w:rsidP="00BD3695">
            <w:pPr>
              <w:spacing w:line="312" w:lineRule="auto"/>
              <w:ind w:firstLine="0"/>
              <w:jc w:val="both"/>
              <w:rPr>
                <w:del w:id="182" w:author="Nguyen Thu Trang - VTFC - KVH" w:date="2022-03-16T11:08:00Z"/>
                <w:rFonts w:cs="Times New Roman"/>
                <w:color w:val="FF0000"/>
                <w:szCs w:val="26"/>
              </w:rPr>
            </w:pPr>
            <w:del w:id="183" w:author="Nguyen Thu Trang - VTFC - KVH" w:date="2022-03-16T11:08:00Z">
              <w:r w:rsidRPr="00C76184" w:rsidDel="008E5E4D">
                <w:rPr>
                  <w:rFonts w:cs="Times New Roman"/>
                  <w:color w:val="FF0000"/>
                  <w:szCs w:val="26"/>
                </w:rPr>
                <w:delText>Hệ thống cho phép người dùng xem trước nội dung chứng từ để chủ động chỉnh sửa cho phù hợp.</w:delText>
              </w:r>
            </w:del>
          </w:p>
          <w:p w14:paraId="4498DBAB" w14:textId="1D1AFD13" w:rsidR="00F119FA" w:rsidRPr="00571988" w:rsidDel="008E5E4D" w:rsidRDefault="00F119FA" w:rsidP="00BD3695">
            <w:pPr>
              <w:spacing w:line="312" w:lineRule="auto"/>
              <w:ind w:firstLine="0"/>
              <w:jc w:val="both"/>
              <w:rPr>
                <w:del w:id="184" w:author="Nguyen Thu Trang - VTFC - KVH" w:date="2022-03-16T11:08:00Z"/>
                <w:rFonts w:cs="Times New Roman"/>
                <w:szCs w:val="26"/>
              </w:rPr>
            </w:pPr>
            <w:del w:id="185" w:author="Nguyen Thu Trang - VTFC - KVH" w:date="2022-03-16T11:08:00Z">
              <w:r w:rsidDel="008E5E4D">
                <w:rPr>
                  <w:rFonts w:cs="Times New Roman"/>
                  <w:szCs w:val="26"/>
                </w:rPr>
                <w:delText>Nếu</w:delText>
              </w:r>
              <w:r w:rsidRPr="00571988" w:rsidDel="008E5E4D">
                <w:rPr>
                  <w:rFonts w:cs="Times New Roman"/>
                  <w:szCs w:val="26"/>
                </w:rPr>
                <w:delText xml:space="preserve"> </w:delText>
              </w:r>
              <w:r w:rsidDel="008E5E4D">
                <w:rPr>
                  <w:rFonts w:cs="Times New Roman"/>
                  <w:szCs w:val="26"/>
                </w:rPr>
                <w:delText>trường này có giá trị, hệ thống sẽ sinh Thông báo theo nội dung này</w:delText>
              </w:r>
              <w:r w:rsidRPr="00571988" w:rsidDel="008E5E4D">
                <w:rPr>
                  <w:rFonts w:cs="Times New Roman"/>
                  <w:szCs w:val="26"/>
                </w:rPr>
                <w:delText>.</w:delText>
              </w:r>
            </w:del>
          </w:p>
        </w:tc>
        <w:tc>
          <w:tcPr>
            <w:tcW w:w="1417" w:type="dxa"/>
          </w:tcPr>
          <w:p w14:paraId="37300776" w14:textId="49129572" w:rsidR="00F119FA" w:rsidDel="008E5E4D" w:rsidRDefault="00F119FA" w:rsidP="00BD3695">
            <w:pPr>
              <w:spacing w:line="312" w:lineRule="auto"/>
              <w:ind w:firstLine="0"/>
              <w:jc w:val="center"/>
              <w:rPr>
                <w:del w:id="186" w:author="Nguyen Thu Trang - VTFC - KVH" w:date="2022-03-16T11:08:00Z"/>
                <w:rFonts w:cs="Times New Roman"/>
                <w:szCs w:val="26"/>
              </w:rPr>
            </w:pPr>
            <w:del w:id="187" w:author="Nguyen Thu Trang - VTFC - KVH" w:date="2022-03-16T11:08:00Z">
              <w:r w:rsidDel="008E5E4D">
                <w:rPr>
                  <w:rFonts w:cs="Times New Roman"/>
                  <w:szCs w:val="26"/>
                </w:rPr>
                <w:lastRenderedPageBreak/>
                <w:delText>N</w:delText>
              </w:r>
            </w:del>
          </w:p>
        </w:tc>
        <w:tc>
          <w:tcPr>
            <w:tcW w:w="1417" w:type="dxa"/>
          </w:tcPr>
          <w:p w14:paraId="489B19A0" w14:textId="26D4F8A3" w:rsidR="00F119FA" w:rsidRPr="00571988" w:rsidDel="008E5E4D" w:rsidRDefault="00F119FA" w:rsidP="00BD3695">
            <w:pPr>
              <w:spacing w:line="312" w:lineRule="auto"/>
              <w:ind w:firstLine="0"/>
              <w:jc w:val="center"/>
              <w:rPr>
                <w:del w:id="188" w:author="Nguyen Thu Trang - VTFC - KVH" w:date="2022-03-16T11:08:00Z"/>
                <w:rFonts w:cs="Times New Roman"/>
                <w:szCs w:val="26"/>
              </w:rPr>
            </w:pPr>
            <w:del w:id="189" w:author="Nguyen Thu Trang - VTFC - KVH" w:date="2022-03-16T11:08:00Z">
              <w:r w:rsidDel="008E5E4D">
                <w:rPr>
                  <w:rFonts w:cs="Times New Roman"/>
                  <w:szCs w:val="26"/>
                </w:rPr>
                <w:delText>N</w:delText>
              </w:r>
            </w:del>
          </w:p>
        </w:tc>
      </w:tr>
      <w:tr w:rsidR="00F119FA" w:rsidRPr="00571988" w:rsidDel="008E5E4D" w14:paraId="6B91A2C9" w14:textId="071E15AC" w:rsidTr="007454EB">
        <w:trPr>
          <w:del w:id="190" w:author="Nguyen Thu Trang - VTFC - KVH" w:date="2022-03-16T11:08:00Z"/>
        </w:trPr>
        <w:tc>
          <w:tcPr>
            <w:tcW w:w="1548" w:type="dxa"/>
          </w:tcPr>
          <w:p w14:paraId="19E9545A" w14:textId="5C3F6C34" w:rsidR="00F119FA" w:rsidRPr="00332B9E" w:rsidDel="008E5E4D" w:rsidRDefault="00F119FA" w:rsidP="00BD3695">
            <w:pPr>
              <w:spacing w:line="312" w:lineRule="auto"/>
              <w:ind w:firstLine="0"/>
              <w:jc w:val="both"/>
              <w:rPr>
                <w:del w:id="191" w:author="Nguyen Thu Trang - VTFC - KVH" w:date="2022-03-16T11:08:00Z"/>
                <w:rFonts w:cs="Times New Roman"/>
                <w:b/>
                <w:color w:val="FF0000"/>
                <w:szCs w:val="26"/>
              </w:rPr>
            </w:pPr>
            <w:commentRangeStart w:id="192"/>
            <w:commentRangeStart w:id="193"/>
            <w:del w:id="194" w:author="Nguyen Thu Trang - VTFC - KVH" w:date="2022-03-16T11:08:00Z">
              <w:r w:rsidRPr="00571988" w:rsidDel="008E5E4D">
                <w:rPr>
                  <w:rFonts w:cs="Times New Roman"/>
                  <w:b/>
                  <w:szCs w:val="26"/>
                </w:rPr>
                <w:lastRenderedPageBreak/>
                <w:delText>Nội dung</w:delText>
              </w:r>
              <w:r w:rsidDel="008E5E4D">
                <w:rPr>
                  <w:rFonts w:cs="Times New Roman"/>
                  <w:b/>
                  <w:szCs w:val="26"/>
                </w:rPr>
                <w:delText xml:space="preserve"> TB từ chối thanh toán</w:delText>
              </w:r>
              <w:r w:rsidRPr="00571988" w:rsidDel="008E5E4D">
                <w:rPr>
                  <w:rFonts w:cs="Times New Roman"/>
                  <w:b/>
                  <w:szCs w:val="26"/>
                </w:rPr>
                <w:delText xml:space="preserve"> </w:delText>
              </w:r>
              <w:commentRangeEnd w:id="192"/>
              <w:r w:rsidDel="008E5E4D">
                <w:rPr>
                  <w:rStyle w:val="CommentReference"/>
                </w:rPr>
                <w:commentReference w:id="192"/>
              </w:r>
              <w:commentRangeEnd w:id="193"/>
              <w:r w:rsidR="00023A71" w:rsidDel="008E5E4D">
                <w:rPr>
                  <w:rStyle w:val="CommentReference"/>
                </w:rPr>
                <w:commentReference w:id="193"/>
              </w:r>
            </w:del>
          </w:p>
        </w:tc>
        <w:tc>
          <w:tcPr>
            <w:tcW w:w="1282" w:type="dxa"/>
          </w:tcPr>
          <w:p w14:paraId="2755C628" w14:textId="5AEC250A" w:rsidR="00F119FA" w:rsidRPr="00571988" w:rsidDel="008E5E4D" w:rsidRDefault="00F119FA" w:rsidP="00BD3695">
            <w:pPr>
              <w:spacing w:line="312" w:lineRule="auto"/>
              <w:ind w:firstLine="0"/>
              <w:jc w:val="center"/>
              <w:rPr>
                <w:del w:id="195" w:author="Nguyen Thu Trang - VTFC - KVH" w:date="2022-03-16T11:08:00Z"/>
                <w:rFonts w:cs="Times New Roman"/>
                <w:szCs w:val="26"/>
              </w:rPr>
            </w:pPr>
            <w:del w:id="196" w:author="Nguyen Thu Trang - VTFC - KVH" w:date="2022-03-16T11:08:00Z">
              <w:r w:rsidRPr="00571988" w:rsidDel="008E5E4D">
                <w:rPr>
                  <w:rFonts w:cs="Times New Roman"/>
                  <w:szCs w:val="26"/>
                </w:rPr>
                <w:delText>Clob</w:delText>
              </w:r>
            </w:del>
          </w:p>
        </w:tc>
        <w:tc>
          <w:tcPr>
            <w:tcW w:w="709" w:type="dxa"/>
          </w:tcPr>
          <w:p w14:paraId="209FBA1F" w14:textId="3055C9F3" w:rsidR="00F119FA" w:rsidRPr="00571988" w:rsidDel="008E5E4D" w:rsidRDefault="00F119FA" w:rsidP="00BD3695">
            <w:pPr>
              <w:spacing w:line="312" w:lineRule="auto"/>
              <w:ind w:firstLine="0"/>
              <w:jc w:val="center"/>
              <w:rPr>
                <w:del w:id="197" w:author="Nguyen Thu Trang - VTFC - KVH" w:date="2022-03-16T11:08:00Z"/>
                <w:rFonts w:cs="Times New Roman"/>
                <w:szCs w:val="26"/>
              </w:rPr>
            </w:pPr>
          </w:p>
        </w:tc>
        <w:tc>
          <w:tcPr>
            <w:tcW w:w="992" w:type="dxa"/>
          </w:tcPr>
          <w:p w14:paraId="2AB40154" w14:textId="500F66E6" w:rsidR="00F119FA" w:rsidRPr="00571988" w:rsidDel="008E5E4D" w:rsidRDefault="00F119FA" w:rsidP="00BD3695">
            <w:pPr>
              <w:spacing w:line="312" w:lineRule="auto"/>
              <w:ind w:firstLine="0"/>
              <w:jc w:val="center"/>
              <w:rPr>
                <w:del w:id="198" w:author="Nguyen Thu Trang - VTFC - KVH" w:date="2022-03-16T11:08:00Z"/>
                <w:rFonts w:cs="Times New Roman"/>
                <w:szCs w:val="26"/>
              </w:rPr>
            </w:pPr>
            <w:del w:id="199" w:author="Nguyen Thu Trang - VTFC - KVH" w:date="2022-03-16T11:08:00Z">
              <w:r w:rsidRPr="00571988" w:rsidDel="008E5E4D">
                <w:rPr>
                  <w:rFonts w:cs="Times New Roman"/>
                  <w:szCs w:val="26"/>
                </w:rPr>
                <w:delText>(</w:delText>
              </w:r>
              <w:r w:rsidDel="008E5E4D">
                <w:rPr>
                  <w:rFonts w:cs="Times New Roman"/>
                  <w:szCs w:val="26"/>
                </w:rPr>
                <w:delText>O</w:delText>
              </w:r>
              <w:r w:rsidRPr="00571988" w:rsidDel="008E5E4D">
                <w:rPr>
                  <w:rFonts w:cs="Times New Roman"/>
                  <w:szCs w:val="26"/>
                </w:rPr>
                <w:delText>)</w:delText>
              </w:r>
            </w:del>
          </w:p>
        </w:tc>
        <w:tc>
          <w:tcPr>
            <w:tcW w:w="4395" w:type="dxa"/>
          </w:tcPr>
          <w:p w14:paraId="56A3CF57" w14:textId="4212EB90" w:rsidR="00F119FA" w:rsidRPr="00571988" w:rsidDel="008E5E4D" w:rsidRDefault="00F119FA" w:rsidP="00BD3695">
            <w:pPr>
              <w:spacing w:line="312" w:lineRule="auto"/>
              <w:ind w:firstLine="0"/>
              <w:jc w:val="both"/>
              <w:rPr>
                <w:del w:id="200" w:author="Nguyen Thu Trang - VTFC - KVH" w:date="2022-03-16T11:08:00Z"/>
                <w:rFonts w:cs="Times New Roman"/>
                <w:szCs w:val="26"/>
              </w:rPr>
            </w:pPr>
            <w:del w:id="201" w:author="Nguyen Thu Trang - VTFC - KVH" w:date="2022-03-16T11:08:00Z">
              <w:r w:rsidRPr="00571988" w:rsidDel="008E5E4D">
                <w:rPr>
                  <w:rFonts w:cs="Times New Roman"/>
                  <w:szCs w:val="26"/>
                </w:rPr>
                <w:delText>Nội dung của Thông báo từ chối thanh toán</w:delText>
              </w:r>
            </w:del>
          </w:p>
          <w:p w14:paraId="65561A4D" w14:textId="21D4513C" w:rsidR="00F119FA" w:rsidRPr="00571988" w:rsidDel="008E5E4D" w:rsidRDefault="00F119FA" w:rsidP="00BD3695">
            <w:pPr>
              <w:spacing w:line="312" w:lineRule="auto"/>
              <w:ind w:firstLine="0"/>
              <w:jc w:val="both"/>
              <w:rPr>
                <w:del w:id="202" w:author="Nguyen Thu Trang - VTFC - KVH" w:date="2022-03-16T11:08:00Z"/>
                <w:rFonts w:cs="Times New Roman"/>
                <w:szCs w:val="26"/>
              </w:rPr>
            </w:pPr>
            <w:del w:id="203" w:author="Nguyen Thu Trang - VTFC - KVH" w:date="2022-03-16T11:08:00Z">
              <w:r w:rsidRPr="00571988" w:rsidDel="008E5E4D">
                <w:rPr>
                  <w:rFonts w:cs="Times New Roman"/>
                  <w:szCs w:val="26"/>
                </w:rPr>
                <w:delText>Cho phép người dùng tự nhập nội dung thủ công hoặc copy nội dung thông báo từ nguồn bên ngoài hệ thống vào.</w:delText>
              </w:r>
            </w:del>
          </w:p>
          <w:p w14:paraId="333BEE77" w14:textId="3297CB2C" w:rsidR="00F119FA" w:rsidDel="008E5E4D" w:rsidRDefault="00F119FA" w:rsidP="00BD3695">
            <w:pPr>
              <w:spacing w:line="312" w:lineRule="auto"/>
              <w:ind w:firstLine="0"/>
              <w:jc w:val="both"/>
              <w:rPr>
                <w:del w:id="204" w:author="Nguyen Thu Trang - VTFC - KVH" w:date="2022-03-16T11:08:00Z"/>
                <w:rFonts w:cs="Times New Roman"/>
                <w:szCs w:val="26"/>
              </w:rPr>
            </w:pPr>
            <w:del w:id="205" w:author="Nguyen Thu Trang - VTFC - KVH" w:date="2022-03-16T11:08:00Z">
              <w:r w:rsidRPr="00571988" w:rsidDel="008E5E4D">
                <w:rPr>
                  <w:rFonts w:cs="Times New Roman"/>
                  <w:szCs w:val="26"/>
                </w:rPr>
                <w:delText>Hệ thống hỗ trợ định dạng như trong Microsoft Word.</w:delText>
              </w:r>
            </w:del>
          </w:p>
          <w:p w14:paraId="1D3813B0" w14:textId="6606A25D" w:rsidR="00F119FA" w:rsidDel="008E5E4D" w:rsidRDefault="00F119FA" w:rsidP="00BD3695">
            <w:pPr>
              <w:spacing w:line="312" w:lineRule="auto"/>
              <w:ind w:firstLine="0"/>
              <w:jc w:val="both"/>
              <w:rPr>
                <w:del w:id="206" w:author="Nguyen Thu Trang - VTFC - KVH" w:date="2022-03-16T11:08:00Z"/>
                <w:rFonts w:cs="Times New Roman"/>
                <w:color w:val="FF0000"/>
                <w:szCs w:val="26"/>
              </w:rPr>
            </w:pPr>
            <w:del w:id="207" w:author="Nguyen Thu Trang - VTFC - KVH" w:date="2022-03-16T11:08:00Z">
              <w:r w:rsidRPr="00C76184" w:rsidDel="008E5E4D">
                <w:rPr>
                  <w:rFonts w:cs="Times New Roman"/>
                  <w:color w:val="FF0000"/>
                  <w:szCs w:val="26"/>
                </w:rPr>
                <w:delText>Hệ thống cho phép người dùng xem trước nội dung chứng từ để chủ động chỉnh sửa cho phù hợp.</w:delText>
              </w:r>
            </w:del>
          </w:p>
          <w:p w14:paraId="0B581338" w14:textId="55632642" w:rsidR="00F119FA" w:rsidRPr="008E0028" w:rsidDel="008E5E4D" w:rsidRDefault="00F119FA" w:rsidP="00BD3695">
            <w:pPr>
              <w:spacing w:line="312" w:lineRule="auto"/>
              <w:ind w:firstLine="0"/>
              <w:jc w:val="both"/>
              <w:rPr>
                <w:del w:id="208" w:author="Nguyen Thu Trang - VTFC - KVH" w:date="2022-03-16T11:08:00Z"/>
                <w:rFonts w:cs="Times New Roman"/>
                <w:szCs w:val="26"/>
              </w:rPr>
            </w:pPr>
            <w:del w:id="209" w:author="Nguyen Thu Trang - VTFC - KVH" w:date="2022-03-16T11:08:00Z">
              <w:r w:rsidDel="008E5E4D">
                <w:rPr>
                  <w:rFonts w:cs="Times New Roman"/>
                  <w:szCs w:val="26"/>
                </w:rPr>
                <w:delText>Nếu</w:delText>
              </w:r>
              <w:r w:rsidRPr="00571988" w:rsidDel="008E5E4D">
                <w:rPr>
                  <w:rFonts w:cs="Times New Roman"/>
                  <w:szCs w:val="26"/>
                </w:rPr>
                <w:delText xml:space="preserve"> </w:delText>
              </w:r>
              <w:r w:rsidDel="008E5E4D">
                <w:rPr>
                  <w:rFonts w:cs="Times New Roman"/>
                  <w:szCs w:val="26"/>
                </w:rPr>
                <w:delText>trường này có giá trị, hệ thống sẽ sinh Thông báo theo nội dung này</w:delText>
              </w:r>
              <w:r w:rsidRPr="00571988" w:rsidDel="008E5E4D">
                <w:rPr>
                  <w:rFonts w:cs="Times New Roman"/>
                  <w:szCs w:val="26"/>
                </w:rPr>
                <w:delText>.</w:delText>
              </w:r>
            </w:del>
          </w:p>
        </w:tc>
        <w:tc>
          <w:tcPr>
            <w:tcW w:w="1417" w:type="dxa"/>
          </w:tcPr>
          <w:p w14:paraId="4CE5FB5F" w14:textId="6AEABC84" w:rsidR="00F119FA" w:rsidDel="008E5E4D" w:rsidRDefault="00F119FA" w:rsidP="00BD3695">
            <w:pPr>
              <w:spacing w:line="312" w:lineRule="auto"/>
              <w:ind w:firstLine="0"/>
              <w:jc w:val="center"/>
              <w:rPr>
                <w:del w:id="210" w:author="Nguyen Thu Trang - VTFC - KVH" w:date="2022-03-16T11:08:00Z"/>
                <w:rFonts w:cs="Times New Roman"/>
                <w:szCs w:val="26"/>
              </w:rPr>
            </w:pPr>
            <w:del w:id="211" w:author="Nguyen Thu Trang - VTFC - KVH" w:date="2022-03-16T11:08:00Z">
              <w:r w:rsidDel="008E5E4D">
                <w:rPr>
                  <w:rFonts w:cs="Times New Roman"/>
                  <w:szCs w:val="26"/>
                </w:rPr>
                <w:delText>Y</w:delText>
              </w:r>
            </w:del>
          </w:p>
        </w:tc>
        <w:tc>
          <w:tcPr>
            <w:tcW w:w="1417" w:type="dxa"/>
          </w:tcPr>
          <w:p w14:paraId="2DE955E9" w14:textId="566BF836" w:rsidR="00F119FA" w:rsidRPr="00571988" w:rsidDel="008E5E4D" w:rsidRDefault="00F119FA" w:rsidP="00BD3695">
            <w:pPr>
              <w:spacing w:line="312" w:lineRule="auto"/>
              <w:ind w:firstLine="0"/>
              <w:jc w:val="center"/>
              <w:rPr>
                <w:del w:id="212" w:author="Nguyen Thu Trang - VTFC - KVH" w:date="2022-03-16T11:08:00Z"/>
                <w:rFonts w:cs="Times New Roman"/>
                <w:szCs w:val="26"/>
              </w:rPr>
            </w:pPr>
            <w:del w:id="213" w:author="Nguyen Thu Trang - VTFC - KVH" w:date="2022-03-16T11:08:00Z">
              <w:r w:rsidDel="008E5E4D">
                <w:rPr>
                  <w:rFonts w:cs="Times New Roman"/>
                  <w:szCs w:val="26"/>
                </w:rPr>
                <w:delText>N</w:delText>
              </w:r>
            </w:del>
          </w:p>
        </w:tc>
      </w:tr>
      <w:tr w:rsidR="00F119FA" w:rsidRPr="00F01510" w:rsidDel="008E5E4D" w14:paraId="33F92352" w14:textId="5BF9F358" w:rsidTr="00F119FA">
        <w:trPr>
          <w:del w:id="214" w:author="Nguyen Thu Trang - VTFC - KVH" w:date="2022-03-16T11:08:00Z"/>
        </w:trPr>
        <w:tc>
          <w:tcPr>
            <w:tcW w:w="11760" w:type="dxa"/>
            <w:gridSpan w:val="7"/>
            <w:shd w:val="clear" w:color="auto" w:fill="FFFF00"/>
          </w:tcPr>
          <w:p w14:paraId="4D1EDC60" w14:textId="1FF02CF8" w:rsidR="00F119FA" w:rsidRPr="00F01510" w:rsidDel="008E5E4D" w:rsidRDefault="00F119FA" w:rsidP="00BD3695">
            <w:pPr>
              <w:spacing w:line="312" w:lineRule="auto"/>
              <w:ind w:firstLine="0"/>
              <w:rPr>
                <w:del w:id="215" w:author="Nguyen Thu Trang - VTFC - KVH" w:date="2022-03-16T11:08:00Z"/>
                <w:rFonts w:cs="Times New Roman"/>
                <w:b/>
                <w:szCs w:val="26"/>
              </w:rPr>
            </w:pPr>
            <w:del w:id="216" w:author="Nguyen Thu Trang - VTFC - KVH" w:date="2022-03-16T11:08:00Z">
              <w:r w:rsidDel="008E5E4D">
                <w:rPr>
                  <w:rFonts w:cs="Times New Roman"/>
                  <w:b/>
                  <w:color w:val="FF0000"/>
                  <w:szCs w:val="26"/>
                </w:rPr>
                <w:delText>Tại</w:delText>
              </w:r>
              <w:r w:rsidRPr="00F01510" w:rsidDel="008E5E4D">
                <w:rPr>
                  <w:rFonts w:cs="Times New Roman"/>
                  <w:b/>
                  <w:color w:val="FF0000"/>
                  <w:szCs w:val="26"/>
                </w:rPr>
                <w:delText xml:space="preserve"> sự kiện</w:delText>
              </w:r>
              <w:r w:rsidDel="008E5E4D">
                <w:rPr>
                  <w:rFonts w:cs="Times New Roman"/>
                  <w:b/>
                  <w:color w:val="FF0000"/>
                  <w:szCs w:val="26"/>
                </w:rPr>
                <w:delText xml:space="preserve"> Thanh toán BCT đòi tiền, Đóng bảo lãnh, Kích hoạt bảo lãnh:</w:delText>
              </w:r>
            </w:del>
          </w:p>
        </w:tc>
      </w:tr>
      <w:tr w:rsidR="00F119FA" w:rsidRPr="00571988" w:rsidDel="008E5E4D" w14:paraId="28BD278F" w14:textId="6204BD2F" w:rsidTr="007454EB">
        <w:trPr>
          <w:del w:id="217" w:author="Nguyen Thu Trang - VTFC - KVH" w:date="2022-03-16T11:08:00Z"/>
        </w:trPr>
        <w:tc>
          <w:tcPr>
            <w:tcW w:w="1548" w:type="dxa"/>
          </w:tcPr>
          <w:p w14:paraId="77CCCF76" w14:textId="6CBEFC81" w:rsidR="00F119FA" w:rsidRPr="00571988" w:rsidDel="008E5E4D" w:rsidRDefault="00F119FA" w:rsidP="00BD3695">
            <w:pPr>
              <w:spacing w:line="312" w:lineRule="auto"/>
              <w:ind w:firstLine="0"/>
              <w:jc w:val="both"/>
              <w:rPr>
                <w:del w:id="218" w:author="Nguyen Thu Trang - VTFC - KVH" w:date="2022-03-16T11:08:00Z"/>
                <w:rFonts w:cs="Times New Roman"/>
                <w:b/>
                <w:szCs w:val="26"/>
              </w:rPr>
            </w:pPr>
            <w:commentRangeStart w:id="219"/>
            <w:commentRangeStart w:id="220"/>
            <w:del w:id="221" w:author="Nguyen Thu Trang - VTFC - KVH" w:date="2022-03-16T11:08:00Z">
              <w:r w:rsidRPr="00571988" w:rsidDel="008E5E4D">
                <w:rPr>
                  <w:rFonts w:cs="Times New Roman"/>
                  <w:b/>
                  <w:szCs w:val="26"/>
                </w:rPr>
                <w:delText xml:space="preserve">Tạo </w:delText>
              </w:r>
              <w:r w:rsidDel="008E5E4D">
                <w:rPr>
                  <w:rFonts w:cs="Times New Roman"/>
                  <w:b/>
                  <w:szCs w:val="26"/>
                </w:rPr>
                <w:delText>thông báo</w:delText>
              </w:r>
              <w:commentRangeEnd w:id="219"/>
              <w:r w:rsidDel="008E5E4D">
                <w:rPr>
                  <w:rStyle w:val="CommentReference"/>
                </w:rPr>
                <w:commentReference w:id="219"/>
              </w:r>
            </w:del>
            <w:commentRangeEnd w:id="220"/>
            <w:r w:rsidR="00F463CD">
              <w:rPr>
                <w:rStyle w:val="CommentReference"/>
              </w:rPr>
              <w:commentReference w:id="220"/>
            </w:r>
          </w:p>
        </w:tc>
        <w:tc>
          <w:tcPr>
            <w:tcW w:w="1282" w:type="dxa"/>
          </w:tcPr>
          <w:p w14:paraId="073FD76F" w14:textId="27A2E3FA" w:rsidR="00F119FA" w:rsidRPr="00571988" w:rsidDel="008E5E4D" w:rsidRDefault="00F119FA" w:rsidP="00BD3695">
            <w:pPr>
              <w:spacing w:line="312" w:lineRule="auto"/>
              <w:ind w:firstLine="0"/>
              <w:jc w:val="center"/>
              <w:rPr>
                <w:del w:id="222" w:author="Nguyen Thu Trang - VTFC - KVH" w:date="2022-03-16T11:08:00Z"/>
                <w:rFonts w:cs="Times New Roman"/>
                <w:szCs w:val="26"/>
              </w:rPr>
            </w:pPr>
            <w:del w:id="223" w:author="Nguyen Thu Trang - VTFC - KVH" w:date="2022-03-16T11:08:00Z">
              <w:r w:rsidDel="008E5E4D">
                <w:rPr>
                  <w:rFonts w:cs="Times New Roman"/>
                  <w:szCs w:val="26"/>
                </w:rPr>
                <w:delText>nVarchar</w:delText>
              </w:r>
            </w:del>
          </w:p>
        </w:tc>
        <w:tc>
          <w:tcPr>
            <w:tcW w:w="709" w:type="dxa"/>
          </w:tcPr>
          <w:p w14:paraId="373870A7" w14:textId="30024480" w:rsidR="00F119FA" w:rsidRPr="00571988" w:rsidDel="008E5E4D" w:rsidRDefault="00F119FA" w:rsidP="00BD3695">
            <w:pPr>
              <w:spacing w:line="312" w:lineRule="auto"/>
              <w:ind w:firstLine="0"/>
              <w:jc w:val="center"/>
              <w:rPr>
                <w:del w:id="224" w:author="Nguyen Thu Trang - VTFC - KVH" w:date="2022-03-16T11:08:00Z"/>
                <w:rFonts w:cs="Times New Roman"/>
                <w:szCs w:val="26"/>
              </w:rPr>
            </w:pPr>
            <w:del w:id="225" w:author="Nguyen Thu Trang - VTFC - KVH" w:date="2022-03-16T11:08:00Z">
              <w:r w:rsidRPr="00571988" w:rsidDel="008E5E4D">
                <w:rPr>
                  <w:rFonts w:cs="Times New Roman"/>
                  <w:szCs w:val="26"/>
                </w:rPr>
                <w:delText>6</w:delText>
              </w:r>
            </w:del>
          </w:p>
        </w:tc>
        <w:tc>
          <w:tcPr>
            <w:tcW w:w="992" w:type="dxa"/>
          </w:tcPr>
          <w:p w14:paraId="0B467A68" w14:textId="50AEA9DD" w:rsidR="00F119FA" w:rsidRPr="00571988" w:rsidDel="008E5E4D" w:rsidRDefault="00F119FA" w:rsidP="00BD3695">
            <w:pPr>
              <w:spacing w:line="312" w:lineRule="auto"/>
              <w:ind w:firstLine="0"/>
              <w:jc w:val="center"/>
              <w:rPr>
                <w:del w:id="226" w:author="Nguyen Thu Trang - VTFC - KVH" w:date="2022-03-16T11:08:00Z"/>
                <w:rFonts w:cs="Times New Roman"/>
                <w:szCs w:val="26"/>
              </w:rPr>
            </w:pPr>
            <w:del w:id="227" w:author="Nguyen Thu Trang - VTFC - KVH" w:date="2022-03-16T11:08:00Z">
              <w:r w:rsidRPr="00571988" w:rsidDel="008E5E4D">
                <w:rPr>
                  <w:rFonts w:cs="Times New Roman"/>
                  <w:szCs w:val="26"/>
                </w:rPr>
                <w:delText>(O)</w:delText>
              </w:r>
            </w:del>
          </w:p>
        </w:tc>
        <w:tc>
          <w:tcPr>
            <w:tcW w:w="4395" w:type="dxa"/>
          </w:tcPr>
          <w:p w14:paraId="29D2A30D" w14:textId="348E4B61" w:rsidR="00F119FA" w:rsidRPr="00571988" w:rsidDel="008E5E4D" w:rsidRDefault="00F119FA" w:rsidP="00BD3695">
            <w:pPr>
              <w:spacing w:line="312" w:lineRule="auto"/>
              <w:ind w:firstLine="0"/>
              <w:jc w:val="both"/>
              <w:rPr>
                <w:del w:id="228" w:author="Nguyen Thu Trang - VTFC - KVH" w:date="2022-03-16T11:08:00Z"/>
                <w:rFonts w:cs="Times New Roman"/>
                <w:szCs w:val="26"/>
              </w:rPr>
            </w:pPr>
            <w:del w:id="229" w:author="Nguyen Thu Trang - VTFC - KVH" w:date="2022-03-16T11:08:00Z">
              <w:r w:rsidRPr="00571988" w:rsidDel="008E5E4D">
                <w:rPr>
                  <w:rFonts w:cs="Times New Roman"/>
                  <w:szCs w:val="26"/>
                </w:rPr>
                <w:delText>Cho biết có tạo Thông báo thanh toán BCT</w:delText>
              </w:r>
              <w:r w:rsidDel="008E5E4D">
                <w:rPr>
                  <w:rFonts w:cs="Times New Roman"/>
                  <w:szCs w:val="26"/>
                </w:rPr>
                <w:delText>/ Thông báo đóng BCT/ Thông báo đóng bảo lãnh/ Thông báo kích hoạt</w:delText>
              </w:r>
              <w:r w:rsidRPr="00571988" w:rsidDel="008E5E4D">
                <w:rPr>
                  <w:rFonts w:cs="Times New Roman"/>
                  <w:szCs w:val="26"/>
                </w:rPr>
                <w:delText xml:space="preserve"> không</w:delText>
              </w:r>
              <w:r w:rsidDel="008E5E4D">
                <w:rPr>
                  <w:rFonts w:cs="Times New Roman"/>
                  <w:szCs w:val="26"/>
                </w:rPr>
                <w:delText>?</w:delText>
              </w:r>
            </w:del>
          </w:p>
          <w:p w14:paraId="10C5F734" w14:textId="6950E8D7" w:rsidR="00F119FA" w:rsidRPr="00571988" w:rsidDel="008E5E4D" w:rsidRDefault="00F119FA" w:rsidP="00BD3695">
            <w:pPr>
              <w:spacing w:line="312" w:lineRule="auto"/>
              <w:ind w:firstLine="0"/>
              <w:jc w:val="both"/>
              <w:rPr>
                <w:del w:id="230" w:author="Nguyen Thu Trang - VTFC - KVH" w:date="2022-03-16T11:08:00Z"/>
                <w:rFonts w:cs="Times New Roman"/>
                <w:szCs w:val="26"/>
              </w:rPr>
            </w:pPr>
            <w:del w:id="231" w:author="Nguyen Thu Trang - VTFC - KVH" w:date="2022-03-16T11:08:00Z">
              <w:r w:rsidRPr="00571988" w:rsidDel="008E5E4D">
                <w:rPr>
                  <w:rFonts w:cs="Times New Roman"/>
                  <w:szCs w:val="26"/>
                </w:rPr>
                <w:delText>Gồm 2 giá trị cho người dùng chọn:</w:delText>
              </w:r>
            </w:del>
          </w:p>
          <w:p w14:paraId="15A93253" w14:textId="2F490610" w:rsidR="00F119FA" w:rsidRPr="00571988" w:rsidDel="008E5E4D" w:rsidRDefault="00F119FA" w:rsidP="00BD3695">
            <w:pPr>
              <w:pStyle w:val="ListParagraph"/>
              <w:numPr>
                <w:ilvl w:val="0"/>
                <w:numId w:val="1"/>
              </w:numPr>
              <w:spacing w:line="312" w:lineRule="auto"/>
              <w:ind w:left="357" w:firstLine="0"/>
              <w:contextualSpacing w:val="0"/>
              <w:jc w:val="both"/>
              <w:rPr>
                <w:del w:id="232" w:author="Nguyen Thu Trang - VTFC - KVH" w:date="2022-03-16T11:08:00Z"/>
                <w:rFonts w:cs="Times New Roman"/>
                <w:szCs w:val="26"/>
              </w:rPr>
            </w:pPr>
            <w:del w:id="233" w:author="Nguyen Thu Trang - VTFC - KVH" w:date="2022-03-16T11:08:00Z">
              <w:r w:rsidRPr="00571988" w:rsidDel="008E5E4D">
                <w:rPr>
                  <w:rFonts w:cs="Times New Roman"/>
                  <w:szCs w:val="26"/>
                </w:rPr>
                <w:delText>Có</w:delText>
              </w:r>
            </w:del>
          </w:p>
          <w:p w14:paraId="16FC68FB" w14:textId="325E046D" w:rsidR="00F119FA" w:rsidRPr="00571988" w:rsidDel="008E5E4D" w:rsidRDefault="00F119FA" w:rsidP="00BD3695">
            <w:pPr>
              <w:pStyle w:val="ListParagraph"/>
              <w:numPr>
                <w:ilvl w:val="0"/>
                <w:numId w:val="1"/>
              </w:numPr>
              <w:spacing w:line="312" w:lineRule="auto"/>
              <w:ind w:left="357" w:firstLine="0"/>
              <w:contextualSpacing w:val="0"/>
              <w:jc w:val="both"/>
              <w:rPr>
                <w:del w:id="234" w:author="Nguyen Thu Trang - VTFC - KVH" w:date="2022-03-16T11:08:00Z"/>
                <w:rFonts w:cs="Times New Roman"/>
                <w:szCs w:val="26"/>
              </w:rPr>
            </w:pPr>
            <w:del w:id="235" w:author="Nguyen Thu Trang - VTFC - KVH" w:date="2022-03-16T11:08:00Z">
              <w:r w:rsidRPr="00571988" w:rsidDel="008E5E4D">
                <w:rPr>
                  <w:rFonts w:cs="Times New Roman"/>
                  <w:szCs w:val="26"/>
                </w:rPr>
                <w:delText>Không</w:delText>
              </w:r>
            </w:del>
          </w:p>
          <w:p w14:paraId="6C541BF4" w14:textId="2BBE0A22" w:rsidR="00F119FA" w:rsidRPr="00571988" w:rsidDel="008E5E4D" w:rsidRDefault="00F119FA" w:rsidP="00BD3695">
            <w:pPr>
              <w:spacing w:line="312" w:lineRule="auto"/>
              <w:ind w:firstLine="0"/>
              <w:jc w:val="both"/>
              <w:rPr>
                <w:del w:id="236" w:author="Nguyen Thu Trang - VTFC - KVH" w:date="2022-03-16T11:08:00Z"/>
                <w:rFonts w:cs="Times New Roman"/>
                <w:szCs w:val="26"/>
              </w:rPr>
            </w:pPr>
            <w:del w:id="237" w:author="Nguyen Thu Trang - VTFC - KVH" w:date="2022-03-16T11:08:00Z">
              <w:r w:rsidRPr="00571988" w:rsidDel="008E5E4D">
                <w:rPr>
                  <w:rFonts w:cs="Times New Roman"/>
                  <w:szCs w:val="26"/>
                </w:rPr>
                <w:delText>Hệ thống mặc định sẵn giá trị “Có”, người dùng có thể sửa lại.</w:delText>
              </w:r>
            </w:del>
          </w:p>
          <w:p w14:paraId="71C15760" w14:textId="5FE2403F" w:rsidR="00F119FA" w:rsidRPr="00571988" w:rsidDel="008E5E4D" w:rsidRDefault="00F119FA" w:rsidP="00BD3695">
            <w:pPr>
              <w:spacing w:line="312" w:lineRule="auto"/>
              <w:ind w:firstLine="0"/>
              <w:jc w:val="both"/>
              <w:rPr>
                <w:del w:id="238" w:author="Nguyen Thu Trang - VTFC - KVH" w:date="2022-03-16T11:08:00Z"/>
                <w:rFonts w:cs="Times New Roman"/>
                <w:szCs w:val="26"/>
              </w:rPr>
            </w:pPr>
            <w:del w:id="239" w:author="Nguyen Thu Trang - VTFC - KVH" w:date="2022-03-16T11:08:00Z">
              <w:r w:rsidRPr="00571988" w:rsidDel="008E5E4D">
                <w:rPr>
                  <w:rFonts w:cs="Times New Roman"/>
                  <w:szCs w:val="26"/>
                </w:rPr>
                <w:delText>Hệ thống sẽ sử dụng thông tin các trường trên màn hình để tạo</w:delText>
              </w:r>
              <w:r w:rsidDel="008E5E4D">
                <w:rPr>
                  <w:rFonts w:cs="Times New Roman"/>
                  <w:szCs w:val="26"/>
                </w:rPr>
                <w:delText xml:space="preserve"> Thông báo tự động.</w:delText>
              </w:r>
            </w:del>
          </w:p>
        </w:tc>
        <w:tc>
          <w:tcPr>
            <w:tcW w:w="1417" w:type="dxa"/>
          </w:tcPr>
          <w:p w14:paraId="2141E1E8" w14:textId="566EED38" w:rsidR="00F119FA" w:rsidDel="008E5E4D" w:rsidRDefault="00F119FA" w:rsidP="00BD3695">
            <w:pPr>
              <w:spacing w:line="312" w:lineRule="auto"/>
              <w:ind w:firstLine="0"/>
              <w:jc w:val="center"/>
              <w:rPr>
                <w:del w:id="240" w:author="Nguyen Thu Trang - VTFC - KVH" w:date="2022-03-16T11:08:00Z"/>
                <w:rFonts w:cs="Times New Roman"/>
                <w:szCs w:val="26"/>
              </w:rPr>
            </w:pPr>
            <w:del w:id="241" w:author="Nguyen Thu Trang - VTFC - KVH" w:date="2022-03-16T11:08:00Z">
              <w:r w:rsidDel="008E5E4D">
                <w:rPr>
                  <w:rFonts w:cs="Times New Roman"/>
                  <w:szCs w:val="26"/>
                </w:rPr>
                <w:delText>N</w:delText>
              </w:r>
            </w:del>
          </w:p>
        </w:tc>
        <w:tc>
          <w:tcPr>
            <w:tcW w:w="1417" w:type="dxa"/>
          </w:tcPr>
          <w:p w14:paraId="778447A3" w14:textId="30665CD9" w:rsidR="00F119FA" w:rsidDel="008E5E4D" w:rsidRDefault="00F119FA" w:rsidP="00BD3695">
            <w:pPr>
              <w:spacing w:line="312" w:lineRule="auto"/>
              <w:ind w:firstLine="0"/>
              <w:jc w:val="center"/>
              <w:rPr>
                <w:del w:id="242" w:author="Nguyen Thu Trang - VTFC - KVH" w:date="2022-03-16T11:08:00Z"/>
                <w:rFonts w:cs="Times New Roman"/>
                <w:szCs w:val="26"/>
              </w:rPr>
            </w:pPr>
            <w:del w:id="243" w:author="Nguyen Thu Trang - VTFC - KVH" w:date="2022-03-16T11:08:00Z">
              <w:r w:rsidDel="008E5E4D">
                <w:rPr>
                  <w:rFonts w:cs="Times New Roman"/>
                  <w:szCs w:val="26"/>
                </w:rPr>
                <w:delText>Y</w:delText>
              </w:r>
            </w:del>
          </w:p>
        </w:tc>
      </w:tr>
      <w:tr w:rsidR="00F119FA" w:rsidRPr="00571988" w:rsidDel="008E5E4D" w14:paraId="0B317D54" w14:textId="6DF13EDE" w:rsidTr="007454EB">
        <w:trPr>
          <w:del w:id="244" w:author="Nguyen Thu Trang - VTFC - KVH" w:date="2022-03-16T11:08:00Z"/>
        </w:trPr>
        <w:tc>
          <w:tcPr>
            <w:tcW w:w="1548" w:type="dxa"/>
          </w:tcPr>
          <w:p w14:paraId="7BA36FCA" w14:textId="13E944F9" w:rsidR="00F119FA" w:rsidRPr="00571988" w:rsidDel="008E5E4D" w:rsidRDefault="00F119FA" w:rsidP="00BD3695">
            <w:pPr>
              <w:spacing w:line="312" w:lineRule="auto"/>
              <w:ind w:firstLine="0"/>
              <w:jc w:val="both"/>
              <w:rPr>
                <w:del w:id="245" w:author="Nguyen Thu Trang - VTFC - KVH" w:date="2022-03-16T11:08:00Z"/>
                <w:rFonts w:cs="Times New Roman"/>
                <w:b/>
                <w:szCs w:val="26"/>
              </w:rPr>
            </w:pPr>
            <w:del w:id="246" w:author="Nguyen Thu Trang - VTFC - KVH" w:date="2022-03-16T11:08:00Z">
              <w:r w:rsidRPr="00571988" w:rsidDel="008E5E4D">
                <w:rPr>
                  <w:rFonts w:cs="Times New Roman"/>
                  <w:b/>
                  <w:szCs w:val="26"/>
                </w:rPr>
                <w:lastRenderedPageBreak/>
                <w:delText xml:space="preserve">Ngôn ngữ </w:delText>
              </w:r>
              <w:r w:rsidDel="008E5E4D">
                <w:rPr>
                  <w:rFonts w:cs="Times New Roman"/>
                  <w:b/>
                  <w:szCs w:val="26"/>
                </w:rPr>
                <w:delText>thông báo</w:delText>
              </w:r>
            </w:del>
          </w:p>
        </w:tc>
        <w:tc>
          <w:tcPr>
            <w:tcW w:w="1282" w:type="dxa"/>
          </w:tcPr>
          <w:p w14:paraId="4804863A" w14:textId="007B22BB" w:rsidR="00F119FA" w:rsidRPr="00571988" w:rsidDel="008E5E4D" w:rsidRDefault="00F119FA" w:rsidP="00BD3695">
            <w:pPr>
              <w:spacing w:line="312" w:lineRule="auto"/>
              <w:ind w:firstLine="0"/>
              <w:jc w:val="center"/>
              <w:rPr>
                <w:del w:id="247" w:author="Nguyen Thu Trang - VTFC - KVH" w:date="2022-03-16T11:08:00Z"/>
                <w:rFonts w:cs="Times New Roman"/>
                <w:szCs w:val="26"/>
              </w:rPr>
            </w:pPr>
            <w:del w:id="248" w:author="Nguyen Thu Trang - VTFC - KVH" w:date="2022-03-16T11:08:00Z">
              <w:r w:rsidDel="008E5E4D">
                <w:rPr>
                  <w:rFonts w:cs="Times New Roman"/>
                  <w:szCs w:val="26"/>
                </w:rPr>
                <w:delText>nVarchar</w:delText>
              </w:r>
            </w:del>
          </w:p>
        </w:tc>
        <w:tc>
          <w:tcPr>
            <w:tcW w:w="709" w:type="dxa"/>
          </w:tcPr>
          <w:p w14:paraId="709E43FF" w14:textId="29BB451D" w:rsidR="00F119FA" w:rsidRPr="00571988" w:rsidDel="008E5E4D" w:rsidRDefault="00F119FA" w:rsidP="00BD3695">
            <w:pPr>
              <w:spacing w:line="312" w:lineRule="auto"/>
              <w:ind w:firstLine="0"/>
              <w:jc w:val="center"/>
              <w:rPr>
                <w:del w:id="249" w:author="Nguyen Thu Trang - VTFC - KVH" w:date="2022-03-16T11:08:00Z"/>
                <w:rFonts w:cs="Times New Roman"/>
                <w:szCs w:val="26"/>
              </w:rPr>
            </w:pPr>
            <w:del w:id="250" w:author="Nguyen Thu Trang - VTFC - KVH" w:date="2022-03-16T11:08:00Z">
              <w:r w:rsidRPr="00571988" w:rsidDel="008E5E4D">
                <w:rPr>
                  <w:rFonts w:cs="Times New Roman"/>
                  <w:szCs w:val="26"/>
                </w:rPr>
                <w:delText>12</w:delText>
              </w:r>
            </w:del>
          </w:p>
        </w:tc>
        <w:tc>
          <w:tcPr>
            <w:tcW w:w="992" w:type="dxa"/>
          </w:tcPr>
          <w:p w14:paraId="02A3812E" w14:textId="722A323C" w:rsidR="00F119FA" w:rsidRPr="00571988" w:rsidDel="008E5E4D" w:rsidRDefault="00F119FA" w:rsidP="00BD3695">
            <w:pPr>
              <w:spacing w:line="312" w:lineRule="auto"/>
              <w:ind w:firstLine="0"/>
              <w:jc w:val="center"/>
              <w:rPr>
                <w:del w:id="251" w:author="Nguyen Thu Trang - VTFC - KVH" w:date="2022-03-16T11:08:00Z"/>
                <w:rFonts w:cs="Times New Roman"/>
                <w:szCs w:val="26"/>
              </w:rPr>
            </w:pPr>
            <w:del w:id="252" w:author="Nguyen Thu Trang - VTFC - KVH" w:date="2022-03-16T11:08:00Z">
              <w:r w:rsidRPr="00571988" w:rsidDel="008E5E4D">
                <w:rPr>
                  <w:rFonts w:cs="Times New Roman"/>
                  <w:szCs w:val="26"/>
                </w:rPr>
                <w:delText>(</w:delText>
              </w:r>
              <w:r w:rsidDel="008E5E4D">
                <w:rPr>
                  <w:rFonts w:cs="Times New Roman"/>
                  <w:szCs w:val="26"/>
                </w:rPr>
                <w:delText>O</w:delText>
              </w:r>
              <w:r w:rsidRPr="00571988" w:rsidDel="008E5E4D">
                <w:rPr>
                  <w:rFonts w:cs="Times New Roman"/>
                  <w:szCs w:val="26"/>
                </w:rPr>
                <w:delText>)</w:delText>
              </w:r>
            </w:del>
          </w:p>
        </w:tc>
        <w:tc>
          <w:tcPr>
            <w:tcW w:w="4395" w:type="dxa"/>
          </w:tcPr>
          <w:p w14:paraId="559F78C8" w14:textId="52841949" w:rsidR="00F119FA" w:rsidRPr="00571988" w:rsidDel="008E5E4D" w:rsidRDefault="00F119FA" w:rsidP="00BD3695">
            <w:pPr>
              <w:spacing w:line="312" w:lineRule="auto"/>
              <w:ind w:firstLine="0"/>
              <w:jc w:val="both"/>
              <w:rPr>
                <w:del w:id="253" w:author="Nguyen Thu Trang - VTFC - KVH" w:date="2022-03-16T11:08:00Z"/>
                <w:rFonts w:cs="Times New Roman"/>
                <w:szCs w:val="26"/>
              </w:rPr>
            </w:pPr>
            <w:del w:id="254" w:author="Nguyen Thu Trang - VTFC - KVH" w:date="2022-03-16T11:08:00Z">
              <w:r w:rsidRPr="00571988" w:rsidDel="008E5E4D">
                <w:rPr>
                  <w:rFonts w:cs="Times New Roman"/>
                  <w:szCs w:val="26"/>
                </w:rPr>
                <w:delText xml:space="preserve">Loại ngôn ngữ được sử dụng để tạo Thông báo </w:delText>
              </w:r>
            </w:del>
          </w:p>
          <w:p w14:paraId="61E97DE7" w14:textId="1A561F7C" w:rsidR="00F119FA" w:rsidRPr="00571988" w:rsidDel="008E5E4D" w:rsidRDefault="00F119FA" w:rsidP="00BD3695">
            <w:pPr>
              <w:spacing w:line="312" w:lineRule="auto"/>
              <w:ind w:firstLine="0"/>
              <w:jc w:val="both"/>
              <w:rPr>
                <w:del w:id="255" w:author="Nguyen Thu Trang - VTFC - KVH" w:date="2022-03-16T11:08:00Z"/>
                <w:rFonts w:cs="Times New Roman"/>
                <w:szCs w:val="26"/>
              </w:rPr>
            </w:pPr>
            <w:del w:id="256" w:author="Nguyen Thu Trang - VTFC - KVH" w:date="2022-03-16T11:08:00Z">
              <w:r w:rsidRPr="00571988" w:rsidDel="008E5E4D">
                <w:rPr>
                  <w:rFonts w:cs="Times New Roman"/>
                  <w:szCs w:val="26"/>
                </w:rPr>
                <w:delText>Gồm các giá trị cho người dùng chọn:</w:delText>
              </w:r>
            </w:del>
          </w:p>
          <w:p w14:paraId="558FF151" w14:textId="3236D21F" w:rsidR="00F119FA" w:rsidRPr="00571988" w:rsidDel="008E5E4D" w:rsidRDefault="00F119FA" w:rsidP="00BD3695">
            <w:pPr>
              <w:pStyle w:val="ListParagraph"/>
              <w:numPr>
                <w:ilvl w:val="0"/>
                <w:numId w:val="1"/>
              </w:numPr>
              <w:spacing w:line="312" w:lineRule="auto"/>
              <w:ind w:left="357" w:firstLine="0"/>
              <w:contextualSpacing w:val="0"/>
              <w:jc w:val="both"/>
              <w:rPr>
                <w:del w:id="257" w:author="Nguyen Thu Trang - VTFC - KVH" w:date="2022-03-16T11:08:00Z"/>
                <w:rFonts w:cs="Times New Roman"/>
                <w:szCs w:val="26"/>
              </w:rPr>
            </w:pPr>
            <w:commentRangeStart w:id="258"/>
            <w:commentRangeStart w:id="259"/>
            <w:commentRangeStart w:id="260"/>
            <w:del w:id="261" w:author="Nguyen Thu Trang - VTFC - KVH" w:date="2022-03-16T11:08:00Z">
              <w:r w:rsidRPr="00571988" w:rsidDel="008E5E4D">
                <w:rPr>
                  <w:rFonts w:cs="Times New Roman"/>
                  <w:szCs w:val="26"/>
                </w:rPr>
                <w:delText>Tiếng Anh</w:delText>
              </w:r>
            </w:del>
          </w:p>
          <w:p w14:paraId="0E298792" w14:textId="5E52D1B2" w:rsidR="00F119FA" w:rsidRPr="00571988" w:rsidDel="008E5E4D" w:rsidRDefault="00F119FA" w:rsidP="00BD3695">
            <w:pPr>
              <w:pStyle w:val="ListParagraph"/>
              <w:numPr>
                <w:ilvl w:val="0"/>
                <w:numId w:val="1"/>
              </w:numPr>
              <w:spacing w:line="312" w:lineRule="auto"/>
              <w:ind w:left="357" w:firstLine="0"/>
              <w:contextualSpacing w:val="0"/>
              <w:jc w:val="both"/>
              <w:rPr>
                <w:del w:id="262" w:author="Nguyen Thu Trang - VTFC - KVH" w:date="2022-03-16T11:08:00Z"/>
                <w:rFonts w:cs="Times New Roman"/>
                <w:szCs w:val="26"/>
              </w:rPr>
            </w:pPr>
            <w:del w:id="263" w:author="Nguyen Thu Trang - VTFC - KVH" w:date="2022-03-16T11:08:00Z">
              <w:r w:rsidRPr="00571988" w:rsidDel="008E5E4D">
                <w:rPr>
                  <w:rFonts w:cs="Times New Roman"/>
                  <w:szCs w:val="26"/>
                </w:rPr>
                <w:delText>Tiếng Lào</w:delText>
              </w:r>
            </w:del>
          </w:p>
          <w:p w14:paraId="6A42A907" w14:textId="5C5E3EBE" w:rsidR="00F119FA" w:rsidRPr="00571988" w:rsidDel="008E5E4D" w:rsidRDefault="00F119FA" w:rsidP="00BD3695">
            <w:pPr>
              <w:pStyle w:val="ListParagraph"/>
              <w:numPr>
                <w:ilvl w:val="0"/>
                <w:numId w:val="1"/>
              </w:numPr>
              <w:spacing w:line="312" w:lineRule="auto"/>
              <w:ind w:left="357" w:firstLine="0"/>
              <w:contextualSpacing w:val="0"/>
              <w:jc w:val="both"/>
              <w:rPr>
                <w:del w:id="264" w:author="Nguyen Thu Trang - VTFC - KVH" w:date="2022-03-16T11:08:00Z"/>
                <w:rFonts w:cs="Times New Roman"/>
                <w:szCs w:val="26"/>
              </w:rPr>
            </w:pPr>
            <w:del w:id="265" w:author="Nguyen Thu Trang - VTFC - KVH" w:date="2022-03-16T11:08:00Z">
              <w:r w:rsidRPr="00571988" w:rsidDel="008E5E4D">
                <w:rPr>
                  <w:rFonts w:cs="Times New Roman"/>
                  <w:szCs w:val="26"/>
                </w:rPr>
                <w:delText>Tiếng Việt</w:delText>
              </w:r>
              <w:commentRangeEnd w:id="258"/>
              <w:r w:rsidDel="008E5E4D">
                <w:rPr>
                  <w:rStyle w:val="CommentReference"/>
                </w:rPr>
                <w:commentReference w:id="258"/>
              </w:r>
              <w:commentRangeEnd w:id="259"/>
              <w:r w:rsidR="00770BE6" w:rsidDel="008E5E4D">
                <w:rPr>
                  <w:rStyle w:val="CommentReference"/>
                </w:rPr>
                <w:commentReference w:id="259"/>
              </w:r>
            </w:del>
            <w:commentRangeEnd w:id="260"/>
            <w:r w:rsidR="00F463CD">
              <w:rPr>
                <w:rStyle w:val="CommentReference"/>
              </w:rPr>
              <w:commentReference w:id="260"/>
            </w:r>
          </w:p>
          <w:p w14:paraId="1A5B6C34" w14:textId="68A77753" w:rsidR="00F119FA" w:rsidRPr="00571988" w:rsidDel="008E5E4D" w:rsidRDefault="00F119FA" w:rsidP="00BD3695">
            <w:pPr>
              <w:spacing w:line="312" w:lineRule="auto"/>
              <w:ind w:firstLine="0"/>
              <w:jc w:val="both"/>
              <w:rPr>
                <w:del w:id="266" w:author="Nguyen Thu Trang - VTFC - KVH" w:date="2022-03-16T11:08:00Z"/>
                <w:rFonts w:cs="Times New Roman"/>
                <w:szCs w:val="26"/>
              </w:rPr>
            </w:pPr>
            <w:del w:id="267" w:author="Nguyen Thu Trang - VTFC - KVH" w:date="2022-03-16T11:08:00Z">
              <w:r w:rsidRPr="00571988" w:rsidDel="008E5E4D">
                <w:rPr>
                  <w:rFonts w:cs="Times New Roman"/>
                  <w:szCs w:val="26"/>
                </w:rPr>
                <w:delText>Mặc định giá trị là “Tiếng ...”, người dùng có thể sửa lại</w:delText>
              </w:r>
              <w:r w:rsidDel="008E5E4D">
                <w:rPr>
                  <w:rFonts w:cs="Times New Roman"/>
                  <w:szCs w:val="26"/>
                </w:rPr>
                <w:delText>.</w:delText>
              </w:r>
            </w:del>
          </w:p>
        </w:tc>
        <w:tc>
          <w:tcPr>
            <w:tcW w:w="1417" w:type="dxa"/>
          </w:tcPr>
          <w:p w14:paraId="4052C7A1" w14:textId="5118F630" w:rsidR="00F119FA" w:rsidDel="008E5E4D" w:rsidRDefault="00F119FA" w:rsidP="00BD3695">
            <w:pPr>
              <w:spacing w:line="312" w:lineRule="auto"/>
              <w:ind w:firstLine="0"/>
              <w:jc w:val="center"/>
              <w:rPr>
                <w:del w:id="268" w:author="Nguyen Thu Trang - VTFC - KVH" w:date="2022-03-16T11:08:00Z"/>
                <w:rFonts w:cs="Times New Roman"/>
                <w:szCs w:val="26"/>
              </w:rPr>
            </w:pPr>
            <w:del w:id="269" w:author="Nguyen Thu Trang - VTFC - KVH" w:date="2022-03-16T11:08:00Z">
              <w:r w:rsidDel="008E5E4D">
                <w:rPr>
                  <w:rFonts w:cs="Times New Roman"/>
                  <w:szCs w:val="26"/>
                </w:rPr>
                <w:delText>N</w:delText>
              </w:r>
            </w:del>
          </w:p>
        </w:tc>
        <w:tc>
          <w:tcPr>
            <w:tcW w:w="1417" w:type="dxa"/>
          </w:tcPr>
          <w:p w14:paraId="42C142EE" w14:textId="0F669866" w:rsidR="00F119FA" w:rsidRPr="00571988" w:rsidDel="008E5E4D" w:rsidRDefault="00F119FA" w:rsidP="00BD3695">
            <w:pPr>
              <w:spacing w:line="312" w:lineRule="auto"/>
              <w:ind w:firstLine="0"/>
              <w:jc w:val="center"/>
              <w:rPr>
                <w:del w:id="270" w:author="Nguyen Thu Trang - VTFC - KVH" w:date="2022-03-16T11:08:00Z"/>
                <w:rFonts w:cs="Times New Roman"/>
                <w:szCs w:val="26"/>
              </w:rPr>
            </w:pPr>
            <w:del w:id="271" w:author="Nguyen Thu Trang - VTFC - KVH" w:date="2022-03-16T11:08:00Z">
              <w:r w:rsidDel="008E5E4D">
                <w:rPr>
                  <w:rFonts w:cs="Times New Roman"/>
                  <w:szCs w:val="26"/>
                </w:rPr>
                <w:delText>Y</w:delText>
              </w:r>
            </w:del>
          </w:p>
        </w:tc>
      </w:tr>
    </w:tbl>
    <w:p w14:paraId="04A1C354" w14:textId="5B05C53B" w:rsidR="00F119FA" w:rsidRPr="00465A44" w:rsidDel="008E5E4D" w:rsidRDefault="00F119FA" w:rsidP="00BD3695">
      <w:pPr>
        <w:ind w:firstLine="0"/>
        <w:rPr>
          <w:del w:id="272" w:author="Nguyen Thu Trang - VTFC - KVH" w:date="2022-03-16T11:08:00Z"/>
        </w:rPr>
      </w:pPr>
    </w:p>
    <w:p w14:paraId="4CCF2FC0" w14:textId="4C160843" w:rsidR="00F119FA" w:rsidRDefault="005E5229" w:rsidP="00724F94">
      <w:pPr>
        <w:pStyle w:val="Heading7"/>
        <w:tabs>
          <w:tab w:val="clear" w:pos="702"/>
          <w:tab w:val="clear" w:pos="1080"/>
        </w:tabs>
      </w:pPr>
      <w:r>
        <w:t xml:space="preserve">Tab </w:t>
      </w:r>
      <w:r w:rsidR="00751FF3">
        <w:t xml:space="preserve">Thông tin </w:t>
      </w:r>
      <w:r w:rsidR="00F119FA">
        <w:t>Tài sản bảo đảm</w:t>
      </w:r>
    </w:p>
    <w:p w14:paraId="7F8276C3" w14:textId="466D9293" w:rsidR="00F119FA" w:rsidRDefault="001F55DC" w:rsidP="007454EB">
      <w:pPr>
        <w:jc w:val="both"/>
        <w:rPr>
          <w:rFonts w:cs="Times New Roman"/>
          <w:szCs w:val="26"/>
        </w:rPr>
      </w:pPr>
      <w:r>
        <w:t>Giữ nguyên thông tin tab này như hệ thống hiện tại</w:t>
      </w:r>
      <w:r w:rsidR="006C5939">
        <w:t>.</w:t>
      </w:r>
    </w:p>
    <w:p w14:paraId="55115E59" w14:textId="77DBBB12" w:rsidR="005E5229" w:rsidRDefault="005E5229" w:rsidP="00724F94">
      <w:pPr>
        <w:pStyle w:val="Heading7"/>
        <w:tabs>
          <w:tab w:val="clear" w:pos="702"/>
          <w:tab w:val="clear" w:pos="1080"/>
        </w:tabs>
      </w:pPr>
      <w:r>
        <w:t xml:space="preserve">Tab Thông tin </w:t>
      </w:r>
      <w:r w:rsidR="00BD3695">
        <w:t>Hạch toán</w:t>
      </w:r>
      <w:r>
        <w:t xml:space="preserve"> </w:t>
      </w:r>
    </w:p>
    <w:tbl>
      <w:tblPr>
        <w:tblStyle w:val="TableGrid"/>
        <w:tblW w:w="11875" w:type="dxa"/>
        <w:tblLayout w:type="fixed"/>
        <w:tblLook w:val="04A0" w:firstRow="1" w:lastRow="0" w:firstColumn="1" w:lastColumn="0" w:noHBand="0" w:noVBand="1"/>
      </w:tblPr>
      <w:tblGrid>
        <w:gridCol w:w="1638"/>
        <w:gridCol w:w="1192"/>
        <w:gridCol w:w="709"/>
        <w:gridCol w:w="992"/>
        <w:gridCol w:w="4667"/>
        <w:gridCol w:w="1260"/>
        <w:gridCol w:w="1417"/>
      </w:tblGrid>
      <w:tr w:rsidR="00BD3695" w:rsidRPr="00571988" w14:paraId="412C3328" w14:textId="77777777" w:rsidTr="001F55DC">
        <w:tc>
          <w:tcPr>
            <w:tcW w:w="1638" w:type="dxa"/>
          </w:tcPr>
          <w:p w14:paraId="61CBC043" w14:textId="77777777" w:rsidR="00BD3695" w:rsidRPr="00571988" w:rsidRDefault="00BD3695" w:rsidP="00B84D98">
            <w:pPr>
              <w:spacing w:line="312" w:lineRule="auto"/>
              <w:ind w:firstLine="0"/>
              <w:jc w:val="center"/>
              <w:rPr>
                <w:rFonts w:cs="Times New Roman"/>
                <w:b/>
                <w:szCs w:val="26"/>
              </w:rPr>
            </w:pPr>
            <w:r w:rsidRPr="00571988">
              <w:rPr>
                <w:rFonts w:cs="Times New Roman"/>
                <w:b/>
                <w:szCs w:val="26"/>
              </w:rPr>
              <w:t>Tên trường</w:t>
            </w:r>
          </w:p>
        </w:tc>
        <w:tc>
          <w:tcPr>
            <w:tcW w:w="1192" w:type="dxa"/>
          </w:tcPr>
          <w:p w14:paraId="609BC465" w14:textId="77777777" w:rsidR="00BD3695" w:rsidRPr="00571988" w:rsidRDefault="00BD3695" w:rsidP="00B84D98">
            <w:pPr>
              <w:spacing w:line="312" w:lineRule="auto"/>
              <w:ind w:firstLine="0"/>
              <w:jc w:val="center"/>
              <w:rPr>
                <w:rFonts w:cs="Times New Roman"/>
                <w:b/>
                <w:szCs w:val="26"/>
              </w:rPr>
            </w:pPr>
            <w:r w:rsidRPr="00571988">
              <w:rPr>
                <w:rFonts w:cs="Times New Roman"/>
                <w:b/>
                <w:szCs w:val="26"/>
              </w:rPr>
              <w:t>Kiểu ký tự</w:t>
            </w:r>
          </w:p>
        </w:tc>
        <w:tc>
          <w:tcPr>
            <w:tcW w:w="709" w:type="dxa"/>
          </w:tcPr>
          <w:p w14:paraId="52CA52C6" w14:textId="77777777" w:rsidR="00BD3695" w:rsidRPr="00571988" w:rsidRDefault="00BD3695" w:rsidP="00B84D98">
            <w:pPr>
              <w:spacing w:line="312" w:lineRule="auto"/>
              <w:ind w:firstLine="0"/>
              <w:jc w:val="center"/>
              <w:rPr>
                <w:rFonts w:cs="Times New Roman"/>
                <w:b/>
                <w:szCs w:val="26"/>
              </w:rPr>
            </w:pPr>
            <w:r w:rsidRPr="00571988">
              <w:rPr>
                <w:rFonts w:cs="Times New Roman"/>
                <w:b/>
                <w:szCs w:val="26"/>
              </w:rPr>
              <w:t>Độ dài</w:t>
            </w:r>
          </w:p>
        </w:tc>
        <w:tc>
          <w:tcPr>
            <w:tcW w:w="992" w:type="dxa"/>
          </w:tcPr>
          <w:p w14:paraId="36D647FA" w14:textId="77777777" w:rsidR="00BD3695" w:rsidRPr="00571988" w:rsidRDefault="00BD3695" w:rsidP="00B84D98">
            <w:pPr>
              <w:spacing w:line="312" w:lineRule="auto"/>
              <w:ind w:firstLine="0"/>
              <w:jc w:val="center"/>
              <w:rPr>
                <w:rFonts w:cs="Times New Roman"/>
                <w:b/>
                <w:szCs w:val="26"/>
              </w:rPr>
            </w:pPr>
            <w:r w:rsidRPr="00571988">
              <w:rPr>
                <w:rFonts w:cs="Times New Roman"/>
                <w:b/>
                <w:szCs w:val="26"/>
              </w:rPr>
              <w:t>Thuộc tính</w:t>
            </w:r>
          </w:p>
        </w:tc>
        <w:tc>
          <w:tcPr>
            <w:tcW w:w="4667" w:type="dxa"/>
          </w:tcPr>
          <w:p w14:paraId="559417B0" w14:textId="77777777" w:rsidR="00BD3695" w:rsidRPr="00571988" w:rsidRDefault="00BD3695" w:rsidP="00B84D98">
            <w:pPr>
              <w:spacing w:line="312" w:lineRule="auto"/>
              <w:ind w:firstLine="0"/>
              <w:jc w:val="center"/>
              <w:rPr>
                <w:rFonts w:cs="Times New Roman"/>
                <w:b/>
                <w:szCs w:val="26"/>
              </w:rPr>
            </w:pPr>
            <w:r w:rsidRPr="00571988">
              <w:rPr>
                <w:rFonts w:cs="Times New Roman"/>
                <w:b/>
                <w:szCs w:val="26"/>
              </w:rPr>
              <w:t>Mô tả</w:t>
            </w:r>
          </w:p>
        </w:tc>
        <w:tc>
          <w:tcPr>
            <w:tcW w:w="1260" w:type="dxa"/>
          </w:tcPr>
          <w:p w14:paraId="2D5D9AEC" w14:textId="77777777" w:rsidR="00BD3695" w:rsidRDefault="00BD3695" w:rsidP="00B84D98">
            <w:pPr>
              <w:spacing w:line="312" w:lineRule="auto"/>
              <w:ind w:firstLine="0"/>
              <w:jc w:val="center"/>
              <w:rPr>
                <w:rFonts w:cs="Times New Roman"/>
                <w:b/>
                <w:szCs w:val="26"/>
              </w:rPr>
            </w:pPr>
            <w:r w:rsidRPr="00332B9E">
              <w:rPr>
                <w:rFonts w:cs="Times New Roman"/>
                <w:b/>
                <w:szCs w:val="26"/>
                <w:lang w:val="en-GB"/>
              </w:rPr>
              <w:t>Mapping (Y/N)</w:t>
            </w:r>
          </w:p>
        </w:tc>
        <w:tc>
          <w:tcPr>
            <w:tcW w:w="1417" w:type="dxa"/>
          </w:tcPr>
          <w:p w14:paraId="7B0D1D5B" w14:textId="77777777" w:rsidR="00BD3695" w:rsidRPr="00571988" w:rsidRDefault="00BD3695" w:rsidP="00B84D98">
            <w:pPr>
              <w:spacing w:line="312" w:lineRule="auto"/>
              <w:ind w:firstLine="0"/>
              <w:jc w:val="center"/>
              <w:rPr>
                <w:rFonts w:cs="Times New Roman"/>
                <w:b/>
                <w:szCs w:val="26"/>
              </w:rPr>
            </w:pPr>
            <w:r>
              <w:rPr>
                <w:rFonts w:cs="Times New Roman"/>
                <w:b/>
                <w:szCs w:val="26"/>
              </w:rPr>
              <w:t>New Field (Y/N)</w:t>
            </w:r>
          </w:p>
        </w:tc>
      </w:tr>
      <w:tr w:rsidR="00BD3695" w:rsidRPr="00571988" w14:paraId="09FE9FCC" w14:textId="77777777" w:rsidTr="001F55DC">
        <w:tc>
          <w:tcPr>
            <w:tcW w:w="1638" w:type="dxa"/>
            <w:shd w:val="clear" w:color="auto" w:fill="FFFF00"/>
          </w:tcPr>
          <w:p w14:paraId="495BF72E" w14:textId="0AAEBDF0" w:rsidR="00BD3695" w:rsidRPr="00BD3695" w:rsidRDefault="00BD3695" w:rsidP="00B84D98">
            <w:pPr>
              <w:spacing w:line="312" w:lineRule="auto"/>
              <w:ind w:firstLine="0"/>
              <w:jc w:val="both"/>
              <w:rPr>
                <w:rFonts w:cs="Times New Roman"/>
                <w:b/>
                <w:color w:val="FF0000"/>
                <w:szCs w:val="26"/>
              </w:rPr>
            </w:pPr>
            <w:r w:rsidRPr="00BD3695">
              <w:rPr>
                <w:rFonts w:cs="Times New Roman"/>
                <w:b/>
                <w:bCs/>
                <w:szCs w:val="26"/>
              </w:rPr>
              <w:t>Thông tin phí</w:t>
            </w:r>
          </w:p>
        </w:tc>
        <w:tc>
          <w:tcPr>
            <w:tcW w:w="7560" w:type="dxa"/>
            <w:gridSpan w:val="4"/>
            <w:shd w:val="clear" w:color="auto" w:fill="FFFF00"/>
          </w:tcPr>
          <w:p w14:paraId="1FCD78E3" w14:textId="71599443" w:rsidR="00BD3695" w:rsidRPr="00571988" w:rsidRDefault="00BD3695" w:rsidP="00B84D98">
            <w:pPr>
              <w:spacing w:line="312" w:lineRule="auto"/>
              <w:ind w:firstLine="0"/>
              <w:jc w:val="both"/>
              <w:rPr>
                <w:rFonts w:cs="Times New Roman"/>
                <w:szCs w:val="26"/>
              </w:rPr>
            </w:pPr>
            <w:r w:rsidRPr="00626CED">
              <w:rPr>
                <w:rFonts w:cs="Times New Roman"/>
                <w:bCs/>
                <w:i/>
                <w:color w:val="FF0000"/>
                <w:szCs w:val="26"/>
              </w:rPr>
              <w:t>Xem Phụ lục 1.5.1</w:t>
            </w:r>
          </w:p>
        </w:tc>
        <w:tc>
          <w:tcPr>
            <w:tcW w:w="1260" w:type="dxa"/>
            <w:shd w:val="clear" w:color="auto" w:fill="FFFF00"/>
          </w:tcPr>
          <w:p w14:paraId="28A35F3A" w14:textId="52D4DE5B" w:rsidR="00BD3695" w:rsidRDefault="001F55DC" w:rsidP="00B84D98">
            <w:pPr>
              <w:spacing w:line="312" w:lineRule="auto"/>
              <w:ind w:firstLine="0"/>
              <w:jc w:val="center"/>
              <w:rPr>
                <w:rFonts w:cs="Times New Roman"/>
                <w:szCs w:val="26"/>
              </w:rPr>
            </w:pPr>
            <w:r>
              <w:rPr>
                <w:rFonts w:cs="Times New Roman"/>
                <w:szCs w:val="26"/>
              </w:rPr>
              <w:t>N</w:t>
            </w:r>
          </w:p>
        </w:tc>
        <w:tc>
          <w:tcPr>
            <w:tcW w:w="1417" w:type="dxa"/>
            <w:shd w:val="clear" w:color="auto" w:fill="FFFF00"/>
          </w:tcPr>
          <w:p w14:paraId="1E8907D8" w14:textId="3483CBA2" w:rsidR="00BD3695" w:rsidRDefault="001F55DC" w:rsidP="00B84D98">
            <w:pPr>
              <w:spacing w:line="312" w:lineRule="auto"/>
              <w:ind w:firstLine="0"/>
              <w:jc w:val="center"/>
              <w:rPr>
                <w:rFonts w:cs="Times New Roman"/>
                <w:szCs w:val="26"/>
              </w:rPr>
            </w:pPr>
            <w:r>
              <w:rPr>
                <w:rFonts w:cs="Times New Roman"/>
                <w:szCs w:val="26"/>
              </w:rPr>
              <w:t>Y</w:t>
            </w:r>
          </w:p>
        </w:tc>
      </w:tr>
      <w:tr w:rsidR="00BD3695" w:rsidRPr="00571988" w14:paraId="64E4A75F" w14:textId="77777777" w:rsidTr="001F55DC">
        <w:tc>
          <w:tcPr>
            <w:tcW w:w="1638" w:type="dxa"/>
            <w:shd w:val="clear" w:color="auto" w:fill="FFFF00"/>
          </w:tcPr>
          <w:p w14:paraId="0AF1F52E" w14:textId="6CB94C9E" w:rsidR="00BD3695" w:rsidRPr="00DA473B" w:rsidRDefault="00BD3695" w:rsidP="00B84D98">
            <w:pPr>
              <w:spacing w:line="312" w:lineRule="auto"/>
              <w:ind w:firstLine="0"/>
              <w:jc w:val="both"/>
              <w:rPr>
                <w:rFonts w:cs="Times New Roman"/>
                <w:b/>
                <w:color w:val="FF0000"/>
                <w:szCs w:val="26"/>
              </w:rPr>
            </w:pPr>
            <w:r w:rsidRPr="00BD3695">
              <w:rPr>
                <w:rFonts w:cs="Times New Roman"/>
                <w:b/>
                <w:szCs w:val="26"/>
              </w:rPr>
              <w:t>Thông tin ký quỹ</w:t>
            </w:r>
          </w:p>
        </w:tc>
        <w:tc>
          <w:tcPr>
            <w:tcW w:w="7560" w:type="dxa"/>
            <w:gridSpan w:val="4"/>
            <w:shd w:val="clear" w:color="auto" w:fill="FFFF00"/>
          </w:tcPr>
          <w:p w14:paraId="300EADF8" w14:textId="77777777" w:rsidR="00BD3695" w:rsidRDefault="00BD3695" w:rsidP="00BD3695">
            <w:pPr>
              <w:spacing w:line="312" w:lineRule="auto"/>
              <w:ind w:firstLine="0"/>
              <w:jc w:val="both"/>
              <w:rPr>
                <w:rFonts w:cs="Times New Roman"/>
                <w:szCs w:val="26"/>
              </w:rPr>
            </w:pPr>
            <w:r>
              <w:rPr>
                <w:rFonts w:cs="Times New Roman"/>
                <w:szCs w:val="26"/>
              </w:rPr>
              <w:t>Thông tin ký quỹ chỉ hiển thị tùy từng sự kiện (tương tự Bảo lãnh trong nước)</w:t>
            </w:r>
          </w:p>
          <w:p w14:paraId="47044122" w14:textId="0C6B95BE" w:rsidR="00BD3695" w:rsidRPr="00571988" w:rsidRDefault="00BD3695" w:rsidP="00BD3695">
            <w:pPr>
              <w:spacing w:line="312" w:lineRule="auto"/>
              <w:ind w:firstLine="0"/>
              <w:jc w:val="both"/>
              <w:rPr>
                <w:rFonts w:cs="Times New Roman"/>
                <w:szCs w:val="26"/>
              </w:rPr>
            </w:pPr>
            <w:r>
              <w:rPr>
                <w:rFonts w:cs="Times New Roman"/>
                <w:szCs w:val="26"/>
              </w:rPr>
              <w:t>Mô tả các trường thông tin ký quỹ tương tự Bảo lãnh trong nước, trừ một số trường dưới đây:</w:t>
            </w:r>
          </w:p>
        </w:tc>
        <w:tc>
          <w:tcPr>
            <w:tcW w:w="1260" w:type="dxa"/>
            <w:shd w:val="clear" w:color="auto" w:fill="FFFF00"/>
          </w:tcPr>
          <w:p w14:paraId="094386F4" w14:textId="4B631E07" w:rsidR="00BD3695" w:rsidRDefault="001F55DC" w:rsidP="00B84D98">
            <w:pPr>
              <w:spacing w:line="312" w:lineRule="auto"/>
              <w:ind w:firstLine="0"/>
              <w:jc w:val="center"/>
              <w:rPr>
                <w:rFonts w:cs="Times New Roman"/>
                <w:szCs w:val="26"/>
              </w:rPr>
            </w:pPr>
            <w:r>
              <w:rPr>
                <w:rFonts w:cs="Times New Roman"/>
                <w:szCs w:val="26"/>
              </w:rPr>
              <w:t>N</w:t>
            </w:r>
          </w:p>
        </w:tc>
        <w:tc>
          <w:tcPr>
            <w:tcW w:w="1417" w:type="dxa"/>
            <w:shd w:val="clear" w:color="auto" w:fill="FFFF00"/>
          </w:tcPr>
          <w:p w14:paraId="7E9CEAB2" w14:textId="3F27DE91" w:rsidR="00BD3695" w:rsidRDefault="001F55DC" w:rsidP="00B84D98">
            <w:pPr>
              <w:spacing w:line="312" w:lineRule="auto"/>
              <w:ind w:firstLine="0"/>
              <w:jc w:val="center"/>
              <w:rPr>
                <w:rFonts w:cs="Times New Roman"/>
                <w:szCs w:val="26"/>
              </w:rPr>
            </w:pPr>
            <w:r>
              <w:rPr>
                <w:rFonts w:cs="Times New Roman"/>
                <w:szCs w:val="26"/>
              </w:rPr>
              <w:t>Y</w:t>
            </w:r>
          </w:p>
        </w:tc>
      </w:tr>
      <w:tr w:rsidR="00BD3695" w:rsidRPr="00571988" w14:paraId="0E17282B" w14:textId="77777777" w:rsidTr="001F55DC">
        <w:tc>
          <w:tcPr>
            <w:tcW w:w="1638" w:type="dxa"/>
          </w:tcPr>
          <w:p w14:paraId="722D1C8B" w14:textId="56BB4F50" w:rsidR="00BD3695" w:rsidRPr="00571988" w:rsidRDefault="00BD3695" w:rsidP="00B84D98">
            <w:pPr>
              <w:spacing w:line="312" w:lineRule="auto"/>
              <w:ind w:firstLine="0"/>
              <w:jc w:val="both"/>
              <w:rPr>
                <w:rFonts w:cs="Times New Roman"/>
                <w:b/>
                <w:szCs w:val="26"/>
              </w:rPr>
            </w:pPr>
            <w:r>
              <w:rPr>
                <w:rFonts w:cs="Times New Roman"/>
                <w:b/>
                <w:szCs w:val="26"/>
              </w:rPr>
              <w:t>Thu/</w:t>
            </w:r>
            <w:r w:rsidR="001F55DC">
              <w:rPr>
                <w:rFonts w:cs="Times New Roman"/>
                <w:b/>
                <w:szCs w:val="26"/>
              </w:rPr>
              <w:t xml:space="preserve"> </w:t>
            </w:r>
            <w:r>
              <w:rPr>
                <w:rFonts w:cs="Times New Roman"/>
                <w:b/>
                <w:szCs w:val="26"/>
              </w:rPr>
              <w:t>Hoàn ký quỹ</w:t>
            </w:r>
          </w:p>
        </w:tc>
        <w:tc>
          <w:tcPr>
            <w:tcW w:w="1192" w:type="dxa"/>
          </w:tcPr>
          <w:p w14:paraId="47AD05CB" w14:textId="1E880FD1" w:rsidR="00BD3695" w:rsidRPr="00571988" w:rsidRDefault="00BD3695" w:rsidP="00B84D98">
            <w:pPr>
              <w:spacing w:line="312" w:lineRule="auto"/>
              <w:ind w:firstLine="0"/>
              <w:jc w:val="center"/>
              <w:rPr>
                <w:rFonts w:cs="Times New Roman"/>
                <w:szCs w:val="26"/>
              </w:rPr>
            </w:pPr>
            <w:r>
              <w:rPr>
                <w:rFonts w:cs="Times New Roman"/>
                <w:szCs w:val="26"/>
              </w:rPr>
              <w:t>nVarchar</w:t>
            </w:r>
          </w:p>
        </w:tc>
        <w:tc>
          <w:tcPr>
            <w:tcW w:w="709" w:type="dxa"/>
          </w:tcPr>
          <w:p w14:paraId="53C41BFB" w14:textId="77777777" w:rsidR="00BD3695" w:rsidRPr="00571988" w:rsidRDefault="00BD3695" w:rsidP="00B84D98">
            <w:pPr>
              <w:spacing w:line="312" w:lineRule="auto"/>
              <w:ind w:firstLine="0"/>
              <w:jc w:val="center"/>
              <w:rPr>
                <w:rFonts w:cs="Times New Roman"/>
                <w:szCs w:val="26"/>
              </w:rPr>
            </w:pPr>
          </w:p>
        </w:tc>
        <w:tc>
          <w:tcPr>
            <w:tcW w:w="992" w:type="dxa"/>
          </w:tcPr>
          <w:p w14:paraId="257240DB" w14:textId="2214BE31" w:rsidR="00BD3695" w:rsidRPr="00571988" w:rsidRDefault="00BD3695" w:rsidP="00B84D98">
            <w:pPr>
              <w:spacing w:line="312" w:lineRule="auto"/>
              <w:ind w:firstLine="0"/>
              <w:jc w:val="center"/>
              <w:rPr>
                <w:rFonts w:cs="Times New Roman"/>
                <w:szCs w:val="26"/>
              </w:rPr>
            </w:pPr>
            <w:r w:rsidRPr="00571988">
              <w:rPr>
                <w:rFonts w:cs="Times New Roman"/>
                <w:szCs w:val="26"/>
              </w:rPr>
              <w:t>(O)</w:t>
            </w:r>
          </w:p>
        </w:tc>
        <w:tc>
          <w:tcPr>
            <w:tcW w:w="4667" w:type="dxa"/>
          </w:tcPr>
          <w:p w14:paraId="434537CA" w14:textId="77777777" w:rsidR="00BD3695" w:rsidRPr="00571988" w:rsidRDefault="00BD3695" w:rsidP="00B84D98">
            <w:pPr>
              <w:spacing w:line="312" w:lineRule="auto"/>
              <w:ind w:firstLine="0"/>
              <w:jc w:val="both"/>
              <w:rPr>
                <w:rFonts w:cs="Times New Roman"/>
                <w:szCs w:val="26"/>
              </w:rPr>
            </w:pPr>
            <w:r w:rsidRPr="00571988">
              <w:rPr>
                <w:rFonts w:cs="Times New Roman"/>
                <w:szCs w:val="26"/>
              </w:rPr>
              <w:t>Thể hiện có thu</w:t>
            </w:r>
            <w:r>
              <w:rPr>
                <w:rFonts w:cs="Times New Roman"/>
                <w:szCs w:val="26"/>
              </w:rPr>
              <w:t>/hoàn</w:t>
            </w:r>
            <w:r w:rsidRPr="00571988">
              <w:rPr>
                <w:rFonts w:cs="Times New Roman"/>
                <w:szCs w:val="26"/>
              </w:rPr>
              <w:t xml:space="preserve"> ký quỹ hay không.</w:t>
            </w:r>
          </w:p>
          <w:p w14:paraId="517A088A" w14:textId="77777777" w:rsidR="00BD3695" w:rsidRPr="00571988" w:rsidRDefault="00BD3695" w:rsidP="00B84D98">
            <w:pPr>
              <w:spacing w:line="312" w:lineRule="auto"/>
              <w:ind w:firstLine="0"/>
              <w:jc w:val="both"/>
              <w:rPr>
                <w:rFonts w:cs="Times New Roman"/>
                <w:szCs w:val="26"/>
              </w:rPr>
            </w:pPr>
            <w:r>
              <w:rPr>
                <w:rFonts w:cs="Times New Roman"/>
                <w:szCs w:val="26"/>
              </w:rPr>
              <w:t>Trường này luôn g</w:t>
            </w:r>
            <w:r w:rsidRPr="00571988">
              <w:rPr>
                <w:rFonts w:cs="Times New Roman"/>
                <w:szCs w:val="26"/>
              </w:rPr>
              <w:t>ồ</w:t>
            </w:r>
            <w:r>
              <w:rPr>
                <w:rFonts w:cs="Times New Roman"/>
                <w:szCs w:val="26"/>
              </w:rPr>
              <w:t>m 3</w:t>
            </w:r>
            <w:r w:rsidRPr="00571988">
              <w:rPr>
                <w:rFonts w:cs="Times New Roman"/>
                <w:szCs w:val="26"/>
              </w:rPr>
              <w:t xml:space="preserve"> giá trị cho người dùng chọn</w:t>
            </w:r>
            <w:r>
              <w:rPr>
                <w:rFonts w:cs="Times New Roman"/>
                <w:szCs w:val="26"/>
              </w:rPr>
              <w:t xml:space="preserve"> ở bất kỳ sự kiện nào</w:t>
            </w:r>
            <w:r w:rsidRPr="00571988">
              <w:rPr>
                <w:rFonts w:cs="Times New Roman"/>
                <w:szCs w:val="26"/>
              </w:rPr>
              <w:t>:</w:t>
            </w:r>
          </w:p>
          <w:p w14:paraId="51A66CE6" w14:textId="77777777" w:rsidR="00BD3695" w:rsidRDefault="00BD3695" w:rsidP="00B84D98">
            <w:pPr>
              <w:pStyle w:val="ListParagraph"/>
              <w:numPr>
                <w:ilvl w:val="0"/>
                <w:numId w:val="1"/>
              </w:numPr>
              <w:spacing w:line="312" w:lineRule="auto"/>
              <w:ind w:left="357" w:firstLine="0"/>
              <w:contextualSpacing w:val="0"/>
              <w:jc w:val="both"/>
              <w:rPr>
                <w:rFonts w:cs="Times New Roman"/>
                <w:szCs w:val="26"/>
              </w:rPr>
            </w:pPr>
            <w:r>
              <w:rPr>
                <w:rFonts w:cs="Times New Roman"/>
                <w:szCs w:val="26"/>
              </w:rPr>
              <w:t>Thu ký quỹ</w:t>
            </w:r>
          </w:p>
          <w:p w14:paraId="78AC9A6E" w14:textId="77777777" w:rsidR="00BD3695" w:rsidRPr="00571988" w:rsidRDefault="00BD3695" w:rsidP="00B84D98">
            <w:pPr>
              <w:pStyle w:val="ListParagraph"/>
              <w:numPr>
                <w:ilvl w:val="0"/>
                <w:numId w:val="1"/>
              </w:numPr>
              <w:spacing w:line="312" w:lineRule="auto"/>
              <w:ind w:left="357" w:firstLine="0"/>
              <w:contextualSpacing w:val="0"/>
              <w:jc w:val="both"/>
              <w:rPr>
                <w:rFonts w:cs="Times New Roman"/>
                <w:szCs w:val="26"/>
              </w:rPr>
            </w:pPr>
            <w:r>
              <w:rPr>
                <w:rFonts w:cs="Times New Roman"/>
                <w:szCs w:val="26"/>
              </w:rPr>
              <w:t>Hoàn ký quỹ</w:t>
            </w:r>
          </w:p>
          <w:p w14:paraId="10AD56DD" w14:textId="77777777" w:rsidR="00BD3695" w:rsidRPr="00571988" w:rsidRDefault="00BD3695" w:rsidP="00B84D98">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 không có thông tin)</w:t>
            </w:r>
          </w:p>
          <w:p w14:paraId="3DBF6B21" w14:textId="64EA1B26" w:rsidR="00BD3695" w:rsidRPr="00571988" w:rsidRDefault="00BD3695" w:rsidP="00B84D98">
            <w:pPr>
              <w:spacing w:line="312" w:lineRule="auto"/>
              <w:ind w:firstLine="0"/>
              <w:jc w:val="both"/>
              <w:rPr>
                <w:rFonts w:cs="Times New Roman"/>
                <w:szCs w:val="26"/>
              </w:rPr>
            </w:pPr>
            <w:r w:rsidRPr="00571988">
              <w:rPr>
                <w:rFonts w:cs="Times New Roman"/>
                <w:szCs w:val="26"/>
              </w:rPr>
              <w:t>Hệ thống mặc định là để trống, người dùng có thể chọn giá trị.</w:t>
            </w:r>
          </w:p>
        </w:tc>
        <w:tc>
          <w:tcPr>
            <w:tcW w:w="1260" w:type="dxa"/>
          </w:tcPr>
          <w:p w14:paraId="737DABB9" w14:textId="0D22F66F" w:rsidR="00BD3695" w:rsidRDefault="00BD3695" w:rsidP="00B84D98">
            <w:pPr>
              <w:spacing w:line="312" w:lineRule="auto"/>
              <w:ind w:firstLine="0"/>
              <w:jc w:val="center"/>
              <w:rPr>
                <w:rFonts w:cs="Times New Roman"/>
                <w:szCs w:val="26"/>
              </w:rPr>
            </w:pPr>
            <w:r>
              <w:rPr>
                <w:rFonts w:cs="Times New Roman"/>
                <w:szCs w:val="26"/>
              </w:rPr>
              <w:t>N</w:t>
            </w:r>
          </w:p>
        </w:tc>
        <w:tc>
          <w:tcPr>
            <w:tcW w:w="1417" w:type="dxa"/>
          </w:tcPr>
          <w:p w14:paraId="3731D723" w14:textId="7AB9032D" w:rsidR="00BD3695" w:rsidRPr="00571988" w:rsidRDefault="00BD3695" w:rsidP="00B84D98">
            <w:pPr>
              <w:spacing w:line="312" w:lineRule="auto"/>
              <w:ind w:firstLine="0"/>
              <w:jc w:val="center"/>
              <w:rPr>
                <w:rFonts w:cs="Times New Roman"/>
                <w:szCs w:val="26"/>
              </w:rPr>
            </w:pPr>
            <w:r>
              <w:rPr>
                <w:rFonts w:cs="Times New Roman"/>
                <w:szCs w:val="26"/>
              </w:rPr>
              <w:t>Y</w:t>
            </w:r>
          </w:p>
        </w:tc>
      </w:tr>
      <w:tr w:rsidR="00BD3695" w:rsidRPr="00571988" w14:paraId="11C8401F" w14:textId="77777777" w:rsidTr="001F55DC">
        <w:tc>
          <w:tcPr>
            <w:tcW w:w="1638" w:type="dxa"/>
          </w:tcPr>
          <w:p w14:paraId="296CB3EB" w14:textId="6A89C35C" w:rsidR="00BD3695" w:rsidRPr="007C2D3E" w:rsidRDefault="00BD3695" w:rsidP="00B84D98">
            <w:pPr>
              <w:spacing w:line="312" w:lineRule="auto"/>
              <w:ind w:firstLine="0"/>
              <w:jc w:val="both"/>
              <w:rPr>
                <w:rFonts w:cs="Times New Roman"/>
                <w:b/>
                <w:color w:val="FF0000"/>
                <w:szCs w:val="26"/>
              </w:rPr>
            </w:pPr>
            <w:r w:rsidRPr="00260411">
              <w:rPr>
                <w:rFonts w:cs="Times New Roman"/>
                <w:b/>
                <w:color w:val="FF0000"/>
                <w:szCs w:val="26"/>
              </w:rPr>
              <w:t>Loại tiề</w:t>
            </w:r>
            <w:r>
              <w:rPr>
                <w:rFonts w:cs="Times New Roman"/>
                <w:b/>
                <w:color w:val="FF0000"/>
                <w:szCs w:val="26"/>
              </w:rPr>
              <w:t>n ký quỹ</w:t>
            </w:r>
          </w:p>
        </w:tc>
        <w:tc>
          <w:tcPr>
            <w:tcW w:w="1192" w:type="dxa"/>
          </w:tcPr>
          <w:p w14:paraId="4A3EFDFC" w14:textId="412281FC" w:rsidR="00BD3695" w:rsidRPr="00571988" w:rsidRDefault="00BD3695" w:rsidP="00B84D98">
            <w:pPr>
              <w:spacing w:line="312" w:lineRule="auto"/>
              <w:ind w:firstLine="0"/>
              <w:jc w:val="center"/>
              <w:rPr>
                <w:rFonts w:cs="Times New Roman"/>
                <w:szCs w:val="26"/>
              </w:rPr>
            </w:pPr>
            <w:r>
              <w:rPr>
                <w:rFonts w:cs="Times New Roman"/>
                <w:szCs w:val="26"/>
              </w:rPr>
              <w:t>nVarchar</w:t>
            </w:r>
          </w:p>
        </w:tc>
        <w:tc>
          <w:tcPr>
            <w:tcW w:w="709" w:type="dxa"/>
          </w:tcPr>
          <w:p w14:paraId="6DA28E8D" w14:textId="63E17A4F" w:rsidR="00BD3695" w:rsidRPr="00571988" w:rsidRDefault="00BD3695" w:rsidP="00B84D98">
            <w:pPr>
              <w:spacing w:line="312" w:lineRule="auto"/>
              <w:ind w:firstLine="0"/>
              <w:jc w:val="center"/>
              <w:rPr>
                <w:rFonts w:cs="Times New Roman"/>
                <w:szCs w:val="26"/>
              </w:rPr>
            </w:pPr>
            <w:r w:rsidRPr="00571988">
              <w:rPr>
                <w:rFonts w:cs="Times New Roman"/>
                <w:szCs w:val="26"/>
              </w:rPr>
              <w:t>3</w:t>
            </w:r>
          </w:p>
        </w:tc>
        <w:tc>
          <w:tcPr>
            <w:tcW w:w="992" w:type="dxa"/>
          </w:tcPr>
          <w:p w14:paraId="1043A78B" w14:textId="09CF51B8" w:rsidR="00BD3695" w:rsidRPr="00571988" w:rsidRDefault="00BD3695" w:rsidP="00B84D98">
            <w:pPr>
              <w:spacing w:line="312" w:lineRule="auto"/>
              <w:ind w:firstLine="0"/>
              <w:jc w:val="center"/>
              <w:rPr>
                <w:rFonts w:cs="Times New Roman"/>
                <w:szCs w:val="26"/>
              </w:rPr>
            </w:pPr>
            <w:r w:rsidRPr="00571988">
              <w:rPr>
                <w:rFonts w:cs="Times New Roman"/>
                <w:szCs w:val="26"/>
              </w:rPr>
              <w:t>(O/M)</w:t>
            </w:r>
          </w:p>
        </w:tc>
        <w:tc>
          <w:tcPr>
            <w:tcW w:w="4667" w:type="dxa"/>
            <w:vMerge w:val="restart"/>
          </w:tcPr>
          <w:p w14:paraId="22E63728" w14:textId="77777777" w:rsidR="00BD3695" w:rsidRPr="00571988" w:rsidRDefault="00BD3695" w:rsidP="00B84D98">
            <w:pPr>
              <w:spacing w:line="312" w:lineRule="auto"/>
              <w:ind w:firstLine="0"/>
              <w:jc w:val="both"/>
              <w:rPr>
                <w:rFonts w:cs="Times New Roman"/>
                <w:szCs w:val="26"/>
              </w:rPr>
            </w:pPr>
            <w:r w:rsidRPr="00571988">
              <w:rPr>
                <w:rFonts w:cs="Times New Roman"/>
                <w:szCs w:val="26"/>
              </w:rPr>
              <w:t>Loại tiền và Số tiền ký quỹ cho bảo lãnh.</w:t>
            </w:r>
          </w:p>
          <w:p w14:paraId="74DEB3E6" w14:textId="77777777" w:rsidR="00BD3695" w:rsidRPr="008C2074" w:rsidRDefault="00BD3695" w:rsidP="00B84D98">
            <w:pPr>
              <w:spacing w:line="312" w:lineRule="auto"/>
              <w:ind w:firstLine="0"/>
              <w:jc w:val="both"/>
              <w:rPr>
                <w:rFonts w:cs="Times New Roman"/>
                <w:szCs w:val="26"/>
              </w:rPr>
            </w:pPr>
            <w:r>
              <w:rPr>
                <w:rFonts w:cs="Times New Roman"/>
                <w:szCs w:val="26"/>
              </w:rPr>
              <w:t xml:space="preserve">Trường này luôn </w:t>
            </w:r>
            <w:r w:rsidRPr="00571988">
              <w:rPr>
                <w:rFonts w:cs="Times New Roman"/>
                <w:szCs w:val="26"/>
              </w:rPr>
              <w:t xml:space="preserve">cho </w:t>
            </w:r>
            <w:r>
              <w:rPr>
                <w:rFonts w:cs="Times New Roman"/>
                <w:szCs w:val="26"/>
              </w:rPr>
              <w:t xml:space="preserve">phép </w:t>
            </w:r>
            <w:r w:rsidRPr="00571988">
              <w:rPr>
                <w:rFonts w:cs="Times New Roman"/>
                <w:szCs w:val="26"/>
              </w:rPr>
              <w:t xml:space="preserve">người dùng </w:t>
            </w:r>
            <w:r>
              <w:rPr>
                <w:rFonts w:cs="Times New Roman"/>
                <w:szCs w:val="26"/>
              </w:rPr>
              <w:t>nhập thông tin ở bất kỳ sự kiện nào.</w:t>
            </w:r>
          </w:p>
          <w:p w14:paraId="1EA86B81" w14:textId="77777777" w:rsidR="00BD3695" w:rsidRDefault="00BD3695" w:rsidP="00B84D98">
            <w:pPr>
              <w:spacing w:line="312" w:lineRule="auto"/>
              <w:ind w:firstLine="0"/>
              <w:jc w:val="both"/>
              <w:rPr>
                <w:rFonts w:cs="Times New Roman"/>
                <w:color w:val="FF0000"/>
                <w:szCs w:val="26"/>
              </w:rPr>
            </w:pPr>
            <w:r w:rsidRPr="00260411">
              <w:rPr>
                <w:rFonts w:cs="Times New Roman"/>
                <w:color w:val="FF0000"/>
                <w:szCs w:val="26"/>
              </w:rPr>
              <w:lastRenderedPageBreak/>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42713982" w14:textId="3E30EB89" w:rsidR="00BD3695" w:rsidRPr="00571988" w:rsidRDefault="00BD3695" w:rsidP="00B84D98">
            <w:pPr>
              <w:spacing w:line="312" w:lineRule="auto"/>
              <w:ind w:firstLine="0"/>
              <w:jc w:val="both"/>
              <w:rPr>
                <w:rFonts w:cs="Times New Roman"/>
                <w:szCs w:val="26"/>
              </w:rPr>
            </w:pPr>
            <w:r w:rsidRPr="00260411">
              <w:rPr>
                <w:rFonts w:cs="Times New Roman"/>
                <w:b/>
                <w:color w:val="FF0000"/>
                <w:szCs w:val="26"/>
              </w:rPr>
              <w:t xml:space="preserve">Số tiền </w:t>
            </w:r>
            <w:r>
              <w:rPr>
                <w:rFonts w:cs="Times New Roman"/>
                <w:b/>
                <w:color w:val="FF0000"/>
                <w:szCs w:val="26"/>
              </w:rPr>
              <w:t>ký quỹ</w:t>
            </w:r>
            <w:r w:rsidRPr="00260411">
              <w:rPr>
                <w:rFonts w:cs="Times New Roman"/>
                <w:color w:val="FF0000"/>
                <w:szCs w:val="26"/>
              </w:rPr>
              <w:t>.</w:t>
            </w:r>
          </w:p>
        </w:tc>
        <w:tc>
          <w:tcPr>
            <w:tcW w:w="1260" w:type="dxa"/>
          </w:tcPr>
          <w:p w14:paraId="0CB7F7A3" w14:textId="0B75BC95" w:rsidR="00BD3695" w:rsidRDefault="00BD3695" w:rsidP="00B84D98">
            <w:pPr>
              <w:spacing w:line="312" w:lineRule="auto"/>
              <w:ind w:firstLine="0"/>
              <w:jc w:val="center"/>
              <w:rPr>
                <w:rFonts w:cs="Times New Roman"/>
                <w:szCs w:val="26"/>
              </w:rPr>
            </w:pPr>
            <w:r>
              <w:rPr>
                <w:rFonts w:cs="Times New Roman"/>
                <w:szCs w:val="26"/>
              </w:rPr>
              <w:lastRenderedPageBreak/>
              <w:t>N</w:t>
            </w:r>
          </w:p>
        </w:tc>
        <w:tc>
          <w:tcPr>
            <w:tcW w:w="1417" w:type="dxa"/>
          </w:tcPr>
          <w:p w14:paraId="08A3DFAA" w14:textId="77777777" w:rsidR="00BD3695" w:rsidRPr="00571988" w:rsidRDefault="00BD3695" w:rsidP="00B84D98">
            <w:pPr>
              <w:spacing w:line="312" w:lineRule="auto"/>
              <w:ind w:firstLine="0"/>
              <w:jc w:val="center"/>
              <w:rPr>
                <w:rFonts w:cs="Times New Roman"/>
                <w:szCs w:val="26"/>
              </w:rPr>
            </w:pPr>
            <w:r>
              <w:rPr>
                <w:rFonts w:cs="Times New Roman"/>
                <w:szCs w:val="26"/>
              </w:rPr>
              <w:t>Y</w:t>
            </w:r>
          </w:p>
        </w:tc>
      </w:tr>
      <w:tr w:rsidR="00BD3695" w:rsidRPr="00571988" w14:paraId="7243F399" w14:textId="77777777" w:rsidTr="001F55DC">
        <w:tc>
          <w:tcPr>
            <w:tcW w:w="1638" w:type="dxa"/>
          </w:tcPr>
          <w:p w14:paraId="3D150C09" w14:textId="77777777" w:rsidR="00BD3695" w:rsidRPr="00260411" w:rsidRDefault="00BD3695" w:rsidP="00B84D98">
            <w:pPr>
              <w:spacing w:line="312" w:lineRule="auto"/>
              <w:ind w:firstLine="0"/>
              <w:jc w:val="both"/>
              <w:rPr>
                <w:rFonts w:cs="Times New Roman"/>
                <w:i/>
                <w:color w:val="FF0000"/>
                <w:szCs w:val="26"/>
              </w:rPr>
            </w:pPr>
            <w:r w:rsidRPr="00260411">
              <w:rPr>
                <w:rFonts w:cs="Times New Roman"/>
                <w:b/>
                <w:color w:val="FF0000"/>
                <w:szCs w:val="26"/>
              </w:rPr>
              <w:t xml:space="preserve">Số tiền </w:t>
            </w:r>
            <w:r>
              <w:rPr>
                <w:rFonts w:cs="Times New Roman"/>
                <w:b/>
                <w:color w:val="FF0000"/>
                <w:szCs w:val="26"/>
              </w:rPr>
              <w:t xml:space="preserve">ký </w:t>
            </w:r>
            <w:r>
              <w:rPr>
                <w:rFonts w:cs="Times New Roman"/>
                <w:b/>
                <w:color w:val="FF0000"/>
                <w:szCs w:val="26"/>
              </w:rPr>
              <w:lastRenderedPageBreak/>
              <w:t>quỹ</w:t>
            </w:r>
          </w:p>
          <w:p w14:paraId="40C8D691" w14:textId="79368EE6" w:rsidR="00BD3695" w:rsidRPr="00DA473B" w:rsidRDefault="00BD3695" w:rsidP="00B84D98">
            <w:pPr>
              <w:spacing w:line="312" w:lineRule="auto"/>
              <w:ind w:firstLine="0"/>
              <w:jc w:val="both"/>
              <w:rPr>
                <w:rFonts w:cs="Times New Roman"/>
                <w:b/>
                <w:color w:val="FF0000"/>
                <w:szCs w:val="26"/>
              </w:rPr>
            </w:pPr>
          </w:p>
        </w:tc>
        <w:tc>
          <w:tcPr>
            <w:tcW w:w="1192" w:type="dxa"/>
          </w:tcPr>
          <w:p w14:paraId="73DC54FC" w14:textId="23BDE428" w:rsidR="00BD3695" w:rsidRPr="00571988" w:rsidRDefault="00BD3695" w:rsidP="00B84D98">
            <w:pPr>
              <w:spacing w:line="312" w:lineRule="auto"/>
              <w:ind w:firstLine="0"/>
              <w:jc w:val="center"/>
              <w:rPr>
                <w:rFonts w:cs="Times New Roman"/>
                <w:szCs w:val="26"/>
              </w:rPr>
            </w:pPr>
            <w:r w:rsidRPr="00571988">
              <w:rPr>
                <w:rFonts w:cs="Times New Roman"/>
                <w:szCs w:val="26"/>
              </w:rPr>
              <w:lastRenderedPageBreak/>
              <w:t>Decimal</w:t>
            </w:r>
          </w:p>
        </w:tc>
        <w:tc>
          <w:tcPr>
            <w:tcW w:w="709" w:type="dxa"/>
          </w:tcPr>
          <w:p w14:paraId="66B53F5B" w14:textId="46E698E4" w:rsidR="00BD3695" w:rsidRPr="00571988" w:rsidRDefault="00BD3695" w:rsidP="00B84D98">
            <w:pPr>
              <w:spacing w:line="312" w:lineRule="auto"/>
              <w:ind w:firstLine="0"/>
              <w:jc w:val="center"/>
              <w:rPr>
                <w:rFonts w:cs="Times New Roman"/>
                <w:szCs w:val="26"/>
              </w:rPr>
            </w:pPr>
            <w:r w:rsidRPr="00571988">
              <w:rPr>
                <w:rFonts w:cs="Times New Roman"/>
                <w:szCs w:val="26"/>
              </w:rPr>
              <w:t>18,3</w:t>
            </w:r>
          </w:p>
        </w:tc>
        <w:tc>
          <w:tcPr>
            <w:tcW w:w="992" w:type="dxa"/>
          </w:tcPr>
          <w:p w14:paraId="524C70FB" w14:textId="17842BD0" w:rsidR="00BD3695" w:rsidRDefault="00BD3695" w:rsidP="00B84D98">
            <w:pPr>
              <w:spacing w:line="312" w:lineRule="auto"/>
              <w:ind w:firstLine="0"/>
              <w:jc w:val="center"/>
              <w:rPr>
                <w:rFonts w:cs="Times New Roman"/>
                <w:szCs w:val="26"/>
              </w:rPr>
            </w:pPr>
            <w:r w:rsidRPr="00571988">
              <w:rPr>
                <w:rFonts w:cs="Times New Roman"/>
                <w:szCs w:val="26"/>
              </w:rPr>
              <w:t>(O/M)</w:t>
            </w:r>
          </w:p>
        </w:tc>
        <w:tc>
          <w:tcPr>
            <w:tcW w:w="4667" w:type="dxa"/>
            <w:vMerge/>
          </w:tcPr>
          <w:p w14:paraId="59972EBD" w14:textId="6B7B801F" w:rsidR="00BD3695" w:rsidRPr="00571988" w:rsidRDefault="00BD3695" w:rsidP="00B84D98">
            <w:pPr>
              <w:spacing w:line="312" w:lineRule="auto"/>
              <w:ind w:firstLine="0"/>
              <w:jc w:val="both"/>
              <w:rPr>
                <w:rFonts w:cs="Times New Roman"/>
                <w:szCs w:val="26"/>
              </w:rPr>
            </w:pPr>
          </w:p>
        </w:tc>
        <w:tc>
          <w:tcPr>
            <w:tcW w:w="1260" w:type="dxa"/>
          </w:tcPr>
          <w:p w14:paraId="17E8F589" w14:textId="3ED04FC9" w:rsidR="00BD3695" w:rsidRDefault="00BD3695" w:rsidP="00B84D98">
            <w:pPr>
              <w:spacing w:line="312" w:lineRule="auto"/>
              <w:ind w:firstLine="0"/>
              <w:jc w:val="center"/>
              <w:rPr>
                <w:rFonts w:cs="Times New Roman"/>
                <w:szCs w:val="26"/>
              </w:rPr>
            </w:pPr>
            <w:r>
              <w:rPr>
                <w:rFonts w:cs="Times New Roman"/>
                <w:szCs w:val="26"/>
              </w:rPr>
              <w:t>N</w:t>
            </w:r>
          </w:p>
        </w:tc>
        <w:tc>
          <w:tcPr>
            <w:tcW w:w="1417" w:type="dxa"/>
          </w:tcPr>
          <w:p w14:paraId="5F203952" w14:textId="44917AE4" w:rsidR="00BD3695" w:rsidRDefault="00BD3695" w:rsidP="00B84D98">
            <w:pPr>
              <w:spacing w:line="312" w:lineRule="auto"/>
              <w:ind w:firstLine="0"/>
              <w:jc w:val="center"/>
              <w:rPr>
                <w:rFonts w:cs="Times New Roman"/>
                <w:szCs w:val="26"/>
              </w:rPr>
            </w:pPr>
            <w:r>
              <w:rPr>
                <w:rFonts w:cs="Times New Roman"/>
                <w:szCs w:val="26"/>
              </w:rPr>
              <w:t>Y</w:t>
            </w:r>
          </w:p>
        </w:tc>
      </w:tr>
      <w:tr w:rsidR="001F55DC" w:rsidRPr="001F55DC" w14:paraId="0BC3A591" w14:textId="77777777" w:rsidTr="001F55DC">
        <w:tc>
          <w:tcPr>
            <w:tcW w:w="1638" w:type="dxa"/>
            <w:shd w:val="clear" w:color="auto" w:fill="FFFF00"/>
          </w:tcPr>
          <w:p w14:paraId="21BFD997" w14:textId="793FB2CA" w:rsidR="001F55DC" w:rsidRPr="001F55DC" w:rsidRDefault="001F55DC" w:rsidP="00B84D98">
            <w:pPr>
              <w:spacing w:line="312" w:lineRule="auto"/>
              <w:ind w:firstLine="0"/>
              <w:jc w:val="both"/>
              <w:rPr>
                <w:rFonts w:cs="Times New Roman"/>
                <w:b/>
                <w:szCs w:val="26"/>
              </w:rPr>
            </w:pPr>
            <w:r>
              <w:rPr>
                <w:rFonts w:cs="Times New Roman"/>
                <w:b/>
                <w:szCs w:val="26"/>
              </w:rPr>
              <w:lastRenderedPageBreak/>
              <w:t>Thông tin thanh toán BCT</w:t>
            </w:r>
          </w:p>
        </w:tc>
        <w:tc>
          <w:tcPr>
            <w:tcW w:w="7560" w:type="dxa"/>
            <w:gridSpan w:val="4"/>
            <w:shd w:val="clear" w:color="auto" w:fill="FFFF00"/>
          </w:tcPr>
          <w:p w14:paraId="297E9789" w14:textId="77777777" w:rsidR="001F55DC" w:rsidRPr="001F55DC" w:rsidRDefault="001F55DC" w:rsidP="00B84D98">
            <w:pPr>
              <w:spacing w:line="312" w:lineRule="auto"/>
              <w:ind w:firstLine="0"/>
              <w:jc w:val="both"/>
              <w:rPr>
                <w:rFonts w:cs="Times New Roman"/>
                <w:b/>
                <w:szCs w:val="26"/>
              </w:rPr>
            </w:pPr>
          </w:p>
        </w:tc>
        <w:tc>
          <w:tcPr>
            <w:tcW w:w="1260" w:type="dxa"/>
            <w:shd w:val="clear" w:color="auto" w:fill="FFFF00"/>
          </w:tcPr>
          <w:p w14:paraId="78881FAF" w14:textId="77777777" w:rsidR="001F55DC" w:rsidRPr="001F55DC" w:rsidRDefault="001F55DC" w:rsidP="001F55DC">
            <w:pPr>
              <w:spacing w:line="312" w:lineRule="auto"/>
              <w:ind w:firstLine="0"/>
              <w:jc w:val="both"/>
              <w:rPr>
                <w:rFonts w:cs="Times New Roman"/>
                <w:b/>
                <w:szCs w:val="26"/>
              </w:rPr>
            </w:pPr>
          </w:p>
        </w:tc>
        <w:tc>
          <w:tcPr>
            <w:tcW w:w="1417" w:type="dxa"/>
            <w:shd w:val="clear" w:color="auto" w:fill="FFFF00"/>
          </w:tcPr>
          <w:p w14:paraId="19347044" w14:textId="77777777" w:rsidR="001F55DC" w:rsidRPr="001F55DC" w:rsidRDefault="001F55DC" w:rsidP="001F55DC">
            <w:pPr>
              <w:spacing w:line="312" w:lineRule="auto"/>
              <w:ind w:firstLine="0"/>
              <w:jc w:val="both"/>
              <w:rPr>
                <w:rFonts w:cs="Times New Roman"/>
                <w:b/>
                <w:szCs w:val="26"/>
              </w:rPr>
            </w:pPr>
          </w:p>
        </w:tc>
      </w:tr>
      <w:tr w:rsidR="001F55DC" w:rsidRPr="00571988" w14:paraId="59DA7D21" w14:textId="77777777" w:rsidTr="001F55DC">
        <w:tc>
          <w:tcPr>
            <w:tcW w:w="1638" w:type="dxa"/>
          </w:tcPr>
          <w:p w14:paraId="2975522A" w14:textId="77777777" w:rsidR="001F55DC" w:rsidRDefault="001F55DC" w:rsidP="00B84D98">
            <w:pPr>
              <w:spacing w:line="312" w:lineRule="auto"/>
              <w:ind w:firstLine="0"/>
              <w:jc w:val="both"/>
              <w:rPr>
                <w:rFonts w:cs="Times New Roman"/>
                <w:b/>
                <w:color w:val="FF0000"/>
                <w:szCs w:val="26"/>
              </w:rPr>
            </w:pPr>
            <w:r w:rsidRPr="00630B42">
              <w:rPr>
                <w:rFonts w:cs="Times New Roman"/>
                <w:b/>
                <w:color w:val="FF0000"/>
                <w:szCs w:val="26"/>
              </w:rPr>
              <w:t>Loại tiền Số tiền thanh toán</w:t>
            </w:r>
          </w:p>
          <w:p w14:paraId="4BA6496E" w14:textId="14DDE0B7" w:rsidR="001F55DC" w:rsidRPr="00260411" w:rsidRDefault="001F55DC" w:rsidP="00B84D98">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 xml:space="preserve">Loại tiền </w:t>
            </w:r>
            <w:r w:rsidRPr="00B902FC">
              <w:rPr>
                <w:rFonts w:cs="Times New Roman"/>
                <w:i/>
                <w:color w:val="FF0000"/>
                <w:szCs w:val="26"/>
              </w:rPr>
              <w:t>(*))</w:t>
            </w:r>
          </w:p>
        </w:tc>
        <w:tc>
          <w:tcPr>
            <w:tcW w:w="1192" w:type="dxa"/>
          </w:tcPr>
          <w:p w14:paraId="455BED75" w14:textId="1F027C96" w:rsidR="001F55DC" w:rsidRPr="00571988" w:rsidRDefault="001F55DC" w:rsidP="00B84D98">
            <w:pPr>
              <w:spacing w:line="312" w:lineRule="auto"/>
              <w:ind w:firstLine="0"/>
              <w:jc w:val="center"/>
              <w:rPr>
                <w:rFonts w:cs="Times New Roman"/>
                <w:szCs w:val="26"/>
              </w:rPr>
            </w:pPr>
            <w:r>
              <w:rPr>
                <w:rFonts w:cs="Times New Roman"/>
                <w:szCs w:val="26"/>
              </w:rPr>
              <w:t>nVarchar</w:t>
            </w:r>
          </w:p>
        </w:tc>
        <w:tc>
          <w:tcPr>
            <w:tcW w:w="709" w:type="dxa"/>
          </w:tcPr>
          <w:p w14:paraId="72B17BF1" w14:textId="3D72517F" w:rsidR="001F55DC" w:rsidRPr="00571988" w:rsidRDefault="001F55DC" w:rsidP="00B84D98">
            <w:pPr>
              <w:spacing w:line="312" w:lineRule="auto"/>
              <w:ind w:firstLine="0"/>
              <w:jc w:val="center"/>
              <w:rPr>
                <w:rFonts w:cs="Times New Roman"/>
                <w:szCs w:val="26"/>
              </w:rPr>
            </w:pPr>
            <w:r w:rsidRPr="00571988">
              <w:rPr>
                <w:rFonts w:cs="Times New Roman"/>
                <w:szCs w:val="26"/>
              </w:rPr>
              <w:t>3</w:t>
            </w:r>
          </w:p>
        </w:tc>
        <w:tc>
          <w:tcPr>
            <w:tcW w:w="992" w:type="dxa"/>
          </w:tcPr>
          <w:p w14:paraId="1DECAF9C" w14:textId="65AD4828" w:rsidR="001F55DC" w:rsidRPr="00571988" w:rsidRDefault="001F55DC" w:rsidP="00B84D98">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43B60A43" w14:textId="77777777" w:rsidR="001F55DC" w:rsidRDefault="001F55DC" w:rsidP="00B84D98">
            <w:pPr>
              <w:spacing w:line="312" w:lineRule="auto"/>
              <w:ind w:firstLine="0"/>
              <w:jc w:val="both"/>
              <w:rPr>
                <w:rFonts w:cs="Times New Roman"/>
                <w:szCs w:val="26"/>
              </w:rPr>
            </w:pPr>
            <w:r w:rsidRPr="00571988">
              <w:rPr>
                <w:rFonts w:cs="Times New Roman"/>
                <w:szCs w:val="26"/>
              </w:rPr>
              <w:t>Loại tiền và Số tiền thanh toán của BCT đòi tiề</w:t>
            </w:r>
            <w:r>
              <w:rPr>
                <w:rFonts w:cs="Times New Roman"/>
                <w:szCs w:val="26"/>
              </w:rPr>
              <w:t>n theo bảo lãnh</w:t>
            </w:r>
            <w:r w:rsidRPr="00571988">
              <w:rPr>
                <w:rFonts w:cs="Times New Roman"/>
                <w:szCs w:val="26"/>
              </w:rPr>
              <w:t>.</w:t>
            </w:r>
          </w:p>
          <w:p w14:paraId="39B47D1D" w14:textId="77777777" w:rsidR="001F55DC" w:rsidRPr="008C7CCA" w:rsidRDefault="001F55DC" w:rsidP="00B84D98">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5C309408" w14:textId="77777777" w:rsidR="001F55DC" w:rsidRPr="00630B42" w:rsidRDefault="001F55DC" w:rsidP="00B84D98">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1C19AC3F" w14:textId="4EABD038" w:rsidR="001F55DC" w:rsidRPr="00571988" w:rsidRDefault="001F55DC" w:rsidP="00B84D98">
            <w:pPr>
              <w:spacing w:line="312" w:lineRule="auto"/>
              <w:ind w:firstLine="0"/>
              <w:jc w:val="both"/>
              <w:rPr>
                <w:rFonts w:cs="Times New Roman"/>
                <w:szCs w:val="26"/>
              </w:rPr>
            </w:pPr>
            <w:r w:rsidRPr="00630B42">
              <w:rPr>
                <w:rFonts w:cs="Times New Roman"/>
                <w:b/>
                <w:color w:val="FF0000"/>
                <w:szCs w:val="26"/>
              </w:rPr>
              <w:t>Số tiền thanh toán</w:t>
            </w:r>
            <w:r w:rsidRPr="00630B42">
              <w:rPr>
                <w:rFonts w:cs="Times New Roman"/>
                <w:color w:val="FF0000"/>
                <w:szCs w:val="26"/>
              </w:rPr>
              <w:t>.</w:t>
            </w:r>
          </w:p>
        </w:tc>
        <w:tc>
          <w:tcPr>
            <w:tcW w:w="1260" w:type="dxa"/>
          </w:tcPr>
          <w:p w14:paraId="1FF1A5AF" w14:textId="305FE1F7" w:rsidR="001F55DC" w:rsidRDefault="001F55DC" w:rsidP="00B84D98">
            <w:pPr>
              <w:spacing w:line="312" w:lineRule="auto"/>
              <w:ind w:firstLine="0"/>
              <w:jc w:val="center"/>
              <w:rPr>
                <w:rFonts w:cs="Times New Roman"/>
                <w:szCs w:val="26"/>
              </w:rPr>
            </w:pPr>
            <w:r>
              <w:rPr>
                <w:rFonts w:cs="Times New Roman"/>
                <w:szCs w:val="26"/>
              </w:rPr>
              <w:t>Y</w:t>
            </w:r>
          </w:p>
        </w:tc>
        <w:tc>
          <w:tcPr>
            <w:tcW w:w="1417" w:type="dxa"/>
          </w:tcPr>
          <w:p w14:paraId="146DF847" w14:textId="696C909A" w:rsidR="001F55DC" w:rsidRDefault="001F55DC" w:rsidP="00B84D98">
            <w:pPr>
              <w:spacing w:line="312" w:lineRule="auto"/>
              <w:ind w:firstLine="0"/>
              <w:jc w:val="center"/>
              <w:rPr>
                <w:rFonts w:cs="Times New Roman"/>
                <w:szCs w:val="26"/>
              </w:rPr>
            </w:pPr>
            <w:r>
              <w:rPr>
                <w:rFonts w:cs="Times New Roman"/>
                <w:szCs w:val="26"/>
              </w:rPr>
              <w:t>N</w:t>
            </w:r>
          </w:p>
        </w:tc>
      </w:tr>
      <w:tr w:rsidR="001F55DC" w:rsidRPr="00571988" w14:paraId="7015392F" w14:textId="77777777" w:rsidTr="001F55DC">
        <w:tc>
          <w:tcPr>
            <w:tcW w:w="1638" w:type="dxa"/>
          </w:tcPr>
          <w:p w14:paraId="04F455EA" w14:textId="77777777" w:rsidR="001F55DC" w:rsidRDefault="001F55DC" w:rsidP="00B84D98">
            <w:pPr>
              <w:spacing w:line="312" w:lineRule="auto"/>
              <w:ind w:firstLine="0"/>
              <w:jc w:val="both"/>
              <w:rPr>
                <w:rFonts w:cs="Times New Roman"/>
                <w:b/>
                <w:color w:val="FF0000"/>
                <w:szCs w:val="26"/>
              </w:rPr>
            </w:pPr>
            <w:r w:rsidRPr="00630B42">
              <w:rPr>
                <w:rFonts w:cs="Times New Roman"/>
                <w:b/>
                <w:color w:val="FF0000"/>
                <w:szCs w:val="26"/>
              </w:rPr>
              <w:t>Số tiền thanh toán</w:t>
            </w:r>
          </w:p>
          <w:p w14:paraId="6371C728" w14:textId="2C90B00D" w:rsidR="001F55DC" w:rsidRPr="00260411" w:rsidRDefault="001F55DC" w:rsidP="00B84D98">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 xml:space="preserve">Tiền T,Toán </w:t>
            </w:r>
            <w:r w:rsidRPr="00B902FC">
              <w:rPr>
                <w:rFonts w:cs="Times New Roman"/>
                <w:i/>
                <w:color w:val="FF0000"/>
                <w:szCs w:val="26"/>
              </w:rPr>
              <w:t>(*))</w:t>
            </w:r>
          </w:p>
        </w:tc>
        <w:tc>
          <w:tcPr>
            <w:tcW w:w="1192" w:type="dxa"/>
          </w:tcPr>
          <w:p w14:paraId="1EF2391A" w14:textId="45BEA57C" w:rsidR="001F55DC" w:rsidRPr="00571988" w:rsidRDefault="001F55DC" w:rsidP="00B84D98">
            <w:pPr>
              <w:spacing w:line="312" w:lineRule="auto"/>
              <w:ind w:firstLine="0"/>
              <w:jc w:val="center"/>
              <w:rPr>
                <w:rFonts w:cs="Times New Roman"/>
                <w:szCs w:val="26"/>
              </w:rPr>
            </w:pPr>
            <w:r w:rsidRPr="00571988">
              <w:rPr>
                <w:rFonts w:cs="Times New Roman"/>
                <w:szCs w:val="26"/>
              </w:rPr>
              <w:t>Decimal</w:t>
            </w:r>
          </w:p>
        </w:tc>
        <w:tc>
          <w:tcPr>
            <w:tcW w:w="709" w:type="dxa"/>
          </w:tcPr>
          <w:p w14:paraId="4D855FAE" w14:textId="3DDF59D1" w:rsidR="001F55DC" w:rsidRPr="00571988" w:rsidRDefault="001F55DC" w:rsidP="00B84D98">
            <w:pPr>
              <w:spacing w:line="312" w:lineRule="auto"/>
              <w:ind w:firstLine="0"/>
              <w:jc w:val="center"/>
              <w:rPr>
                <w:rFonts w:cs="Times New Roman"/>
                <w:szCs w:val="26"/>
              </w:rPr>
            </w:pPr>
            <w:r w:rsidRPr="00571988">
              <w:rPr>
                <w:rFonts w:cs="Times New Roman"/>
                <w:szCs w:val="26"/>
              </w:rPr>
              <w:t>18,3</w:t>
            </w:r>
          </w:p>
        </w:tc>
        <w:tc>
          <w:tcPr>
            <w:tcW w:w="992" w:type="dxa"/>
          </w:tcPr>
          <w:p w14:paraId="10B469C2" w14:textId="3C85839D" w:rsidR="001F55DC" w:rsidRPr="00571988" w:rsidRDefault="001F55DC" w:rsidP="00B84D98">
            <w:pPr>
              <w:spacing w:line="312" w:lineRule="auto"/>
              <w:ind w:firstLine="0"/>
              <w:jc w:val="center"/>
              <w:rPr>
                <w:rFonts w:cs="Times New Roman"/>
                <w:szCs w:val="26"/>
              </w:rPr>
            </w:pPr>
            <w:r w:rsidRPr="00571988">
              <w:rPr>
                <w:rFonts w:cs="Times New Roman"/>
                <w:szCs w:val="26"/>
              </w:rPr>
              <w:t>(P)</w:t>
            </w:r>
          </w:p>
        </w:tc>
        <w:tc>
          <w:tcPr>
            <w:tcW w:w="4667" w:type="dxa"/>
            <w:vMerge/>
          </w:tcPr>
          <w:p w14:paraId="7449FF41" w14:textId="77777777" w:rsidR="001F55DC" w:rsidRPr="00571988" w:rsidRDefault="001F55DC" w:rsidP="00B84D98">
            <w:pPr>
              <w:spacing w:line="312" w:lineRule="auto"/>
              <w:ind w:firstLine="0"/>
              <w:jc w:val="both"/>
              <w:rPr>
                <w:rFonts w:cs="Times New Roman"/>
                <w:szCs w:val="26"/>
              </w:rPr>
            </w:pPr>
          </w:p>
        </w:tc>
        <w:tc>
          <w:tcPr>
            <w:tcW w:w="1260" w:type="dxa"/>
          </w:tcPr>
          <w:p w14:paraId="55D26144" w14:textId="6916EBF5" w:rsidR="001F55DC" w:rsidRDefault="001F55DC" w:rsidP="00B84D98">
            <w:pPr>
              <w:spacing w:line="312" w:lineRule="auto"/>
              <w:ind w:firstLine="0"/>
              <w:jc w:val="center"/>
              <w:rPr>
                <w:rFonts w:cs="Times New Roman"/>
                <w:szCs w:val="26"/>
              </w:rPr>
            </w:pPr>
            <w:r>
              <w:rPr>
                <w:rFonts w:cs="Times New Roman"/>
                <w:szCs w:val="26"/>
              </w:rPr>
              <w:t>Y</w:t>
            </w:r>
          </w:p>
        </w:tc>
        <w:tc>
          <w:tcPr>
            <w:tcW w:w="1417" w:type="dxa"/>
          </w:tcPr>
          <w:p w14:paraId="02EA42E7" w14:textId="2F67129C" w:rsidR="001F55DC" w:rsidRDefault="001F55DC" w:rsidP="00B84D98">
            <w:pPr>
              <w:spacing w:line="312" w:lineRule="auto"/>
              <w:ind w:firstLine="0"/>
              <w:jc w:val="center"/>
              <w:rPr>
                <w:rFonts w:cs="Times New Roman"/>
                <w:szCs w:val="26"/>
              </w:rPr>
            </w:pPr>
            <w:r>
              <w:rPr>
                <w:rFonts w:cs="Times New Roman"/>
                <w:szCs w:val="26"/>
              </w:rPr>
              <w:t>N</w:t>
            </w:r>
          </w:p>
        </w:tc>
      </w:tr>
      <w:tr w:rsidR="001F55DC" w:rsidRPr="00571988" w14:paraId="35F0004F" w14:textId="77777777" w:rsidTr="001F55DC">
        <w:tc>
          <w:tcPr>
            <w:tcW w:w="1638" w:type="dxa"/>
          </w:tcPr>
          <w:p w14:paraId="4DF06D67" w14:textId="5348B5C8" w:rsidR="001F55DC" w:rsidRPr="00630B42" w:rsidRDefault="001F55DC" w:rsidP="00B84D98">
            <w:pPr>
              <w:spacing w:line="312" w:lineRule="auto"/>
              <w:ind w:firstLine="0"/>
              <w:jc w:val="both"/>
              <w:rPr>
                <w:rFonts w:cs="Times New Roman"/>
                <w:b/>
                <w:color w:val="FF0000"/>
                <w:szCs w:val="26"/>
              </w:rPr>
            </w:pPr>
            <w:r w:rsidRPr="00571988">
              <w:rPr>
                <w:rFonts w:cs="Times New Roman"/>
                <w:b/>
                <w:szCs w:val="26"/>
              </w:rPr>
              <w:t>Loại tiền Khoản phải trả thanh toán</w:t>
            </w:r>
          </w:p>
        </w:tc>
        <w:tc>
          <w:tcPr>
            <w:tcW w:w="1192" w:type="dxa"/>
          </w:tcPr>
          <w:p w14:paraId="1BA1F8E4" w14:textId="2772A6C1" w:rsidR="001F55DC" w:rsidRPr="00571988" w:rsidRDefault="001F55DC" w:rsidP="00B84D98">
            <w:pPr>
              <w:spacing w:line="312" w:lineRule="auto"/>
              <w:ind w:firstLine="0"/>
              <w:jc w:val="center"/>
              <w:rPr>
                <w:rFonts w:cs="Times New Roman"/>
                <w:szCs w:val="26"/>
              </w:rPr>
            </w:pPr>
            <w:r>
              <w:rPr>
                <w:rFonts w:cs="Times New Roman"/>
                <w:szCs w:val="26"/>
              </w:rPr>
              <w:t>nVarchar</w:t>
            </w:r>
          </w:p>
        </w:tc>
        <w:tc>
          <w:tcPr>
            <w:tcW w:w="709" w:type="dxa"/>
          </w:tcPr>
          <w:p w14:paraId="2FD5F63B" w14:textId="7473FF92" w:rsidR="001F55DC" w:rsidRPr="00571988" w:rsidRDefault="001F55DC" w:rsidP="00B84D98">
            <w:pPr>
              <w:spacing w:line="312" w:lineRule="auto"/>
              <w:ind w:firstLine="0"/>
              <w:jc w:val="center"/>
              <w:rPr>
                <w:rFonts w:cs="Times New Roman"/>
                <w:szCs w:val="26"/>
              </w:rPr>
            </w:pPr>
            <w:r w:rsidRPr="00571988">
              <w:rPr>
                <w:rFonts w:cs="Times New Roman"/>
                <w:szCs w:val="26"/>
              </w:rPr>
              <w:t>3</w:t>
            </w:r>
          </w:p>
        </w:tc>
        <w:tc>
          <w:tcPr>
            <w:tcW w:w="992" w:type="dxa"/>
          </w:tcPr>
          <w:p w14:paraId="3E540023" w14:textId="21206C7E" w:rsidR="001F55DC" w:rsidRPr="00571988" w:rsidRDefault="001F55DC" w:rsidP="00B84D98">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73EED957" w14:textId="77777777" w:rsidR="001F55DC" w:rsidRDefault="001F55DC" w:rsidP="00B84D98">
            <w:pPr>
              <w:spacing w:line="312" w:lineRule="auto"/>
              <w:ind w:firstLine="0"/>
              <w:jc w:val="both"/>
              <w:rPr>
                <w:rFonts w:cs="Times New Roman"/>
                <w:szCs w:val="26"/>
              </w:rPr>
            </w:pPr>
            <w:r w:rsidRPr="00571988">
              <w:rPr>
                <w:rFonts w:cs="Times New Roman"/>
                <w:szCs w:val="26"/>
              </w:rPr>
              <w:t xml:space="preserve">Loại tiền và Số tiền thanh toán Khoản phải trả khác của BCT đòi tiền theo </w:t>
            </w:r>
            <w:r>
              <w:rPr>
                <w:rFonts w:cs="Times New Roman"/>
                <w:szCs w:val="26"/>
              </w:rPr>
              <w:t>bảo lãnh</w:t>
            </w:r>
            <w:r w:rsidRPr="00571988">
              <w:rPr>
                <w:rFonts w:cs="Times New Roman"/>
                <w:szCs w:val="26"/>
              </w:rPr>
              <w:t>.</w:t>
            </w:r>
          </w:p>
          <w:p w14:paraId="2D14C7F5" w14:textId="77777777" w:rsidR="001F55DC" w:rsidRPr="008C7CCA" w:rsidRDefault="001F55DC" w:rsidP="00B84D98">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r w:rsidRPr="008C7CCA">
              <w:rPr>
                <w:rFonts w:cs="Times New Roman"/>
                <w:szCs w:val="26"/>
              </w:rPr>
              <w:t xml:space="preserve">  </w:t>
            </w:r>
          </w:p>
          <w:p w14:paraId="1147C478" w14:textId="77777777" w:rsidR="001F55DC" w:rsidRPr="00630B42" w:rsidRDefault="001F55DC" w:rsidP="00B84D98">
            <w:pPr>
              <w:spacing w:line="312" w:lineRule="auto"/>
              <w:ind w:firstLine="0"/>
              <w:jc w:val="both"/>
              <w:rPr>
                <w:rFonts w:cs="Times New Roman"/>
                <w:color w:val="FF0000"/>
                <w:szCs w:val="26"/>
              </w:rPr>
            </w:pPr>
            <w:r w:rsidRPr="00630B42">
              <w:rPr>
                <w:rFonts w:cs="Times New Roman"/>
                <w:color w:val="FF0000"/>
                <w:szCs w:val="26"/>
              </w:rPr>
              <w:t>Trên màn hình, 2 trường này nằm trên 1 hàng và có chung 1 tên hiển thị là:</w:t>
            </w:r>
          </w:p>
          <w:p w14:paraId="37961C3A" w14:textId="0948E77E" w:rsidR="001F55DC" w:rsidRPr="00571988" w:rsidRDefault="001F55DC" w:rsidP="00B84D98">
            <w:pPr>
              <w:spacing w:line="312" w:lineRule="auto"/>
              <w:ind w:firstLine="0"/>
              <w:jc w:val="both"/>
              <w:rPr>
                <w:rFonts w:cs="Times New Roman"/>
                <w:szCs w:val="26"/>
              </w:rPr>
            </w:pPr>
            <w:r w:rsidRPr="00630B42">
              <w:rPr>
                <w:rFonts w:cs="Times New Roman"/>
                <w:b/>
                <w:color w:val="FF0000"/>
                <w:szCs w:val="26"/>
              </w:rPr>
              <w:t>T/toán</w:t>
            </w:r>
            <w:r w:rsidRPr="00630B42">
              <w:rPr>
                <w:rFonts w:cs="Times New Roman"/>
                <w:color w:val="FF0000"/>
                <w:szCs w:val="26"/>
              </w:rPr>
              <w:t xml:space="preserve"> </w:t>
            </w:r>
            <w:r w:rsidRPr="00630B42">
              <w:rPr>
                <w:rFonts w:cs="Times New Roman"/>
                <w:b/>
                <w:color w:val="FF0000"/>
                <w:szCs w:val="26"/>
              </w:rPr>
              <w:t>Khoản phải trả khác</w:t>
            </w:r>
          </w:p>
        </w:tc>
        <w:tc>
          <w:tcPr>
            <w:tcW w:w="1260" w:type="dxa"/>
          </w:tcPr>
          <w:p w14:paraId="14C5AAEC" w14:textId="4CE59395" w:rsidR="001F55DC" w:rsidRDefault="001F55DC" w:rsidP="00B84D98">
            <w:pPr>
              <w:spacing w:line="312" w:lineRule="auto"/>
              <w:ind w:firstLine="0"/>
              <w:jc w:val="center"/>
              <w:rPr>
                <w:rFonts w:cs="Times New Roman"/>
                <w:szCs w:val="26"/>
              </w:rPr>
            </w:pPr>
            <w:r>
              <w:rPr>
                <w:rFonts w:cs="Times New Roman"/>
                <w:szCs w:val="26"/>
              </w:rPr>
              <w:t>Y</w:t>
            </w:r>
          </w:p>
        </w:tc>
        <w:tc>
          <w:tcPr>
            <w:tcW w:w="1417" w:type="dxa"/>
          </w:tcPr>
          <w:p w14:paraId="7E3AEF01" w14:textId="1E5B878F"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025A6710" w14:textId="77777777" w:rsidTr="001F55DC">
        <w:tc>
          <w:tcPr>
            <w:tcW w:w="1638" w:type="dxa"/>
          </w:tcPr>
          <w:p w14:paraId="02DE707A" w14:textId="613076A6" w:rsidR="001F55DC" w:rsidRPr="00571988" w:rsidRDefault="001F55DC" w:rsidP="00B84D98">
            <w:pPr>
              <w:spacing w:line="312" w:lineRule="auto"/>
              <w:ind w:firstLine="0"/>
              <w:jc w:val="both"/>
              <w:rPr>
                <w:rFonts w:cs="Times New Roman"/>
                <w:b/>
                <w:szCs w:val="26"/>
              </w:rPr>
            </w:pPr>
            <w:r w:rsidRPr="00571988">
              <w:rPr>
                <w:rFonts w:cs="Times New Roman"/>
                <w:b/>
                <w:szCs w:val="26"/>
              </w:rPr>
              <w:t>Khoản phải trả thanh toán</w:t>
            </w:r>
          </w:p>
        </w:tc>
        <w:tc>
          <w:tcPr>
            <w:tcW w:w="1192" w:type="dxa"/>
          </w:tcPr>
          <w:p w14:paraId="2A8DB457" w14:textId="1B44B419" w:rsidR="001F55DC" w:rsidRDefault="001F55DC" w:rsidP="00B84D98">
            <w:pPr>
              <w:spacing w:line="312" w:lineRule="auto"/>
              <w:ind w:firstLine="0"/>
              <w:jc w:val="center"/>
              <w:rPr>
                <w:rFonts w:cs="Times New Roman"/>
                <w:szCs w:val="26"/>
              </w:rPr>
            </w:pPr>
            <w:r w:rsidRPr="00571988">
              <w:rPr>
                <w:rFonts w:cs="Times New Roman"/>
                <w:szCs w:val="26"/>
              </w:rPr>
              <w:t>Decimal</w:t>
            </w:r>
          </w:p>
        </w:tc>
        <w:tc>
          <w:tcPr>
            <w:tcW w:w="709" w:type="dxa"/>
          </w:tcPr>
          <w:p w14:paraId="194C340B" w14:textId="35BDDBE1" w:rsidR="001F55DC" w:rsidRPr="00571988" w:rsidRDefault="001F55DC" w:rsidP="00B84D98">
            <w:pPr>
              <w:spacing w:line="312" w:lineRule="auto"/>
              <w:ind w:firstLine="0"/>
              <w:jc w:val="center"/>
              <w:rPr>
                <w:rFonts w:cs="Times New Roman"/>
                <w:szCs w:val="26"/>
              </w:rPr>
            </w:pPr>
            <w:r w:rsidRPr="00571988">
              <w:rPr>
                <w:rFonts w:cs="Times New Roman"/>
                <w:szCs w:val="26"/>
              </w:rPr>
              <w:t>18,3</w:t>
            </w:r>
          </w:p>
        </w:tc>
        <w:tc>
          <w:tcPr>
            <w:tcW w:w="992" w:type="dxa"/>
          </w:tcPr>
          <w:p w14:paraId="1B754A96" w14:textId="4FA91470" w:rsidR="001F55DC" w:rsidRPr="00571988" w:rsidRDefault="001F55DC" w:rsidP="00B84D98">
            <w:pPr>
              <w:spacing w:line="312" w:lineRule="auto"/>
              <w:ind w:firstLine="0"/>
              <w:jc w:val="center"/>
              <w:rPr>
                <w:rFonts w:cs="Times New Roman"/>
                <w:szCs w:val="26"/>
              </w:rPr>
            </w:pPr>
            <w:r w:rsidRPr="00571988">
              <w:rPr>
                <w:rFonts w:cs="Times New Roman"/>
                <w:szCs w:val="26"/>
              </w:rPr>
              <w:t>(P)</w:t>
            </w:r>
          </w:p>
        </w:tc>
        <w:tc>
          <w:tcPr>
            <w:tcW w:w="4667" w:type="dxa"/>
            <w:vMerge/>
          </w:tcPr>
          <w:p w14:paraId="7DBB25FE" w14:textId="77777777" w:rsidR="001F55DC" w:rsidRPr="00571988" w:rsidRDefault="001F55DC" w:rsidP="00B84D98">
            <w:pPr>
              <w:spacing w:line="312" w:lineRule="auto"/>
              <w:ind w:firstLine="0"/>
              <w:jc w:val="both"/>
              <w:rPr>
                <w:rFonts w:cs="Times New Roman"/>
                <w:szCs w:val="26"/>
              </w:rPr>
            </w:pPr>
          </w:p>
        </w:tc>
        <w:tc>
          <w:tcPr>
            <w:tcW w:w="1260" w:type="dxa"/>
          </w:tcPr>
          <w:p w14:paraId="0FAD88BF" w14:textId="2481F464" w:rsidR="001F55DC" w:rsidRDefault="001F55DC" w:rsidP="00B84D98">
            <w:pPr>
              <w:spacing w:line="312" w:lineRule="auto"/>
              <w:ind w:firstLine="0"/>
              <w:jc w:val="center"/>
              <w:rPr>
                <w:rFonts w:cs="Times New Roman"/>
                <w:szCs w:val="26"/>
              </w:rPr>
            </w:pPr>
            <w:r>
              <w:rPr>
                <w:rFonts w:cs="Times New Roman"/>
                <w:szCs w:val="26"/>
              </w:rPr>
              <w:t>Y</w:t>
            </w:r>
          </w:p>
        </w:tc>
        <w:tc>
          <w:tcPr>
            <w:tcW w:w="1417" w:type="dxa"/>
          </w:tcPr>
          <w:p w14:paraId="0F63CA73" w14:textId="288962CB"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1D9361B5" w14:textId="77777777" w:rsidTr="001F55DC">
        <w:tc>
          <w:tcPr>
            <w:tcW w:w="1638" w:type="dxa"/>
          </w:tcPr>
          <w:p w14:paraId="684FD08B" w14:textId="3A182A01" w:rsidR="001F55DC" w:rsidRPr="00571988" w:rsidRDefault="001F55DC" w:rsidP="00B84D98">
            <w:pPr>
              <w:spacing w:line="312" w:lineRule="auto"/>
              <w:ind w:firstLine="0"/>
              <w:jc w:val="both"/>
              <w:rPr>
                <w:rFonts w:cs="Times New Roman"/>
                <w:b/>
                <w:szCs w:val="26"/>
              </w:rPr>
            </w:pPr>
            <w:r w:rsidRPr="00571988">
              <w:rPr>
                <w:rFonts w:cs="Times New Roman"/>
                <w:b/>
                <w:szCs w:val="26"/>
              </w:rPr>
              <w:t>Loại tiền Tổng số tiền thanh toán</w:t>
            </w:r>
          </w:p>
        </w:tc>
        <w:tc>
          <w:tcPr>
            <w:tcW w:w="1192" w:type="dxa"/>
          </w:tcPr>
          <w:p w14:paraId="59004F58" w14:textId="4C104C9E" w:rsidR="001F55DC" w:rsidRPr="00571988" w:rsidRDefault="001F55DC" w:rsidP="00B84D98">
            <w:pPr>
              <w:spacing w:line="312" w:lineRule="auto"/>
              <w:ind w:firstLine="0"/>
              <w:jc w:val="center"/>
              <w:rPr>
                <w:rFonts w:cs="Times New Roman"/>
                <w:szCs w:val="26"/>
              </w:rPr>
            </w:pPr>
            <w:r>
              <w:rPr>
                <w:rFonts w:cs="Times New Roman"/>
                <w:szCs w:val="26"/>
              </w:rPr>
              <w:t>nVarchar</w:t>
            </w:r>
          </w:p>
        </w:tc>
        <w:tc>
          <w:tcPr>
            <w:tcW w:w="709" w:type="dxa"/>
          </w:tcPr>
          <w:p w14:paraId="7BF0BD8E" w14:textId="28582497" w:rsidR="001F55DC" w:rsidRPr="00571988" w:rsidRDefault="001F55DC" w:rsidP="00B84D98">
            <w:pPr>
              <w:spacing w:line="312" w:lineRule="auto"/>
              <w:ind w:firstLine="0"/>
              <w:jc w:val="center"/>
              <w:rPr>
                <w:rFonts w:cs="Times New Roman"/>
                <w:szCs w:val="26"/>
              </w:rPr>
            </w:pPr>
            <w:r w:rsidRPr="00571988">
              <w:rPr>
                <w:rFonts w:cs="Times New Roman"/>
                <w:szCs w:val="26"/>
              </w:rPr>
              <w:t>3</w:t>
            </w:r>
          </w:p>
        </w:tc>
        <w:tc>
          <w:tcPr>
            <w:tcW w:w="992" w:type="dxa"/>
          </w:tcPr>
          <w:p w14:paraId="5DA4E194" w14:textId="58806A81" w:rsidR="001F55DC" w:rsidRPr="00571988" w:rsidRDefault="001F55DC" w:rsidP="00B84D98">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5182B2CD" w14:textId="77777777" w:rsidR="001F55DC" w:rsidRDefault="001F55DC" w:rsidP="00B84D98">
            <w:pPr>
              <w:spacing w:line="312" w:lineRule="auto"/>
              <w:ind w:firstLine="0"/>
              <w:jc w:val="both"/>
              <w:rPr>
                <w:rFonts w:cs="Times New Roman"/>
                <w:szCs w:val="26"/>
              </w:rPr>
            </w:pPr>
            <w:r w:rsidRPr="00571988">
              <w:rPr>
                <w:rFonts w:cs="Times New Roman"/>
                <w:szCs w:val="26"/>
              </w:rPr>
              <w:t>Loại tiền và Số tiền thanh toán của BCT đòi tiề</w:t>
            </w:r>
            <w:r>
              <w:rPr>
                <w:rFonts w:cs="Times New Roman"/>
                <w:szCs w:val="26"/>
              </w:rPr>
              <w:t>n theo bảo lãnh</w:t>
            </w:r>
            <w:r w:rsidRPr="00571988">
              <w:rPr>
                <w:rFonts w:cs="Times New Roman"/>
                <w:szCs w:val="26"/>
              </w:rPr>
              <w:t xml:space="preserve"> đã cộng số tiền thanh toán Khoản phải trả khác.</w:t>
            </w:r>
          </w:p>
          <w:p w14:paraId="1E123772" w14:textId="77777777" w:rsidR="001F55DC" w:rsidRPr="008C7CCA" w:rsidRDefault="001F55DC" w:rsidP="00B84D98">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3BE5C324" w14:textId="77777777" w:rsidR="001F55DC" w:rsidRPr="00630B42" w:rsidRDefault="001F55DC" w:rsidP="00B84D98">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196EC14F" w14:textId="787C14CA" w:rsidR="001F55DC" w:rsidRPr="00571988" w:rsidRDefault="001F55DC" w:rsidP="00B84D98">
            <w:pPr>
              <w:spacing w:line="312" w:lineRule="auto"/>
              <w:ind w:firstLine="0"/>
              <w:jc w:val="both"/>
              <w:rPr>
                <w:rFonts w:cs="Times New Roman"/>
                <w:szCs w:val="26"/>
              </w:rPr>
            </w:pPr>
            <w:r w:rsidRPr="00630B42">
              <w:rPr>
                <w:rFonts w:cs="Times New Roman"/>
                <w:b/>
                <w:color w:val="FF0000"/>
                <w:szCs w:val="26"/>
              </w:rPr>
              <w:t>Tổng số tiền thanh toán</w:t>
            </w:r>
            <w:r w:rsidRPr="00630B42">
              <w:rPr>
                <w:rFonts w:cs="Times New Roman"/>
                <w:color w:val="FF0000"/>
                <w:szCs w:val="26"/>
              </w:rPr>
              <w:t>.</w:t>
            </w:r>
          </w:p>
        </w:tc>
        <w:tc>
          <w:tcPr>
            <w:tcW w:w="1260" w:type="dxa"/>
          </w:tcPr>
          <w:p w14:paraId="48FAC5AC" w14:textId="4B368BFC" w:rsidR="001F55DC" w:rsidRDefault="001F55DC" w:rsidP="00B84D98">
            <w:pPr>
              <w:spacing w:line="312" w:lineRule="auto"/>
              <w:ind w:firstLine="0"/>
              <w:jc w:val="center"/>
              <w:rPr>
                <w:rFonts w:cs="Times New Roman"/>
                <w:szCs w:val="26"/>
              </w:rPr>
            </w:pPr>
            <w:r>
              <w:rPr>
                <w:rFonts w:cs="Times New Roman"/>
                <w:szCs w:val="26"/>
              </w:rPr>
              <w:t>Y</w:t>
            </w:r>
          </w:p>
        </w:tc>
        <w:tc>
          <w:tcPr>
            <w:tcW w:w="1417" w:type="dxa"/>
          </w:tcPr>
          <w:p w14:paraId="577E2662" w14:textId="06A50D1B"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35E4D6DD" w14:textId="77777777" w:rsidTr="001F55DC">
        <w:tc>
          <w:tcPr>
            <w:tcW w:w="1638" w:type="dxa"/>
          </w:tcPr>
          <w:p w14:paraId="5D391EEC" w14:textId="2713BEBE" w:rsidR="001F55DC" w:rsidRPr="00571988" w:rsidRDefault="001F55DC" w:rsidP="00B84D98">
            <w:pPr>
              <w:spacing w:line="312" w:lineRule="auto"/>
              <w:ind w:firstLine="0"/>
              <w:jc w:val="both"/>
              <w:rPr>
                <w:rFonts w:cs="Times New Roman"/>
                <w:b/>
                <w:szCs w:val="26"/>
              </w:rPr>
            </w:pPr>
            <w:r w:rsidRPr="00571988">
              <w:rPr>
                <w:rFonts w:cs="Times New Roman"/>
                <w:b/>
                <w:szCs w:val="26"/>
              </w:rPr>
              <w:t>Tổng số tiền thanh toán</w:t>
            </w:r>
          </w:p>
        </w:tc>
        <w:tc>
          <w:tcPr>
            <w:tcW w:w="1192" w:type="dxa"/>
          </w:tcPr>
          <w:p w14:paraId="7364245A" w14:textId="3B894C6D" w:rsidR="001F55DC" w:rsidRDefault="001F55DC" w:rsidP="00B84D98">
            <w:pPr>
              <w:spacing w:line="312" w:lineRule="auto"/>
              <w:ind w:firstLine="0"/>
              <w:jc w:val="center"/>
              <w:rPr>
                <w:rFonts w:cs="Times New Roman"/>
                <w:szCs w:val="26"/>
              </w:rPr>
            </w:pPr>
            <w:r w:rsidRPr="00571988">
              <w:rPr>
                <w:rFonts w:cs="Times New Roman"/>
                <w:szCs w:val="26"/>
              </w:rPr>
              <w:t>Decimal</w:t>
            </w:r>
          </w:p>
        </w:tc>
        <w:tc>
          <w:tcPr>
            <w:tcW w:w="709" w:type="dxa"/>
          </w:tcPr>
          <w:p w14:paraId="63D38655" w14:textId="1D45BD6D" w:rsidR="001F55DC" w:rsidRPr="00571988" w:rsidRDefault="001F55DC" w:rsidP="00B84D98">
            <w:pPr>
              <w:spacing w:line="312" w:lineRule="auto"/>
              <w:ind w:firstLine="0"/>
              <w:jc w:val="center"/>
              <w:rPr>
                <w:rFonts w:cs="Times New Roman"/>
                <w:szCs w:val="26"/>
              </w:rPr>
            </w:pPr>
            <w:r w:rsidRPr="00571988">
              <w:rPr>
                <w:rFonts w:cs="Times New Roman"/>
                <w:szCs w:val="26"/>
              </w:rPr>
              <w:t>18,3</w:t>
            </w:r>
          </w:p>
        </w:tc>
        <w:tc>
          <w:tcPr>
            <w:tcW w:w="992" w:type="dxa"/>
          </w:tcPr>
          <w:p w14:paraId="44D54B9D" w14:textId="1780D18C" w:rsidR="001F55DC" w:rsidRPr="00571988" w:rsidRDefault="001F55DC" w:rsidP="00B84D98">
            <w:pPr>
              <w:spacing w:line="312" w:lineRule="auto"/>
              <w:ind w:firstLine="0"/>
              <w:jc w:val="center"/>
              <w:rPr>
                <w:rFonts w:cs="Times New Roman"/>
                <w:szCs w:val="26"/>
              </w:rPr>
            </w:pPr>
            <w:r w:rsidRPr="00571988">
              <w:rPr>
                <w:rFonts w:cs="Times New Roman"/>
                <w:szCs w:val="26"/>
              </w:rPr>
              <w:t>(P)</w:t>
            </w:r>
          </w:p>
        </w:tc>
        <w:tc>
          <w:tcPr>
            <w:tcW w:w="4667" w:type="dxa"/>
            <w:vMerge/>
          </w:tcPr>
          <w:p w14:paraId="45C28C9E" w14:textId="77777777" w:rsidR="001F55DC" w:rsidRPr="00571988" w:rsidRDefault="001F55DC" w:rsidP="00B84D98">
            <w:pPr>
              <w:spacing w:line="312" w:lineRule="auto"/>
              <w:ind w:firstLine="0"/>
              <w:jc w:val="both"/>
              <w:rPr>
                <w:rFonts w:cs="Times New Roman"/>
                <w:szCs w:val="26"/>
              </w:rPr>
            </w:pPr>
          </w:p>
        </w:tc>
        <w:tc>
          <w:tcPr>
            <w:tcW w:w="1260" w:type="dxa"/>
          </w:tcPr>
          <w:p w14:paraId="53996748" w14:textId="43F39E42" w:rsidR="001F55DC" w:rsidRDefault="001F55DC" w:rsidP="00B84D98">
            <w:pPr>
              <w:spacing w:line="312" w:lineRule="auto"/>
              <w:ind w:firstLine="0"/>
              <w:jc w:val="center"/>
              <w:rPr>
                <w:rFonts w:cs="Times New Roman"/>
                <w:szCs w:val="26"/>
              </w:rPr>
            </w:pPr>
            <w:r>
              <w:rPr>
                <w:rFonts w:cs="Times New Roman"/>
                <w:szCs w:val="26"/>
              </w:rPr>
              <w:t>Y</w:t>
            </w:r>
          </w:p>
        </w:tc>
        <w:tc>
          <w:tcPr>
            <w:tcW w:w="1417" w:type="dxa"/>
          </w:tcPr>
          <w:p w14:paraId="3F1C25D9" w14:textId="740B1EDE"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55B0D321" w14:textId="77777777" w:rsidTr="001F55DC">
        <w:tc>
          <w:tcPr>
            <w:tcW w:w="1638" w:type="dxa"/>
          </w:tcPr>
          <w:p w14:paraId="49FA645C" w14:textId="7BA08734" w:rsidR="001F55DC" w:rsidRPr="00571988" w:rsidRDefault="001F55DC" w:rsidP="00B84D98">
            <w:pPr>
              <w:spacing w:line="312" w:lineRule="auto"/>
              <w:ind w:firstLine="0"/>
              <w:jc w:val="both"/>
              <w:rPr>
                <w:rFonts w:cs="Times New Roman"/>
                <w:b/>
                <w:szCs w:val="26"/>
              </w:rPr>
            </w:pPr>
            <w:r w:rsidRPr="00571988">
              <w:rPr>
                <w:rFonts w:cs="Times New Roman"/>
                <w:b/>
                <w:szCs w:val="26"/>
              </w:rPr>
              <w:t>Trích KQ để t/toán</w:t>
            </w:r>
          </w:p>
        </w:tc>
        <w:tc>
          <w:tcPr>
            <w:tcW w:w="1192" w:type="dxa"/>
          </w:tcPr>
          <w:p w14:paraId="25E8F218" w14:textId="586FDD82" w:rsidR="001F55DC" w:rsidRPr="00571988" w:rsidRDefault="001F55DC" w:rsidP="00B84D98">
            <w:pPr>
              <w:spacing w:line="312" w:lineRule="auto"/>
              <w:ind w:firstLine="0"/>
              <w:jc w:val="center"/>
              <w:rPr>
                <w:rFonts w:cs="Times New Roman"/>
                <w:szCs w:val="26"/>
              </w:rPr>
            </w:pPr>
            <w:r>
              <w:rPr>
                <w:rFonts w:cs="Times New Roman"/>
                <w:szCs w:val="26"/>
              </w:rPr>
              <w:t>nVarchar</w:t>
            </w:r>
          </w:p>
        </w:tc>
        <w:tc>
          <w:tcPr>
            <w:tcW w:w="709" w:type="dxa"/>
          </w:tcPr>
          <w:p w14:paraId="749C3FEF" w14:textId="5691BBBC" w:rsidR="001F55DC" w:rsidRPr="00571988" w:rsidRDefault="001F55DC" w:rsidP="00B84D98">
            <w:pPr>
              <w:spacing w:line="312" w:lineRule="auto"/>
              <w:ind w:firstLine="0"/>
              <w:jc w:val="center"/>
              <w:rPr>
                <w:rFonts w:cs="Times New Roman"/>
                <w:szCs w:val="26"/>
              </w:rPr>
            </w:pPr>
            <w:r w:rsidRPr="00571988">
              <w:rPr>
                <w:rFonts w:cs="Times New Roman"/>
                <w:szCs w:val="26"/>
              </w:rPr>
              <w:t>6</w:t>
            </w:r>
          </w:p>
        </w:tc>
        <w:tc>
          <w:tcPr>
            <w:tcW w:w="992" w:type="dxa"/>
          </w:tcPr>
          <w:p w14:paraId="294D9D06" w14:textId="2FDC10A3" w:rsidR="001F55DC" w:rsidRPr="00571988" w:rsidRDefault="001F55DC" w:rsidP="00B84D98">
            <w:pPr>
              <w:spacing w:line="312" w:lineRule="auto"/>
              <w:ind w:firstLine="0"/>
              <w:jc w:val="center"/>
              <w:rPr>
                <w:rFonts w:cs="Times New Roman"/>
                <w:szCs w:val="26"/>
              </w:rPr>
            </w:pPr>
            <w:r w:rsidRPr="00571988">
              <w:rPr>
                <w:rFonts w:cs="Times New Roman"/>
                <w:szCs w:val="26"/>
              </w:rPr>
              <w:t>(O)</w:t>
            </w:r>
          </w:p>
        </w:tc>
        <w:tc>
          <w:tcPr>
            <w:tcW w:w="4667" w:type="dxa"/>
          </w:tcPr>
          <w:p w14:paraId="287701ED" w14:textId="77777777" w:rsidR="001F55DC" w:rsidRPr="00571988" w:rsidRDefault="001F55DC" w:rsidP="00B84D98">
            <w:pPr>
              <w:spacing w:line="312" w:lineRule="auto"/>
              <w:ind w:firstLine="0"/>
              <w:jc w:val="both"/>
              <w:rPr>
                <w:rFonts w:cs="Times New Roman"/>
                <w:szCs w:val="26"/>
              </w:rPr>
            </w:pPr>
            <w:r w:rsidRPr="00571988">
              <w:rPr>
                <w:rFonts w:cs="Times New Roman"/>
                <w:szCs w:val="26"/>
              </w:rPr>
              <w:t>Cho biết người dùng có trích tài khoản ký quỹ để thanh toán BCT không.</w:t>
            </w:r>
          </w:p>
          <w:p w14:paraId="7891AA39" w14:textId="77777777" w:rsidR="001F55DC" w:rsidRPr="00571988" w:rsidRDefault="001F55DC" w:rsidP="00B84D98">
            <w:pPr>
              <w:spacing w:line="312" w:lineRule="auto"/>
              <w:ind w:firstLine="0"/>
              <w:jc w:val="both"/>
              <w:rPr>
                <w:rFonts w:cs="Times New Roman"/>
                <w:szCs w:val="26"/>
              </w:rPr>
            </w:pPr>
            <w:r w:rsidRPr="00571988">
              <w:rPr>
                <w:rFonts w:cs="Times New Roman"/>
                <w:szCs w:val="26"/>
              </w:rPr>
              <w:t>Gồm 2 giá trị cho người dùng chọn:</w:t>
            </w:r>
          </w:p>
          <w:p w14:paraId="073C57B4" w14:textId="77777777" w:rsidR="001F55DC" w:rsidRPr="00571988" w:rsidRDefault="001F55DC" w:rsidP="00B84D98">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Có</w:t>
            </w:r>
          </w:p>
          <w:p w14:paraId="30FD45C5" w14:textId="77777777" w:rsidR="001F55DC" w:rsidRPr="00571988" w:rsidRDefault="001F55DC" w:rsidP="00B84D98">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lastRenderedPageBreak/>
              <w:t>Không</w:t>
            </w:r>
          </w:p>
          <w:p w14:paraId="218DC9EC" w14:textId="7F6A64F0" w:rsidR="001F55DC" w:rsidRPr="00571988" w:rsidRDefault="001F55DC" w:rsidP="00B84D98">
            <w:pPr>
              <w:spacing w:line="312" w:lineRule="auto"/>
              <w:ind w:firstLine="0"/>
              <w:jc w:val="both"/>
              <w:rPr>
                <w:rFonts w:cs="Times New Roman"/>
                <w:szCs w:val="26"/>
              </w:rPr>
            </w:pPr>
            <w:r w:rsidRPr="00571988">
              <w:rPr>
                <w:rFonts w:cs="Times New Roman"/>
                <w:szCs w:val="26"/>
              </w:rPr>
              <w:t>Hệ thống mặc định sẵn giá trị “Không”, người dùng có thể sửa lạ</w:t>
            </w:r>
            <w:r>
              <w:rPr>
                <w:rFonts w:cs="Times New Roman"/>
                <w:szCs w:val="26"/>
              </w:rPr>
              <w:t>i.</w:t>
            </w:r>
          </w:p>
        </w:tc>
        <w:tc>
          <w:tcPr>
            <w:tcW w:w="1260" w:type="dxa"/>
          </w:tcPr>
          <w:p w14:paraId="578814EF" w14:textId="2FAF4B3E" w:rsidR="001F55DC" w:rsidRDefault="001F55DC" w:rsidP="00B84D98">
            <w:pPr>
              <w:spacing w:line="312" w:lineRule="auto"/>
              <w:ind w:firstLine="0"/>
              <w:jc w:val="center"/>
              <w:rPr>
                <w:rFonts w:cs="Times New Roman"/>
                <w:szCs w:val="26"/>
              </w:rPr>
            </w:pPr>
            <w:r>
              <w:rPr>
                <w:rFonts w:cs="Times New Roman"/>
                <w:szCs w:val="26"/>
              </w:rPr>
              <w:lastRenderedPageBreak/>
              <w:t>N</w:t>
            </w:r>
          </w:p>
        </w:tc>
        <w:tc>
          <w:tcPr>
            <w:tcW w:w="1417" w:type="dxa"/>
          </w:tcPr>
          <w:p w14:paraId="1A98097D" w14:textId="72E64D55"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12E7EF25" w14:textId="77777777" w:rsidTr="001F55DC">
        <w:tc>
          <w:tcPr>
            <w:tcW w:w="1638" w:type="dxa"/>
          </w:tcPr>
          <w:p w14:paraId="75AF5FF5" w14:textId="66CE2C71" w:rsidR="001F55DC" w:rsidRPr="00571988" w:rsidRDefault="001F55DC" w:rsidP="00B84D98">
            <w:pPr>
              <w:spacing w:line="312" w:lineRule="auto"/>
              <w:ind w:firstLine="0"/>
              <w:jc w:val="both"/>
              <w:rPr>
                <w:rFonts w:cs="Times New Roman"/>
                <w:b/>
                <w:szCs w:val="26"/>
              </w:rPr>
            </w:pPr>
            <w:r w:rsidRPr="00260411">
              <w:rPr>
                <w:rFonts w:cs="Times New Roman"/>
                <w:b/>
                <w:color w:val="FF0000"/>
                <w:szCs w:val="26"/>
              </w:rPr>
              <w:lastRenderedPageBreak/>
              <w:t>Loại tiề</w:t>
            </w:r>
            <w:r>
              <w:rPr>
                <w:rFonts w:cs="Times New Roman"/>
                <w:b/>
                <w:color w:val="FF0000"/>
                <w:szCs w:val="26"/>
              </w:rPr>
              <w:t>n ký quỹ</w:t>
            </w:r>
          </w:p>
        </w:tc>
        <w:tc>
          <w:tcPr>
            <w:tcW w:w="1192" w:type="dxa"/>
          </w:tcPr>
          <w:p w14:paraId="64012D04" w14:textId="0E8BC844" w:rsidR="001F55DC" w:rsidRDefault="001F55DC" w:rsidP="00B84D98">
            <w:pPr>
              <w:spacing w:line="312" w:lineRule="auto"/>
              <w:ind w:firstLine="0"/>
              <w:jc w:val="center"/>
              <w:rPr>
                <w:rFonts w:cs="Times New Roman"/>
                <w:szCs w:val="26"/>
              </w:rPr>
            </w:pPr>
            <w:r>
              <w:rPr>
                <w:rFonts w:cs="Times New Roman"/>
                <w:szCs w:val="26"/>
              </w:rPr>
              <w:t>nVarchar</w:t>
            </w:r>
          </w:p>
        </w:tc>
        <w:tc>
          <w:tcPr>
            <w:tcW w:w="709" w:type="dxa"/>
          </w:tcPr>
          <w:p w14:paraId="1C28EBC4" w14:textId="238E8AAF" w:rsidR="001F55DC" w:rsidRPr="00571988" w:rsidRDefault="001F55DC" w:rsidP="00B84D98">
            <w:pPr>
              <w:spacing w:line="312" w:lineRule="auto"/>
              <w:ind w:firstLine="0"/>
              <w:jc w:val="center"/>
              <w:rPr>
                <w:rFonts w:cs="Times New Roman"/>
                <w:szCs w:val="26"/>
              </w:rPr>
            </w:pPr>
            <w:r w:rsidRPr="00571988">
              <w:rPr>
                <w:rFonts w:cs="Times New Roman"/>
                <w:szCs w:val="26"/>
              </w:rPr>
              <w:t>3</w:t>
            </w:r>
          </w:p>
        </w:tc>
        <w:tc>
          <w:tcPr>
            <w:tcW w:w="992" w:type="dxa"/>
          </w:tcPr>
          <w:p w14:paraId="68E97499" w14:textId="2E6B14F8" w:rsidR="001F55DC" w:rsidRPr="00571988" w:rsidRDefault="001F55DC" w:rsidP="00B84D98">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5D104D2D" w14:textId="77777777" w:rsidR="001F55DC" w:rsidRPr="00571988" w:rsidRDefault="001F55DC" w:rsidP="00B84D98">
            <w:pPr>
              <w:spacing w:line="312" w:lineRule="auto"/>
              <w:ind w:firstLine="0"/>
              <w:jc w:val="both"/>
              <w:rPr>
                <w:rFonts w:cs="Times New Roman"/>
                <w:szCs w:val="26"/>
              </w:rPr>
            </w:pPr>
            <w:r w:rsidRPr="00571988">
              <w:rPr>
                <w:rFonts w:cs="Times New Roman"/>
                <w:szCs w:val="26"/>
              </w:rPr>
              <w:t>Loại tiền và Số tiền đã trích ký quỹ để thanh toán.</w:t>
            </w:r>
          </w:p>
          <w:p w14:paraId="556DA471" w14:textId="77777777" w:rsidR="001F55DC" w:rsidRPr="00571988" w:rsidRDefault="001F55DC"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 xml:space="preserve">Trường loại tiền mặc định là loại tiền đã thu ký quỹ (nếu số dư ký quỹ vẫn còn) và không cho phép thay đổi. </w:t>
            </w:r>
          </w:p>
          <w:p w14:paraId="6A4A6EDF" w14:textId="77777777" w:rsidR="001F55DC" w:rsidRPr="00571988" w:rsidRDefault="001F55DC"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số tiền cho phép người dùng tự nhập.</w:t>
            </w:r>
          </w:p>
          <w:p w14:paraId="448C4976" w14:textId="77777777" w:rsidR="001F55DC" w:rsidRPr="0074166A" w:rsidRDefault="001F55DC" w:rsidP="0074166A">
            <w:pPr>
              <w:spacing w:line="312" w:lineRule="auto"/>
              <w:ind w:firstLine="0"/>
              <w:jc w:val="both"/>
              <w:rPr>
                <w:rFonts w:cs="Times New Roman"/>
                <w:szCs w:val="26"/>
              </w:rPr>
            </w:pPr>
            <w:r w:rsidRPr="0074166A">
              <w:rPr>
                <w:rFonts w:cs="Times New Roman"/>
                <w:szCs w:val="26"/>
              </w:rPr>
              <w:t xml:space="preserve">Nếu trường </w:t>
            </w:r>
            <w:r w:rsidRPr="0074166A">
              <w:rPr>
                <w:rFonts w:cs="Times New Roman"/>
                <w:b/>
                <w:szCs w:val="26"/>
              </w:rPr>
              <w:t>Trích KQ để t/toán</w:t>
            </w:r>
            <w:r w:rsidRPr="0074166A">
              <w:rPr>
                <w:rFonts w:cs="Times New Roman"/>
                <w:szCs w:val="26"/>
              </w:rPr>
              <w:t xml:space="preserve"> là “Có” thì trường số tiền thành trường bắt buộc nhập thông tin.</w:t>
            </w:r>
          </w:p>
          <w:p w14:paraId="54EB15A6" w14:textId="77777777" w:rsidR="001F55DC" w:rsidRPr="0074166A" w:rsidRDefault="001F55DC" w:rsidP="0074166A">
            <w:pPr>
              <w:spacing w:line="312" w:lineRule="auto"/>
              <w:ind w:firstLine="0"/>
              <w:jc w:val="both"/>
              <w:rPr>
                <w:rFonts w:cs="Times New Roman"/>
                <w:szCs w:val="26"/>
              </w:rPr>
            </w:pPr>
            <w:r w:rsidRPr="0074166A">
              <w:rPr>
                <w:rFonts w:cs="Times New Roman"/>
                <w:szCs w:val="26"/>
              </w:rPr>
              <w:t>Hệ thống không cho phép người dùng nhập Số tiền trích KQ nhiều hơn Số dư KQ.</w:t>
            </w:r>
          </w:p>
          <w:p w14:paraId="59AA5CB7" w14:textId="77777777" w:rsidR="001F55DC" w:rsidRPr="003152CE" w:rsidRDefault="001F55DC" w:rsidP="00B84D98">
            <w:pPr>
              <w:spacing w:line="312" w:lineRule="auto"/>
              <w:ind w:firstLine="0"/>
              <w:jc w:val="both"/>
              <w:rPr>
                <w:rFonts w:cs="Times New Roman"/>
                <w:color w:val="FF0000"/>
                <w:szCs w:val="26"/>
              </w:rPr>
            </w:pPr>
            <w:r w:rsidRPr="003152CE">
              <w:rPr>
                <w:rFonts w:cs="Times New Roman"/>
                <w:color w:val="FF0000"/>
                <w:szCs w:val="26"/>
              </w:rPr>
              <w:t xml:space="preserve">Trên màn hình, 2 trường này nằm trên 1 hàng và có chung 1 tên hiển thị là: </w:t>
            </w:r>
          </w:p>
          <w:p w14:paraId="5F2B0CD6" w14:textId="77B3C965" w:rsidR="001F55DC" w:rsidRPr="00571988" w:rsidRDefault="001F55DC" w:rsidP="00B84D98">
            <w:pPr>
              <w:spacing w:line="312" w:lineRule="auto"/>
              <w:ind w:firstLine="0"/>
              <w:jc w:val="both"/>
              <w:rPr>
                <w:rFonts w:cs="Times New Roman"/>
                <w:szCs w:val="26"/>
              </w:rPr>
            </w:pPr>
            <w:r>
              <w:rPr>
                <w:rFonts w:cs="Times New Roman"/>
                <w:b/>
                <w:color w:val="FF0000"/>
                <w:szCs w:val="26"/>
              </w:rPr>
              <w:t>Thanh toán từ ký quỹ</w:t>
            </w:r>
            <w:r w:rsidRPr="003152CE">
              <w:rPr>
                <w:rFonts w:cs="Times New Roman"/>
                <w:color w:val="FF0000"/>
                <w:szCs w:val="26"/>
              </w:rPr>
              <w:t>.</w:t>
            </w:r>
          </w:p>
        </w:tc>
        <w:tc>
          <w:tcPr>
            <w:tcW w:w="1260" w:type="dxa"/>
          </w:tcPr>
          <w:p w14:paraId="1198663B" w14:textId="47421DA1" w:rsidR="001F55DC" w:rsidRDefault="001F55DC" w:rsidP="00B84D98">
            <w:pPr>
              <w:spacing w:line="312" w:lineRule="auto"/>
              <w:ind w:firstLine="0"/>
              <w:jc w:val="center"/>
              <w:rPr>
                <w:rFonts w:cs="Times New Roman"/>
                <w:szCs w:val="26"/>
              </w:rPr>
            </w:pPr>
            <w:r>
              <w:rPr>
                <w:rFonts w:cs="Times New Roman"/>
                <w:szCs w:val="26"/>
              </w:rPr>
              <w:t>N</w:t>
            </w:r>
          </w:p>
        </w:tc>
        <w:tc>
          <w:tcPr>
            <w:tcW w:w="1417" w:type="dxa"/>
          </w:tcPr>
          <w:p w14:paraId="1E969BE9" w14:textId="06175B90" w:rsidR="001F55DC" w:rsidRDefault="0074166A" w:rsidP="00B84D98">
            <w:pPr>
              <w:spacing w:line="312" w:lineRule="auto"/>
              <w:ind w:firstLine="0"/>
              <w:jc w:val="center"/>
              <w:rPr>
                <w:rFonts w:cs="Times New Roman"/>
                <w:szCs w:val="26"/>
              </w:rPr>
            </w:pPr>
            <w:r>
              <w:rPr>
                <w:rFonts w:cs="Times New Roman"/>
                <w:szCs w:val="26"/>
              </w:rPr>
              <w:t>Y</w:t>
            </w:r>
          </w:p>
        </w:tc>
      </w:tr>
      <w:tr w:rsidR="001F55DC" w:rsidRPr="00571988" w14:paraId="3627872E" w14:textId="77777777" w:rsidTr="001F55DC">
        <w:tc>
          <w:tcPr>
            <w:tcW w:w="1638" w:type="dxa"/>
          </w:tcPr>
          <w:p w14:paraId="2579C129" w14:textId="77777777" w:rsidR="001F55DC" w:rsidRPr="003152CE" w:rsidRDefault="001F55DC" w:rsidP="00B84D98">
            <w:pPr>
              <w:spacing w:line="312" w:lineRule="auto"/>
              <w:ind w:firstLine="0"/>
              <w:jc w:val="both"/>
              <w:rPr>
                <w:rFonts w:cs="Times New Roman"/>
                <w:i/>
                <w:szCs w:val="26"/>
              </w:rPr>
            </w:pPr>
            <w:r w:rsidRPr="003152CE">
              <w:rPr>
                <w:rFonts w:cs="Times New Roman"/>
                <w:b/>
                <w:szCs w:val="26"/>
              </w:rPr>
              <w:t>Số tiền trích ký quỹ</w:t>
            </w:r>
          </w:p>
          <w:p w14:paraId="3D58F9BD" w14:textId="77777777" w:rsidR="001F55DC" w:rsidRPr="00260411" w:rsidRDefault="001F55DC" w:rsidP="00B84D98">
            <w:pPr>
              <w:spacing w:line="312" w:lineRule="auto"/>
              <w:ind w:firstLine="0"/>
              <w:jc w:val="both"/>
              <w:rPr>
                <w:rFonts w:cs="Times New Roman"/>
                <w:b/>
                <w:color w:val="FF0000"/>
                <w:szCs w:val="26"/>
              </w:rPr>
            </w:pPr>
          </w:p>
        </w:tc>
        <w:tc>
          <w:tcPr>
            <w:tcW w:w="1192" w:type="dxa"/>
          </w:tcPr>
          <w:p w14:paraId="19719E48" w14:textId="4AF40661" w:rsidR="001F55DC" w:rsidRDefault="001F55DC" w:rsidP="00B84D98">
            <w:pPr>
              <w:spacing w:line="312" w:lineRule="auto"/>
              <w:ind w:firstLine="0"/>
              <w:jc w:val="center"/>
              <w:rPr>
                <w:rFonts w:cs="Times New Roman"/>
                <w:szCs w:val="26"/>
              </w:rPr>
            </w:pPr>
            <w:r w:rsidRPr="00571988">
              <w:rPr>
                <w:rFonts w:cs="Times New Roman"/>
                <w:szCs w:val="26"/>
              </w:rPr>
              <w:t>Decimal</w:t>
            </w:r>
          </w:p>
        </w:tc>
        <w:tc>
          <w:tcPr>
            <w:tcW w:w="709" w:type="dxa"/>
          </w:tcPr>
          <w:p w14:paraId="36D1E2BC" w14:textId="0EA591D4" w:rsidR="001F55DC" w:rsidRPr="00571988" w:rsidRDefault="001F55DC" w:rsidP="00B84D98">
            <w:pPr>
              <w:spacing w:line="312" w:lineRule="auto"/>
              <w:ind w:firstLine="0"/>
              <w:jc w:val="center"/>
              <w:rPr>
                <w:rFonts w:cs="Times New Roman"/>
                <w:szCs w:val="26"/>
              </w:rPr>
            </w:pPr>
            <w:r w:rsidRPr="00571988">
              <w:rPr>
                <w:rFonts w:cs="Times New Roman"/>
                <w:szCs w:val="26"/>
              </w:rPr>
              <w:t>18,3</w:t>
            </w:r>
          </w:p>
        </w:tc>
        <w:tc>
          <w:tcPr>
            <w:tcW w:w="992" w:type="dxa"/>
          </w:tcPr>
          <w:p w14:paraId="2CF41114" w14:textId="00D83CA6" w:rsidR="001F55DC" w:rsidRPr="00571988" w:rsidRDefault="001F55DC" w:rsidP="00B84D98">
            <w:pPr>
              <w:spacing w:line="312" w:lineRule="auto"/>
              <w:ind w:firstLine="0"/>
              <w:jc w:val="center"/>
              <w:rPr>
                <w:rFonts w:cs="Times New Roman"/>
                <w:szCs w:val="26"/>
              </w:rPr>
            </w:pPr>
            <w:r w:rsidRPr="00571988">
              <w:rPr>
                <w:rFonts w:cs="Times New Roman"/>
                <w:szCs w:val="26"/>
              </w:rPr>
              <w:t>(P/M)</w:t>
            </w:r>
          </w:p>
        </w:tc>
        <w:tc>
          <w:tcPr>
            <w:tcW w:w="4667" w:type="dxa"/>
            <w:vMerge/>
          </w:tcPr>
          <w:p w14:paraId="2A3FEA62" w14:textId="77777777" w:rsidR="001F55DC" w:rsidRPr="00571988" w:rsidRDefault="001F55DC" w:rsidP="00B84D98">
            <w:pPr>
              <w:spacing w:line="312" w:lineRule="auto"/>
              <w:ind w:firstLine="0"/>
              <w:jc w:val="both"/>
              <w:rPr>
                <w:rFonts w:cs="Times New Roman"/>
                <w:szCs w:val="26"/>
              </w:rPr>
            </w:pPr>
          </w:p>
        </w:tc>
        <w:tc>
          <w:tcPr>
            <w:tcW w:w="1260" w:type="dxa"/>
          </w:tcPr>
          <w:p w14:paraId="710F7B54" w14:textId="029B5C7D" w:rsidR="001F55DC" w:rsidRDefault="001F55DC" w:rsidP="00B84D98">
            <w:pPr>
              <w:spacing w:line="312" w:lineRule="auto"/>
              <w:ind w:firstLine="0"/>
              <w:jc w:val="center"/>
              <w:rPr>
                <w:rFonts w:cs="Times New Roman"/>
                <w:szCs w:val="26"/>
              </w:rPr>
            </w:pPr>
            <w:r>
              <w:rPr>
                <w:rFonts w:cs="Times New Roman"/>
                <w:szCs w:val="26"/>
              </w:rPr>
              <w:t>N</w:t>
            </w:r>
          </w:p>
        </w:tc>
        <w:tc>
          <w:tcPr>
            <w:tcW w:w="1417" w:type="dxa"/>
          </w:tcPr>
          <w:p w14:paraId="79FB3B86" w14:textId="1D37D306"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0F8E3E66" w14:textId="77777777" w:rsidTr="001F55DC">
        <w:tc>
          <w:tcPr>
            <w:tcW w:w="1638" w:type="dxa"/>
          </w:tcPr>
          <w:p w14:paraId="282097D6" w14:textId="5EFC8DB1" w:rsidR="001F55DC" w:rsidRPr="003152CE" w:rsidRDefault="001F55DC" w:rsidP="00B84D98">
            <w:pPr>
              <w:spacing w:line="312" w:lineRule="auto"/>
              <w:ind w:firstLine="0"/>
              <w:jc w:val="both"/>
              <w:rPr>
                <w:rFonts w:cs="Times New Roman"/>
                <w:b/>
                <w:szCs w:val="26"/>
              </w:rPr>
            </w:pPr>
            <w:r>
              <w:rPr>
                <w:rFonts w:cs="Times New Roman"/>
                <w:b/>
                <w:szCs w:val="26"/>
              </w:rPr>
              <w:t>Loại tiền thanh toán</w:t>
            </w:r>
          </w:p>
        </w:tc>
        <w:tc>
          <w:tcPr>
            <w:tcW w:w="1192" w:type="dxa"/>
          </w:tcPr>
          <w:p w14:paraId="056DA850" w14:textId="19D4B9D0" w:rsidR="001F55DC" w:rsidRPr="00571988" w:rsidRDefault="001F55DC" w:rsidP="00B84D98">
            <w:pPr>
              <w:spacing w:line="312" w:lineRule="auto"/>
              <w:ind w:firstLine="0"/>
              <w:jc w:val="center"/>
              <w:rPr>
                <w:rFonts w:cs="Times New Roman"/>
                <w:szCs w:val="26"/>
              </w:rPr>
            </w:pPr>
            <w:r>
              <w:rPr>
                <w:rFonts w:cs="Times New Roman"/>
                <w:szCs w:val="26"/>
              </w:rPr>
              <w:t>nVarchar</w:t>
            </w:r>
          </w:p>
        </w:tc>
        <w:tc>
          <w:tcPr>
            <w:tcW w:w="709" w:type="dxa"/>
          </w:tcPr>
          <w:p w14:paraId="5ADEC80C" w14:textId="10E9135E" w:rsidR="001F55DC" w:rsidRPr="00571988" w:rsidRDefault="001F55DC" w:rsidP="00B84D98">
            <w:pPr>
              <w:spacing w:line="312" w:lineRule="auto"/>
              <w:ind w:firstLine="0"/>
              <w:jc w:val="center"/>
              <w:rPr>
                <w:rFonts w:cs="Times New Roman"/>
                <w:szCs w:val="26"/>
              </w:rPr>
            </w:pPr>
            <w:r w:rsidRPr="00571988">
              <w:rPr>
                <w:rFonts w:cs="Times New Roman"/>
                <w:szCs w:val="26"/>
              </w:rPr>
              <w:t>3</w:t>
            </w:r>
          </w:p>
        </w:tc>
        <w:tc>
          <w:tcPr>
            <w:tcW w:w="992" w:type="dxa"/>
          </w:tcPr>
          <w:p w14:paraId="2FAD5D09" w14:textId="5898B678" w:rsidR="001F55DC" w:rsidRPr="00571988" w:rsidRDefault="001F55DC" w:rsidP="00B84D98">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667" w:type="dxa"/>
            <w:vMerge w:val="restart"/>
          </w:tcPr>
          <w:p w14:paraId="759CF1B5" w14:textId="77777777" w:rsidR="001F55DC" w:rsidRPr="00571988" w:rsidRDefault="001F55DC" w:rsidP="00B84D98">
            <w:pPr>
              <w:spacing w:line="312" w:lineRule="auto"/>
              <w:ind w:firstLine="0"/>
              <w:jc w:val="both"/>
              <w:rPr>
                <w:rFonts w:cs="Times New Roman"/>
                <w:szCs w:val="26"/>
              </w:rPr>
            </w:pPr>
            <w:r w:rsidRPr="00571988">
              <w:rPr>
                <w:rFonts w:cs="Times New Roman"/>
                <w:szCs w:val="26"/>
              </w:rPr>
              <w:t xml:space="preserve">Loại tiền và Số tiền </w:t>
            </w:r>
            <w:r>
              <w:rPr>
                <w:rFonts w:cs="Times New Roman"/>
                <w:szCs w:val="26"/>
              </w:rPr>
              <w:t>trích từ nguồn khác</w:t>
            </w:r>
            <w:r w:rsidRPr="00571988">
              <w:rPr>
                <w:rFonts w:cs="Times New Roman"/>
                <w:szCs w:val="26"/>
              </w:rPr>
              <w:t xml:space="preserve"> để thanh toán.</w:t>
            </w:r>
          </w:p>
          <w:p w14:paraId="20F19DF9" w14:textId="77777777" w:rsidR="001F55DC" w:rsidRPr="00571988" w:rsidRDefault="001F55DC"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 xml:space="preserve">Trường loại tiền mặc định là loại tiền </w:t>
            </w:r>
            <w:r>
              <w:rPr>
                <w:rFonts w:cs="Times New Roman"/>
                <w:szCs w:val="26"/>
              </w:rPr>
              <w:t>BCT</w:t>
            </w:r>
            <w:r w:rsidRPr="00571988">
              <w:rPr>
                <w:rFonts w:cs="Times New Roman"/>
                <w:szCs w:val="26"/>
              </w:rPr>
              <w:t xml:space="preserve"> </w:t>
            </w:r>
          </w:p>
          <w:p w14:paraId="70461E9D" w14:textId="77777777" w:rsidR="001F55DC" w:rsidRPr="00571988" w:rsidRDefault="001F55DC"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1988">
              <w:rPr>
                <w:rFonts w:cs="Times New Roman"/>
                <w:szCs w:val="26"/>
              </w:rPr>
              <w:t>Trường số tiền cho phép người dùng tự nhập.</w:t>
            </w:r>
          </w:p>
          <w:p w14:paraId="4D115FFA" w14:textId="77777777" w:rsidR="001F55DC" w:rsidRPr="003152CE" w:rsidRDefault="001F55DC" w:rsidP="00B84D98">
            <w:pPr>
              <w:spacing w:line="312" w:lineRule="auto"/>
              <w:ind w:firstLine="0"/>
              <w:jc w:val="both"/>
              <w:rPr>
                <w:rFonts w:cs="Times New Roman"/>
                <w:color w:val="FF0000"/>
                <w:szCs w:val="26"/>
              </w:rPr>
            </w:pPr>
            <w:r w:rsidRPr="003152CE">
              <w:rPr>
                <w:rFonts w:cs="Times New Roman"/>
                <w:color w:val="FF0000"/>
                <w:szCs w:val="26"/>
              </w:rPr>
              <w:t xml:space="preserve">Trên màn hình, 2 trường này nằm trên 1 hàng và có chung 1 tên hiển thị là: </w:t>
            </w:r>
          </w:p>
          <w:p w14:paraId="28D6F298" w14:textId="2E9BC5E0" w:rsidR="001F55DC" w:rsidRPr="00571988" w:rsidRDefault="001F55DC" w:rsidP="00B84D98">
            <w:pPr>
              <w:spacing w:line="312" w:lineRule="auto"/>
              <w:ind w:firstLine="0"/>
              <w:jc w:val="both"/>
              <w:rPr>
                <w:rFonts w:cs="Times New Roman"/>
                <w:szCs w:val="26"/>
              </w:rPr>
            </w:pPr>
            <w:r>
              <w:rPr>
                <w:rFonts w:cs="Times New Roman"/>
                <w:b/>
                <w:color w:val="FF0000"/>
                <w:szCs w:val="26"/>
              </w:rPr>
              <w:t>Thanh toán từ nguồn khác</w:t>
            </w:r>
            <w:r w:rsidRPr="003152CE">
              <w:rPr>
                <w:rFonts w:cs="Times New Roman"/>
                <w:color w:val="FF0000"/>
                <w:szCs w:val="26"/>
              </w:rPr>
              <w:t>.</w:t>
            </w:r>
          </w:p>
        </w:tc>
        <w:tc>
          <w:tcPr>
            <w:tcW w:w="1260" w:type="dxa"/>
          </w:tcPr>
          <w:p w14:paraId="59258044" w14:textId="2902E3DD" w:rsidR="001F55DC" w:rsidRDefault="001F55DC" w:rsidP="00B84D98">
            <w:pPr>
              <w:spacing w:line="312" w:lineRule="auto"/>
              <w:ind w:firstLine="0"/>
              <w:jc w:val="center"/>
              <w:rPr>
                <w:rFonts w:cs="Times New Roman"/>
                <w:szCs w:val="26"/>
              </w:rPr>
            </w:pPr>
            <w:r>
              <w:rPr>
                <w:rFonts w:cs="Times New Roman"/>
                <w:szCs w:val="26"/>
              </w:rPr>
              <w:t>N</w:t>
            </w:r>
          </w:p>
        </w:tc>
        <w:tc>
          <w:tcPr>
            <w:tcW w:w="1417" w:type="dxa"/>
          </w:tcPr>
          <w:p w14:paraId="0EB6A2BF" w14:textId="6EEC65AE"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6E72B1BE" w14:textId="77777777" w:rsidTr="001F55DC">
        <w:tc>
          <w:tcPr>
            <w:tcW w:w="1638" w:type="dxa"/>
          </w:tcPr>
          <w:p w14:paraId="7D060C1D" w14:textId="4119C481" w:rsidR="001F55DC" w:rsidRDefault="001F55DC" w:rsidP="00B84D98">
            <w:pPr>
              <w:spacing w:line="312" w:lineRule="auto"/>
              <w:ind w:firstLine="0"/>
              <w:jc w:val="both"/>
              <w:rPr>
                <w:rFonts w:cs="Times New Roman"/>
                <w:b/>
                <w:szCs w:val="26"/>
              </w:rPr>
            </w:pPr>
            <w:r>
              <w:rPr>
                <w:rFonts w:cs="Times New Roman"/>
                <w:b/>
                <w:szCs w:val="26"/>
              </w:rPr>
              <w:t>Thanh toán từ nguồn khác</w:t>
            </w:r>
          </w:p>
        </w:tc>
        <w:tc>
          <w:tcPr>
            <w:tcW w:w="1192" w:type="dxa"/>
          </w:tcPr>
          <w:p w14:paraId="6C0BA1B4" w14:textId="149453B8" w:rsidR="001F55DC" w:rsidRDefault="001F55DC" w:rsidP="00B84D98">
            <w:pPr>
              <w:spacing w:line="312" w:lineRule="auto"/>
              <w:ind w:firstLine="0"/>
              <w:jc w:val="center"/>
              <w:rPr>
                <w:rFonts w:cs="Times New Roman"/>
                <w:szCs w:val="26"/>
              </w:rPr>
            </w:pPr>
            <w:r w:rsidRPr="00571988">
              <w:rPr>
                <w:rFonts w:cs="Times New Roman"/>
                <w:szCs w:val="26"/>
              </w:rPr>
              <w:t>Decimal</w:t>
            </w:r>
          </w:p>
        </w:tc>
        <w:tc>
          <w:tcPr>
            <w:tcW w:w="709" w:type="dxa"/>
          </w:tcPr>
          <w:p w14:paraId="15476942" w14:textId="195C7EEE" w:rsidR="001F55DC" w:rsidRPr="00571988" w:rsidRDefault="001F55DC" w:rsidP="00B84D98">
            <w:pPr>
              <w:spacing w:line="312" w:lineRule="auto"/>
              <w:ind w:firstLine="0"/>
              <w:jc w:val="center"/>
              <w:rPr>
                <w:rFonts w:cs="Times New Roman"/>
                <w:szCs w:val="26"/>
              </w:rPr>
            </w:pPr>
            <w:r w:rsidRPr="00571988">
              <w:rPr>
                <w:rFonts w:cs="Times New Roman"/>
                <w:szCs w:val="26"/>
              </w:rPr>
              <w:t>18,3</w:t>
            </w:r>
          </w:p>
        </w:tc>
        <w:tc>
          <w:tcPr>
            <w:tcW w:w="992" w:type="dxa"/>
          </w:tcPr>
          <w:p w14:paraId="6F9DCDFC" w14:textId="0C7E3613" w:rsidR="001F55DC" w:rsidRPr="00571988" w:rsidRDefault="001F55DC" w:rsidP="00B84D98">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667" w:type="dxa"/>
            <w:vMerge/>
          </w:tcPr>
          <w:p w14:paraId="13F4218E" w14:textId="77777777" w:rsidR="001F55DC" w:rsidRPr="00571988" w:rsidRDefault="001F55DC" w:rsidP="00B84D98">
            <w:pPr>
              <w:spacing w:line="312" w:lineRule="auto"/>
              <w:ind w:firstLine="0"/>
              <w:jc w:val="both"/>
              <w:rPr>
                <w:rFonts w:cs="Times New Roman"/>
                <w:szCs w:val="26"/>
              </w:rPr>
            </w:pPr>
          </w:p>
        </w:tc>
        <w:tc>
          <w:tcPr>
            <w:tcW w:w="1260" w:type="dxa"/>
          </w:tcPr>
          <w:p w14:paraId="17B7F25F" w14:textId="60ED2090" w:rsidR="001F55DC" w:rsidRDefault="001F55DC" w:rsidP="00B84D98">
            <w:pPr>
              <w:spacing w:line="312" w:lineRule="auto"/>
              <w:ind w:firstLine="0"/>
              <w:jc w:val="center"/>
              <w:rPr>
                <w:rFonts w:cs="Times New Roman"/>
                <w:szCs w:val="26"/>
              </w:rPr>
            </w:pPr>
            <w:r>
              <w:rPr>
                <w:rFonts w:cs="Times New Roman"/>
                <w:szCs w:val="26"/>
              </w:rPr>
              <w:t>N</w:t>
            </w:r>
          </w:p>
        </w:tc>
        <w:tc>
          <w:tcPr>
            <w:tcW w:w="1417" w:type="dxa"/>
          </w:tcPr>
          <w:p w14:paraId="06D9D951" w14:textId="04070DDB"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22AD3D68" w14:textId="77777777" w:rsidTr="001F55DC">
        <w:tc>
          <w:tcPr>
            <w:tcW w:w="1638" w:type="dxa"/>
          </w:tcPr>
          <w:p w14:paraId="2D86FBC3" w14:textId="4BCEDA2D" w:rsidR="001F55DC" w:rsidRDefault="001F55DC" w:rsidP="00B84D98">
            <w:pPr>
              <w:spacing w:line="312" w:lineRule="auto"/>
              <w:ind w:firstLine="0"/>
              <w:jc w:val="both"/>
              <w:rPr>
                <w:rFonts w:cs="Times New Roman"/>
                <w:b/>
                <w:szCs w:val="26"/>
              </w:rPr>
            </w:pPr>
            <w:r w:rsidRPr="00126716">
              <w:rPr>
                <w:rFonts w:cs="Times New Roman"/>
                <w:b/>
                <w:szCs w:val="26"/>
              </w:rPr>
              <w:t>Tài khoản ghi nợ</w:t>
            </w:r>
            <w:r>
              <w:rPr>
                <w:rFonts w:cs="Times New Roman"/>
                <w:b/>
                <w:szCs w:val="26"/>
              </w:rPr>
              <w:t xml:space="preserve"> ký quỹ</w:t>
            </w:r>
          </w:p>
        </w:tc>
        <w:tc>
          <w:tcPr>
            <w:tcW w:w="1192" w:type="dxa"/>
          </w:tcPr>
          <w:p w14:paraId="2E7533D2" w14:textId="4D717AEB" w:rsidR="001F55DC" w:rsidRPr="00571988" w:rsidRDefault="001F55DC" w:rsidP="00B84D98">
            <w:pPr>
              <w:spacing w:line="312" w:lineRule="auto"/>
              <w:ind w:firstLine="0"/>
              <w:jc w:val="center"/>
              <w:rPr>
                <w:rFonts w:cs="Times New Roman"/>
                <w:szCs w:val="26"/>
              </w:rPr>
            </w:pPr>
            <w:r w:rsidRPr="00126716">
              <w:rPr>
                <w:rFonts w:cs="Times New Roman"/>
                <w:szCs w:val="26"/>
              </w:rPr>
              <w:t>Char</w:t>
            </w:r>
          </w:p>
        </w:tc>
        <w:tc>
          <w:tcPr>
            <w:tcW w:w="709" w:type="dxa"/>
          </w:tcPr>
          <w:p w14:paraId="6151D0CF" w14:textId="77777777" w:rsidR="001F55DC" w:rsidRPr="00571988" w:rsidRDefault="001F55DC" w:rsidP="00B84D98">
            <w:pPr>
              <w:spacing w:line="312" w:lineRule="auto"/>
              <w:ind w:firstLine="0"/>
              <w:jc w:val="center"/>
              <w:rPr>
                <w:rFonts w:cs="Times New Roman"/>
                <w:szCs w:val="26"/>
              </w:rPr>
            </w:pPr>
          </w:p>
        </w:tc>
        <w:tc>
          <w:tcPr>
            <w:tcW w:w="992" w:type="dxa"/>
          </w:tcPr>
          <w:p w14:paraId="1AC48705" w14:textId="158575CC" w:rsidR="001F55DC" w:rsidRPr="00571988" w:rsidRDefault="001F55DC" w:rsidP="00B84D98">
            <w:pPr>
              <w:spacing w:line="312" w:lineRule="auto"/>
              <w:ind w:firstLine="0"/>
              <w:jc w:val="center"/>
              <w:rPr>
                <w:rFonts w:cs="Times New Roman"/>
                <w:szCs w:val="26"/>
              </w:rPr>
            </w:pPr>
            <w:r>
              <w:rPr>
                <w:rFonts w:cs="Times New Roman"/>
                <w:szCs w:val="26"/>
              </w:rPr>
              <w:t>(O)</w:t>
            </w:r>
          </w:p>
        </w:tc>
        <w:tc>
          <w:tcPr>
            <w:tcW w:w="4667" w:type="dxa"/>
          </w:tcPr>
          <w:p w14:paraId="3C04C037" w14:textId="5994E0AA" w:rsidR="001F55DC" w:rsidRPr="00126716" w:rsidRDefault="001F55DC" w:rsidP="00B84D98">
            <w:pPr>
              <w:spacing w:line="312" w:lineRule="auto"/>
              <w:ind w:firstLine="0"/>
              <w:rPr>
                <w:rFonts w:cs="Times New Roman"/>
                <w:szCs w:val="26"/>
              </w:rPr>
            </w:pPr>
            <w:r w:rsidRPr="00126716">
              <w:rPr>
                <w:rFonts w:cs="Times New Roman"/>
                <w:szCs w:val="26"/>
              </w:rPr>
              <w:t>Tài khoản ghi nợ</w:t>
            </w:r>
            <w:r>
              <w:rPr>
                <w:rFonts w:cs="Times New Roman"/>
                <w:szCs w:val="26"/>
              </w:rPr>
              <w:t xml:space="preserve"> ký quỹ</w:t>
            </w:r>
            <w:r w:rsidRPr="00126716">
              <w:rPr>
                <w:rFonts w:cs="Times New Roman"/>
                <w:szCs w:val="26"/>
              </w:rPr>
              <w:t>:</w:t>
            </w:r>
          </w:p>
          <w:p w14:paraId="1D4EE529" w14:textId="77777777" w:rsidR="001F55DC" w:rsidRDefault="001F55DC" w:rsidP="00B84D98">
            <w:pPr>
              <w:spacing w:line="312" w:lineRule="auto"/>
              <w:ind w:firstLine="0"/>
              <w:jc w:val="both"/>
              <w:rPr>
                <w:rFonts w:cs="Times New Roman"/>
                <w:szCs w:val="26"/>
              </w:rPr>
            </w:pPr>
            <w:r w:rsidRPr="00126716">
              <w:rPr>
                <w:rFonts w:cs="Times New Roman"/>
                <w:szCs w:val="26"/>
              </w:rPr>
              <w:t xml:space="preserve">Thể hiện tài khoản ghi nợ </w:t>
            </w:r>
            <w:r>
              <w:rPr>
                <w:rFonts w:cs="Times New Roman"/>
                <w:szCs w:val="26"/>
              </w:rPr>
              <w:t>để thanh toán từ ký quỹ</w:t>
            </w:r>
          </w:p>
          <w:p w14:paraId="007C7AED" w14:textId="76BA0DF0" w:rsidR="001F55DC" w:rsidRPr="00571988" w:rsidRDefault="001F55DC" w:rsidP="00B84D98">
            <w:pPr>
              <w:spacing w:line="312" w:lineRule="auto"/>
              <w:ind w:firstLine="0"/>
              <w:jc w:val="both"/>
              <w:rPr>
                <w:rFonts w:cs="Times New Roman"/>
                <w:szCs w:val="26"/>
              </w:rPr>
            </w:pPr>
            <w:r>
              <w:rPr>
                <w:rFonts w:cs="Times New Roman"/>
                <w:szCs w:val="26"/>
              </w:rPr>
              <w:t>Người dùng nhập thủ công</w:t>
            </w:r>
          </w:p>
        </w:tc>
        <w:tc>
          <w:tcPr>
            <w:tcW w:w="1260" w:type="dxa"/>
          </w:tcPr>
          <w:p w14:paraId="42847ABD" w14:textId="5AB5AB4B" w:rsidR="001F55DC" w:rsidRDefault="001F55DC" w:rsidP="00B84D98">
            <w:pPr>
              <w:spacing w:line="312" w:lineRule="auto"/>
              <w:ind w:firstLine="0"/>
              <w:jc w:val="center"/>
              <w:rPr>
                <w:rFonts w:cs="Times New Roman"/>
                <w:szCs w:val="26"/>
              </w:rPr>
            </w:pPr>
            <w:r>
              <w:rPr>
                <w:rFonts w:cs="Times New Roman"/>
                <w:szCs w:val="26"/>
              </w:rPr>
              <w:t>N</w:t>
            </w:r>
          </w:p>
        </w:tc>
        <w:tc>
          <w:tcPr>
            <w:tcW w:w="1417" w:type="dxa"/>
          </w:tcPr>
          <w:p w14:paraId="6F6577AE" w14:textId="067946DF"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53AA78BE" w14:textId="77777777" w:rsidTr="001F55DC">
        <w:tc>
          <w:tcPr>
            <w:tcW w:w="1638" w:type="dxa"/>
          </w:tcPr>
          <w:p w14:paraId="573DBBAA" w14:textId="4DE6E89D" w:rsidR="001F55DC" w:rsidRPr="00126716" w:rsidRDefault="001F55DC" w:rsidP="00B84D98">
            <w:pPr>
              <w:spacing w:line="312" w:lineRule="auto"/>
              <w:ind w:firstLine="0"/>
              <w:jc w:val="both"/>
              <w:rPr>
                <w:rFonts w:cs="Times New Roman"/>
                <w:b/>
                <w:szCs w:val="26"/>
              </w:rPr>
            </w:pPr>
            <w:r w:rsidRPr="00126716">
              <w:rPr>
                <w:rFonts w:cs="Times New Roman"/>
                <w:b/>
                <w:szCs w:val="26"/>
              </w:rPr>
              <w:t xml:space="preserve">Tài khoản </w:t>
            </w:r>
            <w:r w:rsidRPr="00126716">
              <w:rPr>
                <w:rFonts w:cs="Times New Roman"/>
                <w:b/>
                <w:szCs w:val="26"/>
              </w:rPr>
              <w:lastRenderedPageBreak/>
              <w:t>ghi nợ</w:t>
            </w:r>
            <w:r>
              <w:rPr>
                <w:rFonts w:cs="Times New Roman"/>
                <w:b/>
                <w:szCs w:val="26"/>
              </w:rPr>
              <w:t xml:space="preserve"> khác</w:t>
            </w:r>
          </w:p>
        </w:tc>
        <w:tc>
          <w:tcPr>
            <w:tcW w:w="1192" w:type="dxa"/>
          </w:tcPr>
          <w:p w14:paraId="76556044" w14:textId="2E76B5D7" w:rsidR="001F55DC" w:rsidRPr="00126716" w:rsidRDefault="001F55DC" w:rsidP="00B84D98">
            <w:pPr>
              <w:spacing w:line="312" w:lineRule="auto"/>
              <w:ind w:firstLine="0"/>
              <w:jc w:val="center"/>
              <w:rPr>
                <w:rFonts w:cs="Times New Roman"/>
                <w:szCs w:val="26"/>
              </w:rPr>
            </w:pPr>
            <w:r w:rsidRPr="00126716">
              <w:rPr>
                <w:rFonts w:cs="Times New Roman"/>
                <w:szCs w:val="26"/>
              </w:rPr>
              <w:lastRenderedPageBreak/>
              <w:t>Char</w:t>
            </w:r>
          </w:p>
        </w:tc>
        <w:tc>
          <w:tcPr>
            <w:tcW w:w="709" w:type="dxa"/>
          </w:tcPr>
          <w:p w14:paraId="445B060A" w14:textId="77777777" w:rsidR="001F55DC" w:rsidRPr="00571988" w:rsidRDefault="001F55DC" w:rsidP="00B84D98">
            <w:pPr>
              <w:spacing w:line="312" w:lineRule="auto"/>
              <w:ind w:firstLine="0"/>
              <w:jc w:val="center"/>
              <w:rPr>
                <w:rFonts w:cs="Times New Roman"/>
                <w:szCs w:val="26"/>
              </w:rPr>
            </w:pPr>
          </w:p>
        </w:tc>
        <w:tc>
          <w:tcPr>
            <w:tcW w:w="992" w:type="dxa"/>
          </w:tcPr>
          <w:p w14:paraId="730398DA" w14:textId="1B2AB4AD" w:rsidR="001F55DC" w:rsidRDefault="001F55DC" w:rsidP="00B84D98">
            <w:pPr>
              <w:spacing w:line="312" w:lineRule="auto"/>
              <w:ind w:firstLine="0"/>
              <w:jc w:val="center"/>
              <w:rPr>
                <w:rFonts w:cs="Times New Roman"/>
                <w:szCs w:val="26"/>
              </w:rPr>
            </w:pPr>
            <w:r>
              <w:rPr>
                <w:rFonts w:cs="Times New Roman"/>
                <w:szCs w:val="26"/>
              </w:rPr>
              <w:t>(O)</w:t>
            </w:r>
          </w:p>
        </w:tc>
        <w:tc>
          <w:tcPr>
            <w:tcW w:w="4667" w:type="dxa"/>
          </w:tcPr>
          <w:p w14:paraId="506213D5" w14:textId="3F7BBE50" w:rsidR="001F55DC" w:rsidRPr="00126716" w:rsidRDefault="001F55DC" w:rsidP="00B84D98">
            <w:pPr>
              <w:spacing w:line="312" w:lineRule="auto"/>
              <w:ind w:firstLine="0"/>
              <w:rPr>
                <w:rFonts w:cs="Times New Roman"/>
                <w:szCs w:val="26"/>
              </w:rPr>
            </w:pPr>
            <w:r w:rsidRPr="00126716">
              <w:rPr>
                <w:rFonts w:cs="Times New Roman"/>
                <w:szCs w:val="26"/>
              </w:rPr>
              <w:t>Tài khoản ghi nợ</w:t>
            </w:r>
            <w:r>
              <w:rPr>
                <w:rFonts w:cs="Times New Roman"/>
                <w:szCs w:val="26"/>
              </w:rPr>
              <w:t xml:space="preserve"> khác</w:t>
            </w:r>
            <w:r w:rsidRPr="00126716">
              <w:rPr>
                <w:rFonts w:cs="Times New Roman"/>
                <w:szCs w:val="26"/>
              </w:rPr>
              <w:t>:</w:t>
            </w:r>
          </w:p>
          <w:p w14:paraId="5D9FBB0D" w14:textId="77777777" w:rsidR="001F55DC" w:rsidRDefault="001F55DC" w:rsidP="00B84D98">
            <w:pPr>
              <w:spacing w:line="312" w:lineRule="auto"/>
              <w:ind w:firstLine="0"/>
              <w:jc w:val="both"/>
              <w:rPr>
                <w:rFonts w:cs="Times New Roman"/>
                <w:szCs w:val="26"/>
              </w:rPr>
            </w:pPr>
            <w:r w:rsidRPr="00126716">
              <w:rPr>
                <w:rFonts w:cs="Times New Roman"/>
                <w:szCs w:val="26"/>
              </w:rPr>
              <w:lastRenderedPageBreak/>
              <w:t xml:space="preserve">Thể hiện tài khoản ghi nợ </w:t>
            </w:r>
            <w:r>
              <w:rPr>
                <w:rFonts w:cs="Times New Roman"/>
                <w:szCs w:val="26"/>
              </w:rPr>
              <w:t>để thanh toán từ nguồn khác ký quỹ</w:t>
            </w:r>
          </w:p>
          <w:p w14:paraId="6C0BE09F" w14:textId="53D7D868" w:rsidR="001F55DC" w:rsidRPr="00126716" w:rsidRDefault="001F55DC" w:rsidP="00B84D98">
            <w:pPr>
              <w:spacing w:line="312" w:lineRule="auto"/>
              <w:ind w:firstLine="0"/>
              <w:rPr>
                <w:rFonts w:cs="Times New Roman"/>
                <w:szCs w:val="26"/>
              </w:rPr>
            </w:pPr>
            <w:r>
              <w:rPr>
                <w:rFonts w:cs="Times New Roman"/>
                <w:szCs w:val="26"/>
              </w:rPr>
              <w:t>Người dùng nhập thủ công</w:t>
            </w:r>
          </w:p>
        </w:tc>
        <w:tc>
          <w:tcPr>
            <w:tcW w:w="1260" w:type="dxa"/>
          </w:tcPr>
          <w:p w14:paraId="1EB536AA" w14:textId="1A960332" w:rsidR="001F55DC" w:rsidRDefault="001F55DC" w:rsidP="00B84D98">
            <w:pPr>
              <w:spacing w:line="312" w:lineRule="auto"/>
              <w:ind w:firstLine="0"/>
              <w:jc w:val="center"/>
              <w:rPr>
                <w:rFonts w:cs="Times New Roman"/>
                <w:szCs w:val="26"/>
              </w:rPr>
            </w:pPr>
            <w:r>
              <w:rPr>
                <w:rFonts w:cs="Times New Roman"/>
                <w:szCs w:val="26"/>
              </w:rPr>
              <w:lastRenderedPageBreak/>
              <w:t>N</w:t>
            </w:r>
          </w:p>
        </w:tc>
        <w:tc>
          <w:tcPr>
            <w:tcW w:w="1417" w:type="dxa"/>
          </w:tcPr>
          <w:p w14:paraId="28FED7D3" w14:textId="080560D8" w:rsidR="001F55DC" w:rsidRDefault="001F55DC" w:rsidP="00B84D98">
            <w:pPr>
              <w:spacing w:line="312" w:lineRule="auto"/>
              <w:ind w:firstLine="0"/>
              <w:jc w:val="center"/>
              <w:rPr>
                <w:rFonts w:cs="Times New Roman"/>
                <w:szCs w:val="26"/>
              </w:rPr>
            </w:pPr>
            <w:r>
              <w:rPr>
                <w:rFonts w:cs="Times New Roman"/>
                <w:szCs w:val="26"/>
              </w:rPr>
              <w:t>Y</w:t>
            </w:r>
          </w:p>
        </w:tc>
      </w:tr>
      <w:tr w:rsidR="001F55DC" w:rsidRPr="00571988" w14:paraId="3CECD6B1" w14:textId="77777777" w:rsidTr="001F55DC">
        <w:tc>
          <w:tcPr>
            <w:tcW w:w="1638" w:type="dxa"/>
          </w:tcPr>
          <w:p w14:paraId="37282E28" w14:textId="64F52242" w:rsidR="001F55DC" w:rsidRPr="00126716" w:rsidRDefault="001F55DC" w:rsidP="00B84D98">
            <w:pPr>
              <w:spacing w:line="312" w:lineRule="auto"/>
              <w:ind w:firstLine="0"/>
              <w:jc w:val="both"/>
              <w:rPr>
                <w:rFonts w:cs="Times New Roman"/>
                <w:b/>
                <w:szCs w:val="26"/>
              </w:rPr>
            </w:pPr>
            <w:r w:rsidRPr="00126716">
              <w:rPr>
                <w:rFonts w:cs="Times New Roman"/>
                <w:b/>
                <w:szCs w:val="26"/>
              </w:rPr>
              <w:lastRenderedPageBreak/>
              <w:t>Tài khoản ghi có</w:t>
            </w:r>
          </w:p>
        </w:tc>
        <w:tc>
          <w:tcPr>
            <w:tcW w:w="1192" w:type="dxa"/>
          </w:tcPr>
          <w:p w14:paraId="1B7F7A97" w14:textId="2B3035A3" w:rsidR="001F55DC" w:rsidRPr="00126716" w:rsidRDefault="001F55DC" w:rsidP="00B84D98">
            <w:pPr>
              <w:spacing w:line="312" w:lineRule="auto"/>
              <w:ind w:firstLine="0"/>
              <w:jc w:val="center"/>
              <w:rPr>
                <w:rFonts w:cs="Times New Roman"/>
                <w:szCs w:val="26"/>
              </w:rPr>
            </w:pPr>
            <w:r w:rsidRPr="00126716">
              <w:rPr>
                <w:rFonts w:cs="Times New Roman"/>
                <w:szCs w:val="26"/>
              </w:rPr>
              <w:t>Char</w:t>
            </w:r>
          </w:p>
        </w:tc>
        <w:tc>
          <w:tcPr>
            <w:tcW w:w="709" w:type="dxa"/>
          </w:tcPr>
          <w:p w14:paraId="048EC654" w14:textId="77777777" w:rsidR="001F55DC" w:rsidRPr="00571988" w:rsidRDefault="001F55DC" w:rsidP="00B84D98">
            <w:pPr>
              <w:spacing w:line="312" w:lineRule="auto"/>
              <w:ind w:firstLine="0"/>
              <w:jc w:val="center"/>
              <w:rPr>
                <w:rFonts w:cs="Times New Roman"/>
                <w:szCs w:val="26"/>
              </w:rPr>
            </w:pPr>
          </w:p>
        </w:tc>
        <w:tc>
          <w:tcPr>
            <w:tcW w:w="992" w:type="dxa"/>
          </w:tcPr>
          <w:p w14:paraId="745B4553" w14:textId="73868B20" w:rsidR="001F55DC" w:rsidRDefault="001F55DC" w:rsidP="00B84D98">
            <w:pPr>
              <w:spacing w:line="312" w:lineRule="auto"/>
              <w:ind w:firstLine="0"/>
              <w:jc w:val="center"/>
              <w:rPr>
                <w:rFonts w:cs="Times New Roman"/>
                <w:szCs w:val="26"/>
              </w:rPr>
            </w:pPr>
            <w:r>
              <w:rPr>
                <w:rFonts w:cs="Times New Roman"/>
                <w:szCs w:val="26"/>
              </w:rPr>
              <w:t>(O)</w:t>
            </w:r>
          </w:p>
        </w:tc>
        <w:tc>
          <w:tcPr>
            <w:tcW w:w="4667" w:type="dxa"/>
          </w:tcPr>
          <w:p w14:paraId="0B942D75" w14:textId="77777777" w:rsidR="001F55DC" w:rsidRPr="00126716" w:rsidRDefault="001F55DC" w:rsidP="00B84D98">
            <w:pPr>
              <w:spacing w:line="312" w:lineRule="auto"/>
              <w:ind w:firstLine="0"/>
              <w:rPr>
                <w:rFonts w:cs="Times New Roman"/>
                <w:szCs w:val="26"/>
              </w:rPr>
            </w:pPr>
            <w:r w:rsidRPr="00126716">
              <w:rPr>
                <w:rFonts w:cs="Times New Roman"/>
                <w:szCs w:val="26"/>
              </w:rPr>
              <w:t>Tài khoản ghi có:</w:t>
            </w:r>
          </w:p>
          <w:p w14:paraId="4EA0AB75" w14:textId="77777777" w:rsidR="001F55DC" w:rsidRDefault="001F55DC" w:rsidP="00B84D98">
            <w:pPr>
              <w:spacing w:line="312" w:lineRule="auto"/>
              <w:ind w:firstLine="0"/>
              <w:jc w:val="both"/>
              <w:rPr>
                <w:rFonts w:cs="Times New Roman"/>
                <w:szCs w:val="26"/>
              </w:rPr>
            </w:pPr>
            <w:r w:rsidRPr="00126716">
              <w:rPr>
                <w:rFonts w:cs="Times New Roman"/>
                <w:szCs w:val="26"/>
              </w:rPr>
              <w:t xml:space="preserve">Thể hiện tài khoản ghi có </w:t>
            </w:r>
            <w:r>
              <w:rPr>
                <w:rFonts w:cs="Times New Roman"/>
                <w:szCs w:val="26"/>
              </w:rPr>
              <w:t>để thanh toán</w:t>
            </w:r>
          </w:p>
          <w:p w14:paraId="6C7F85EC" w14:textId="04DE8C10" w:rsidR="001F55DC" w:rsidRPr="00126716" w:rsidRDefault="001F55DC" w:rsidP="00B84D98">
            <w:pPr>
              <w:spacing w:line="312" w:lineRule="auto"/>
              <w:ind w:firstLine="0"/>
              <w:rPr>
                <w:rFonts w:cs="Times New Roman"/>
                <w:szCs w:val="26"/>
              </w:rPr>
            </w:pPr>
            <w:r>
              <w:rPr>
                <w:rFonts w:cs="Times New Roman"/>
                <w:szCs w:val="26"/>
              </w:rPr>
              <w:t>Người dùng nhập thủ công</w:t>
            </w:r>
          </w:p>
        </w:tc>
        <w:tc>
          <w:tcPr>
            <w:tcW w:w="1260" w:type="dxa"/>
          </w:tcPr>
          <w:p w14:paraId="7341A9D7" w14:textId="68AFEC25" w:rsidR="001F55DC" w:rsidRDefault="001F55DC" w:rsidP="00B84D98">
            <w:pPr>
              <w:spacing w:line="312" w:lineRule="auto"/>
              <w:ind w:firstLine="0"/>
              <w:jc w:val="center"/>
              <w:rPr>
                <w:rFonts w:cs="Times New Roman"/>
                <w:szCs w:val="26"/>
              </w:rPr>
            </w:pPr>
            <w:r>
              <w:rPr>
                <w:rFonts w:cs="Times New Roman"/>
                <w:szCs w:val="26"/>
              </w:rPr>
              <w:t>N</w:t>
            </w:r>
          </w:p>
        </w:tc>
        <w:tc>
          <w:tcPr>
            <w:tcW w:w="1417" w:type="dxa"/>
          </w:tcPr>
          <w:p w14:paraId="391D87BB" w14:textId="40033955" w:rsidR="001F55DC" w:rsidRDefault="001F55DC" w:rsidP="00B84D98">
            <w:pPr>
              <w:spacing w:line="312" w:lineRule="auto"/>
              <w:ind w:firstLine="0"/>
              <w:jc w:val="center"/>
              <w:rPr>
                <w:rFonts w:cs="Times New Roman"/>
                <w:szCs w:val="26"/>
              </w:rPr>
            </w:pPr>
            <w:r>
              <w:rPr>
                <w:rFonts w:cs="Times New Roman"/>
                <w:szCs w:val="26"/>
              </w:rPr>
              <w:t>Y</w:t>
            </w:r>
          </w:p>
        </w:tc>
      </w:tr>
    </w:tbl>
    <w:p w14:paraId="1E339897" w14:textId="77777777" w:rsidR="00BD3695" w:rsidRPr="00BD3695" w:rsidRDefault="00BD3695" w:rsidP="00BD3695">
      <w:pPr>
        <w:ind w:firstLine="0"/>
      </w:pPr>
    </w:p>
    <w:p w14:paraId="5E701C85" w14:textId="26CFC0FE" w:rsidR="00E80D4E" w:rsidRDefault="00E80D4E" w:rsidP="001F55DC">
      <w:pPr>
        <w:pStyle w:val="Heading6"/>
        <w:numPr>
          <w:ilvl w:val="0"/>
          <w:numId w:val="0"/>
        </w:numPr>
        <w:ind w:left="1701" w:hanging="1304"/>
      </w:pPr>
      <w:r>
        <w:t>Đầu ra</w:t>
      </w:r>
    </w:p>
    <w:p w14:paraId="63DAF1CE"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w:t>
      </w:r>
      <w:r>
        <w:rPr>
          <w:rFonts w:cs="Times New Roman"/>
          <w:szCs w:val="26"/>
        </w:rPr>
        <w:t xml:space="preserve">giao dịch </w:t>
      </w:r>
      <w:r w:rsidRPr="00571988">
        <w:rPr>
          <w:rFonts w:cs="Times New Roman"/>
          <w:szCs w:val="26"/>
        </w:rPr>
        <w:t xml:space="preserve">sau khi được phê duyệt thành công sẽ có Trạng thái </w:t>
      </w:r>
      <w:r w:rsidRPr="00571988">
        <w:rPr>
          <w:rFonts w:cs="Times New Roman"/>
          <w:b/>
          <w:szCs w:val="26"/>
        </w:rPr>
        <w:t>M</w:t>
      </w:r>
      <w:r>
        <w:rPr>
          <w:rFonts w:cs="Times New Roman"/>
          <w:szCs w:val="26"/>
        </w:rPr>
        <w:t>.</w:t>
      </w:r>
    </w:p>
    <w:p w14:paraId="617B4B38" w14:textId="1669CE87" w:rsidR="00F119FA" w:rsidRDefault="00B84D98" w:rsidP="009D508E">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rPr>
        <w:t>C</w:t>
      </w:r>
      <w:r w:rsidR="00F119FA" w:rsidRPr="00B84D98">
        <w:rPr>
          <w:rFonts w:cs="Times New Roman"/>
          <w:b/>
          <w:szCs w:val="26"/>
        </w:rPr>
        <w:t>ập nhật hạn mức sau khi phê duyệt</w:t>
      </w:r>
      <w:r w:rsidR="00F119FA">
        <w:rPr>
          <w:rFonts w:cs="Times New Roman"/>
          <w:szCs w:val="26"/>
        </w:rPr>
        <w:t xml:space="preserve">: </w:t>
      </w:r>
    </w:p>
    <w:p w14:paraId="520185F3" w14:textId="77777777" w:rsidR="00F119FA" w:rsidRDefault="00F119FA" w:rsidP="00EC4E03">
      <w:pPr>
        <w:pStyle w:val="ListParagraph"/>
        <w:numPr>
          <w:ilvl w:val="1"/>
          <w:numId w:val="1"/>
        </w:numPr>
        <w:spacing w:before="120" w:after="120" w:line="312" w:lineRule="auto"/>
        <w:ind w:left="810" w:firstLine="0"/>
        <w:contextualSpacing w:val="0"/>
        <w:jc w:val="both"/>
        <w:rPr>
          <w:rFonts w:cs="Times New Roman"/>
          <w:szCs w:val="26"/>
        </w:rPr>
      </w:pPr>
      <w:r>
        <w:rPr>
          <w:rFonts w:cs="Times New Roman"/>
          <w:szCs w:val="26"/>
        </w:rPr>
        <w:t>G</w:t>
      </w:r>
      <w:r w:rsidRPr="007B61C2">
        <w:rPr>
          <w:rFonts w:cs="Times New Roman"/>
          <w:szCs w:val="26"/>
        </w:rPr>
        <w:t>iai đoạn 1</w:t>
      </w:r>
      <w:r>
        <w:rPr>
          <w:rFonts w:cs="Times New Roman"/>
          <w:szCs w:val="26"/>
        </w:rPr>
        <w:t>:</w:t>
      </w:r>
      <w:r w:rsidRPr="007B61C2">
        <w:rPr>
          <w:rFonts w:cs="Times New Roman"/>
          <w:szCs w:val="26"/>
        </w:rPr>
        <w:t xml:space="preserve"> </w:t>
      </w:r>
      <w:r>
        <w:rPr>
          <w:rFonts w:cs="Times New Roman"/>
          <w:szCs w:val="26"/>
        </w:rPr>
        <w:t xml:space="preserve">Nguyên tắc cập nhật hạn mức </w:t>
      </w:r>
      <w:r w:rsidRPr="007B61C2">
        <w:rPr>
          <w:rFonts w:cs="Times New Roman"/>
          <w:szCs w:val="26"/>
        </w:rPr>
        <w:t>thực hiện theo logic hiện tại của hệ thống.</w:t>
      </w:r>
    </w:p>
    <w:p w14:paraId="1F7C969E" w14:textId="77777777" w:rsidR="00F119FA" w:rsidRPr="00EC4E03" w:rsidRDefault="00F119FA" w:rsidP="00EC4E03">
      <w:pPr>
        <w:spacing w:before="120" w:after="120" w:line="312" w:lineRule="auto"/>
        <w:ind w:left="720" w:firstLine="0"/>
        <w:jc w:val="both"/>
        <w:rPr>
          <w:rFonts w:cs="Times New Roman"/>
          <w:i/>
          <w:szCs w:val="26"/>
          <w:u w:val="single"/>
        </w:rPr>
      </w:pPr>
      <w:r w:rsidRPr="00EC4E03">
        <w:rPr>
          <w:rFonts w:cs="Times New Roman"/>
          <w:i/>
          <w:szCs w:val="26"/>
          <w:u w:val="single"/>
        </w:rPr>
        <w:t>Lưu ý: Hệ thống cần kiểm tra và cập nhật hạn mức ở cả hai chức năng Xử lý hồ sơ mới và Chỉnh sửa hồ sơ.</w:t>
      </w:r>
    </w:p>
    <w:p w14:paraId="09AAEEFD" w14:textId="77777777" w:rsidR="00F119FA" w:rsidRPr="007B61C2" w:rsidRDefault="00F119FA" w:rsidP="00EC4E03">
      <w:pPr>
        <w:pStyle w:val="ListParagraph"/>
        <w:numPr>
          <w:ilvl w:val="1"/>
          <w:numId w:val="1"/>
        </w:numPr>
        <w:spacing w:before="120" w:after="120" w:line="312" w:lineRule="auto"/>
        <w:ind w:left="810" w:firstLine="0"/>
        <w:contextualSpacing w:val="0"/>
        <w:jc w:val="both"/>
        <w:rPr>
          <w:rFonts w:cs="Times New Roman"/>
          <w:szCs w:val="26"/>
        </w:rPr>
      </w:pPr>
      <w:r>
        <w:rPr>
          <w:rFonts w:cs="Times New Roman"/>
          <w:szCs w:val="26"/>
        </w:rPr>
        <w:t>Giai đoạn 2: tổ chức họp đánh giá để tìm giải pháp khả thi</w:t>
      </w:r>
    </w:p>
    <w:p w14:paraId="7D9F0D3D" w14:textId="77777777" w:rsidR="00F119FA" w:rsidRPr="00CC251E"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Cập nhật Số dư BL sau khi phê duyệt</w:t>
      </w:r>
      <w:r w:rsidRPr="00CC251E">
        <w:rPr>
          <w:rFonts w:cs="Times New Roman"/>
          <w:szCs w:val="26"/>
          <w:lang w:val="en-GB"/>
        </w:rPr>
        <w:t xml:space="preserve">: </w:t>
      </w:r>
    </w:p>
    <w:p w14:paraId="59CBD93D" w14:textId="77777777" w:rsidR="00F119FA" w:rsidRPr="00CC251E" w:rsidRDefault="00F119FA" w:rsidP="00EC4E03">
      <w:pPr>
        <w:pStyle w:val="ListParagraph"/>
        <w:numPr>
          <w:ilvl w:val="1"/>
          <w:numId w:val="1"/>
        </w:numPr>
        <w:spacing w:before="120" w:after="120" w:line="312" w:lineRule="auto"/>
        <w:ind w:left="810" w:firstLine="0"/>
        <w:contextualSpacing w:val="0"/>
        <w:jc w:val="both"/>
        <w:rPr>
          <w:rFonts w:cs="Times New Roman"/>
          <w:szCs w:val="26"/>
        </w:rPr>
      </w:pPr>
      <w:r w:rsidRPr="00EC4E03">
        <w:rPr>
          <w:rFonts w:cs="Times New Roman"/>
          <w:szCs w:val="26"/>
        </w:rPr>
        <w:t>Tại</w:t>
      </w:r>
      <w:r>
        <w:rPr>
          <w:rFonts w:cs="Times New Roman"/>
          <w:szCs w:val="26"/>
          <w:lang w:val="en-GB"/>
        </w:rPr>
        <w:t xml:space="preserve"> sự kiện đăng ký/ sửa đổi BCT: </w:t>
      </w:r>
      <w:r w:rsidRPr="004A39F9">
        <w:rPr>
          <w:rFonts w:cs="Times New Roman"/>
          <w:szCs w:val="26"/>
        </w:rPr>
        <w:t>Số dư BL sẽ giảm</w:t>
      </w:r>
      <w:r>
        <w:rPr>
          <w:rFonts w:cs="Times New Roman"/>
          <w:szCs w:val="26"/>
        </w:rPr>
        <w:t>/tăng</w:t>
      </w:r>
      <w:r w:rsidRPr="004A39F9">
        <w:rPr>
          <w:rFonts w:cs="Times New Roman"/>
          <w:szCs w:val="26"/>
        </w:rPr>
        <w:t xml:space="preserve"> tương ứng với giá trị Số tiền phải trả được </w:t>
      </w:r>
      <w:r>
        <w:rPr>
          <w:rFonts w:cs="Times New Roman"/>
          <w:szCs w:val="26"/>
        </w:rPr>
        <w:t xml:space="preserve">đăng ký mới và/hoặc </w:t>
      </w:r>
      <w:r w:rsidRPr="004A39F9">
        <w:rPr>
          <w:rFonts w:cs="Times New Roman"/>
          <w:szCs w:val="26"/>
        </w:rPr>
        <w:t>sửa đổi tăng</w:t>
      </w:r>
      <w:r>
        <w:rPr>
          <w:rFonts w:cs="Times New Roman"/>
          <w:szCs w:val="26"/>
        </w:rPr>
        <w:t>/giảm</w:t>
      </w:r>
      <w:r w:rsidRPr="004A39F9">
        <w:rPr>
          <w:rFonts w:cs="Times New Roman"/>
          <w:szCs w:val="26"/>
        </w:rPr>
        <w:t xml:space="preserve">. </w:t>
      </w:r>
    </w:p>
    <w:p w14:paraId="7C59F191" w14:textId="77777777" w:rsidR="00F119FA" w:rsidRPr="00CC251E" w:rsidRDefault="00F119FA" w:rsidP="00EC4E03">
      <w:pPr>
        <w:pStyle w:val="ListParagraph"/>
        <w:numPr>
          <w:ilvl w:val="1"/>
          <w:numId w:val="1"/>
        </w:numPr>
        <w:spacing w:before="120" w:after="120" w:line="312" w:lineRule="auto"/>
        <w:ind w:left="810" w:firstLine="0"/>
        <w:contextualSpacing w:val="0"/>
        <w:jc w:val="both"/>
        <w:rPr>
          <w:rFonts w:cs="Times New Roman"/>
          <w:szCs w:val="26"/>
        </w:rPr>
      </w:pPr>
      <w:r>
        <w:rPr>
          <w:rFonts w:cs="Times New Roman"/>
          <w:szCs w:val="26"/>
          <w:lang w:val="en-GB"/>
        </w:rPr>
        <w:t>Tại sự kiện đóng BCT:</w:t>
      </w:r>
      <w:r w:rsidRPr="00CC251E">
        <w:rPr>
          <w:rFonts w:cs="Times New Roman"/>
          <w:szCs w:val="26"/>
          <w:lang w:val="en-GB"/>
        </w:rPr>
        <w:t xml:space="preserve"> Số dư BL sẽ tăng tương ứng với số tiền còn lại chưa thanh toán của</w:t>
      </w:r>
      <w:r>
        <w:rPr>
          <w:rFonts w:cs="Times New Roman"/>
          <w:szCs w:val="26"/>
          <w:lang w:val="en-GB"/>
        </w:rPr>
        <w:t xml:space="preserve"> BCT.</w:t>
      </w:r>
    </w:p>
    <w:p w14:paraId="219543E9" w14:textId="1718ED35" w:rsidR="00F119FA" w:rsidRPr="00EC4E03" w:rsidRDefault="00EC4E03" w:rsidP="00B84D98">
      <w:pPr>
        <w:spacing w:before="120" w:after="120" w:line="312" w:lineRule="auto"/>
        <w:ind w:left="720" w:firstLine="0"/>
        <w:jc w:val="both"/>
        <w:rPr>
          <w:rFonts w:cs="Times New Roman"/>
          <w:i/>
          <w:szCs w:val="26"/>
          <w:lang w:val="en-GB"/>
        </w:rPr>
      </w:pPr>
      <w:r w:rsidRPr="00EC4E03">
        <w:rPr>
          <w:rFonts w:cs="Times New Roman"/>
          <w:i/>
          <w:szCs w:val="26"/>
          <w:lang w:val="en-GB"/>
        </w:rPr>
        <w:t>(</w:t>
      </w:r>
      <w:r w:rsidR="00F119FA" w:rsidRPr="00EC4E03">
        <w:rPr>
          <w:rFonts w:cs="Times New Roman"/>
          <w:i/>
          <w:szCs w:val="26"/>
          <w:lang w:val="en-GB"/>
        </w:rPr>
        <w:t>Khoản phải trả khác chưa thanh toán là khoản đòi tiền phát sinh thêm nên không ảnh hưởng đến Số dư BL).</w:t>
      </w:r>
    </w:p>
    <w:p w14:paraId="765AFB69" w14:textId="0D88F193" w:rsidR="00F119FA" w:rsidRPr="00EC4E03"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EC4E03">
        <w:rPr>
          <w:b/>
        </w:rPr>
        <w:t>Hạch toán các bút toán GL cuối ngày</w:t>
      </w:r>
      <w:r w:rsidRPr="009244AA">
        <w:t xml:space="preserve"> để quản lý số dư sản phẩ</w:t>
      </w:r>
      <w:r>
        <w:t>m Bả</w:t>
      </w:r>
      <w:r w:rsidR="00EC4E03">
        <w:t>o lãnh</w:t>
      </w:r>
      <w:r>
        <w:t xml:space="preserve"> nước</w:t>
      </w:r>
      <w:r w:rsidR="00EC4E03">
        <w:t xml:space="preserve"> ngoài</w:t>
      </w:r>
      <w:r w:rsidR="00B84D98">
        <w:t>:</w:t>
      </w:r>
      <w:r>
        <w:t xml:space="preserve"> </w:t>
      </w:r>
    </w:p>
    <w:commentRangeStart w:id="273"/>
    <w:commentRangeStart w:id="274"/>
    <w:p w14:paraId="192EF846" w14:textId="4E5CF26B" w:rsidR="00EC4E03" w:rsidRPr="003A0EC1" w:rsidRDefault="000A5B02" w:rsidP="00EC4E03">
      <w:pPr>
        <w:pStyle w:val="ListParagraph"/>
        <w:spacing w:before="120" w:after="120" w:line="312" w:lineRule="auto"/>
        <w:ind w:firstLine="0"/>
        <w:contextualSpacing w:val="0"/>
        <w:jc w:val="both"/>
        <w:rPr>
          <w:rFonts w:cs="Times New Roman"/>
          <w:szCs w:val="26"/>
        </w:rPr>
      </w:pPr>
      <w:r>
        <w:object w:dxaOrig="1531" w:dyaOrig="1002" w14:anchorId="39F74589">
          <v:shape id="_x0000_i1041" type="#_x0000_t75" style="width:76.7pt;height:50.5pt" o:ole="">
            <v:imagedata r:id="rId39" o:title=""/>
          </v:shape>
          <o:OLEObject Type="Embed" ProgID="Excel.Sheet.12" ShapeID="_x0000_i1041" DrawAspect="Icon" ObjectID="_1709132682" r:id="rId40"/>
        </w:object>
      </w:r>
      <w:commentRangeEnd w:id="273"/>
      <w:r w:rsidR="000E42C3">
        <w:rPr>
          <w:rStyle w:val="CommentReference"/>
        </w:rPr>
        <w:commentReference w:id="273"/>
      </w:r>
      <w:commentRangeEnd w:id="274"/>
      <w:r w:rsidR="00F463CD">
        <w:rPr>
          <w:rStyle w:val="CommentReference"/>
        </w:rPr>
        <w:commentReference w:id="274"/>
      </w:r>
    </w:p>
    <w:p w14:paraId="0A5BB480" w14:textId="421ED68C" w:rsidR="003A0EC1" w:rsidRPr="00B84D98" w:rsidRDefault="003A0EC1" w:rsidP="009D508E">
      <w:pPr>
        <w:pStyle w:val="ListParagraph"/>
        <w:numPr>
          <w:ilvl w:val="0"/>
          <w:numId w:val="1"/>
        </w:numPr>
        <w:spacing w:before="120" w:after="120" w:line="312" w:lineRule="auto"/>
        <w:ind w:left="0" w:firstLine="425"/>
        <w:contextualSpacing w:val="0"/>
        <w:jc w:val="both"/>
        <w:rPr>
          <w:rFonts w:cs="Times New Roman"/>
          <w:b/>
          <w:szCs w:val="26"/>
        </w:rPr>
      </w:pPr>
      <w:r w:rsidRPr="00B84D98">
        <w:rPr>
          <w:rFonts w:cs="Times New Roman"/>
          <w:b/>
          <w:szCs w:val="26"/>
          <w:lang w:val="en-GB"/>
        </w:rPr>
        <w:t>Chứng từ</w:t>
      </w:r>
      <w:r w:rsidR="0030365C">
        <w:rPr>
          <w:rFonts w:cs="Times New Roman"/>
          <w:b/>
          <w:szCs w:val="26"/>
          <w:lang w:val="en-GB"/>
        </w:rPr>
        <w:t xml:space="preserve"> bảo lãnh:</w:t>
      </w:r>
    </w:p>
    <w:p w14:paraId="7B285688" w14:textId="1550985F" w:rsidR="003A0EC1" w:rsidRPr="003A498C" w:rsidDel="000A5B02" w:rsidRDefault="003A0EC1" w:rsidP="00EC4E03">
      <w:pPr>
        <w:pStyle w:val="ListParagraph"/>
        <w:spacing w:before="120" w:after="120" w:line="312" w:lineRule="auto"/>
        <w:ind w:left="425" w:firstLine="295"/>
        <w:contextualSpacing w:val="0"/>
        <w:jc w:val="both"/>
        <w:rPr>
          <w:del w:id="275" w:author="Nguyen Thu Trang - VTFC - KVH" w:date="2022-03-16T18:33:00Z"/>
          <w:b/>
        </w:rPr>
      </w:pPr>
      <w:del w:id="276" w:author="Nguyen Thu Trang - VTFC - KVH" w:date="2022-03-16T18:33:00Z">
        <w:r w:rsidRPr="003A498C" w:rsidDel="000A5B02">
          <w:rPr>
            <w:b/>
          </w:rPr>
          <w:lastRenderedPageBreak/>
          <w:delText>Cam kết bảo lãnh</w:delText>
        </w:r>
      </w:del>
    </w:p>
    <w:p w14:paraId="558C9CE9" w14:textId="1A9D0028" w:rsidR="003A0EC1" w:rsidRPr="003A498C" w:rsidDel="000A5B02" w:rsidRDefault="003A0EC1" w:rsidP="00BD3695">
      <w:pPr>
        <w:pStyle w:val="ListParagraph"/>
        <w:spacing w:before="120" w:after="120" w:line="312" w:lineRule="auto"/>
        <w:ind w:firstLine="0"/>
        <w:contextualSpacing w:val="0"/>
        <w:jc w:val="both"/>
        <w:rPr>
          <w:del w:id="277" w:author="Nguyen Thu Trang - VTFC - KVH" w:date="2022-03-16T18:33:00Z"/>
          <w:color w:val="FF0000"/>
        </w:rPr>
      </w:pPr>
      <w:del w:id="278" w:author="Nguyen Thu Trang - VTFC - KVH" w:date="2022-03-16T18:33:00Z">
        <w:r w:rsidRPr="003A498C" w:rsidDel="000A5B02">
          <w:rPr>
            <w:color w:val="FF0000"/>
          </w:rPr>
          <w:delText>(Cần bổ sung các mẫu Cam kết bảo lãnh được tạo trong giao dịch)</w:delText>
        </w:r>
      </w:del>
    </w:p>
    <w:p w14:paraId="0E6C7A14" w14:textId="405BCB38" w:rsidR="003A0EC1" w:rsidRPr="003A498C" w:rsidDel="00B664D5" w:rsidRDefault="003A0EC1" w:rsidP="00EC4E03">
      <w:pPr>
        <w:pStyle w:val="ListParagraph"/>
        <w:spacing w:before="120" w:after="120" w:line="312" w:lineRule="auto"/>
        <w:ind w:left="425" w:firstLine="295"/>
        <w:contextualSpacing w:val="0"/>
        <w:jc w:val="both"/>
        <w:rPr>
          <w:del w:id="279" w:author="Nguyen Thu Trang - VTFC - KVH" w:date="2022-03-16T11:26:00Z"/>
          <w:b/>
        </w:rPr>
      </w:pPr>
      <w:commentRangeStart w:id="280"/>
      <w:commentRangeStart w:id="281"/>
      <w:del w:id="282" w:author="Nguyen Thu Trang - VTFC - KVH" w:date="2022-03-16T11:26:00Z">
        <w:r w:rsidRPr="003A498C" w:rsidDel="00B664D5">
          <w:rPr>
            <w:b/>
          </w:rPr>
          <w:delText>Các loại Thông báo</w:delText>
        </w:r>
      </w:del>
    </w:p>
    <w:p w14:paraId="7294062A" w14:textId="38F5D4D4" w:rsidR="003A0EC1" w:rsidRPr="003A498C" w:rsidDel="00B664D5" w:rsidRDefault="003A0EC1" w:rsidP="00BD3695">
      <w:pPr>
        <w:pStyle w:val="ListParagraph"/>
        <w:spacing w:before="120" w:after="120" w:line="312" w:lineRule="auto"/>
        <w:ind w:firstLine="0"/>
        <w:contextualSpacing w:val="0"/>
        <w:jc w:val="both"/>
        <w:rPr>
          <w:del w:id="283" w:author="Nguyen Thu Trang - VTFC - KVH" w:date="2022-03-16T11:26:00Z"/>
          <w:color w:val="FF0000"/>
        </w:rPr>
      </w:pPr>
      <w:del w:id="284" w:author="Nguyen Thu Trang - VTFC - KVH" w:date="2022-03-16T11:26:00Z">
        <w:r w:rsidRPr="003A498C" w:rsidDel="00B664D5">
          <w:rPr>
            <w:color w:val="FF0000"/>
          </w:rPr>
          <w:delText>(Cần bổ sung các mẫu Thông báo được tạo trong giao dịch)</w:delText>
        </w:r>
      </w:del>
      <w:commentRangeEnd w:id="280"/>
      <w:r w:rsidR="00B664D5">
        <w:rPr>
          <w:rStyle w:val="CommentReference"/>
        </w:rPr>
        <w:commentReference w:id="280"/>
      </w:r>
      <w:commentRangeEnd w:id="281"/>
      <w:r w:rsidR="00F463CD">
        <w:rPr>
          <w:rStyle w:val="CommentReference"/>
        </w:rPr>
        <w:commentReference w:id="281"/>
      </w:r>
    </w:p>
    <w:p w14:paraId="33BD5C3D" w14:textId="77777777" w:rsidR="003A0EC1" w:rsidRPr="003A498C" w:rsidRDefault="003A0EC1" w:rsidP="00EC4E03">
      <w:pPr>
        <w:pStyle w:val="ListParagraph"/>
        <w:spacing w:before="120" w:after="120" w:line="312" w:lineRule="auto"/>
        <w:ind w:left="425" w:firstLine="295"/>
        <w:contextualSpacing w:val="0"/>
        <w:jc w:val="both"/>
        <w:rPr>
          <w:b/>
        </w:rPr>
      </w:pPr>
      <w:r w:rsidRPr="003A498C">
        <w:rPr>
          <w:b/>
        </w:rPr>
        <w:t>Giấy đề nghị hạch toán</w:t>
      </w:r>
    </w:p>
    <w:bookmarkStart w:id="285" w:name="_MON_1708935861"/>
    <w:bookmarkEnd w:id="285"/>
    <w:commentRangeStart w:id="286"/>
    <w:commentRangeStart w:id="287"/>
    <w:p w14:paraId="5DC613CF" w14:textId="0288680E" w:rsidR="003A0EC1" w:rsidRDefault="003A0EC1" w:rsidP="00EC4E03">
      <w:pPr>
        <w:pStyle w:val="ListParagraph"/>
        <w:spacing w:before="120" w:after="120" w:line="312" w:lineRule="auto"/>
        <w:ind w:firstLine="0"/>
        <w:contextualSpacing w:val="0"/>
        <w:jc w:val="both"/>
      </w:pPr>
      <w:r>
        <w:object w:dxaOrig="1531" w:dyaOrig="1002" w14:anchorId="12F2DED8">
          <v:shape id="_x0000_i1042" type="#_x0000_t75" style="width:76.7pt;height:50.5pt" o:ole="">
            <v:imagedata r:id="rId41" o:title=""/>
          </v:shape>
          <o:OLEObject Type="Embed" ProgID="Word.Document.8" ShapeID="_x0000_i1042" DrawAspect="Icon" ObjectID="_1709132683" r:id="rId42">
            <o:FieldCodes>\s</o:FieldCodes>
          </o:OLEObject>
        </w:object>
      </w:r>
      <w:commentRangeEnd w:id="286"/>
      <w:r w:rsidR="00D26E99">
        <w:rPr>
          <w:rStyle w:val="CommentReference"/>
        </w:rPr>
        <w:commentReference w:id="286"/>
      </w:r>
      <w:commentRangeEnd w:id="287"/>
      <w:r w:rsidR="00F463CD">
        <w:rPr>
          <w:rStyle w:val="CommentReference"/>
        </w:rPr>
        <w:commentReference w:id="287"/>
      </w:r>
    </w:p>
    <w:p w14:paraId="301E886F" w14:textId="1E447FEF" w:rsidR="00E80D4E" w:rsidRDefault="00E80D4E" w:rsidP="001F55DC">
      <w:pPr>
        <w:pStyle w:val="Heading6"/>
        <w:numPr>
          <w:ilvl w:val="0"/>
          <w:numId w:val="0"/>
        </w:numPr>
        <w:ind w:left="1701" w:hanging="1304"/>
      </w:pPr>
      <w:r>
        <w:t>Xử lý lỗi</w:t>
      </w:r>
    </w:p>
    <w:p w14:paraId="1672A42F"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khách hàng không tồn tại hoặc ở trạng thái không hoạt động.</w:t>
      </w:r>
    </w:p>
    <w:p w14:paraId="47114DFB"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7DE964C8" w14:textId="77777777" w:rsidR="00F119FA"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hạn mức KH</w:t>
      </w:r>
      <w:r>
        <w:rPr>
          <w:rFonts w:cs="Times New Roman"/>
          <w:szCs w:val="26"/>
        </w:rPr>
        <w:t xml:space="preserve"> và/hoặc tài sản bảo đảm</w:t>
      </w:r>
      <w:r w:rsidRPr="00571988">
        <w:rPr>
          <w:rFonts w:cs="Times New Roman"/>
          <w:szCs w:val="26"/>
        </w:rPr>
        <w:t xml:space="preserve"> không đủ để thực hiện giao dịch.</w:t>
      </w:r>
    </w:p>
    <w:p w14:paraId="7DCC3B3F" w14:textId="77777777" w:rsidR="00F119FA"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khai báo đòi tiền vượt quá hoặc giá trị trường Tổng số tiền phải trả = 0</w:t>
      </w:r>
      <w:r>
        <w:rPr>
          <w:rFonts w:cs="Times New Roman"/>
          <w:szCs w:val="26"/>
        </w:rPr>
        <w:t xml:space="preserve"> (trường hợp đăng ký/sửa đổi BCT đòi tiền)</w:t>
      </w:r>
      <w:r w:rsidRPr="00571988">
        <w:rPr>
          <w:rFonts w:cs="Times New Roman"/>
          <w:szCs w:val="26"/>
        </w:rPr>
        <w:t>.</w:t>
      </w:r>
    </w:p>
    <w:p w14:paraId="1F09E3FD" w14:textId="77777777" w:rsidR="00F119FA"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Thông báo lỗi nếu Số tiền thanh toán vượt </w:t>
      </w:r>
      <w:r>
        <w:rPr>
          <w:rFonts w:cs="Times New Roman"/>
          <w:szCs w:val="26"/>
        </w:rPr>
        <w:t>quá Số dư cần thanh toán (trường hợp thanh toán BCT đòi tiền)</w:t>
      </w:r>
    </w:p>
    <w:p w14:paraId="597C1D60"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097FDC1F"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092C487D" w14:textId="53D873C2" w:rsidR="00F119FA" w:rsidRPr="00571988" w:rsidRDefault="004A7D63" w:rsidP="00E25BE7">
      <w:pPr>
        <w:pStyle w:val="Heading4"/>
      </w:pPr>
      <w:r>
        <w:t xml:space="preserve">Chức năng </w:t>
      </w:r>
      <w:r w:rsidR="00F119FA">
        <w:t>Chỉnh sửa hồ sơ</w:t>
      </w:r>
    </w:p>
    <w:p w14:paraId="02E591DF" w14:textId="77777777" w:rsidR="00F119FA" w:rsidRPr="00571988" w:rsidRDefault="00F119FA" w:rsidP="00BD3695">
      <w:pPr>
        <w:spacing w:before="120" w:after="120" w:line="312" w:lineRule="auto"/>
        <w:ind w:firstLine="0"/>
        <w:rPr>
          <w:rFonts w:cs="Times New Roman"/>
          <w:szCs w:val="26"/>
        </w:rPr>
      </w:pPr>
      <w:r w:rsidRPr="00571988">
        <w:rPr>
          <w:rFonts w:cs="Times New Roman"/>
          <w:szCs w:val="26"/>
        </w:rPr>
        <w:t>Chức năng này cho phép người dùng thực hiện các hoạt động sau:</w:t>
      </w:r>
    </w:p>
    <w:p w14:paraId="3C19BCCD"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 xml:space="preserve">Tìm kiếm và lựa chọn </w:t>
      </w:r>
      <w:r w:rsidRPr="00C320C8">
        <w:rPr>
          <w:rFonts w:cs="Times New Roman"/>
          <w:szCs w:val="26"/>
        </w:rPr>
        <w:t>hồ</w:t>
      </w:r>
      <w:r>
        <w:rPr>
          <w:rFonts w:cs="Times New Roman"/>
          <w:szCs w:val="26"/>
        </w:rPr>
        <w:t xml:space="preserve"> sơ giao dịch Bảo lãnh nước ngoài đã xử lý và chỉ cho phép sửa đổi, bổ sung các thông tin cuối cùng của giao dịch</w:t>
      </w:r>
      <w:r w:rsidRPr="00571988">
        <w:rPr>
          <w:rFonts w:cs="Times New Roman"/>
          <w:szCs w:val="26"/>
        </w:rPr>
        <w:t>.</w:t>
      </w:r>
      <w:r w:rsidRPr="009D508E">
        <w:rPr>
          <w:rFonts w:cs="Times New Roman"/>
          <w:szCs w:val="26"/>
        </w:rPr>
        <w:t xml:space="preserve"> </w:t>
      </w:r>
    </w:p>
    <w:p w14:paraId="426CE56F"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Chỉnh sửa khi </w:t>
      </w:r>
      <w:r>
        <w:rPr>
          <w:rFonts w:cs="Times New Roman"/>
          <w:szCs w:val="26"/>
        </w:rPr>
        <w:t>giao dịch chỉnh sửa hồ sơ</w:t>
      </w:r>
      <w:r w:rsidRPr="00571988">
        <w:rPr>
          <w:rFonts w:cs="Times New Roman"/>
          <w:szCs w:val="26"/>
        </w:rPr>
        <w:t xml:space="preserve"> </w:t>
      </w:r>
      <w:r>
        <w:rPr>
          <w:rFonts w:cs="Times New Roman"/>
          <w:szCs w:val="26"/>
        </w:rPr>
        <w:t xml:space="preserve">Bảo lãnh nước ngoài </w:t>
      </w:r>
      <w:r w:rsidRPr="00571988">
        <w:rPr>
          <w:rFonts w:cs="Times New Roman"/>
          <w:szCs w:val="26"/>
        </w:rPr>
        <w:t xml:space="preserve">chưa </w:t>
      </w:r>
      <w:r>
        <w:rPr>
          <w:rFonts w:cs="Times New Roman"/>
          <w:szCs w:val="26"/>
        </w:rPr>
        <w:t xml:space="preserve">được </w:t>
      </w:r>
      <w:r w:rsidRPr="00571988">
        <w:rPr>
          <w:rFonts w:cs="Times New Roman"/>
          <w:szCs w:val="26"/>
        </w:rPr>
        <w:t>phê duyệ</w:t>
      </w:r>
      <w:r>
        <w:rPr>
          <w:rFonts w:cs="Times New Roman"/>
          <w:szCs w:val="26"/>
        </w:rPr>
        <w:t>t</w:t>
      </w:r>
      <w:r w:rsidRPr="00571988">
        <w:rPr>
          <w:rFonts w:cs="Times New Roman"/>
          <w:szCs w:val="26"/>
        </w:rPr>
        <w:t xml:space="preserve"> </w:t>
      </w:r>
    </w:p>
    <w:p w14:paraId="66AA9F73" w14:textId="77777777" w:rsidR="00F119FA"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w:t>
      </w:r>
      <w:r>
        <w:rPr>
          <w:rFonts w:cs="Times New Roman"/>
          <w:szCs w:val="26"/>
        </w:rPr>
        <w:t>chỉnh sửa hồ sơ Bảo lãnh nước ngoài.</w:t>
      </w:r>
    </w:p>
    <w:p w14:paraId="3AB3ED99" w14:textId="77777777" w:rsidR="00F119FA" w:rsidRPr="00571988" w:rsidRDefault="00F119FA" w:rsidP="00BD3695">
      <w:pPr>
        <w:pStyle w:val="ListParagraph"/>
        <w:spacing w:before="120" w:after="120" w:line="312" w:lineRule="auto"/>
        <w:ind w:left="426" w:firstLine="0"/>
        <w:contextualSpacing w:val="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1B995041" w14:textId="77777777" w:rsidR="00E80D4E" w:rsidRDefault="00E80D4E" w:rsidP="00B84D98">
      <w:pPr>
        <w:pStyle w:val="Heading6"/>
        <w:numPr>
          <w:ilvl w:val="0"/>
          <w:numId w:val="0"/>
        </w:numPr>
        <w:ind w:left="1701" w:hanging="1275"/>
      </w:pPr>
      <w:r w:rsidRPr="00980729">
        <w:lastRenderedPageBreak/>
        <w:t xml:space="preserve">Tìm kiếm </w:t>
      </w:r>
      <w:r>
        <w:t>hồ sơ</w:t>
      </w:r>
    </w:p>
    <w:p w14:paraId="04DC1851" w14:textId="77777777" w:rsidR="00F119FA"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Điều kiện lọc: Tất cả các giao dịch đã qua bước xử lý và lưu thông tin Người tạo, Người phê duyệt</w:t>
      </w:r>
    </w:p>
    <w:p w14:paraId="0A9D9F77" w14:textId="77777777" w:rsidR="00F119FA" w:rsidRPr="009D0341"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 xml:space="preserve">Hệ </w:t>
      </w:r>
      <w:r w:rsidRPr="00571988">
        <w:rPr>
          <w:rFonts w:cs="Times New Roman"/>
          <w:szCs w:val="26"/>
        </w:rPr>
        <w:t>thống cho phép tìm kiếm theo các tiêu chí sau đây</w:t>
      </w:r>
      <w:r>
        <w:rPr>
          <w:rFonts w:cs="Times New Roman"/>
          <w:szCs w:val="26"/>
        </w:rPr>
        <w:t>:</w:t>
      </w:r>
    </w:p>
    <w:tbl>
      <w:tblPr>
        <w:tblStyle w:val="TableGrid"/>
        <w:tblW w:w="0" w:type="auto"/>
        <w:tblLook w:val="04A0" w:firstRow="1" w:lastRow="0" w:firstColumn="1" w:lastColumn="0" w:noHBand="0" w:noVBand="1"/>
      </w:tblPr>
      <w:tblGrid>
        <w:gridCol w:w="4508"/>
        <w:gridCol w:w="4508"/>
      </w:tblGrid>
      <w:tr w:rsidR="00F119FA" w14:paraId="182BBAED" w14:textId="77777777" w:rsidTr="00F119FA">
        <w:tc>
          <w:tcPr>
            <w:tcW w:w="4508" w:type="dxa"/>
          </w:tcPr>
          <w:p w14:paraId="5BFB4902" w14:textId="77777777" w:rsidR="00F119FA" w:rsidRPr="004E5D81" w:rsidRDefault="00F119FA" w:rsidP="00BD3695">
            <w:pPr>
              <w:spacing w:line="312" w:lineRule="auto"/>
              <w:ind w:firstLine="0"/>
              <w:jc w:val="center"/>
              <w:rPr>
                <w:rFonts w:cs="Times New Roman"/>
                <w:b/>
                <w:szCs w:val="26"/>
              </w:rPr>
            </w:pPr>
            <w:r w:rsidRPr="004E5D81">
              <w:rPr>
                <w:rFonts w:cs="Times New Roman"/>
                <w:b/>
                <w:szCs w:val="26"/>
              </w:rPr>
              <w:t>Tiêu chí</w:t>
            </w:r>
          </w:p>
        </w:tc>
        <w:tc>
          <w:tcPr>
            <w:tcW w:w="4508" w:type="dxa"/>
          </w:tcPr>
          <w:p w14:paraId="522CB515" w14:textId="77777777" w:rsidR="00F119FA" w:rsidRPr="004E5D81" w:rsidRDefault="00F119FA" w:rsidP="00BD3695">
            <w:pPr>
              <w:spacing w:line="312" w:lineRule="auto"/>
              <w:ind w:firstLine="0"/>
              <w:jc w:val="center"/>
              <w:rPr>
                <w:rFonts w:cs="Times New Roman"/>
                <w:b/>
                <w:szCs w:val="26"/>
              </w:rPr>
            </w:pPr>
            <w:r w:rsidRPr="004E5D81">
              <w:rPr>
                <w:rFonts w:cs="Times New Roman"/>
                <w:b/>
                <w:szCs w:val="26"/>
              </w:rPr>
              <w:t>Mô tả</w:t>
            </w:r>
          </w:p>
        </w:tc>
      </w:tr>
      <w:tr w:rsidR="00F119FA" w14:paraId="1ED2C889" w14:textId="77777777" w:rsidTr="00F119FA">
        <w:tc>
          <w:tcPr>
            <w:tcW w:w="4508" w:type="dxa"/>
          </w:tcPr>
          <w:p w14:paraId="60AED6D6" w14:textId="77777777" w:rsidR="00F119FA" w:rsidRDefault="00F119FA" w:rsidP="00BD3695">
            <w:pPr>
              <w:spacing w:line="312" w:lineRule="auto"/>
              <w:ind w:firstLine="0"/>
              <w:jc w:val="both"/>
              <w:rPr>
                <w:rFonts w:cs="Times New Roman"/>
                <w:szCs w:val="26"/>
              </w:rPr>
            </w:pPr>
            <w:r w:rsidRPr="004E5D81">
              <w:rPr>
                <w:rFonts w:cs="Times New Roman"/>
                <w:szCs w:val="26"/>
              </w:rPr>
              <w:t>Trạng thái</w:t>
            </w:r>
          </w:p>
        </w:tc>
        <w:tc>
          <w:tcPr>
            <w:tcW w:w="4508" w:type="dxa"/>
          </w:tcPr>
          <w:p w14:paraId="2E74A72F" w14:textId="77777777" w:rsidR="00F119FA"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4C3E8EF0" w14:textId="77777777" w:rsidR="00F119FA" w:rsidRPr="00967EAA" w:rsidRDefault="00F119FA" w:rsidP="0074166A">
            <w:pPr>
              <w:spacing w:line="312" w:lineRule="auto"/>
              <w:ind w:firstLine="0"/>
              <w:jc w:val="both"/>
              <w:rPr>
                <w:rFonts w:cs="Times New Roman"/>
                <w:szCs w:val="26"/>
              </w:rPr>
            </w:pPr>
            <w:r>
              <w:rPr>
                <w:rFonts w:cs="Times New Roman"/>
                <w:szCs w:val="26"/>
              </w:rPr>
              <w:t>M</w:t>
            </w:r>
            <w:r w:rsidRPr="00967EAA">
              <w:rPr>
                <w:rFonts w:cs="Times New Roman"/>
                <w:szCs w:val="26"/>
              </w:rPr>
              <w:t>-</w:t>
            </w:r>
            <w:r>
              <w:rPr>
                <w:rFonts w:cs="Times New Roman"/>
                <w:szCs w:val="26"/>
              </w:rPr>
              <w:t>Đã xử lý</w:t>
            </w:r>
            <w:r w:rsidRPr="00967EAA">
              <w:rPr>
                <w:rFonts w:cs="Times New Roman"/>
                <w:szCs w:val="26"/>
              </w:rPr>
              <w:t>, S-Lưu, R-Từ chối phê duyệ</w:t>
            </w:r>
            <w:r>
              <w:rPr>
                <w:rFonts w:cs="Times New Roman"/>
                <w:szCs w:val="26"/>
              </w:rPr>
              <w:t>t</w:t>
            </w:r>
          </w:p>
          <w:p w14:paraId="16FE775D" w14:textId="77777777" w:rsidR="00F119FA"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3B35ED06" w14:textId="77777777" w:rsidR="00F119FA" w:rsidRDefault="00F119FA" w:rsidP="0074166A">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F119FA" w14:paraId="08AF699B" w14:textId="77777777" w:rsidTr="00F119FA">
        <w:tc>
          <w:tcPr>
            <w:tcW w:w="4508" w:type="dxa"/>
          </w:tcPr>
          <w:p w14:paraId="176402F1" w14:textId="77777777" w:rsidR="00F119FA" w:rsidRPr="004E5D81" w:rsidRDefault="00F119FA" w:rsidP="00BD3695">
            <w:pPr>
              <w:spacing w:line="312" w:lineRule="auto"/>
              <w:ind w:firstLine="0"/>
              <w:jc w:val="both"/>
              <w:rPr>
                <w:rFonts w:cs="Times New Roman"/>
                <w:szCs w:val="26"/>
              </w:rPr>
            </w:pPr>
            <w:r>
              <w:rPr>
                <w:rFonts w:cs="Times New Roman"/>
                <w:szCs w:val="26"/>
              </w:rPr>
              <w:t>Tình trạng hoạt động</w:t>
            </w:r>
          </w:p>
        </w:tc>
        <w:tc>
          <w:tcPr>
            <w:tcW w:w="4508" w:type="dxa"/>
          </w:tcPr>
          <w:p w14:paraId="72D1A2DA" w14:textId="77777777" w:rsidR="00F119FA" w:rsidRDefault="00F119FA" w:rsidP="00BD3695">
            <w:pPr>
              <w:spacing w:line="312" w:lineRule="auto"/>
              <w:ind w:firstLine="0"/>
              <w:jc w:val="both"/>
              <w:rPr>
                <w:rFonts w:cs="Times New Roman"/>
                <w:szCs w:val="26"/>
              </w:rPr>
            </w:pPr>
            <w:r>
              <w:rPr>
                <w:rFonts w:cs="Times New Roman"/>
                <w:szCs w:val="26"/>
              </w:rPr>
              <w:t>Gồm c</w:t>
            </w:r>
            <w:r w:rsidRPr="004E5D81">
              <w:rPr>
                <w:rFonts w:cs="Times New Roman"/>
                <w:szCs w:val="26"/>
              </w:rPr>
              <w:t xml:space="preserve">ác lựa chọn: </w:t>
            </w:r>
          </w:p>
          <w:p w14:paraId="6F617416" w14:textId="77777777" w:rsidR="00F119FA" w:rsidRDefault="00F119FA" w:rsidP="00BD3695">
            <w:pPr>
              <w:spacing w:line="312" w:lineRule="auto"/>
              <w:ind w:firstLine="0"/>
              <w:jc w:val="both"/>
              <w:rPr>
                <w:rFonts w:cs="Times New Roman"/>
                <w:szCs w:val="26"/>
              </w:rPr>
            </w:pPr>
            <w:r>
              <w:rPr>
                <w:rFonts w:cs="Times New Roman"/>
                <w:szCs w:val="26"/>
              </w:rPr>
              <w:t>Đang hoạt động, Đóng</w:t>
            </w:r>
          </w:p>
        </w:tc>
      </w:tr>
      <w:tr w:rsidR="00F119FA" w14:paraId="2E8254A0" w14:textId="77777777" w:rsidTr="00F119FA">
        <w:tc>
          <w:tcPr>
            <w:tcW w:w="4508" w:type="dxa"/>
          </w:tcPr>
          <w:p w14:paraId="4C730B4B" w14:textId="77777777" w:rsidR="00F119FA" w:rsidRDefault="00F119FA" w:rsidP="00BD3695">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7485079F" w14:textId="77777777" w:rsidR="00F119FA" w:rsidRDefault="00F119FA" w:rsidP="00BD3695">
            <w:pPr>
              <w:spacing w:line="312" w:lineRule="auto"/>
              <w:ind w:firstLine="0"/>
              <w:jc w:val="both"/>
              <w:rPr>
                <w:rFonts w:cs="Times New Roman"/>
                <w:szCs w:val="26"/>
              </w:rPr>
            </w:pPr>
          </w:p>
        </w:tc>
      </w:tr>
      <w:tr w:rsidR="00F119FA" w14:paraId="19A23C56" w14:textId="77777777" w:rsidTr="00F119FA">
        <w:tc>
          <w:tcPr>
            <w:tcW w:w="4508" w:type="dxa"/>
          </w:tcPr>
          <w:p w14:paraId="58F54D53" w14:textId="77777777" w:rsidR="00F119FA" w:rsidRPr="004E5D81" w:rsidRDefault="00F119FA" w:rsidP="00BD3695">
            <w:pPr>
              <w:spacing w:line="312" w:lineRule="auto"/>
              <w:ind w:firstLine="0"/>
              <w:jc w:val="both"/>
              <w:rPr>
                <w:rFonts w:cs="Times New Roman"/>
                <w:szCs w:val="26"/>
              </w:rPr>
            </w:pPr>
            <w:r>
              <w:rPr>
                <w:rFonts w:cs="Times New Roman"/>
                <w:szCs w:val="26"/>
              </w:rPr>
              <w:t>Số Ref BL EE</w:t>
            </w:r>
          </w:p>
        </w:tc>
        <w:tc>
          <w:tcPr>
            <w:tcW w:w="4508" w:type="dxa"/>
          </w:tcPr>
          <w:p w14:paraId="55A442C4" w14:textId="77777777" w:rsidR="00F119FA" w:rsidRDefault="00F119FA" w:rsidP="00BD3695">
            <w:pPr>
              <w:spacing w:line="312" w:lineRule="auto"/>
              <w:ind w:firstLine="0"/>
              <w:jc w:val="both"/>
              <w:rPr>
                <w:rFonts w:cs="Times New Roman"/>
                <w:szCs w:val="26"/>
              </w:rPr>
            </w:pPr>
          </w:p>
        </w:tc>
      </w:tr>
      <w:tr w:rsidR="00F119FA" w14:paraId="3D40AC09" w14:textId="77777777" w:rsidTr="00F119FA">
        <w:tc>
          <w:tcPr>
            <w:tcW w:w="4508" w:type="dxa"/>
          </w:tcPr>
          <w:p w14:paraId="7FF16EA1" w14:textId="77777777" w:rsidR="00F119FA" w:rsidRDefault="00F119FA" w:rsidP="00BD3695">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6C2E09F3" w14:textId="77777777" w:rsidR="00F119FA" w:rsidRDefault="00F119FA" w:rsidP="00BD3695">
            <w:pPr>
              <w:spacing w:line="312" w:lineRule="auto"/>
              <w:ind w:firstLine="0"/>
              <w:jc w:val="both"/>
              <w:rPr>
                <w:rFonts w:cs="Times New Roman"/>
                <w:szCs w:val="26"/>
              </w:rPr>
            </w:pPr>
            <w:r w:rsidRPr="00572448">
              <w:rPr>
                <w:rFonts w:cs="Times New Roman"/>
                <w:szCs w:val="26"/>
              </w:rPr>
              <w:t>CIF Bên được BL</w:t>
            </w:r>
          </w:p>
        </w:tc>
      </w:tr>
      <w:tr w:rsidR="00F119FA" w14:paraId="4E79C191" w14:textId="77777777" w:rsidTr="00F119FA">
        <w:tc>
          <w:tcPr>
            <w:tcW w:w="4508" w:type="dxa"/>
          </w:tcPr>
          <w:p w14:paraId="75149960" w14:textId="77777777" w:rsidR="00F119FA" w:rsidRPr="004E5D81" w:rsidRDefault="00F119FA" w:rsidP="00BD3695">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324CFC59" w14:textId="77777777" w:rsidR="00F119FA" w:rsidRDefault="00F119FA" w:rsidP="00BD3695">
            <w:pPr>
              <w:spacing w:line="312" w:lineRule="auto"/>
              <w:ind w:firstLine="0"/>
              <w:jc w:val="both"/>
              <w:rPr>
                <w:rFonts w:cs="Times New Roman"/>
                <w:szCs w:val="26"/>
              </w:rPr>
            </w:pPr>
            <w:r w:rsidRPr="00572448">
              <w:rPr>
                <w:rFonts w:cs="Times New Roman"/>
                <w:szCs w:val="26"/>
              </w:rPr>
              <w:t>Tên Bên được BL</w:t>
            </w:r>
          </w:p>
        </w:tc>
      </w:tr>
      <w:tr w:rsidR="00F119FA" w14:paraId="0F4AD710" w14:textId="77777777" w:rsidTr="00F119FA">
        <w:tc>
          <w:tcPr>
            <w:tcW w:w="4508" w:type="dxa"/>
          </w:tcPr>
          <w:p w14:paraId="3003AC59" w14:textId="77777777" w:rsidR="00F119FA" w:rsidRPr="004E5D81" w:rsidRDefault="00F119FA" w:rsidP="00BD3695">
            <w:pPr>
              <w:spacing w:line="312" w:lineRule="auto"/>
              <w:ind w:firstLine="0"/>
              <w:jc w:val="both"/>
              <w:rPr>
                <w:rFonts w:cs="Times New Roman"/>
                <w:szCs w:val="26"/>
              </w:rPr>
            </w:pPr>
            <w:r>
              <w:rPr>
                <w:rFonts w:cs="Times New Roman"/>
                <w:szCs w:val="26"/>
                <w:lang w:val="en-GB"/>
              </w:rPr>
              <w:t>Sự kiện</w:t>
            </w:r>
          </w:p>
        </w:tc>
        <w:tc>
          <w:tcPr>
            <w:tcW w:w="4508" w:type="dxa"/>
          </w:tcPr>
          <w:p w14:paraId="17F78F8D" w14:textId="77777777" w:rsidR="00F119FA" w:rsidRDefault="00F119FA" w:rsidP="00BD3695">
            <w:pPr>
              <w:spacing w:line="312" w:lineRule="auto"/>
              <w:ind w:firstLine="0"/>
              <w:jc w:val="both"/>
              <w:rPr>
                <w:rFonts w:cs="Times New Roman"/>
                <w:szCs w:val="26"/>
              </w:rPr>
            </w:pPr>
            <w:r w:rsidRPr="00954EB7">
              <w:rPr>
                <w:rFonts w:cs="Times New Roman"/>
                <w:szCs w:val="26"/>
                <w:lang w:val="en-GB"/>
              </w:rPr>
              <w:t xml:space="preserve">Các lựa chọn: Tham chiếu Bảng diễn giải sự kiện </w:t>
            </w:r>
            <w:r>
              <w:rPr>
                <w:rFonts w:cs="Times New Roman"/>
                <w:szCs w:val="26"/>
                <w:lang w:val="en-GB"/>
              </w:rPr>
              <w:t>ở chức năng Xử lý hồ sơ mới</w:t>
            </w:r>
          </w:p>
        </w:tc>
      </w:tr>
    </w:tbl>
    <w:p w14:paraId="45293530" w14:textId="77777777" w:rsidR="00F119FA" w:rsidRDefault="00F119FA" w:rsidP="00B84D98">
      <w:pPr>
        <w:spacing w:before="120" w:after="120" w:line="312" w:lineRule="auto"/>
        <w:jc w:val="both"/>
        <w:rPr>
          <w:rFonts w:cs="Times New Roman"/>
          <w:szCs w:val="26"/>
        </w:rPr>
      </w:pPr>
      <w:r w:rsidRPr="00954EB7">
        <w:rPr>
          <w:rFonts w:cs="Times New Roman"/>
          <w:szCs w:val="26"/>
        </w:rPr>
        <w:t xml:space="preserve">Sau khi người dùng bấm nút </w:t>
      </w:r>
      <w:r>
        <w:rPr>
          <w:rFonts w:cs="Times New Roman"/>
          <w:b/>
          <w:szCs w:val="26"/>
        </w:rPr>
        <w:t>Tìm</w:t>
      </w:r>
      <w:r w:rsidRPr="00954EB7">
        <w:rPr>
          <w:rFonts w:cs="Times New Roman"/>
          <w:szCs w:val="26"/>
        </w:rPr>
        <w:t>, nếu có dữ liệu thoả mãn điều kiện tìm kiế</w:t>
      </w:r>
      <w:r>
        <w:rPr>
          <w:rFonts w:cs="Times New Roman"/>
          <w:szCs w:val="26"/>
        </w:rPr>
        <w:t>m, d</w:t>
      </w:r>
      <w:r w:rsidRPr="00954EB7">
        <w:rPr>
          <w:rFonts w:cs="Times New Roman"/>
          <w:szCs w:val="26"/>
        </w:rPr>
        <w:t>anh sách hồ sơ sẽ hiển thị gồm các cột thông tin sau:</w:t>
      </w:r>
    </w:p>
    <w:tbl>
      <w:tblPr>
        <w:tblStyle w:val="TableGrid"/>
        <w:tblW w:w="12484" w:type="dxa"/>
        <w:tblLayout w:type="fixed"/>
        <w:tblLook w:val="04A0" w:firstRow="1" w:lastRow="0" w:firstColumn="1" w:lastColumn="0" w:noHBand="0" w:noVBand="1"/>
      </w:tblPr>
      <w:tblGrid>
        <w:gridCol w:w="702"/>
        <w:gridCol w:w="551"/>
        <w:gridCol w:w="982"/>
        <w:gridCol w:w="992"/>
        <w:gridCol w:w="992"/>
        <w:gridCol w:w="992"/>
        <w:gridCol w:w="851"/>
        <w:gridCol w:w="850"/>
        <w:gridCol w:w="709"/>
        <w:gridCol w:w="851"/>
        <w:gridCol w:w="851"/>
        <w:gridCol w:w="851"/>
        <w:gridCol w:w="770"/>
        <w:gridCol w:w="770"/>
        <w:gridCol w:w="770"/>
      </w:tblGrid>
      <w:tr w:rsidR="00F119FA" w:rsidRPr="00582FD9" w14:paraId="3EBCA535" w14:textId="77777777" w:rsidTr="00F119FA">
        <w:tc>
          <w:tcPr>
            <w:tcW w:w="702" w:type="dxa"/>
          </w:tcPr>
          <w:p w14:paraId="58EA4B00"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Ngày GD</w:t>
            </w:r>
          </w:p>
        </w:tc>
        <w:tc>
          <w:tcPr>
            <w:tcW w:w="551" w:type="dxa"/>
          </w:tcPr>
          <w:p w14:paraId="2F4C33AA"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Số BL</w:t>
            </w:r>
          </w:p>
        </w:tc>
        <w:tc>
          <w:tcPr>
            <w:tcW w:w="982" w:type="dxa"/>
          </w:tcPr>
          <w:p w14:paraId="1966D37B"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 xml:space="preserve">Số Ref </w:t>
            </w:r>
            <w:r>
              <w:rPr>
                <w:rFonts w:cs="Times New Roman"/>
                <w:sz w:val="20"/>
                <w:szCs w:val="20"/>
              </w:rPr>
              <w:t>BL EE</w:t>
            </w:r>
          </w:p>
        </w:tc>
        <w:tc>
          <w:tcPr>
            <w:tcW w:w="992" w:type="dxa"/>
          </w:tcPr>
          <w:p w14:paraId="18CBDD8B"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CIF Bên được BL</w:t>
            </w:r>
          </w:p>
        </w:tc>
        <w:tc>
          <w:tcPr>
            <w:tcW w:w="992" w:type="dxa"/>
          </w:tcPr>
          <w:p w14:paraId="5FFED863"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Tên Bên được BL</w:t>
            </w:r>
          </w:p>
        </w:tc>
        <w:tc>
          <w:tcPr>
            <w:tcW w:w="992" w:type="dxa"/>
          </w:tcPr>
          <w:p w14:paraId="4EC04553"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Tên Bên nhận BL</w:t>
            </w:r>
          </w:p>
        </w:tc>
        <w:tc>
          <w:tcPr>
            <w:tcW w:w="851" w:type="dxa"/>
          </w:tcPr>
          <w:p w14:paraId="4130688E"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850" w:type="dxa"/>
          </w:tcPr>
          <w:p w14:paraId="7927DC89"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709" w:type="dxa"/>
          </w:tcPr>
          <w:p w14:paraId="09446284"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Số dư BL</w:t>
            </w:r>
          </w:p>
        </w:tc>
        <w:tc>
          <w:tcPr>
            <w:tcW w:w="851" w:type="dxa"/>
          </w:tcPr>
          <w:p w14:paraId="1F84276A" w14:textId="77777777" w:rsidR="00F119FA" w:rsidRPr="00582FD9" w:rsidRDefault="00F119FA" w:rsidP="00BD3695">
            <w:pPr>
              <w:spacing w:before="120" w:after="120" w:line="312" w:lineRule="auto"/>
              <w:ind w:firstLine="0"/>
              <w:jc w:val="both"/>
              <w:rPr>
                <w:rFonts w:cs="Times New Roman"/>
                <w:sz w:val="20"/>
                <w:szCs w:val="20"/>
              </w:rPr>
            </w:pPr>
            <w:r w:rsidRPr="00954EB7">
              <w:rPr>
                <w:rFonts w:cs="Times New Roman"/>
                <w:sz w:val="20"/>
                <w:szCs w:val="20"/>
                <w:lang w:val="en-GB"/>
              </w:rPr>
              <w:t>Sự kiện</w:t>
            </w:r>
          </w:p>
        </w:tc>
        <w:tc>
          <w:tcPr>
            <w:tcW w:w="851" w:type="dxa"/>
          </w:tcPr>
          <w:p w14:paraId="2BE8CF99" w14:textId="77777777" w:rsidR="00F119FA" w:rsidRPr="00582FD9" w:rsidRDefault="00F119FA" w:rsidP="00BD3695">
            <w:pPr>
              <w:spacing w:before="120" w:after="120" w:line="312" w:lineRule="auto"/>
              <w:ind w:firstLine="0"/>
              <w:jc w:val="both"/>
              <w:rPr>
                <w:rFonts w:cs="Times New Roman"/>
                <w:sz w:val="20"/>
                <w:szCs w:val="20"/>
              </w:rPr>
            </w:pPr>
            <w:r>
              <w:rPr>
                <w:rFonts w:cs="Times New Roman"/>
                <w:sz w:val="20"/>
                <w:szCs w:val="20"/>
              </w:rPr>
              <w:t>STT Sự kiện</w:t>
            </w:r>
          </w:p>
        </w:tc>
        <w:tc>
          <w:tcPr>
            <w:tcW w:w="851" w:type="dxa"/>
          </w:tcPr>
          <w:p w14:paraId="1D70DC01"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770" w:type="dxa"/>
          </w:tcPr>
          <w:p w14:paraId="0DB4C76A" w14:textId="77777777" w:rsidR="00F119FA" w:rsidRPr="00582FD9" w:rsidRDefault="00F119FA" w:rsidP="00BD3695">
            <w:pPr>
              <w:spacing w:before="120" w:after="120" w:line="312" w:lineRule="auto"/>
              <w:ind w:firstLine="0"/>
              <w:jc w:val="both"/>
              <w:rPr>
                <w:rFonts w:cs="Times New Roman"/>
                <w:sz w:val="20"/>
                <w:szCs w:val="20"/>
              </w:rPr>
            </w:pPr>
            <w:r>
              <w:rPr>
                <w:rFonts w:cs="Times New Roman"/>
                <w:sz w:val="20"/>
                <w:szCs w:val="20"/>
              </w:rPr>
              <w:t>Người phê duyệt</w:t>
            </w:r>
          </w:p>
        </w:tc>
        <w:tc>
          <w:tcPr>
            <w:tcW w:w="770" w:type="dxa"/>
          </w:tcPr>
          <w:p w14:paraId="6B52F80F"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Trạng thái</w:t>
            </w:r>
          </w:p>
        </w:tc>
        <w:tc>
          <w:tcPr>
            <w:tcW w:w="770" w:type="dxa"/>
          </w:tcPr>
          <w:p w14:paraId="69034D62" w14:textId="77777777" w:rsidR="00F119FA" w:rsidRPr="00582FD9" w:rsidRDefault="00F119FA" w:rsidP="00BD3695">
            <w:pPr>
              <w:spacing w:before="120" w:after="120" w:line="312" w:lineRule="auto"/>
              <w:ind w:firstLine="0"/>
              <w:jc w:val="both"/>
              <w:rPr>
                <w:rFonts w:cs="Times New Roman"/>
                <w:sz w:val="20"/>
                <w:szCs w:val="20"/>
              </w:rPr>
            </w:pPr>
            <w:r>
              <w:rPr>
                <w:rFonts w:cs="Times New Roman"/>
                <w:sz w:val="20"/>
                <w:szCs w:val="20"/>
              </w:rPr>
              <w:t>Tình trạng HĐ</w:t>
            </w:r>
          </w:p>
        </w:tc>
      </w:tr>
    </w:tbl>
    <w:p w14:paraId="44ECB889" w14:textId="77777777" w:rsidR="00E80D4E" w:rsidRDefault="00E80D4E" w:rsidP="00B84D98">
      <w:pPr>
        <w:pStyle w:val="Heading6"/>
        <w:numPr>
          <w:ilvl w:val="0"/>
          <w:numId w:val="0"/>
        </w:numPr>
        <w:spacing w:before="240"/>
        <w:ind w:left="1714" w:hanging="1282"/>
      </w:pPr>
      <w:r>
        <w:t>Màn hình giao dịch</w:t>
      </w:r>
    </w:p>
    <w:p w14:paraId="1F386DE5" w14:textId="74AF154A" w:rsidR="00F119FA" w:rsidRDefault="00F119FA" w:rsidP="00B84D98">
      <w:pPr>
        <w:spacing w:before="120" w:after="120" w:line="312" w:lineRule="auto"/>
        <w:ind w:firstLine="432"/>
        <w:jc w:val="both"/>
        <w:rPr>
          <w:rFonts w:cs="Times New Roman"/>
          <w:szCs w:val="26"/>
        </w:rPr>
      </w:pPr>
      <w:r w:rsidRPr="005F3CB8">
        <w:rPr>
          <w:rFonts w:cs="Times New Roman"/>
          <w:szCs w:val="26"/>
        </w:rPr>
        <w:t xml:space="preserve">Màn hình chức năng Chỉnh sửa hồ sơ tương tự như Màn hình chức năng Xử lý hồ sơ mới </w:t>
      </w:r>
      <w:r>
        <w:rPr>
          <w:rFonts w:cs="Times New Roman"/>
          <w:szCs w:val="26"/>
        </w:rPr>
        <w:t xml:space="preserve">nhưng thông tin hiển thị là </w:t>
      </w:r>
      <w:r w:rsidRPr="005F3CB8">
        <w:rPr>
          <w:rFonts w:cs="Times New Roman"/>
          <w:szCs w:val="26"/>
        </w:rPr>
        <w:t>thông tin cuối cùng của giao dịch (Master)</w:t>
      </w:r>
      <w:r>
        <w:rPr>
          <w:rFonts w:cs="Times New Roman"/>
          <w:szCs w:val="26"/>
        </w:rPr>
        <w:t>, cho phép người dùng chỉnh sửa một số thông tin giao dịch, Chứng từ, Thông tin hạch toán</w:t>
      </w:r>
      <w:r w:rsidR="00B84D98">
        <w:rPr>
          <w:rFonts w:cs="Times New Roman"/>
          <w:szCs w:val="26"/>
        </w:rPr>
        <w:t xml:space="preserve"> gồm Phí</w:t>
      </w:r>
      <w:r>
        <w:rPr>
          <w:rFonts w:cs="Times New Roman"/>
          <w:szCs w:val="26"/>
        </w:rPr>
        <w:t>, Ký quỹ, Thanh toán và TSBĐ.</w:t>
      </w:r>
    </w:p>
    <w:p w14:paraId="487028E6" w14:textId="0887B6BE" w:rsidR="00E80D4E" w:rsidRDefault="00E80D4E" w:rsidP="00B84D98">
      <w:pPr>
        <w:pStyle w:val="Heading6"/>
        <w:numPr>
          <w:ilvl w:val="0"/>
          <w:numId w:val="0"/>
        </w:numPr>
        <w:ind w:left="1701" w:hanging="1275"/>
      </w:pPr>
      <w:r>
        <w:lastRenderedPageBreak/>
        <w:t>Đầu ra</w:t>
      </w:r>
    </w:p>
    <w:p w14:paraId="74D2F834"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w:t>
      </w:r>
      <w:r>
        <w:rPr>
          <w:rFonts w:cs="Times New Roman"/>
          <w:szCs w:val="26"/>
        </w:rPr>
        <w:t xml:space="preserve">giao dịch </w:t>
      </w:r>
      <w:r w:rsidRPr="00571988">
        <w:rPr>
          <w:rFonts w:cs="Times New Roman"/>
          <w:szCs w:val="26"/>
        </w:rPr>
        <w:t xml:space="preserve">sau khi được phê duyệt thành công sẽ có Trạng thái </w:t>
      </w:r>
      <w:r w:rsidRPr="00571988">
        <w:rPr>
          <w:rFonts w:cs="Times New Roman"/>
          <w:b/>
          <w:szCs w:val="26"/>
        </w:rPr>
        <w:t>M</w:t>
      </w:r>
      <w:r>
        <w:rPr>
          <w:rFonts w:cs="Times New Roman"/>
          <w:szCs w:val="26"/>
        </w:rPr>
        <w:t xml:space="preserve">. </w:t>
      </w:r>
      <w:r w:rsidRPr="001D7B38">
        <w:rPr>
          <w:rFonts w:cs="Times New Roman"/>
          <w:color w:val="FF0000"/>
          <w:szCs w:val="26"/>
        </w:rPr>
        <w:t>Sau khi phê duyệt giao dịch, hệ thống cập nhật trạng thái giao dịch “Điều chỉnh thủ công”</w:t>
      </w:r>
      <w:r>
        <w:rPr>
          <w:rFonts w:cs="Times New Roman"/>
          <w:color w:val="FF0000"/>
          <w:szCs w:val="26"/>
        </w:rPr>
        <w:t>.</w:t>
      </w:r>
    </w:p>
    <w:p w14:paraId="5C88DCF3" w14:textId="54D2C68D" w:rsidR="00F119FA" w:rsidRPr="0030365C" w:rsidRDefault="00B84D98" w:rsidP="009D508E">
      <w:pPr>
        <w:pStyle w:val="ListParagraph"/>
        <w:numPr>
          <w:ilvl w:val="0"/>
          <w:numId w:val="1"/>
        </w:numPr>
        <w:spacing w:before="120" w:after="120" w:line="312" w:lineRule="auto"/>
        <w:ind w:left="0" w:firstLine="425"/>
        <w:contextualSpacing w:val="0"/>
        <w:jc w:val="both"/>
        <w:rPr>
          <w:rFonts w:cs="Times New Roman"/>
          <w:szCs w:val="26"/>
        </w:rPr>
      </w:pPr>
      <w:r w:rsidRPr="00F23825">
        <w:rPr>
          <w:rFonts w:cs="Times New Roman"/>
          <w:b/>
          <w:szCs w:val="26"/>
        </w:rPr>
        <w:t>C</w:t>
      </w:r>
      <w:r w:rsidR="00F119FA" w:rsidRPr="00F23825">
        <w:rPr>
          <w:rFonts w:cs="Times New Roman"/>
          <w:b/>
          <w:szCs w:val="26"/>
        </w:rPr>
        <w:t>ập nhật hạn mức</w:t>
      </w:r>
      <w:r w:rsidR="0030365C" w:rsidRPr="00F23825">
        <w:rPr>
          <w:rFonts w:cs="Times New Roman"/>
          <w:b/>
          <w:szCs w:val="26"/>
        </w:rPr>
        <w:t>, Cập nhật số dư</w:t>
      </w:r>
      <w:r w:rsidR="00F119FA" w:rsidRPr="00F23825">
        <w:rPr>
          <w:rFonts w:cs="Times New Roman"/>
          <w:b/>
          <w:szCs w:val="26"/>
        </w:rPr>
        <w:t xml:space="preserve"> sau khi phê duyệt</w:t>
      </w:r>
      <w:r w:rsidR="0030365C" w:rsidRPr="00F23825">
        <w:rPr>
          <w:rFonts w:cs="Times New Roman"/>
          <w:b/>
          <w:szCs w:val="26"/>
        </w:rPr>
        <w:t xml:space="preserve">, </w:t>
      </w:r>
      <w:r w:rsidR="0030365C" w:rsidRPr="00F23825">
        <w:rPr>
          <w:b/>
        </w:rPr>
        <w:t>Hạch toán các bút toán GL cuối ngày, Chứng từ bảo lãnh</w:t>
      </w:r>
      <w:r w:rsidR="00F119FA" w:rsidRPr="00F23825">
        <w:rPr>
          <w:rFonts w:cs="Times New Roman"/>
          <w:b/>
          <w:szCs w:val="26"/>
        </w:rPr>
        <w:t>:</w:t>
      </w:r>
      <w:r w:rsidR="00F119FA" w:rsidRPr="0030365C">
        <w:rPr>
          <w:rFonts w:cs="Times New Roman"/>
          <w:szCs w:val="26"/>
        </w:rPr>
        <w:t xml:space="preserve"> </w:t>
      </w:r>
      <w:r w:rsidR="0030365C">
        <w:rPr>
          <w:rFonts w:cs="Times New Roman"/>
          <w:szCs w:val="26"/>
        </w:rPr>
        <w:t>Xem mô tả ở chức năng Xử lý hồ sơ mới</w:t>
      </w:r>
    </w:p>
    <w:p w14:paraId="597A5E6E" w14:textId="5F8A72B1" w:rsidR="00E80D4E" w:rsidRDefault="00E80D4E" w:rsidP="00B84D98">
      <w:pPr>
        <w:pStyle w:val="Heading6"/>
        <w:numPr>
          <w:ilvl w:val="0"/>
          <w:numId w:val="0"/>
        </w:numPr>
        <w:ind w:left="1701" w:hanging="1275"/>
      </w:pPr>
      <w:r>
        <w:t>Xử lý lỗi</w:t>
      </w:r>
    </w:p>
    <w:p w14:paraId="259776FD" w14:textId="5A98AFF9" w:rsidR="00F119FA" w:rsidRPr="00571988" w:rsidRDefault="0030365C" w:rsidP="0030365C">
      <w:pPr>
        <w:pStyle w:val="ListParagraph"/>
        <w:spacing w:before="120" w:after="120" w:line="312" w:lineRule="auto"/>
        <w:ind w:left="0" w:firstLine="397"/>
        <w:contextualSpacing w:val="0"/>
        <w:jc w:val="both"/>
        <w:rPr>
          <w:rFonts w:cs="Times New Roman"/>
          <w:szCs w:val="26"/>
        </w:rPr>
      </w:pPr>
      <w:r>
        <w:rPr>
          <w:rFonts w:cs="Times New Roman"/>
          <w:szCs w:val="26"/>
        </w:rPr>
        <w:t>Giống chức năng Xử lý hồ sơ mới</w:t>
      </w:r>
      <w:r w:rsidR="00F119FA" w:rsidRPr="00571988">
        <w:rPr>
          <w:rFonts w:cs="Times New Roman"/>
          <w:szCs w:val="26"/>
        </w:rPr>
        <w:t>.</w:t>
      </w:r>
    </w:p>
    <w:p w14:paraId="3EBC9C21" w14:textId="31DDC5E6" w:rsidR="00F119FA" w:rsidRPr="00571988" w:rsidRDefault="004A7D63" w:rsidP="00E25BE7">
      <w:pPr>
        <w:pStyle w:val="Heading4"/>
      </w:pPr>
      <w:r>
        <w:t xml:space="preserve">Chức năng </w:t>
      </w:r>
      <w:r w:rsidR="00F119FA">
        <w:t xml:space="preserve">Vấn tin hồ sơ </w:t>
      </w:r>
      <w:r w:rsidR="00F119FA" w:rsidRPr="00E25BE7">
        <w:rPr>
          <w:i/>
          <w:color w:val="FF0000"/>
        </w:rPr>
        <w:t>(tên cũ: Vấn tin lịch sử bảo lãnh nước ngoài (BG-Foreign))</w:t>
      </w:r>
    </w:p>
    <w:p w14:paraId="64BE7E1F" w14:textId="77777777" w:rsidR="00F119FA" w:rsidRPr="00571988" w:rsidRDefault="00F119FA" w:rsidP="0030365C">
      <w:pPr>
        <w:spacing w:before="120" w:after="120" w:line="312" w:lineRule="auto"/>
        <w:ind w:firstLine="397"/>
        <w:rPr>
          <w:rFonts w:cs="Times New Roman"/>
          <w:szCs w:val="26"/>
        </w:rPr>
      </w:pPr>
      <w:r w:rsidRPr="00571988">
        <w:rPr>
          <w:rFonts w:cs="Times New Roman"/>
          <w:szCs w:val="26"/>
        </w:rPr>
        <w:t>Chức năng này cho phép người dùng thực hiện các hoạt động sau:</w:t>
      </w:r>
    </w:p>
    <w:p w14:paraId="7AF946D2"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Vấn tin các thông tin chính của </w:t>
      </w:r>
      <w:r>
        <w:rPr>
          <w:rFonts w:cs="Times New Roman"/>
          <w:szCs w:val="26"/>
        </w:rPr>
        <w:t>giao dịch bảo lãnh</w:t>
      </w:r>
      <w:r w:rsidRPr="00571988">
        <w:rPr>
          <w:rFonts w:cs="Times New Roman"/>
          <w:szCs w:val="26"/>
        </w:rPr>
        <w:t xml:space="preserve"> nước</w:t>
      </w:r>
      <w:r>
        <w:rPr>
          <w:rFonts w:cs="Times New Roman"/>
          <w:szCs w:val="26"/>
        </w:rPr>
        <w:t xml:space="preserve"> ngoài</w:t>
      </w:r>
      <w:r w:rsidRPr="00571988">
        <w:rPr>
          <w:rFonts w:cs="Times New Roman"/>
          <w:szCs w:val="26"/>
        </w:rPr>
        <w:t xml:space="preserve"> và/hoặc hồ sơ BCT đòi tiền theo </w:t>
      </w:r>
      <w:r>
        <w:rPr>
          <w:rFonts w:cs="Times New Roman"/>
          <w:szCs w:val="26"/>
        </w:rPr>
        <w:t>bảo lãnh</w:t>
      </w:r>
      <w:r w:rsidRPr="00571988">
        <w:rPr>
          <w:rFonts w:cs="Times New Roman"/>
          <w:szCs w:val="26"/>
        </w:rPr>
        <w:t xml:space="preserve"> nước</w:t>
      </w:r>
      <w:r>
        <w:rPr>
          <w:rFonts w:cs="Times New Roman"/>
          <w:szCs w:val="26"/>
        </w:rPr>
        <w:t xml:space="preserve"> ngoài</w:t>
      </w:r>
      <w:r w:rsidRPr="00571988">
        <w:rPr>
          <w:rFonts w:cs="Times New Roman"/>
          <w:szCs w:val="26"/>
        </w:rPr>
        <w:t xml:space="preserve"> được cập nhật nhất đến thời điểm hiện tại (Thông tin Master).</w:t>
      </w:r>
    </w:p>
    <w:p w14:paraId="481EE524"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Vấn tin lịch sử giao dị</w:t>
      </w:r>
      <w:r>
        <w:rPr>
          <w:rFonts w:cs="Times New Roman"/>
          <w:szCs w:val="26"/>
        </w:rPr>
        <w:t>ch:</w:t>
      </w:r>
      <w:r w:rsidRPr="00571988">
        <w:rPr>
          <w:rFonts w:cs="Times New Roman"/>
          <w:szCs w:val="26"/>
        </w:rPr>
        <w:t xml:space="preserve"> Người dùng có thể chọn xem từng sự kiện giao dịch và in chứng từ nếu muốn.</w:t>
      </w:r>
    </w:p>
    <w:p w14:paraId="644983D9" w14:textId="77777777" w:rsidR="00F119FA" w:rsidRPr="00571988" w:rsidRDefault="00F119FA" w:rsidP="00BD3695">
      <w:pPr>
        <w:pStyle w:val="ListParagraph"/>
        <w:spacing w:before="120" w:after="120" w:line="312" w:lineRule="auto"/>
        <w:ind w:left="426" w:firstLine="0"/>
        <w:contextualSpacing w:val="0"/>
        <w:jc w:val="both"/>
        <w:rPr>
          <w:rFonts w:cs="Times New Roman"/>
          <w:szCs w:val="26"/>
        </w:rPr>
      </w:pPr>
      <w:r w:rsidRPr="00571988">
        <w:rPr>
          <w:rFonts w:cs="Times New Roman"/>
          <w:szCs w:val="26"/>
        </w:rPr>
        <w:t>Vấn tin thông tin người khởi tạo, người phê duyệt hồ sơ.</w:t>
      </w:r>
    </w:p>
    <w:p w14:paraId="7353F9A4" w14:textId="57940301" w:rsidR="00F119FA" w:rsidRPr="00571988" w:rsidRDefault="00E80D4E" w:rsidP="0030365C">
      <w:pPr>
        <w:pStyle w:val="Heading6"/>
        <w:numPr>
          <w:ilvl w:val="0"/>
          <w:numId w:val="0"/>
        </w:numPr>
        <w:ind w:left="1701" w:hanging="1275"/>
      </w:pPr>
      <w:r w:rsidRPr="00980729">
        <w:t xml:space="preserve">Tìm kiếm </w:t>
      </w:r>
      <w:r>
        <w:t>hồ sơ</w:t>
      </w:r>
    </w:p>
    <w:p w14:paraId="779CF24D" w14:textId="77777777" w:rsidR="00F119FA" w:rsidRPr="009D0341" w:rsidRDefault="00F119FA" w:rsidP="00BD3695">
      <w:pPr>
        <w:pStyle w:val="ListParagraph"/>
        <w:spacing w:before="120" w:after="120" w:line="312" w:lineRule="auto"/>
        <w:ind w:left="425" w:firstLine="0"/>
        <w:contextualSpacing w:val="0"/>
        <w:jc w:val="both"/>
        <w:rPr>
          <w:rFonts w:cs="Times New Roman"/>
          <w:szCs w:val="26"/>
        </w:rPr>
      </w:pPr>
      <w:r>
        <w:rPr>
          <w:rFonts w:cs="Times New Roman"/>
          <w:szCs w:val="26"/>
        </w:rPr>
        <w:t>Tương tự chức năng Vấn tin bảo lãnh trong nước.</w:t>
      </w:r>
    </w:p>
    <w:p w14:paraId="644417E0" w14:textId="08B1E1B9" w:rsidR="00E80D4E" w:rsidRDefault="00E80D4E" w:rsidP="0030365C">
      <w:pPr>
        <w:pStyle w:val="Heading6"/>
        <w:numPr>
          <w:ilvl w:val="0"/>
          <w:numId w:val="0"/>
        </w:numPr>
        <w:ind w:left="1701" w:hanging="1275"/>
      </w:pPr>
      <w:r>
        <w:t>Màn hình giao dịch</w:t>
      </w:r>
    </w:p>
    <w:p w14:paraId="6A52E2A6" w14:textId="77777777" w:rsidR="00F119FA" w:rsidRDefault="00F119FA" w:rsidP="00BD3695">
      <w:pPr>
        <w:pStyle w:val="ListParagraph"/>
        <w:spacing w:before="120" w:after="120" w:line="312" w:lineRule="auto"/>
        <w:ind w:left="425" w:firstLine="0"/>
        <w:contextualSpacing w:val="0"/>
        <w:jc w:val="both"/>
        <w:rPr>
          <w:rFonts w:cs="Times New Roman"/>
          <w:szCs w:val="26"/>
        </w:rPr>
      </w:pPr>
      <w:r>
        <w:rPr>
          <w:rFonts w:cs="Times New Roman"/>
          <w:szCs w:val="26"/>
        </w:rPr>
        <w:t>Tương tự chức năng Vấn tin bảo lãnh trong nước.</w:t>
      </w:r>
    </w:p>
    <w:p w14:paraId="6027495F" w14:textId="3B8BA7E5" w:rsidR="00F119FA" w:rsidRDefault="00F119FA" w:rsidP="009D508E">
      <w:pPr>
        <w:pStyle w:val="Heading3"/>
      </w:pPr>
      <w:r w:rsidRPr="00571988">
        <w:t xml:space="preserve">Bảo lãnh </w:t>
      </w:r>
      <w:r>
        <w:t>đến</w:t>
      </w:r>
    </w:p>
    <w:p w14:paraId="5E36B5CD" w14:textId="77777777" w:rsidR="00F119FA" w:rsidRPr="00504316" w:rsidRDefault="00F119FA" w:rsidP="009D508E">
      <w:pPr>
        <w:spacing w:before="120" w:after="120" w:line="312" w:lineRule="auto"/>
        <w:rPr>
          <w:rFonts w:cs="Times New Roman"/>
          <w:b/>
          <w:szCs w:val="26"/>
          <w:u w:val="single"/>
        </w:rPr>
      </w:pPr>
      <w:r w:rsidRPr="00504316">
        <w:rPr>
          <w:rFonts w:cs="Times New Roman"/>
          <w:b/>
          <w:szCs w:val="26"/>
          <w:u w:val="single"/>
        </w:rPr>
        <w:t xml:space="preserve">Menu sản phẩm Bảo lãnh </w:t>
      </w:r>
      <w:r>
        <w:rPr>
          <w:rFonts w:cs="Times New Roman"/>
          <w:b/>
          <w:szCs w:val="26"/>
          <w:u w:val="single"/>
        </w:rPr>
        <w:t>đến</w:t>
      </w:r>
      <w:r w:rsidRPr="00504316">
        <w:rPr>
          <w:rFonts w:cs="Times New Roman"/>
          <w:b/>
          <w:szCs w:val="26"/>
          <w:u w:val="single"/>
        </w:rPr>
        <w:t xml:space="preserve"> gồm các chức năng sau:</w:t>
      </w:r>
    </w:p>
    <w:tbl>
      <w:tblPr>
        <w:tblStyle w:val="TableGrid"/>
        <w:tblW w:w="9598" w:type="dxa"/>
        <w:tblLook w:val="04A0" w:firstRow="1" w:lastRow="0" w:firstColumn="1" w:lastColumn="0" w:noHBand="0" w:noVBand="1"/>
      </w:tblPr>
      <w:tblGrid>
        <w:gridCol w:w="1838"/>
        <w:gridCol w:w="2802"/>
        <w:gridCol w:w="4958"/>
      </w:tblGrid>
      <w:tr w:rsidR="00F119FA" w:rsidRPr="00470FB8" w14:paraId="52BAF514" w14:textId="77777777" w:rsidTr="00F119FA">
        <w:trPr>
          <w:trHeight w:val="796"/>
        </w:trPr>
        <w:tc>
          <w:tcPr>
            <w:tcW w:w="1838" w:type="dxa"/>
            <w:vMerge w:val="restart"/>
          </w:tcPr>
          <w:p w14:paraId="73E94FB6" w14:textId="77777777" w:rsidR="00F119FA" w:rsidRDefault="00F119FA" w:rsidP="00BD3695">
            <w:pPr>
              <w:spacing w:line="312" w:lineRule="auto"/>
              <w:ind w:firstLine="0"/>
              <w:rPr>
                <w:rFonts w:cs="Times New Roman"/>
                <w:szCs w:val="26"/>
              </w:rPr>
            </w:pPr>
            <w:r w:rsidRPr="00470FB8">
              <w:rPr>
                <w:rFonts w:cs="Times New Roman"/>
                <w:szCs w:val="26"/>
              </w:rPr>
              <w:t>B</w:t>
            </w:r>
            <w:r>
              <w:rPr>
                <w:rFonts w:cs="Times New Roman"/>
                <w:szCs w:val="26"/>
              </w:rPr>
              <w:t>ảo lãnh đến</w:t>
            </w:r>
          </w:p>
          <w:p w14:paraId="58A3FBF1" w14:textId="77777777" w:rsidR="00F119FA" w:rsidRPr="00470FB8" w:rsidRDefault="00F119FA" w:rsidP="00BD3695">
            <w:pPr>
              <w:spacing w:line="312" w:lineRule="auto"/>
              <w:ind w:firstLine="0"/>
              <w:rPr>
                <w:rFonts w:cs="Times New Roman"/>
                <w:szCs w:val="26"/>
              </w:rPr>
            </w:pPr>
          </w:p>
        </w:tc>
        <w:tc>
          <w:tcPr>
            <w:tcW w:w="2802" w:type="dxa"/>
          </w:tcPr>
          <w:p w14:paraId="26052C16" w14:textId="77777777" w:rsidR="00F119FA" w:rsidRPr="00470FB8" w:rsidRDefault="00F119FA" w:rsidP="00BD3695">
            <w:pPr>
              <w:spacing w:line="312" w:lineRule="auto"/>
              <w:ind w:firstLine="0"/>
              <w:rPr>
                <w:rFonts w:cs="Times New Roman"/>
                <w:szCs w:val="26"/>
              </w:rPr>
            </w:pPr>
            <w:r>
              <w:rPr>
                <w:rFonts w:cs="Times New Roman"/>
                <w:szCs w:val="26"/>
              </w:rPr>
              <w:t>Xử lý hồ sơ mới</w:t>
            </w:r>
          </w:p>
        </w:tc>
        <w:tc>
          <w:tcPr>
            <w:tcW w:w="4958" w:type="dxa"/>
          </w:tcPr>
          <w:p w14:paraId="2F79122C" w14:textId="77777777" w:rsidR="00F119FA" w:rsidRPr="00470FB8" w:rsidRDefault="00F119FA" w:rsidP="00BD3695">
            <w:pPr>
              <w:spacing w:line="312" w:lineRule="auto"/>
              <w:ind w:firstLine="0"/>
              <w:rPr>
                <w:rFonts w:cs="Times New Roman"/>
                <w:szCs w:val="26"/>
              </w:rPr>
            </w:pPr>
            <w:r w:rsidRPr="00470FB8">
              <w:rPr>
                <w:rFonts w:cs="Times New Roman"/>
                <w:szCs w:val="26"/>
              </w:rPr>
              <w:t xml:space="preserve">Cho phép người dùng </w:t>
            </w:r>
            <w:r>
              <w:rPr>
                <w:rFonts w:cs="Times New Roman"/>
                <w:b/>
                <w:i/>
                <w:szCs w:val="26"/>
              </w:rPr>
              <w:t>vấn tin, xử lý</w:t>
            </w:r>
            <w:r w:rsidRPr="00470FB8">
              <w:rPr>
                <w:rFonts w:cs="Times New Roman"/>
                <w:b/>
                <w:i/>
                <w:szCs w:val="26"/>
              </w:rPr>
              <w:t>, phê duyệt</w:t>
            </w:r>
            <w:r>
              <w:rPr>
                <w:rFonts w:cs="Times New Roman"/>
                <w:b/>
                <w:i/>
                <w:szCs w:val="26"/>
              </w:rPr>
              <w:t xml:space="preserve"> </w:t>
            </w:r>
            <w:r>
              <w:rPr>
                <w:rFonts w:cs="Times New Roman"/>
                <w:szCs w:val="26"/>
              </w:rPr>
              <w:t>giao dịch Bảo lãnh đến mới, bao gồm: Thông báo bảo lãnh/sửa đổi bảo lãnh/ Đóng/ Kích hoạt Thông báo bảo lãnh, Đăng ký/ Sửa đổi/ Thanh toán/ Đóng BCT đòi tiền theo bảo lãnh.</w:t>
            </w:r>
          </w:p>
        </w:tc>
      </w:tr>
      <w:tr w:rsidR="00F119FA" w:rsidRPr="00470FB8" w14:paraId="3DA213C0" w14:textId="77777777" w:rsidTr="00F119FA">
        <w:tc>
          <w:tcPr>
            <w:tcW w:w="1838" w:type="dxa"/>
            <w:vMerge/>
          </w:tcPr>
          <w:p w14:paraId="6958EAF6" w14:textId="77777777" w:rsidR="00F119FA" w:rsidRPr="00470FB8" w:rsidRDefault="00F119FA" w:rsidP="00BD3695">
            <w:pPr>
              <w:spacing w:line="312" w:lineRule="auto"/>
              <w:ind w:firstLine="0"/>
              <w:rPr>
                <w:rFonts w:cs="Times New Roman"/>
                <w:szCs w:val="26"/>
                <w:u w:val="single"/>
              </w:rPr>
            </w:pPr>
          </w:p>
        </w:tc>
        <w:tc>
          <w:tcPr>
            <w:tcW w:w="2802" w:type="dxa"/>
          </w:tcPr>
          <w:p w14:paraId="133AD263" w14:textId="77777777" w:rsidR="00F119FA" w:rsidRPr="00470FB8" w:rsidRDefault="00F119FA" w:rsidP="00BD3695">
            <w:pPr>
              <w:spacing w:line="312" w:lineRule="auto"/>
              <w:ind w:firstLine="0"/>
              <w:rPr>
                <w:rFonts w:cs="Times New Roman"/>
                <w:szCs w:val="26"/>
              </w:rPr>
            </w:pPr>
            <w:r>
              <w:rPr>
                <w:rFonts w:cs="Times New Roman"/>
                <w:szCs w:val="26"/>
              </w:rPr>
              <w:t>Chỉnh sửa hồ sơ</w:t>
            </w:r>
          </w:p>
        </w:tc>
        <w:tc>
          <w:tcPr>
            <w:tcW w:w="4958" w:type="dxa"/>
          </w:tcPr>
          <w:p w14:paraId="52A5CC79" w14:textId="77777777" w:rsidR="00F119FA" w:rsidRPr="00470FB8" w:rsidRDefault="00F119FA" w:rsidP="00BD3695">
            <w:pPr>
              <w:spacing w:line="312" w:lineRule="auto"/>
              <w:ind w:firstLine="0"/>
              <w:rPr>
                <w:rFonts w:cs="Times New Roman"/>
                <w:szCs w:val="26"/>
              </w:rPr>
            </w:pPr>
            <w:r w:rsidRPr="0084620C">
              <w:rPr>
                <w:rFonts w:cs="Times New Roman"/>
                <w:szCs w:val="26"/>
                <w:lang w:val="en-GB"/>
              </w:rPr>
              <w:t xml:space="preserve">Cho phép người dùng vấn tin và sửa đổi các </w:t>
            </w:r>
            <w:r w:rsidRPr="0084620C">
              <w:rPr>
                <w:rFonts w:cs="Times New Roman"/>
                <w:b/>
                <w:i/>
                <w:szCs w:val="26"/>
                <w:lang w:val="en-GB"/>
              </w:rPr>
              <w:t>thông tin cuối cùng của giao dịch</w:t>
            </w:r>
            <w:r w:rsidRPr="0084620C">
              <w:rPr>
                <w:rFonts w:cs="Times New Roman"/>
                <w:szCs w:val="26"/>
                <w:lang w:val="en-GB"/>
              </w:rPr>
              <w:t xml:space="preserve"> đã xử lý trước đó</w:t>
            </w:r>
          </w:p>
        </w:tc>
      </w:tr>
      <w:tr w:rsidR="00F119FA" w:rsidRPr="00470FB8" w14:paraId="42CF6252" w14:textId="77777777" w:rsidTr="00F119FA">
        <w:trPr>
          <w:trHeight w:val="80"/>
        </w:trPr>
        <w:tc>
          <w:tcPr>
            <w:tcW w:w="1838" w:type="dxa"/>
            <w:vMerge/>
          </w:tcPr>
          <w:p w14:paraId="0DDC85C5" w14:textId="77777777" w:rsidR="00F119FA" w:rsidRPr="00470FB8" w:rsidRDefault="00F119FA" w:rsidP="00BD3695">
            <w:pPr>
              <w:spacing w:line="312" w:lineRule="auto"/>
              <w:ind w:firstLine="0"/>
              <w:rPr>
                <w:rFonts w:cs="Times New Roman"/>
                <w:szCs w:val="26"/>
                <w:u w:val="single"/>
              </w:rPr>
            </w:pPr>
          </w:p>
        </w:tc>
        <w:tc>
          <w:tcPr>
            <w:tcW w:w="2802" w:type="dxa"/>
          </w:tcPr>
          <w:p w14:paraId="600481F3" w14:textId="77777777" w:rsidR="00F119FA" w:rsidRPr="00470FB8" w:rsidRDefault="00F119FA" w:rsidP="00BD3695">
            <w:pPr>
              <w:spacing w:line="312" w:lineRule="auto"/>
              <w:ind w:firstLine="0"/>
              <w:rPr>
                <w:rFonts w:cs="Times New Roman"/>
                <w:szCs w:val="26"/>
              </w:rPr>
            </w:pPr>
            <w:r>
              <w:rPr>
                <w:rFonts w:cs="Times New Roman"/>
                <w:szCs w:val="26"/>
                <w:lang w:val="en-GB"/>
              </w:rPr>
              <w:t>Vấn tin hồ sơ</w:t>
            </w:r>
          </w:p>
        </w:tc>
        <w:tc>
          <w:tcPr>
            <w:tcW w:w="4958" w:type="dxa"/>
          </w:tcPr>
          <w:p w14:paraId="27FA27A3" w14:textId="77777777" w:rsidR="00F119FA" w:rsidRPr="00470FB8" w:rsidRDefault="00F119FA" w:rsidP="00BD3695">
            <w:pPr>
              <w:spacing w:line="312" w:lineRule="auto"/>
              <w:ind w:firstLine="0"/>
              <w:rPr>
                <w:rFonts w:cs="Times New Roman"/>
                <w:szCs w:val="26"/>
              </w:rPr>
            </w:pPr>
            <w:r w:rsidRPr="00B44918">
              <w:rPr>
                <w:rFonts w:cs="Times New Roman"/>
                <w:szCs w:val="26"/>
              </w:rPr>
              <w:t xml:space="preserve">Cho phép người dùng vấn tin </w:t>
            </w:r>
            <w:r w:rsidRPr="00B44918">
              <w:rPr>
                <w:rFonts w:cs="Times New Roman"/>
                <w:b/>
                <w:i/>
                <w:szCs w:val="26"/>
              </w:rPr>
              <w:t>thông tin và trạng thái cuối cùng</w:t>
            </w:r>
            <w:r w:rsidRPr="00B44918">
              <w:rPr>
                <w:rFonts w:cs="Times New Roman"/>
                <w:szCs w:val="26"/>
              </w:rPr>
              <w:t xml:space="preserve"> của giao dịch </w:t>
            </w:r>
            <w:r>
              <w:rPr>
                <w:rFonts w:cs="Times New Roman"/>
                <w:szCs w:val="26"/>
              </w:rPr>
              <w:t>Bảo lãnh đến</w:t>
            </w:r>
            <w:r w:rsidRPr="00B44918">
              <w:rPr>
                <w:rFonts w:cs="Times New Roman"/>
                <w:szCs w:val="26"/>
              </w:rPr>
              <w:t xml:space="preserve"> cũng như lịch sử từng sự kiện.</w:t>
            </w:r>
          </w:p>
        </w:tc>
      </w:tr>
    </w:tbl>
    <w:p w14:paraId="28FBAFEB" w14:textId="77777777" w:rsidR="00F119FA" w:rsidRDefault="00F119FA" w:rsidP="00BD3695">
      <w:pPr>
        <w:spacing w:before="120" w:after="120" w:line="312" w:lineRule="auto"/>
        <w:ind w:firstLine="0"/>
        <w:rPr>
          <w:rFonts w:cs="Times New Roman"/>
          <w:b/>
          <w:szCs w:val="26"/>
          <w:u w:val="single"/>
        </w:rPr>
      </w:pPr>
    </w:p>
    <w:p w14:paraId="4B6362A3" w14:textId="23FDDC07" w:rsidR="00F119FA" w:rsidRPr="00571988" w:rsidRDefault="004A7D63" w:rsidP="009D508E">
      <w:pPr>
        <w:pStyle w:val="Heading4"/>
      </w:pPr>
      <w:r>
        <w:t xml:space="preserve">Chức năng </w:t>
      </w:r>
      <w:r w:rsidR="00F119FA">
        <w:t>Xử lý hồ sơ mới</w:t>
      </w:r>
    </w:p>
    <w:p w14:paraId="3ECBF19D" w14:textId="77777777" w:rsidR="00F119FA" w:rsidRPr="00571988" w:rsidRDefault="00F119FA" w:rsidP="009D508E">
      <w:pPr>
        <w:spacing w:before="120" w:after="120" w:line="312" w:lineRule="auto"/>
        <w:ind w:firstLine="397"/>
        <w:rPr>
          <w:rFonts w:cs="Times New Roman"/>
          <w:szCs w:val="26"/>
        </w:rPr>
      </w:pPr>
      <w:r w:rsidRPr="00571988">
        <w:rPr>
          <w:rFonts w:cs="Times New Roman"/>
          <w:szCs w:val="26"/>
        </w:rPr>
        <w:t>Chức năng này cho phép người dùng thực hiện các hoạt động sau:</w:t>
      </w:r>
    </w:p>
    <w:p w14:paraId="3100EB2E"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 xml:space="preserve">Tìm kiếm và lựa chọn </w:t>
      </w:r>
      <w:r w:rsidRPr="00C320C8">
        <w:rPr>
          <w:rFonts w:cs="Times New Roman"/>
          <w:szCs w:val="26"/>
        </w:rPr>
        <w:t>hồ</w:t>
      </w:r>
      <w:r>
        <w:rPr>
          <w:rFonts w:cs="Times New Roman"/>
          <w:szCs w:val="26"/>
        </w:rPr>
        <w:t xml:space="preserve"> sơ giao dịch Bảo lãnh đến mới theo từng sự kiện để xử lý, dựa trên kết quả trả về từ hệ thống EE</w:t>
      </w:r>
      <w:r w:rsidRPr="00571988">
        <w:rPr>
          <w:rFonts w:cs="Times New Roman"/>
          <w:szCs w:val="26"/>
        </w:rPr>
        <w:t>.</w:t>
      </w:r>
    </w:p>
    <w:p w14:paraId="0B4B00B5" w14:textId="77777777" w:rsidR="00F119FA" w:rsidRPr="00571988"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Chỉnh sửa khi </w:t>
      </w:r>
      <w:r>
        <w:rPr>
          <w:rFonts w:cs="Times New Roman"/>
          <w:szCs w:val="26"/>
        </w:rPr>
        <w:t>giao dịch xử lý hồ sơ mới</w:t>
      </w:r>
      <w:r w:rsidRPr="00571988">
        <w:rPr>
          <w:rFonts w:cs="Times New Roman"/>
          <w:szCs w:val="26"/>
        </w:rPr>
        <w:t xml:space="preserve"> </w:t>
      </w:r>
      <w:r>
        <w:rPr>
          <w:rFonts w:cs="Times New Roman"/>
          <w:szCs w:val="26"/>
        </w:rPr>
        <w:t xml:space="preserve">Bảo lãnh đến </w:t>
      </w:r>
      <w:r w:rsidRPr="00571988">
        <w:rPr>
          <w:rFonts w:cs="Times New Roman"/>
          <w:szCs w:val="26"/>
        </w:rPr>
        <w:t xml:space="preserve">chưa </w:t>
      </w:r>
      <w:r>
        <w:rPr>
          <w:rFonts w:cs="Times New Roman"/>
          <w:szCs w:val="26"/>
        </w:rPr>
        <w:t xml:space="preserve">được </w:t>
      </w:r>
      <w:r w:rsidRPr="00571988">
        <w:rPr>
          <w:rFonts w:cs="Times New Roman"/>
          <w:szCs w:val="26"/>
        </w:rPr>
        <w:t>phê duyệ</w:t>
      </w:r>
      <w:r>
        <w:rPr>
          <w:rFonts w:cs="Times New Roman"/>
          <w:szCs w:val="26"/>
        </w:rPr>
        <w:t>t</w:t>
      </w:r>
      <w:r w:rsidRPr="00571988">
        <w:rPr>
          <w:rFonts w:cs="Times New Roman"/>
          <w:szCs w:val="26"/>
        </w:rPr>
        <w:t xml:space="preserve"> </w:t>
      </w:r>
    </w:p>
    <w:p w14:paraId="5766CDAF" w14:textId="77777777" w:rsidR="00F119FA" w:rsidRDefault="00F119FA" w:rsidP="009D508E">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w:t>
      </w:r>
      <w:r>
        <w:rPr>
          <w:rFonts w:cs="Times New Roman"/>
          <w:szCs w:val="26"/>
        </w:rPr>
        <w:t>xử lý hồ sơ mới Bảo lãnh đến.</w:t>
      </w:r>
    </w:p>
    <w:p w14:paraId="1DED99AE" w14:textId="77777777" w:rsidR="00F119FA" w:rsidRPr="00571988" w:rsidRDefault="00F119FA" w:rsidP="00BD3695">
      <w:pPr>
        <w:pStyle w:val="ListParagraph"/>
        <w:spacing w:before="120" w:after="120" w:line="312" w:lineRule="auto"/>
        <w:ind w:left="426" w:firstLine="0"/>
        <w:contextualSpacing w:val="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2B2D2171" w14:textId="77777777" w:rsidR="00E80D4E" w:rsidRDefault="00E80D4E" w:rsidP="009D508E">
      <w:pPr>
        <w:pStyle w:val="Heading6"/>
        <w:numPr>
          <w:ilvl w:val="0"/>
          <w:numId w:val="0"/>
        </w:numPr>
        <w:ind w:left="1701" w:hanging="1275"/>
      </w:pPr>
      <w:r w:rsidRPr="00980729">
        <w:t xml:space="preserve">Tìm kiếm </w:t>
      </w:r>
      <w:r>
        <w:t>hồ sơ</w:t>
      </w:r>
    </w:p>
    <w:p w14:paraId="49C744BF" w14:textId="77777777" w:rsidR="00F119FA" w:rsidRPr="009D0341" w:rsidRDefault="00F119FA" w:rsidP="00BD3695">
      <w:pPr>
        <w:pStyle w:val="ListParagraph"/>
        <w:spacing w:before="120" w:after="120" w:line="312" w:lineRule="auto"/>
        <w:ind w:left="425" w:firstLine="0"/>
        <w:contextualSpacing w:val="0"/>
        <w:jc w:val="both"/>
        <w:rPr>
          <w:rFonts w:cs="Times New Roman"/>
          <w:szCs w:val="26"/>
        </w:rPr>
      </w:pPr>
      <w:r>
        <w:rPr>
          <w:rFonts w:cs="Times New Roman"/>
          <w:szCs w:val="26"/>
        </w:rPr>
        <w:t xml:space="preserve">Hệ </w:t>
      </w:r>
      <w:r w:rsidRPr="00571988">
        <w:rPr>
          <w:rFonts w:cs="Times New Roman"/>
          <w:szCs w:val="26"/>
        </w:rPr>
        <w:t>thống cho phép tìm kiếm theo các tiêu chí sau đây</w:t>
      </w:r>
      <w:r>
        <w:rPr>
          <w:rFonts w:cs="Times New Roman"/>
          <w:szCs w:val="26"/>
        </w:rPr>
        <w:t>:</w:t>
      </w:r>
    </w:p>
    <w:tbl>
      <w:tblPr>
        <w:tblStyle w:val="TableGrid"/>
        <w:tblW w:w="0" w:type="auto"/>
        <w:tblLook w:val="04A0" w:firstRow="1" w:lastRow="0" w:firstColumn="1" w:lastColumn="0" w:noHBand="0" w:noVBand="1"/>
      </w:tblPr>
      <w:tblGrid>
        <w:gridCol w:w="3798"/>
        <w:gridCol w:w="5218"/>
      </w:tblGrid>
      <w:tr w:rsidR="00F119FA" w14:paraId="6E250D93" w14:textId="77777777" w:rsidTr="00724F94">
        <w:tc>
          <w:tcPr>
            <w:tcW w:w="3798" w:type="dxa"/>
          </w:tcPr>
          <w:p w14:paraId="7CA53D8F" w14:textId="77777777" w:rsidR="00F119FA" w:rsidRPr="004E5D81" w:rsidRDefault="00F119FA" w:rsidP="00BD3695">
            <w:pPr>
              <w:spacing w:line="312" w:lineRule="auto"/>
              <w:ind w:firstLine="0"/>
              <w:jc w:val="center"/>
              <w:rPr>
                <w:rFonts w:cs="Times New Roman"/>
                <w:b/>
                <w:szCs w:val="26"/>
              </w:rPr>
            </w:pPr>
            <w:r w:rsidRPr="004E5D81">
              <w:rPr>
                <w:rFonts w:cs="Times New Roman"/>
                <w:b/>
                <w:szCs w:val="26"/>
              </w:rPr>
              <w:t>Tiêu chí</w:t>
            </w:r>
          </w:p>
        </w:tc>
        <w:tc>
          <w:tcPr>
            <w:tcW w:w="5218" w:type="dxa"/>
          </w:tcPr>
          <w:p w14:paraId="6A377F8C" w14:textId="77777777" w:rsidR="00F119FA" w:rsidRPr="004E5D81" w:rsidRDefault="00F119FA" w:rsidP="00BD3695">
            <w:pPr>
              <w:spacing w:line="312" w:lineRule="auto"/>
              <w:ind w:firstLine="0"/>
              <w:jc w:val="center"/>
              <w:rPr>
                <w:rFonts w:cs="Times New Roman"/>
                <w:b/>
                <w:szCs w:val="26"/>
              </w:rPr>
            </w:pPr>
            <w:r w:rsidRPr="004E5D81">
              <w:rPr>
                <w:rFonts w:cs="Times New Roman"/>
                <w:b/>
                <w:szCs w:val="26"/>
              </w:rPr>
              <w:t>Mô tả</w:t>
            </w:r>
          </w:p>
        </w:tc>
      </w:tr>
      <w:tr w:rsidR="00F119FA" w14:paraId="3B9C8491" w14:textId="77777777" w:rsidTr="00724F94">
        <w:tc>
          <w:tcPr>
            <w:tcW w:w="3798" w:type="dxa"/>
          </w:tcPr>
          <w:p w14:paraId="1E86B9F0" w14:textId="77777777" w:rsidR="00F119FA" w:rsidRDefault="00F119FA" w:rsidP="00BD3695">
            <w:pPr>
              <w:spacing w:line="312" w:lineRule="auto"/>
              <w:ind w:firstLine="0"/>
              <w:jc w:val="both"/>
              <w:rPr>
                <w:rFonts w:cs="Times New Roman"/>
                <w:szCs w:val="26"/>
              </w:rPr>
            </w:pPr>
            <w:r w:rsidRPr="004E5D81">
              <w:rPr>
                <w:rFonts w:cs="Times New Roman"/>
                <w:szCs w:val="26"/>
              </w:rPr>
              <w:t>Trạng thái</w:t>
            </w:r>
          </w:p>
        </w:tc>
        <w:tc>
          <w:tcPr>
            <w:tcW w:w="5218" w:type="dxa"/>
          </w:tcPr>
          <w:p w14:paraId="3197F7A4" w14:textId="77777777" w:rsidR="00F119FA"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2E04250C" w14:textId="77777777" w:rsidR="00F119FA" w:rsidRPr="00967EAA" w:rsidRDefault="00F119FA" w:rsidP="0074166A">
            <w:pPr>
              <w:spacing w:line="312" w:lineRule="auto"/>
              <w:ind w:firstLine="0"/>
              <w:jc w:val="both"/>
              <w:rPr>
                <w:rFonts w:cs="Times New Roman"/>
                <w:szCs w:val="26"/>
              </w:rPr>
            </w:pPr>
            <w:r>
              <w:rPr>
                <w:rFonts w:cs="Times New Roman"/>
                <w:szCs w:val="26"/>
              </w:rPr>
              <w:t>N</w:t>
            </w:r>
            <w:r w:rsidRPr="00967EAA">
              <w:rPr>
                <w:rFonts w:cs="Times New Roman"/>
                <w:szCs w:val="26"/>
              </w:rPr>
              <w:t>-</w:t>
            </w:r>
            <w:r>
              <w:rPr>
                <w:rFonts w:cs="Times New Roman"/>
                <w:szCs w:val="26"/>
              </w:rPr>
              <w:t>Chưa xử lý</w:t>
            </w:r>
            <w:r w:rsidRPr="00967EAA">
              <w:rPr>
                <w:rFonts w:cs="Times New Roman"/>
                <w:szCs w:val="26"/>
              </w:rPr>
              <w:t>, S-Lưu, R-Từ chối phê duyệ</w:t>
            </w:r>
            <w:r>
              <w:rPr>
                <w:rFonts w:cs="Times New Roman"/>
                <w:szCs w:val="26"/>
              </w:rPr>
              <w:t>t</w:t>
            </w:r>
          </w:p>
          <w:p w14:paraId="700E085C" w14:textId="77777777" w:rsidR="00F119FA" w:rsidRDefault="00F119FA" w:rsidP="0074166A">
            <w:pPr>
              <w:pStyle w:val="ListParagraph"/>
              <w:numPr>
                <w:ilvl w:val="0"/>
                <w:numId w:val="1"/>
              </w:numPr>
              <w:tabs>
                <w:tab w:val="left" w:pos="350"/>
              </w:tabs>
              <w:spacing w:line="312" w:lineRule="auto"/>
              <w:ind w:left="59" w:firstLine="0"/>
              <w:contextualSpacing w:val="0"/>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6563AACE" w14:textId="77777777" w:rsidR="00F119FA" w:rsidRDefault="00F119FA" w:rsidP="0074166A">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F119FA" w14:paraId="2C0323D2" w14:textId="77777777" w:rsidTr="00724F94">
        <w:tc>
          <w:tcPr>
            <w:tcW w:w="3798" w:type="dxa"/>
          </w:tcPr>
          <w:p w14:paraId="7E967F72" w14:textId="77777777" w:rsidR="00F119FA" w:rsidRPr="004E5D81" w:rsidRDefault="00F119FA" w:rsidP="00BD3695">
            <w:pPr>
              <w:spacing w:line="312" w:lineRule="auto"/>
              <w:ind w:firstLine="0"/>
              <w:jc w:val="both"/>
              <w:rPr>
                <w:rFonts w:cs="Times New Roman"/>
                <w:szCs w:val="26"/>
              </w:rPr>
            </w:pPr>
            <w:r>
              <w:rPr>
                <w:rFonts w:cs="Times New Roman"/>
                <w:szCs w:val="26"/>
              </w:rPr>
              <w:t>Số TB bảo lãnh</w:t>
            </w:r>
          </w:p>
        </w:tc>
        <w:tc>
          <w:tcPr>
            <w:tcW w:w="5218" w:type="dxa"/>
          </w:tcPr>
          <w:p w14:paraId="6EA43145" w14:textId="77777777" w:rsidR="00F119FA" w:rsidRDefault="00F119FA" w:rsidP="00BD3695">
            <w:pPr>
              <w:spacing w:line="312" w:lineRule="auto"/>
              <w:ind w:firstLine="0"/>
              <w:jc w:val="both"/>
              <w:rPr>
                <w:rFonts w:cs="Times New Roman"/>
                <w:szCs w:val="26"/>
              </w:rPr>
            </w:pPr>
          </w:p>
        </w:tc>
      </w:tr>
      <w:tr w:rsidR="00F119FA" w14:paraId="21EE61A0" w14:textId="77777777" w:rsidTr="00724F94">
        <w:tc>
          <w:tcPr>
            <w:tcW w:w="3798" w:type="dxa"/>
          </w:tcPr>
          <w:p w14:paraId="0F81FD98" w14:textId="77777777" w:rsidR="00F119FA" w:rsidRDefault="00F119FA" w:rsidP="00BD3695">
            <w:pPr>
              <w:spacing w:line="312" w:lineRule="auto"/>
              <w:ind w:firstLine="0"/>
              <w:jc w:val="both"/>
              <w:rPr>
                <w:rFonts w:cs="Times New Roman"/>
                <w:szCs w:val="26"/>
              </w:rPr>
            </w:pPr>
            <w:r w:rsidRPr="004E5D81">
              <w:rPr>
                <w:rFonts w:cs="Times New Roman"/>
                <w:szCs w:val="26"/>
                <w:lang w:val="en-GB"/>
              </w:rPr>
              <w:t>Số Bảo lãnh</w:t>
            </w:r>
          </w:p>
        </w:tc>
        <w:tc>
          <w:tcPr>
            <w:tcW w:w="5218" w:type="dxa"/>
          </w:tcPr>
          <w:p w14:paraId="08EA5C94" w14:textId="77777777" w:rsidR="00F119FA" w:rsidRDefault="00F119FA" w:rsidP="00BD3695">
            <w:pPr>
              <w:spacing w:line="312" w:lineRule="auto"/>
              <w:ind w:firstLine="0"/>
              <w:jc w:val="both"/>
              <w:rPr>
                <w:rFonts w:cs="Times New Roman"/>
                <w:szCs w:val="26"/>
              </w:rPr>
            </w:pPr>
          </w:p>
        </w:tc>
      </w:tr>
      <w:tr w:rsidR="00F119FA" w14:paraId="3F5C64F7" w14:textId="77777777" w:rsidTr="00724F94">
        <w:tc>
          <w:tcPr>
            <w:tcW w:w="3798" w:type="dxa"/>
          </w:tcPr>
          <w:p w14:paraId="5123F205" w14:textId="77777777" w:rsidR="00F119FA" w:rsidRPr="004E5D81" w:rsidRDefault="00F119FA" w:rsidP="00BD3695">
            <w:pPr>
              <w:spacing w:line="312" w:lineRule="auto"/>
              <w:ind w:firstLine="0"/>
              <w:jc w:val="both"/>
              <w:rPr>
                <w:rFonts w:cs="Times New Roman"/>
                <w:szCs w:val="26"/>
              </w:rPr>
            </w:pPr>
            <w:r>
              <w:rPr>
                <w:rFonts w:cs="Times New Roman"/>
                <w:szCs w:val="26"/>
              </w:rPr>
              <w:t>Số Ref TBBL EE</w:t>
            </w:r>
          </w:p>
        </w:tc>
        <w:tc>
          <w:tcPr>
            <w:tcW w:w="5218" w:type="dxa"/>
          </w:tcPr>
          <w:p w14:paraId="6B087AD0" w14:textId="77777777" w:rsidR="00F119FA" w:rsidRDefault="00F119FA" w:rsidP="00BD3695">
            <w:pPr>
              <w:spacing w:line="312" w:lineRule="auto"/>
              <w:ind w:firstLine="0"/>
              <w:jc w:val="both"/>
              <w:rPr>
                <w:rFonts w:cs="Times New Roman"/>
                <w:szCs w:val="26"/>
              </w:rPr>
            </w:pPr>
          </w:p>
        </w:tc>
      </w:tr>
      <w:tr w:rsidR="00F119FA" w14:paraId="6A1D1D4F" w14:textId="77777777" w:rsidTr="00724F94">
        <w:tc>
          <w:tcPr>
            <w:tcW w:w="3798" w:type="dxa"/>
          </w:tcPr>
          <w:p w14:paraId="569A24AE" w14:textId="77777777" w:rsidR="00F119FA" w:rsidRDefault="00F119FA" w:rsidP="00BD3695">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5218" w:type="dxa"/>
          </w:tcPr>
          <w:p w14:paraId="727E15F4" w14:textId="77777777" w:rsidR="00F119FA" w:rsidRDefault="00F119FA" w:rsidP="00BD3695">
            <w:pPr>
              <w:spacing w:line="312" w:lineRule="auto"/>
              <w:ind w:firstLine="0"/>
              <w:jc w:val="both"/>
              <w:rPr>
                <w:rFonts w:cs="Times New Roman"/>
                <w:szCs w:val="26"/>
              </w:rPr>
            </w:pPr>
            <w:r w:rsidRPr="00572448">
              <w:rPr>
                <w:rFonts w:cs="Times New Roman"/>
                <w:szCs w:val="26"/>
              </w:rPr>
              <w:t xml:space="preserve">CIF Bên </w:t>
            </w:r>
            <w:r>
              <w:rPr>
                <w:rFonts w:cs="Times New Roman"/>
                <w:szCs w:val="26"/>
              </w:rPr>
              <w:t>nhận bảo lãnh</w:t>
            </w:r>
          </w:p>
        </w:tc>
      </w:tr>
      <w:tr w:rsidR="00F119FA" w14:paraId="53508727" w14:textId="77777777" w:rsidTr="00724F94">
        <w:tc>
          <w:tcPr>
            <w:tcW w:w="3798" w:type="dxa"/>
          </w:tcPr>
          <w:p w14:paraId="79FA60A6" w14:textId="77777777" w:rsidR="00F119FA" w:rsidRPr="004E5D81" w:rsidRDefault="00F119FA" w:rsidP="00BD3695">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5218" w:type="dxa"/>
          </w:tcPr>
          <w:p w14:paraId="155AB14D" w14:textId="77777777" w:rsidR="00F119FA" w:rsidRDefault="00F119FA" w:rsidP="00BD3695">
            <w:pPr>
              <w:spacing w:line="312" w:lineRule="auto"/>
              <w:ind w:firstLine="0"/>
              <w:jc w:val="both"/>
              <w:rPr>
                <w:rFonts w:cs="Times New Roman"/>
                <w:szCs w:val="26"/>
              </w:rPr>
            </w:pPr>
            <w:r w:rsidRPr="00572448">
              <w:rPr>
                <w:rFonts w:cs="Times New Roman"/>
                <w:szCs w:val="26"/>
              </w:rPr>
              <w:t xml:space="preserve">Tên Bên </w:t>
            </w:r>
            <w:r>
              <w:rPr>
                <w:rFonts w:cs="Times New Roman"/>
                <w:szCs w:val="26"/>
              </w:rPr>
              <w:t>nhận bảo lãnh</w:t>
            </w:r>
          </w:p>
        </w:tc>
      </w:tr>
      <w:tr w:rsidR="00F119FA" w14:paraId="5294FEEC" w14:textId="77777777" w:rsidTr="00724F94">
        <w:tc>
          <w:tcPr>
            <w:tcW w:w="3798" w:type="dxa"/>
          </w:tcPr>
          <w:p w14:paraId="535DB523" w14:textId="77777777" w:rsidR="00F119FA" w:rsidRPr="004E5D81" w:rsidRDefault="00F119FA" w:rsidP="00BD3695">
            <w:pPr>
              <w:spacing w:line="312" w:lineRule="auto"/>
              <w:ind w:firstLine="0"/>
              <w:jc w:val="both"/>
              <w:rPr>
                <w:rFonts w:cs="Times New Roman"/>
                <w:szCs w:val="26"/>
              </w:rPr>
            </w:pPr>
            <w:r>
              <w:rPr>
                <w:rFonts w:cs="Times New Roman"/>
                <w:szCs w:val="26"/>
                <w:lang w:val="en-GB"/>
              </w:rPr>
              <w:t>Sự kiện</w:t>
            </w:r>
          </w:p>
        </w:tc>
        <w:tc>
          <w:tcPr>
            <w:tcW w:w="5218" w:type="dxa"/>
          </w:tcPr>
          <w:p w14:paraId="4CFAF4FA" w14:textId="77777777" w:rsidR="00F119FA" w:rsidRDefault="00F119FA" w:rsidP="00BD3695">
            <w:pPr>
              <w:spacing w:line="312" w:lineRule="auto"/>
              <w:ind w:firstLine="0"/>
              <w:jc w:val="both"/>
              <w:rPr>
                <w:rFonts w:cs="Times New Roman"/>
                <w:szCs w:val="26"/>
              </w:rPr>
            </w:pPr>
            <w:r w:rsidRPr="00954EB7">
              <w:rPr>
                <w:rFonts w:cs="Times New Roman"/>
                <w:szCs w:val="26"/>
                <w:lang w:val="en-GB"/>
              </w:rPr>
              <w:t>Các lựa chọn: Tham chiếu Bảng diễn giải sự kiện bên dưới</w:t>
            </w:r>
          </w:p>
        </w:tc>
      </w:tr>
    </w:tbl>
    <w:p w14:paraId="39049759" w14:textId="77777777" w:rsidR="00F119FA" w:rsidRDefault="00F119FA" w:rsidP="009D508E">
      <w:pPr>
        <w:spacing w:before="120" w:after="120" w:line="312" w:lineRule="auto"/>
        <w:jc w:val="both"/>
        <w:rPr>
          <w:rFonts w:cs="Times New Roman"/>
          <w:szCs w:val="26"/>
        </w:rPr>
      </w:pPr>
      <w:r w:rsidRPr="00954EB7">
        <w:rPr>
          <w:rFonts w:cs="Times New Roman"/>
          <w:szCs w:val="26"/>
        </w:rPr>
        <w:lastRenderedPageBreak/>
        <w:t xml:space="preserve">Sau khi người dùng bấm nút </w:t>
      </w:r>
      <w:r>
        <w:rPr>
          <w:rFonts w:cs="Times New Roman"/>
          <w:b/>
          <w:szCs w:val="26"/>
        </w:rPr>
        <w:t>Tìm</w:t>
      </w:r>
      <w:r w:rsidRPr="00954EB7">
        <w:rPr>
          <w:rFonts w:cs="Times New Roman"/>
          <w:szCs w:val="26"/>
        </w:rPr>
        <w:t>, nếu có dữ liệu thoả mãn điều kiện tìm kiế</w:t>
      </w:r>
      <w:r>
        <w:rPr>
          <w:rFonts w:cs="Times New Roman"/>
          <w:szCs w:val="26"/>
        </w:rPr>
        <w:t>m, d</w:t>
      </w:r>
      <w:r w:rsidRPr="00954EB7">
        <w:rPr>
          <w:rFonts w:cs="Times New Roman"/>
          <w:szCs w:val="26"/>
        </w:rPr>
        <w:t>anh sách hồ sơ sẽ hiển thị gồm các cột thông tin sau:</w:t>
      </w:r>
    </w:p>
    <w:tbl>
      <w:tblPr>
        <w:tblStyle w:val="TableGrid"/>
        <w:tblW w:w="0" w:type="auto"/>
        <w:tblLook w:val="04A0" w:firstRow="1" w:lastRow="0" w:firstColumn="1" w:lastColumn="0" w:noHBand="0" w:noVBand="1"/>
      </w:tblPr>
      <w:tblGrid>
        <w:gridCol w:w="665"/>
        <w:gridCol w:w="740"/>
        <w:gridCol w:w="484"/>
        <w:gridCol w:w="768"/>
        <w:gridCol w:w="651"/>
        <w:gridCol w:w="651"/>
        <w:gridCol w:w="665"/>
        <w:gridCol w:w="612"/>
        <w:gridCol w:w="541"/>
        <w:gridCol w:w="495"/>
        <w:gridCol w:w="573"/>
        <w:gridCol w:w="601"/>
        <w:gridCol w:w="759"/>
        <w:gridCol w:w="710"/>
        <w:gridCol w:w="661"/>
      </w:tblGrid>
      <w:tr w:rsidR="00F119FA" w:rsidRPr="00582FD9" w14:paraId="019F0882" w14:textId="77777777" w:rsidTr="009D508E">
        <w:tc>
          <w:tcPr>
            <w:tcW w:w="0" w:type="auto"/>
          </w:tcPr>
          <w:p w14:paraId="002F1597"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Ngày GD</w:t>
            </w:r>
          </w:p>
        </w:tc>
        <w:tc>
          <w:tcPr>
            <w:tcW w:w="0" w:type="auto"/>
          </w:tcPr>
          <w:p w14:paraId="295BF6AE" w14:textId="77777777" w:rsidR="00F119FA" w:rsidRPr="00582FD9" w:rsidRDefault="00F119FA" w:rsidP="00BD3695">
            <w:pPr>
              <w:spacing w:before="120" w:after="120" w:line="312" w:lineRule="auto"/>
              <w:ind w:firstLine="0"/>
              <w:jc w:val="both"/>
              <w:rPr>
                <w:rFonts w:cs="Times New Roman"/>
                <w:sz w:val="20"/>
                <w:szCs w:val="20"/>
              </w:rPr>
            </w:pPr>
            <w:r>
              <w:rPr>
                <w:rFonts w:cs="Times New Roman"/>
                <w:sz w:val="20"/>
                <w:szCs w:val="20"/>
              </w:rPr>
              <w:t>Số TBBL</w:t>
            </w:r>
          </w:p>
        </w:tc>
        <w:tc>
          <w:tcPr>
            <w:tcW w:w="0" w:type="auto"/>
          </w:tcPr>
          <w:p w14:paraId="48134D39"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Số BL</w:t>
            </w:r>
          </w:p>
        </w:tc>
        <w:tc>
          <w:tcPr>
            <w:tcW w:w="0" w:type="auto"/>
          </w:tcPr>
          <w:p w14:paraId="27866E08"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 xml:space="preserve">Số Ref </w:t>
            </w:r>
            <w:r>
              <w:rPr>
                <w:rFonts w:cs="Times New Roman"/>
                <w:sz w:val="20"/>
                <w:szCs w:val="20"/>
              </w:rPr>
              <w:t>TBBL EE</w:t>
            </w:r>
          </w:p>
        </w:tc>
        <w:tc>
          <w:tcPr>
            <w:tcW w:w="0" w:type="auto"/>
          </w:tcPr>
          <w:p w14:paraId="6B37F914"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 xml:space="preserve">CIF Bên </w:t>
            </w:r>
            <w:r>
              <w:rPr>
                <w:rFonts w:cs="Times New Roman"/>
                <w:sz w:val="20"/>
                <w:szCs w:val="20"/>
              </w:rPr>
              <w:t>nhận</w:t>
            </w:r>
            <w:r w:rsidRPr="00582FD9">
              <w:rPr>
                <w:rFonts w:cs="Times New Roman"/>
                <w:sz w:val="20"/>
                <w:szCs w:val="20"/>
              </w:rPr>
              <w:t xml:space="preserve"> BL</w:t>
            </w:r>
          </w:p>
        </w:tc>
        <w:tc>
          <w:tcPr>
            <w:tcW w:w="0" w:type="auto"/>
          </w:tcPr>
          <w:p w14:paraId="5D5B5BBD"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 xml:space="preserve">Tên Bên </w:t>
            </w:r>
            <w:r>
              <w:rPr>
                <w:rFonts w:cs="Times New Roman"/>
                <w:sz w:val="20"/>
                <w:szCs w:val="20"/>
              </w:rPr>
              <w:t>nhận</w:t>
            </w:r>
            <w:r w:rsidRPr="00582FD9">
              <w:rPr>
                <w:rFonts w:cs="Times New Roman"/>
                <w:sz w:val="20"/>
                <w:szCs w:val="20"/>
              </w:rPr>
              <w:t xml:space="preserve"> BL</w:t>
            </w:r>
          </w:p>
        </w:tc>
        <w:tc>
          <w:tcPr>
            <w:tcW w:w="0" w:type="auto"/>
          </w:tcPr>
          <w:p w14:paraId="14DB5C05"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 xml:space="preserve">Tên Bên </w:t>
            </w:r>
            <w:r>
              <w:rPr>
                <w:rFonts w:cs="Times New Roman"/>
                <w:sz w:val="20"/>
                <w:szCs w:val="20"/>
              </w:rPr>
              <w:t>được</w:t>
            </w:r>
            <w:r w:rsidRPr="00582FD9">
              <w:rPr>
                <w:rFonts w:cs="Times New Roman"/>
                <w:sz w:val="20"/>
                <w:szCs w:val="20"/>
              </w:rPr>
              <w:t xml:space="preserve"> BL</w:t>
            </w:r>
          </w:p>
        </w:tc>
        <w:tc>
          <w:tcPr>
            <w:tcW w:w="0" w:type="auto"/>
          </w:tcPr>
          <w:p w14:paraId="3E65F70B"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0" w:type="auto"/>
          </w:tcPr>
          <w:p w14:paraId="68C348EB"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0" w:type="auto"/>
          </w:tcPr>
          <w:p w14:paraId="26D15D1A"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Số dư BL</w:t>
            </w:r>
          </w:p>
        </w:tc>
        <w:tc>
          <w:tcPr>
            <w:tcW w:w="0" w:type="auto"/>
          </w:tcPr>
          <w:p w14:paraId="48ED8057" w14:textId="77777777" w:rsidR="00F119FA" w:rsidRPr="00582FD9" w:rsidRDefault="00F119FA" w:rsidP="00BD3695">
            <w:pPr>
              <w:spacing w:before="120" w:after="120" w:line="312" w:lineRule="auto"/>
              <w:ind w:firstLine="0"/>
              <w:jc w:val="both"/>
              <w:rPr>
                <w:rFonts w:cs="Times New Roman"/>
                <w:sz w:val="20"/>
                <w:szCs w:val="20"/>
              </w:rPr>
            </w:pPr>
            <w:r w:rsidRPr="00954EB7">
              <w:rPr>
                <w:rFonts w:cs="Times New Roman"/>
                <w:sz w:val="20"/>
                <w:szCs w:val="20"/>
                <w:lang w:val="en-GB"/>
              </w:rPr>
              <w:t>Sự kiện</w:t>
            </w:r>
          </w:p>
        </w:tc>
        <w:tc>
          <w:tcPr>
            <w:tcW w:w="0" w:type="auto"/>
          </w:tcPr>
          <w:p w14:paraId="5A6177E6" w14:textId="77777777" w:rsidR="00F119FA" w:rsidRPr="00582FD9" w:rsidRDefault="00F119FA" w:rsidP="00BD3695">
            <w:pPr>
              <w:spacing w:before="120" w:after="120" w:line="312" w:lineRule="auto"/>
              <w:ind w:firstLine="0"/>
              <w:jc w:val="both"/>
              <w:rPr>
                <w:rFonts w:cs="Times New Roman"/>
                <w:sz w:val="20"/>
                <w:szCs w:val="20"/>
              </w:rPr>
            </w:pPr>
            <w:r>
              <w:rPr>
                <w:rFonts w:cs="Times New Roman"/>
                <w:sz w:val="20"/>
                <w:szCs w:val="20"/>
              </w:rPr>
              <w:t>STT Sự kiện</w:t>
            </w:r>
          </w:p>
        </w:tc>
        <w:tc>
          <w:tcPr>
            <w:tcW w:w="0" w:type="auto"/>
          </w:tcPr>
          <w:p w14:paraId="68419AC7"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0" w:type="auto"/>
          </w:tcPr>
          <w:p w14:paraId="37DBB789" w14:textId="77777777" w:rsidR="00F119FA" w:rsidRPr="00582FD9" w:rsidRDefault="00F119FA" w:rsidP="00BD3695">
            <w:pPr>
              <w:spacing w:before="120" w:after="120" w:line="312" w:lineRule="auto"/>
              <w:ind w:firstLine="0"/>
              <w:jc w:val="both"/>
              <w:rPr>
                <w:rFonts w:cs="Times New Roman"/>
                <w:sz w:val="20"/>
                <w:szCs w:val="20"/>
              </w:rPr>
            </w:pPr>
            <w:r w:rsidRPr="00582FD9">
              <w:rPr>
                <w:rFonts w:cs="Times New Roman"/>
                <w:sz w:val="20"/>
                <w:szCs w:val="20"/>
              </w:rPr>
              <w:t>Trạng thái</w:t>
            </w:r>
          </w:p>
        </w:tc>
        <w:tc>
          <w:tcPr>
            <w:tcW w:w="0" w:type="auto"/>
          </w:tcPr>
          <w:p w14:paraId="031CC430" w14:textId="77777777" w:rsidR="00F119FA" w:rsidRPr="00582FD9" w:rsidRDefault="00F119FA" w:rsidP="00BD3695">
            <w:pPr>
              <w:spacing w:before="120" w:after="120" w:line="312" w:lineRule="auto"/>
              <w:ind w:firstLine="0"/>
              <w:jc w:val="both"/>
              <w:rPr>
                <w:rFonts w:cs="Times New Roman"/>
                <w:sz w:val="20"/>
                <w:szCs w:val="20"/>
              </w:rPr>
            </w:pPr>
            <w:r>
              <w:rPr>
                <w:rFonts w:cs="Times New Roman"/>
                <w:sz w:val="20"/>
                <w:szCs w:val="20"/>
              </w:rPr>
              <w:t>Tình trạng HĐ</w:t>
            </w:r>
          </w:p>
        </w:tc>
      </w:tr>
    </w:tbl>
    <w:p w14:paraId="7D68BE78" w14:textId="170FBA34" w:rsidR="00E80D4E" w:rsidRDefault="00E80D4E" w:rsidP="009D508E">
      <w:pPr>
        <w:pStyle w:val="Heading6"/>
        <w:numPr>
          <w:ilvl w:val="0"/>
          <w:numId w:val="0"/>
        </w:numPr>
        <w:ind w:left="1701" w:hanging="1275"/>
      </w:pPr>
      <w:r>
        <w:t>Màn hình giao dịch</w:t>
      </w:r>
    </w:p>
    <w:p w14:paraId="5BC72A97" w14:textId="77777777" w:rsidR="00F119FA" w:rsidRPr="006A31FC" w:rsidRDefault="00F119FA" w:rsidP="009D508E">
      <w:pPr>
        <w:spacing w:before="120" w:after="120" w:line="312" w:lineRule="auto"/>
        <w:ind w:firstLine="426"/>
        <w:jc w:val="both"/>
        <w:rPr>
          <w:rFonts w:cs="Times New Roman"/>
          <w:szCs w:val="26"/>
        </w:rPr>
      </w:pPr>
      <w:r w:rsidRPr="006A31FC">
        <w:rPr>
          <w:rFonts w:cs="Times New Roman"/>
          <w:szCs w:val="26"/>
        </w:rPr>
        <w:t>TTV tiếp tục nhập bổ sung các trường thông tin liên quan đến giao dịch sau khi đã nhận được kết quả xử lý từ TT TTTM.</w:t>
      </w:r>
    </w:p>
    <w:p w14:paraId="02B9CD8F" w14:textId="77777777" w:rsidR="00F119FA" w:rsidRDefault="00F119FA" w:rsidP="009D508E">
      <w:pPr>
        <w:spacing w:before="120" w:after="120" w:line="312" w:lineRule="auto"/>
        <w:ind w:firstLine="426"/>
        <w:jc w:val="both"/>
        <w:rPr>
          <w:rFonts w:cs="Times New Roman"/>
          <w:szCs w:val="26"/>
        </w:rPr>
      </w:pPr>
      <w:r w:rsidRPr="006A31FC">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F119FA" w:rsidRPr="00227445" w14:paraId="0AF2BC58" w14:textId="77777777" w:rsidTr="00F119FA">
        <w:tc>
          <w:tcPr>
            <w:tcW w:w="2943" w:type="dxa"/>
          </w:tcPr>
          <w:p w14:paraId="2D0F8D3D" w14:textId="77777777" w:rsidR="00F119FA" w:rsidRPr="00227445" w:rsidRDefault="00F119FA" w:rsidP="00BD3695">
            <w:pPr>
              <w:spacing w:line="312" w:lineRule="auto"/>
              <w:ind w:firstLine="0"/>
              <w:jc w:val="center"/>
              <w:rPr>
                <w:rFonts w:cs="Times New Roman"/>
                <w:b/>
                <w:szCs w:val="26"/>
              </w:rPr>
            </w:pPr>
            <w:r w:rsidRPr="00227445">
              <w:rPr>
                <w:rFonts w:cs="Times New Roman"/>
                <w:b/>
                <w:szCs w:val="26"/>
              </w:rPr>
              <w:t>Nút</w:t>
            </w:r>
          </w:p>
        </w:tc>
        <w:tc>
          <w:tcPr>
            <w:tcW w:w="3402" w:type="dxa"/>
          </w:tcPr>
          <w:p w14:paraId="48AA3008" w14:textId="77777777" w:rsidR="00F119FA" w:rsidRPr="00227445" w:rsidRDefault="00F119FA" w:rsidP="00BD3695">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44018FB4" w14:textId="77777777" w:rsidR="00F119FA" w:rsidRPr="00227445" w:rsidRDefault="00F119FA" w:rsidP="00BD3695">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F119FA" w:rsidRPr="00227445" w14:paraId="403AD529" w14:textId="77777777" w:rsidTr="00F119FA">
        <w:tc>
          <w:tcPr>
            <w:tcW w:w="2943" w:type="dxa"/>
          </w:tcPr>
          <w:p w14:paraId="1D30282E"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Nhập mới</w:t>
            </w:r>
          </w:p>
        </w:tc>
        <w:tc>
          <w:tcPr>
            <w:tcW w:w="3402" w:type="dxa"/>
          </w:tcPr>
          <w:p w14:paraId="5B8226A1" w14:textId="77777777" w:rsidR="00F119FA" w:rsidRPr="006A31FC" w:rsidRDefault="00F119FA" w:rsidP="00BD3695">
            <w:pPr>
              <w:spacing w:line="312" w:lineRule="auto"/>
              <w:ind w:firstLine="0"/>
              <w:jc w:val="both"/>
              <w:rPr>
                <w:rFonts w:cs="Times New Roman"/>
                <w:color w:val="FF0000"/>
                <w:szCs w:val="26"/>
              </w:rPr>
            </w:pPr>
            <w:r w:rsidRPr="006A31FC">
              <w:rPr>
                <w:rFonts w:cs="Times New Roman"/>
                <w:szCs w:val="26"/>
              </w:rPr>
              <w:t>Không cần thiết</w:t>
            </w:r>
          </w:p>
        </w:tc>
        <w:tc>
          <w:tcPr>
            <w:tcW w:w="3402" w:type="dxa"/>
          </w:tcPr>
          <w:p w14:paraId="2B10D7FD" w14:textId="77777777" w:rsidR="00F119FA" w:rsidRPr="006A31FC" w:rsidRDefault="00F119FA" w:rsidP="00BD3695">
            <w:pPr>
              <w:spacing w:line="312" w:lineRule="auto"/>
              <w:ind w:firstLine="0"/>
              <w:jc w:val="both"/>
              <w:rPr>
                <w:rFonts w:cs="Times New Roman"/>
                <w:color w:val="FF0000"/>
                <w:szCs w:val="26"/>
              </w:rPr>
            </w:pPr>
            <w:r w:rsidRPr="006A31FC">
              <w:rPr>
                <w:rFonts w:cs="Times New Roman"/>
                <w:szCs w:val="26"/>
              </w:rPr>
              <w:t>Không cần thiết</w:t>
            </w:r>
          </w:p>
        </w:tc>
      </w:tr>
      <w:tr w:rsidR="00F119FA" w:rsidRPr="00227445" w14:paraId="2797BA38" w14:textId="77777777" w:rsidTr="00F119FA">
        <w:tc>
          <w:tcPr>
            <w:tcW w:w="2943" w:type="dxa"/>
          </w:tcPr>
          <w:p w14:paraId="2C104DFA"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Chỉnh sửa</w:t>
            </w:r>
          </w:p>
        </w:tc>
        <w:tc>
          <w:tcPr>
            <w:tcW w:w="3402" w:type="dxa"/>
          </w:tcPr>
          <w:p w14:paraId="088C3F9F"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trong trường hợp chỉnh sửa hoặc tiếp tục thực hiện các giao dịch có trạng thái S, R</w:t>
            </w:r>
          </w:p>
        </w:tc>
        <w:tc>
          <w:tcPr>
            <w:tcW w:w="3402" w:type="dxa"/>
          </w:tcPr>
          <w:p w14:paraId="07717B66"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r>
      <w:tr w:rsidR="00F119FA" w:rsidRPr="00227445" w14:paraId="76EE33BD" w14:textId="77777777" w:rsidTr="00F119FA">
        <w:tc>
          <w:tcPr>
            <w:tcW w:w="2943" w:type="dxa"/>
          </w:tcPr>
          <w:p w14:paraId="02CFB8BC" w14:textId="77777777" w:rsidR="00F119FA" w:rsidRPr="00227445" w:rsidRDefault="00F119FA" w:rsidP="00BD3695">
            <w:pPr>
              <w:spacing w:line="312" w:lineRule="auto"/>
              <w:ind w:firstLine="0"/>
              <w:jc w:val="both"/>
              <w:rPr>
                <w:rFonts w:cs="Times New Roman"/>
                <w:color w:val="FF0000"/>
                <w:szCs w:val="26"/>
              </w:rPr>
            </w:pPr>
            <w:r w:rsidRPr="00227445">
              <w:rPr>
                <w:rFonts w:cs="Times New Roman"/>
                <w:color w:val="FF0000"/>
                <w:szCs w:val="26"/>
              </w:rPr>
              <w:t>Lưu</w:t>
            </w:r>
          </w:p>
          <w:p w14:paraId="75EEB539" w14:textId="77777777" w:rsidR="00F119FA" w:rsidRPr="00550A24" w:rsidRDefault="00F119FA" w:rsidP="00BD369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Ghi)</w:t>
            </w:r>
          </w:p>
        </w:tc>
        <w:tc>
          <w:tcPr>
            <w:tcW w:w="3402" w:type="dxa"/>
          </w:tcPr>
          <w:p w14:paraId="61AB3D00"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lưu lại giao dịch với các thông tin đã nhập</w:t>
            </w:r>
          </w:p>
        </w:tc>
        <w:tc>
          <w:tcPr>
            <w:tcW w:w="3402" w:type="dxa"/>
          </w:tcPr>
          <w:p w14:paraId="01500C22"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r>
      <w:tr w:rsidR="00F119FA" w:rsidRPr="00227445" w14:paraId="31D0FF80" w14:textId="77777777" w:rsidTr="00F119FA">
        <w:tc>
          <w:tcPr>
            <w:tcW w:w="2943" w:type="dxa"/>
          </w:tcPr>
          <w:p w14:paraId="2B43CD21"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Xóa</w:t>
            </w:r>
          </w:p>
        </w:tc>
        <w:tc>
          <w:tcPr>
            <w:tcW w:w="3402" w:type="dxa"/>
          </w:tcPr>
          <w:p w14:paraId="6321268E" w14:textId="77777777" w:rsidR="00F119FA" w:rsidRPr="006A31FC" w:rsidRDefault="00F119FA" w:rsidP="00BD3695">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xóa giao dịch đang ở trạng thái S, R khi người dùng không muốn tiếp tục thực hiện giao dịch đó nữa.</w:t>
            </w:r>
          </w:p>
        </w:tc>
        <w:tc>
          <w:tcPr>
            <w:tcW w:w="3402" w:type="dxa"/>
          </w:tcPr>
          <w:p w14:paraId="09D0FEF0" w14:textId="77777777" w:rsidR="00F119FA" w:rsidRPr="00227445" w:rsidRDefault="00F119FA" w:rsidP="00BD3695">
            <w:pPr>
              <w:spacing w:line="312" w:lineRule="auto"/>
              <w:ind w:firstLine="0"/>
              <w:jc w:val="both"/>
              <w:rPr>
                <w:rFonts w:cs="Times New Roman"/>
                <w:szCs w:val="26"/>
                <w:highlight w:val="lightGray"/>
              </w:rPr>
            </w:pPr>
            <w:r w:rsidRPr="00227445">
              <w:rPr>
                <w:rFonts w:cs="Times New Roman"/>
                <w:szCs w:val="26"/>
              </w:rPr>
              <w:t>Không cho phép lựa chọn</w:t>
            </w:r>
          </w:p>
        </w:tc>
      </w:tr>
      <w:tr w:rsidR="00F119FA" w:rsidRPr="00227445" w14:paraId="5763C28C" w14:textId="77777777" w:rsidTr="00F119FA">
        <w:tc>
          <w:tcPr>
            <w:tcW w:w="2943" w:type="dxa"/>
          </w:tcPr>
          <w:p w14:paraId="39E6A1D3"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Hủy</w:t>
            </w:r>
          </w:p>
        </w:tc>
        <w:tc>
          <w:tcPr>
            <w:tcW w:w="3402" w:type="dxa"/>
          </w:tcPr>
          <w:p w14:paraId="5FDAEAB3" w14:textId="77777777" w:rsidR="00F119FA" w:rsidRPr="00227445" w:rsidRDefault="00F119FA" w:rsidP="00BD3695">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6C6AC711" w14:textId="77777777" w:rsidR="00F119FA" w:rsidRPr="00227445" w:rsidRDefault="00F119FA" w:rsidP="00BD3695">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F119FA" w:rsidRPr="00227445" w14:paraId="037AA522" w14:textId="77777777" w:rsidTr="00F119FA">
        <w:tc>
          <w:tcPr>
            <w:tcW w:w="2943" w:type="dxa"/>
          </w:tcPr>
          <w:p w14:paraId="292B59F0"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Chuyển phê duyệt</w:t>
            </w:r>
          </w:p>
          <w:p w14:paraId="7F26274C" w14:textId="77777777" w:rsidR="00F119FA" w:rsidRPr="00550A24" w:rsidRDefault="00F119FA" w:rsidP="00BD3695">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75BE8A03"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KSV</w:t>
            </w:r>
            <w:r w:rsidRPr="00227445">
              <w:rPr>
                <w:rFonts w:cs="Times New Roman"/>
                <w:szCs w:val="26"/>
              </w:rPr>
              <w:t xml:space="preserve"> phê duyệt</w:t>
            </w:r>
          </w:p>
        </w:tc>
        <w:tc>
          <w:tcPr>
            <w:tcW w:w="3402" w:type="dxa"/>
          </w:tcPr>
          <w:p w14:paraId="29C19B96"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r>
      <w:tr w:rsidR="00F119FA" w:rsidRPr="00227445" w14:paraId="7B5F0AF2" w14:textId="77777777" w:rsidTr="00F119FA">
        <w:tc>
          <w:tcPr>
            <w:tcW w:w="2943" w:type="dxa"/>
          </w:tcPr>
          <w:p w14:paraId="131DC273" w14:textId="77777777" w:rsidR="00F119FA" w:rsidRPr="00113BAA" w:rsidRDefault="00F119FA" w:rsidP="00BD3695">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77B978FC" w14:textId="77777777" w:rsidR="00F119FA" w:rsidRPr="00227445" w:rsidRDefault="00F119FA" w:rsidP="00BD3695">
            <w:pPr>
              <w:spacing w:line="312" w:lineRule="auto"/>
              <w:ind w:firstLine="0"/>
              <w:jc w:val="both"/>
              <w:rPr>
                <w:rFonts w:cs="Times New Roman"/>
                <w:szCs w:val="26"/>
              </w:rPr>
            </w:pPr>
            <w:r>
              <w:rPr>
                <w:rFonts w:cs="Times New Roman"/>
                <w:szCs w:val="26"/>
              </w:rPr>
              <w:t xml:space="preserve">Cho phép lựa chọn để in giấy </w:t>
            </w:r>
            <w:r>
              <w:rPr>
                <w:rFonts w:cs="Times New Roman"/>
                <w:szCs w:val="26"/>
              </w:rPr>
              <w:lastRenderedPageBreak/>
              <w:t>đề nghị hạch toán được tạo trong giao dịch</w:t>
            </w:r>
          </w:p>
        </w:tc>
        <w:tc>
          <w:tcPr>
            <w:tcW w:w="3402" w:type="dxa"/>
          </w:tcPr>
          <w:p w14:paraId="21635921" w14:textId="77777777" w:rsidR="00F119FA" w:rsidRPr="00227445" w:rsidRDefault="00F119FA" w:rsidP="00BD3695">
            <w:pPr>
              <w:spacing w:line="312" w:lineRule="auto"/>
              <w:ind w:firstLine="0"/>
              <w:jc w:val="both"/>
              <w:rPr>
                <w:rFonts w:cs="Times New Roman"/>
                <w:szCs w:val="26"/>
              </w:rPr>
            </w:pPr>
            <w:r>
              <w:rPr>
                <w:rFonts w:cs="Times New Roman"/>
                <w:szCs w:val="26"/>
              </w:rPr>
              <w:lastRenderedPageBreak/>
              <w:t xml:space="preserve">Cho phép lựa chọn để in giấy </w:t>
            </w:r>
            <w:r>
              <w:rPr>
                <w:rFonts w:cs="Times New Roman"/>
                <w:szCs w:val="26"/>
              </w:rPr>
              <w:lastRenderedPageBreak/>
              <w:t>đề nghị hạch toán được tạo trong giao dịch</w:t>
            </w:r>
          </w:p>
        </w:tc>
      </w:tr>
      <w:tr w:rsidR="00F119FA" w:rsidRPr="00227445" w:rsidDel="00B664D5" w14:paraId="50CA93CF" w14:textId="65A85C95" w:rsidTr="00F119FA">
        <w:trPr>
          <w:del w:id="288" w:author="Nguyen Thu Trang - VTFC - KVH" w:date="2022-03-16T11:28:00Z"/>
        </w:trPr>
        <w:tc>
          <w:tcPr>
            <w:tcW w:w="2943" w:type="dxa"/>
          </w:tcPr>
          <w:p w14:paraId="0833DC74" w14:textId="33936A1C" w:rsidR="00F119FA" w:rsidRPr="00011515" w:rsidDel="00B664D5" w:rsidRDefault="00F119FA" w:rsidP="00BD3695">
            <w:pPr>
              <w:spacing w:line="312" w:lineRule="auto"/>
              <w:ind w:firstLine="0"/>
              <w:jc w:val="both"/>
              <w:rPr>
                <w:del w:id="289" w:author="Nguyen Thu Trang - VTFC - KVH" w:date="2022-03-16T11:28:00Z"/>
                <w:rFonts w:cs="Times New Roman"/>
                <w:szCs w:val="26"/>
              </w:rPr>
            </w:pPr>
            <w:commentRangeStart w:id="290"/>
            <w:commentRangeStart w:id="291"/>
            <w:del w:id="292" w:author="Nguyen Thu Trang - VTFC - KVH" w:date="2022-03-16T11:28:00Z">
              <w:r w:rsidRPr="00D20EE4" w:rsidDel="00B664D5">
                <w:rPr>
                  <w:rFonts w:cs="Times New Roman"/>
                  <w:szCs w:val="26"/>
                </w:rPr>
                <w:lastRenderedPageBreak/>
                <w:delText>In Thông báo</w:delText>
              </w:r>
              <w:commentRangeEnd w:id="290"/>
              <w:r w:rsidDel="00B664D5">
                <w:rPr>
                  <w:rStyle w:val="CommentReference"/>
                </w:rPr>
                <w:commentReference w:id="290"/>
              </w:r>
              <w:commentRangeEnd w:id="291"/>
              <w:r w:rsidR="00770BE6" w:rsidDel="00B664D5">
                <w:rPr>
                  <w:rStyle w:val="CommentReference"/>
                </w:rPr>
                <w:commentReference w:id="291"/>
              </w:r>
            </w:del>
          </w:p>
        </w:tc>
        <w:tc>
          <w:tcPr>
            <w:tcW w:w="3402" w:type="dxa"/>
          </w:tcPr>
          <w:p w14:paraId="489D0F67" w14:textId="5B421E3D" w:rsidR="00F119FA" w:rsidDel="00B664D5" w:rsidRDefault="00F119FA" w:rsidP="00BD3695">
            <w:pPr>
              <w:spacing w:line="312" w:lineRule="auto"/>
              <w:ind w:firstLine="0"/>
              <w:jc w:val="both"/>
              <w:rPr>
                <w:del w:id="293" w:author="Nguyen Thu Trang - VTFC - KVH" w:date="2022-03-16T11:28:00Z"/>
                <w:rFonts w:cs="Times New Roman"/>
                <w:szCs w:val="26"/>
              </w:rPr>
            </w:pPr>
            <w:del w:id="294" w:author="Nguyen Thu Trang - VTFC - KVH" w:date="2022-03-16T11:28:00Z">
              <w:r w:rsidDel="00B664D5">
                <w:rPr>
                  <w:rFonts w:cs="Times New Roman"/>
                  <w:szCs w:val="26"/>
                </w:rPr>
                <w:delText>Cho phép lựa chọn để in nội dung Thông báo được tạo trong giao dịch</w:delText>
              </w:r>
            </w:del>
          </w:p>
        </w:tc>
        <w:tc>
          <w:tcPr>
            <w:tcW w:w="3402" w:type="dxa"/>
          </w:tcPr>
          <w:p w14:paraId="4C64C446" w14:textId="5A50B7CF" w:rsidR="00F119FA" w:rsidDel="00B664D5" w:rsidRDefault="00F119FA" w:rsidP="00BD3695">
            <w:pPr>
              <w:spacing w:line="312" w:lineRule="auto"/>
              <w:ind w:firstLine="0"/>
              <w:jc w:val="both"/>
              <w:rPr>
                <w:del w:id="295" w:author="Nguyen Thu Trang - VTFC - KVH" w:date="2022-03-16T11:28:00Z"/>
                <w:rFonts w:cs="Times New Roman"/>
                <w:szCs w:val="26"/>
              </w:rPr>
            </w:pPr>
            <w:del w:id="296" w:author="Nguyen Thu Trang - VTFC - KVH" w:date="2022-03-16T11:28:00Z">
              <w:r w:rsidDel="00B664D5">
                <w:rPr>
                  <w:rFonts w:cs="Times New Roman"/>
                  <w:szCs w:val="26"/>
                </w:rPr>
                <w:delText>Cho phép lựa chọn để in nội dung Thông báo được tạo trong giao dịch</w:delText>
              </w:r>
            </w:del>
          </w:p>
        </w:tc>
      </w:tr>
      <w:tr w:rsidR="00F119FA" w:rsidRPr="00227445" w14:paraId="52955B38" w14:textId="77777777" w:rsidTr="00F119FA">
        <w:tc>
          <w:tcPr>
            <w:tcW w:w="2943" w:type="dxa"/>
          </w:tcPr>
          <w:p w14:paraId="06955900"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Phê duyệt</w:t>
            </w:r>
          </w:p>
          <w:p w14:paraId="2A83FE96" w14:textId="77777777" w:rsidR="00F119FA" w:rsidRPr="00550A24" w:rsidRDefault="00F119FA" w:rsidP="00BD369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24CA9311"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0A78AD19"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Cho phép lựa chọn để phê duyệt giao dịch</w:t>
            </w:r>
          </w:p>
        </w:tc>
      </w:tr>
      <w:tr w:rsidR="00F119FA" w:rsidRPr="00227445" w14:paraId="3ABE8BD7" w14:textId="77777777" w:rsidTr="00F119FA">
        <w:tc>
          <w:tcPr>
            <w:tcW w:w="2943" w:type="dxa"/>
          </w:tcPr>
          <w:p w14:paraId="46D94398" w14:textId="77777777" w:rsidR="00F119FA" w:rsidRPr="00113BAA" w:rsidRDefault="00F119FA" w:rsidP="00BD3695">
            <w:pPr>
              <w:spacing w:line="312" w:lineRule="auto"/>
              <w:ind w:firstLine="0"/>
              <w:jc w:val="both"/>
              <w:rPr>
                <w:rFonts w:cs="Times New Roman"/>
                <w:color w:val="FF0000"/>
                <w:szCs w:val="26"/>
              </w:rPr>
            </w:pPr>
            <w:r w:rsidRPr="00113BAA">
              <w:rPr>
                <w:rFonts w:cs="Times New Roman"/>
                <w:color w:val="FF0000"/>
                <w:szCs w:val="26"/>
              </w:rPr>
              <w:t>Từ chối</w:t>
            </w:r>
          </w:p>
          <w:p w14:paraId="1802E64D" w14:textId="77777777" w:rsidR="00F119FA" w:rsidRPr="00550A24" w:rsidRDefault="00F119FA" w:rsidP="00BD369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4249E7C5"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284D5B91" w14:textId="77777777" w:rsidR="00F119FA" w:rsidRPr="00227445" w:rsidRDefault="00F119FA" w:rsidP="00BD3695">
            <w:pPr>
              <w:spacing w:line="312" w:lineRule="auto"/>
              <w:ind w:firstLine="0"/>
              <w:jc w:val="both"/>
              <w:rPr>
                <w:rFonts w:cs="Times New Roman"/>
                <w:szCs w:val="26"/>
              </w:rPr>
            </w:pPr>
            <w:r w:rsidRPr="00227445">
              <w:rPr>
                <w:rFonts w:cs="Times New Roman"/>
                <w:szCs w:val="26"/>
              </w:rPr>
              <w:t>Cho phép lựa chọn để từ chối phê duyệt giao dịch</w:t>
            </w:r>
          </w:p>
        </w:tc>
      </w:tr>
    </w:tbl>
    <w:p w14:paraId="20D36799" w14:textId="77777777" w:rsidR="009D508E" w:rsidRDefault="009D508E" w:rsidP="009D508E">
      <w:pPr>
        <w:spacing w:before="120" w:after="120" w:line="312" w:lineRule="auto"/>
        <w:jc w:val="both"/>
        <w:rPr>
          <w:rFonts w:cs="Times New Roman"/>
          <w:szCs w:val="26"/>
        </w:rPr>
      </w:pPr>
    </w:p>
    <w:p w14:paraId="3B07797E" w14:textId="77777777" w:rsidR="00F119FA" w:rsidRPr="002F4D0F" w:rsidRDefault="00F119FA" w:rsidP="009D508E">
      <w:pPr>
        <w:spacing w:before="120" w:after="120" w:line="312" w:lineRule="auto"/>
        <w:jc w:val="both"/>
        <w:rPr>
          <w:rFonts w:cs="Times New Roman"/>
          <w:szCs w:val="26"/>
        </w:rPr>
      </w:pPr>
      <w:r w:rsidRPr="002F4D0F">
        <w:rPr>
          <w:rFonts w:cs="Times New Roman"/>
          <w:szCs w:val="26"/>
        </w:rPr>
        <w:t>Màn hình giao dịch hiện tại trên hệ thống TF – VISYS như sau:</w:t>
      </w:r>
    </w:p>
    <w:p w14:paraId="28CCAE11" w14:textId="77777777" w:rsidR="00F119FA" w:rsidRDefault="00F119FA" w:rsidP="00BD3695">
      <w:pPr>
        <w:spacing w:before="120" w:after="120" w:line="312" w:lineRule="auto"/>
        <w:ind w:firstLine="0"/>
        <w:jc w:val="both"/>
        <w:rPr>
          <w:rFonts w:cs="Times New Roman"/>
          <w:szCs w:val="26"/>
        </w:rPr>
      </w:pPr>
      <w:r>
        <w:rPr>
          <w:noProof/>
        </w:rPr>
        <w:drawing>
          <wp:inline distT="0" distB="0" distL="0" distR="0" wp14:anchorId="73087786" wp14:editId="32271813">
            <wp:extent cx="5349922" cy="3363775"/>
            <wp:effectExtent l="19050" t="19050" r="2222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193" r="15947" b="8042"/>
                    <a:stretch/>
                  </pic:blipFill>
                  <pic:spPr bwMode="auto">
                    <a:xfrm>
                      <a:off x="0" y="0"/>
                      <a:ext cx="5350159" cy="336392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3E8D1A" w14:textId="77777777" w:rsidR="00F119FA" w:rsidRDefault="00F119FA" w:rsidP="00BD3695">
      <w:pPr>
        <w:spacing w:before="120" w:after="120" w:line="312" w:lineRule="auto"/>
        <w:ind w:firstLine="0"/>
        <w:jc w:val="both"/>
        <w:rPr>
          <w:rFonts w:cs="Times New Roman"/>
          <w:szCs w:val="26"/>
        </w:rPr>
      </w:pPr>
      <w:r>
        <w:rPr>
          <w:noProof/>
        </w:rPr>
        <w:lastRenderedPageBreak/>
        <w:drawing>
          <wp:inline distT="0" distB="0" distL="0" distR="0" wp14:anchorId="35A94806" wp14:editId="76161025">
            <wp:extent cx="5349922" cy="4419738"/>
            <wp:effectExtent l="19050" t="19050" r="2222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875" b="4014"/>
                    <a:stretch/>
                  </pic:blipFill>
                  <pic:spPr bwMode="auto">
                    <a:xfrm>
                      <a:off x="0" y="0"/>
                      <a:ext cx="5346512" cy="44169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96BAFC7" w14:textId="77777777" w:rsidR="00F119FA" w:rsidRDefault="00F119FA" w:rsidP="009D508E">
      <w:pPr>
        <w:spacing w:before="120" w:after="120" w:line="312" w:lineRule="auto"/>
        <w:jc w:val="both"/>
        <w:rPr>
          <w:rFonts w:cs="Times New Roman"/>
          <w:szCs w:val="26"/>
        </w:rPr>
      </w:pPr>
      <w:r w:rsidRPr="002F4D0F">
        <w:rPr>
          <w:rFonts w:cs="Times New Roman"/>
          <w:szCs w:val="26"/>
        </w:rPr>
        <w:t xml:space="preserve">Màn hình </w:t>
      </w:r>
      <w:r>
        <w:rPr>
          <w:rFonts w:cs="Times New Roman"/>
          <w:szCs w:val="26"/>
        </w:rPr>
        <w:t>này cần được chỉnh sửa</w:t>
      </w:r>
      <w:r w:rsidRPr="002F4D0F">
        <w:rPr>
          <w:rFonts w:cs="Times New Roman"/>
          <w:szCs w:val="26"/>
        </w:rPr>
        <w:t xml:space="preserve"> </w:t>
      </w:r>
      <w:r>
        <w:rPr>
          <w:rFonts w:cs="Times New Roman"/>
          <w:szCs w:val="26"/>
        </w:rPr>
        <w:t>như sau:</w:t>
      </w:r>
    </w:p>
    <w:p w14:paraId="03430F55" w14:textId="77777777" w:rsidR="00F119FA" w:rsidRPr="00047FC8" w:rsidRDefault="00F119FA" w:rsidP="009D508E">
      <w:pPr>
        <w:spacing w:before="120" w:after="120" w:line="312" w:lineRule="auto"/>
        <w:jc w:val="both"/>
        <w:rPr>
          <w:rFonts w:cs="Times New Roman"/>
          <w:i/>
          <w:szCs w:val="26"/>
          <w:u w:val="single"/>
        </w:rPr>
      </w:pPr>
      <w:r w:rsidRPr="00047FC8">
        <w:rPr>
          <w:rFonts w:cs="Times New Roman"/>
          <w:i/>
          <w:szCs w:val="26"/>
          <w:u w:val="single"/>
        </w:rPr>
        <w:t>Cảnh báo ở màn hình loading giao dịch:</w:t>
      </w:r>
    </w:p>
    <w:p w14:paraId="3EAFDF89" w14:textId="77777777" w:rsidR="00F119FA" w:rsidRPr="00047FC8" w:rsidRDefault="00F119FA" w:rsidP="00724F94">
      <w:pPr>
        <w:numPr>
          <w:ilvl w:val="0"/>
          <w:numId w:val="7"/>
        </w:numPr>
        <w:spacing w:before="120" w:after="120" w:line="312" w:lineRule="auto"/>
        <w:ind w:firstLine="0"/>
        <w:jc w:val="both"/>
        <w:rPr>
          <w:rFonts w:cs="Times New Roman"/>
          <w:szCs w:val="26"/>
        </w:rPr>
      </w:pPr>
      <w:r w:rsidRPr="00047FC8">
        <w:rPr>
          <w:rFonts w:cs="Times New Roman"/>
          <w:szCs w:val="26"/>
        </w:rPr>
        <w:t xml:space="preserve">Hệ thống đưa ra cảnh báo trong trường hợp sự kiện giao dịch được lựa chọn có sự kiện nào trước đó của cùng Số </w:t>
      </w:r>
      <w:r>
        <w:rPr>
          <w:rFonts w:cs="Times New Roman"/>
          <w:szCs w:val="26"/>
        </w:rPr>
        <w:t>bảo lãnh</w:t>
      </w:r>
      <w:r w:rsidRPr="00047FC8">
        <w:rPr>
          <w:rFonts w:cs="Times New Roman"/>
          <w:szCs w:val="26"/>
        </w:rPr>
        <w:t xml:space="preserve"> chưa được xử lý và chỉ cho phép lựa chọn nút Hủy trên màn hình giao dịch. Nội dung cảnh báo: “Giao dịch đang có sự kiện trước chưa được xử lý”</w:t>
      </w:r>
    </w:p>
    <w:p w14:paraId="7C1F5253" w14:textId="7A09CEEA" w:rsidR="00F119FA" w:rsidRPr="005F2D3F" w:rsidRDefault="005E5229" w:rsidP="00724F94">
      <w:pPr>
        <w:pStyle w:val="Heading7"/>
        <w:numPr>
          <w:ilvl w:val="0"/>
          <w:numId w:val="13"/>
        </w:numPr>
        <w:tabs>
          <w:tab w:val="clear" w:pos="702"/>
          <w:tab w:val="clear" w:pos="1080"/>
        </w:tabs>
        <w:ind w:left="1260" w:hanging="540"/>
      </w:pPr>
      <w:r>
        <w:t xml:space="preserve">Tab </w:t>
      </w:r>
      <w:r w:rsidR="00F119FA" w:rsidRPr="00571988">
        <w:t xml:space="preserve">Thông tin </w:t>
      </w:r>
      <w:r w:rsidR="00F119FA">
        <w:t xml:space="preserve">chung </w:t>
      </w:r>
      <w:r w:rsidR="00F119FA" w:rsidRPr="005E5229">
        <w:rPr>
          <w:color w:val="FF0000"/>
        </w:rPr>
        <w:t>(</w:t>
      </w:r>
      <w:r w:rsidR="00F119FA" w:rsidRPr="005E5229">
        <w:rPr>
          <w:i/>
          <w:color w:val="FF0000"/>
        </w:rPr>
        <w:t>tên cũ Thông tin chi tiết thông báo bảo lãnh (AG)</w:t>
      </w:r>
      <w:r w:rsidR="00F119FA" w:rsidRPr="005E5229">
        <w:rPr>
          <w:color w:val="FF0000"/>
        </w:rPr>
        <w:t>)</w:t>
      </w:r>
    </w:p>
    <w:p w14:paraId="58A63CE7" w14:textId="77777777" w:rsidR="00F119FA" w:rsidRPr="00571988" w:rsidRDefault="00F119FA" w:rsidP="009D508E">
      <w:pPr>
        <w:spacing w:before="120" w:after="120" w:line="312" w:lineRule="auto"/>
        <w:jc w:val="both"/>
        <w:rPr>
          <w:rFonts w:cs="Times New Roman"/>
          <w:szCs w:val="26"/>
        </w:rPr>
      </w:pPr>
      <w:r w:rsidRPr="00571988">
        <w:rPr>
          <w:rFonts w:cs="Times New Roman"/>
          <w:szCs w:val="26"/>
        </w:rPr>
        <w:t>Màn hình Thông tin giao dịch gồm các trường như sau:</w:t>
      </w:r>
    </w:p>
    <w:tbl>
      <w:tblPr>
        <w:tblStyle w:val="TableGrid"/>
        <w:tblW w:w="11760" w:type="dxa"/>
        <w:tblLayout w:type="fixed"/>
        <w:tblLook w:val="04A0" w:firstRow="1" w:lastRow="0" w:firstColumn="1" w:lastColumn="0" w:noHBand="0" w:noVBand="1"/>
      </w:tblPr>
      <w:tblGrid>
        <w:gridCol w:w="1458"/>
        <w:gridCol w:w="1372"/>
        <w:gridCol w:w="709"/>
        <w:gridCol w:w="992"/>
        <w:gridCol w:w="4395"/>
        <w:gridCol w:w="92"/>
        <w:gridCol w:w="1325"/>
        <w:gridCol w:w="1417"/>
      </w:tblGrid>
      <w:tr w:rsidR="00F119FA" w:rsidRPr="00571988" w14:paraId="45DB71B4" w14:textId="77777777" w:rsidTr="009D508E">
        <w:tc>
          <w:tcPr>
            <w:tcW w:w="1458" w:type="dxa"/>
          </w:tcPr>
          <w:p w14:paraId="7C7B4268"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Tên trường</w:t>
            </w:r>
          </w:p>
        </w:tc>
        <w:tc>
          <w:tcPr>
            <w:tcW w:w="1372" w:type="dxa"/>
          </w:tcPr>
          <w:p w14:paraId="1FAF7D7B"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Kiểu ký tự</w:t>
            </w:r>
          </w:p>
        </w:tc>
        <w:tc>
          <w:tcPr>
            <w:tcW w:w="709" w:type="dxa"/>
          </w:tcPr>
          <w:p w14:paraId="2A6D882A"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Độ dài</w:t>
            </w:r>
          </w:p>
        </w:tc>
        <w:tc>
          <w:tcPr>
            <w:tcW w:w="992" w:type="dxa"/>
          </w:tcPr>
          <w:p w14:paraId="470D7ABD"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Thuộc tính</w:t>
            </w:r>
          </w:p>
        </w:tc>
        <w:tc>
          <w:tcPr>
            <w:tcW w:w="4395" w:type="dxa"/>
          </w:tcPr>
          <w:p w14:paraId="6B2A8970" w14:textId="77777777" w:rsidR="00F119FA" w:rsidRPr="00571988" w:rsidRDefault="00F119FA" w:rsidP="00BD3695">
            <w:pPr>
              <w:spacing w:line="312" w:lineRule="auto"/>
              <w:ind w:firstLine="0"/>
              <w:jc w:val="center"/>
              <w:rPr>
                <w:rFonts w:cs="Times New Roman"/>
                <w:b/>
                <w:szCs w:val="26"/>
              </w:rPr>
            </w:pPr>
            <w:r w:rsidRPr="00571988">
              <w:rPr>
                <w:rFonts w:cs="Times New Roman"/>
                <w:b/>
                <w:szCs w:val="26"/>
              </w:rPr>
              <w:t>Mô tả</w:t>
            </w:r>
          </w:p>
        </w:tc>
        <w:tc>
          <w:tcPr>
            <w:tcW w:w="1417" w:type="dxa"/>
            <w:gridSpan w:val="2"/>
          </w:tcPr>
          <w:p w14:paraId="59E7734A" w14:textId="77777777" w:rsidR="00F119FA" w:rsidRDefault="00F119FA" w:rsidP="00BD3695">
            <w:pPr>
              <w:spacing w:line="312" w:lineRule="auto"/>
              <w:ind w:firstLine="0"/>
              <w:jc w:val="center"/>
              <w:rPr>
                <w:rFonts w:cs="Times New Roman"/>
                <w:b/>
                <w:szCs w:val="26"/>
              </w:rPr>
            </w:pPr>
            <w:r w:rsidRPr="00332B9E">
              <w:rPr>
                <w:rFonts w:cs="Times New Roman"/>
                <w:b/>
                <w:szCs w:val="26"/>
                <w:lang w:val="en-GB"/>
              </w:rPr>
              <w:t>Mapping (Y/N)</w:t>
            </w:r>
          </w:p>
        </w:tc>
        <w:tc>
          <w:tcPr>
            <w:tcW w:w="1417" w:type="dxa"/>
          </w:tcPr>
          <w:p w14:paraId="1F3EC36A" w14:textId="77777777" w:rsidR="00F119FA" w:rsidRPr="00571988" w:rsidRDefault="00F119FA" w:rsidP="00BD3695">
            <w:pPr>
              <w:spacing w:line="312" w:lineRule="auto"/>
              <w:ind w:firstLine="0"/>
              <w:jc w:val="center"/>
              <w:rPr>
                <w:rFonts w:cs="Times New Roman"/>
                <w:b/>
                <w:szCs w:val="26"/>
              </w:rPr>
            </w:pPr>
            <w:r>
              <w:rPr>
                <w:rFonts w:cs="Times New Roman"/>
                <w:b/>
                <w:szCs w:val="26"/>
              </w:rPr>
              <w:t>New Field (Y/N)</w:t>
            </w:r>
          </w:p>
        </w:tc>
      </w:tr>
      <w:tr w:rsidR="00F119FA" w:rsidRPr="00571988" w14:paraId="0DEB39D9" w14:textId="77777777" w:rsidTr="00F119FA">
        <w:tc>
          <w:tcPr>
            <w:tcW w:w="11760" w:type="dxa"/>
            <w:gridSpan w:val="8"/>
            <w:shd w:val="clear" w:color="auto" w:fill="FFFF00"/>
          </w:tcPr>
          <w:p w14:paraId="0EA5E913" w14:textId="77777777" w:rsidR="00F119FA" w:rsidRPr="00F01510" w:rsidRDefault="00F119FA" w:rsidP="00BD3695">
            <w:pPr>
              <w:spacing w:line="312" w:lineRule="auto"/>
              <w:ind w:firstLine="0"/>
              <w:rPr>
                <w:rFonts w:cs="Times New Roman"/>
                <w:b/>
                <w:szCs w:val="26"/>
              </w:rPr>
            </w:pPr>
            <w:r w:rsidRPr="00F01510">
              <w:rPr>
                <w:rFonts w:cs="Times New Roman"/>
                <w:b/>
                <w:color w:val="FF0000"/>
                <w:szCs w:val="26"/>
              </w:rPr>
              <w:t>Thông tin chung ở tất cả các sự kiện:</w:t>
            </w:r>
          </w:p>
        </w:tc>
      </w:tr>
      <w:tr w:rsidR="00F119FA" w:rsidRPr="00571988" w14:paraId="37839B0A" w14:textId="77777777" w:rsidTr="0074166A">
        <w:tc>
          <w:tcPr>
            <w:tcW w:w="1458" w:type="dxa"/>
          </w:tcPr>
          <w:p w14:paraId="1416F94D"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Nhóm sản phẩm </w:t>
            </w:r>
          </w:p>
        </w:tc>
        <w:tc>
          <w:tcPr>
            <w:tcW w:w="1372" w:type="dxa"/>
          </w:tcPr>
          <w:p w14:paraId="5066ACAE"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DFB6169" w14:textId="77777777" w:rsidR="00F119FA" w:rsidRPr="00571988" w:rsidRDefault="00F119FA" w:rsidP="00BD3695">
            <w:pPr>
              <w:spacing w:line="312" w:lineRule="auto"/>
              <w:ind w:firstLine="0"/>
              <w:jc w:val="center"/>
              <w:rPr>
                <w:rFonts w:cs="Times New Roman"/>
                <w:szCs w:val="26"/>
              </w:rPr>
            </w:pPr>
          </w:p>
        </w:tc>
        <w:tc>
          <w:tcPr>
            <w:tcW w:w="992" w:type="dxa"/>
          </w:tcPr>
          <w:p w14:paraId="7FD4B69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(H)</w:t>
            </w:r>
          </w:p>
        </w:tc>
        <w:tc>
          <w:tcPr>
            <w:tcW w:w="4487" w:type="dxa"/>
            <w:gridSpan w:val="2"/>
          </w:tcPr>
          <w:p w14:paraId="1E6D703C"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67777C3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lastRenderedPageBreak/>
              <w:t xml:space="preserve">Mặc định giá trị: </w:t>
            </w:r>
            <w:r w:rsidRPr="00571988">
              <w:rPr>
                <w:rFonts w:cs="Times New Roman"/>
                <w:b/>
                <w:szCs w:val="26"/>
              </w:rPr>
              <w:t>GUARANTEE</w:t>
            </w:r>
            <w:r w:rsidRPr="00571988">
              <w:rPr>
                <w:rFonts w:cs="Times New Roman"/>
                <w:szCs w:val="26"/>
              </w:rPr>
              <w:t xml:space="preserve"> </w:t>
            </w:r>
          </w:p>
        </w:tc>
        <w:tc>
          <w:tcPr>
            <w:tcW w:w="1325" w:type="dxa"/>
          </w:tcPr>
          <w:p w14:paraId="6DE65D8B"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399F8379"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5888465" w14:textId="77777777" w:rsidTr="0074166A">
        <w:tc>
          <w:tcPr>
            <w:tcW w:w="1458" w:type="dxa"/>
          </w:tcPr>
          <w:p w14:paraId="4EDF9F8E"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lastRenderedPageBreak/>
              <w:t xml:space="preserve">Mã sản phẩm </w:t>
            </w:r>
          </w:p>
        </w:tc>
        <w:tc>
          <w:tcPr>
            <w:tcW w:w="1372" w:type="dxa"/>
          </w:tcPr>
          <w:p w14:paraId="73F8EB04"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F5CEFE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w:t>
            </w:r>
          </w:p>
        </w:tc>
        <w:tc>
          <w:tcPr>
            <w:tcW w:w="992" w:type="dxa"/>
          </w:tcPr>
          <w:p w14:paraId="1B6BC5F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(H)</w:t>
            </w:r>
          </w:p>
        </w:tc>
        <w:tc>
          <w:tcPr>
            <w:tcW w:w="4487" w:type="dxa"/>
            <w:gridSpan w:val="2"/>
          </w:tcPr>
          <w:p w14:paraId="10972B5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126582F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Mặc định giá trị: </w:t>
            </w:r>
            <w:r>
              <w:rPr>
                <w:rFonts w:cs="Times New Roman"/>
                <w:b/>
                <w:szCs w:val="26"/>
              </w:rPr>
              <w:t>A</w:t>
            </w:r>
            <w:r w:rsidRPr="00571988">
              <w:rPr>
                <w:rFonts w:cs="Times New Roman"/>
                <w:b/>
                <w:szCs w:val="26"/>
              </w:rPr>
              <w:t>G</w:t>
            </w:r>
            <w:r w:rsidRPr="00571988">
              <w:rPr>
                <w:rFonts w:cs="Times New Roman"/>
                <w:szCs w:val="26"/>
              </w:rPr>
              <w:t xml:space="preserve"> </w:t>
            </w:r>
            <w:r>
              <w:rPr>
                <w:rFonts w:cs="Times New Roman"/>
                <w:szCs w:val="26"/>
              </w:rPr>
              <w:t xml:space="preserve">(nếu là bảo lãnh), </w:t>
            </w:r>
            <w:r>
              <w:rPr>
                <w:rFonts w:cs="Times New Roman"/>
                <w:b/>
                <w:szCs w:val="26"/>
              </w:rPr>
              <w:t>A</w:t>
            </w:r>
            <w:r w:rsidRPr="009C5889">
              <w:rPr>
                <w:rFonts w:cs="Times New Roman"/>
                <w:b/>
                <w:szCs w:val="26"/>
              </w:rPr>
              <w:t>C</w:t>
            </w:r>
            <w:r>
              <w:rPr>
                <w:rFonts w:cs="Times New Roman"/>
                <w:szCs w:val="26"/>
              </w:rPr>
              <w:t xml:space="preserve"> (nếu là BCT đòi tiền)</w:t>
            </w:r>
          </w:p>
        </w:tc>
        <w:tc>
          <w:tcPr>
            <w:tcW w:w="1325" w:type="dxa"/>
          </w:tcPr>
          <w:p w14:paraId="5B5D1A16"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1DBEA339"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E7EF0B1" w14:textId="77777777" w:rsidTr="0074166A">
        <w:tc>
          <w:tcPr>
            <w:tcW w:w="1458" w:type="dxa"/>
          </w:tcPr>
          <w:p w14:paraId="514BE37E" w14:textId="77777777" w:rsidR="00F119FA" w:rsidRPr="002F4D0F" w:rsidRDefault="00F119FA" w:rsidP="00BD3695">
            <w:pPr>
              <w:spacing w:line="312" w:lineRule="auto"/>
              <w:ind w:firstLine="0"/>
              <w:rPr>
                <w:rFonts w:cs="Times New Roman"/>
                <w:b/>
                <w:i/>
                <w:color w:val="FF0000"/>
                <w:szCs w:val="26"/>
              </w:rPr>
            </w:pPr>
            <w:r w:rsidRPr="0031421D">
              <w:rPr>
                <w:rFonts w:cs="Times New Roman"/>
                <w:b/>
                <w:color w:val="FF0000"/>
                <w:szCs w:val="26"/>
                <w:lang w:val="en-GB"/>
              </w:rPr>
              <w:t>Số Thông báo Bảo lãnh</w:t>
            </w:r>
            <w:r w:rsidRPr="0031421D">
              <w:rPr>
                <w:rFonts w:cs="Times New Roman"/>
                <w:b/>
                <w:i/>
                <w:color w:val="FF0000"/>
                <w:szCs w:val="26"/>
                <w:lang w:val="en-GB"/>
              </w:rPr>
              <w:t xml:space="preserve"> </w:t>
            </w:r>
            <w:r w:rsidRPr="002F4D0F">
              <w:rPr>
                <w:rFonts w:cs="Times New Roman"/>
                <w:i/>
                <w:color w:val="FF0000"/>
                <w:szCs w:val="26"/>
              </w:rPr>
              <w:t xml:space="preserve">(tên cũ Số </w:t>
            </w:r>
            <w:r>
              <w:rPr>
                <w:rFonts w:cs="Times New Roman"/>
                <w:i/>
                <w:color w:val="FF0000"/>
                <w:szCs w:val="26"/>
              </w:rPr>
              <w:t>AG (*)</w:t>
            </w:r>
            <w:r w:rsidRPr="002F4D0F">
              <w:rPr>
                <w:rFonts w:cs="Times New Roman"/>
                <w:i/>
                <w:color w:val="FF0000"/>
                <w:szCs w:val="26"/>
              </w:rPr>
              <w:t>)</w:t>
            </w:r>
          </w:p>
        </w:tc>
        <w:tc>
          <w:tcPr>
            <w:tcW w:w="1372" w:type="dxa"/>
          </w:tcPr>
          <w:p w14:paraId="67633994"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4A4D6AE"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22CCAAF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487" w:type="dxa"/>
            <w:gridSpan w:val="2"/>
          </w:tcPr>
          <w:p w14:paraId="20C8038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Số tham chiếu </w:t>
            </w:r>
            <w:r>
              <w:rPr>
                <w:rFonts w:cs="Times New Roman"/>
                <w:szCs w:val="26"/>
              </w:rPr>
              <w:t>Thông báo bảo lãnh</w:t>
            </w:r>
            <w:r w:rsidRPr="00571988">
              <w:rPr>
                <w:rFonts w:cs="Times New Roman"/>
                <w:szCs w:val="26"/>
              </w:rPr>
              <w:t xml:space="preserve"> do hệ thống tự động sinh ra gồm 1</w:t>
            </w:r>
            <w:r>
              <w:rPr>
                <w:rFonts w:cs="Times New Roman"/>
                <w:szCs w:val="26"/>
              </w:rPr>
              <w:t>3</w:t>
            </w:r>
            <w:r w:rsidRPr="00571988">
              <w:rPr>
                <w:rFonts w:cs="Times New Roman"/>
                <w:szCs w:val="26"/>
              </w:rPr>
              <w:t xml:space="preserve"> ký tự gồm cả chữ và số.</w:t>
            </w:r>
          </w:p>
          <w:p w14:paraId="343C093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Cấu trúc: </w:t>
            </w:r>
            <w:r>
              <w:rPr>
                <w:rFonts w:cs="Times New Roman"/>
                <w:szCs w:val="26"/>
              </w:rPr>
              <w:t>0992</w:t>
            </w:r>
            <w:r w:rsidRPr="00571988">
              <w:rPr>
                <w:rFonts w:cs="Times New Roman"/>
                <w:szCs w:val="26"/>
              </w:rPr>
              <w:t xml:space="preserve">PPYYxxxxx </w:t>
            </w:r>
          </w:p>
          <w:p w14:paraId="7E396AA6" w14:textId="77777777" w:rsidR="00F119FA" w:rsidRPr="00571988" w:rsidRDefault="00F119FA" w:rsidP="00BD3695">
            <w:pPr>
              <w:spacing w:line="312" w:lineRule="auto"/>
              <w:ind w:firstLine="0"/>
              <w:jc w:val="both"/>
              <w:rPr>
                <w:rFonts w:cs="Times New Roman"/>
                <w:szCs w:val="26"/>
              </w:rPr>
            </w:pPr>
            <w:r w:rsidRPr="00571988">
              <w:rPr>
                <w:rFonts w:cs="Times New Roman"/>
                <w:szCs w:val="26"/>
                <w:u w:val="single"/>
              </w:rPr>
              <w:t>Trong đó</w:t>
            </w:r>
            <w:r w:rsidRPr="00571988">
              <w:rPr>
                <w:rFonts w:cs="Times New Roman"/>
                <w:szCs w:val="26"/>
              </w:rPr>
              <w:t xml:space="preserve">: </w:t>
            </w:r>
          </w:p>
          <w:p w14:paraId="7BBD57F0" w14:textId="77777777" w:rsidR="00F119FA" w:rsidRPr="008A1BD1" w:rsidRDefault="00F119FA" w:rsidP="00BD3695">
            <w:pPr>
              <w:pStyle w:val="ListParagraph"/>
              <w:numPr>
                <w:ilvl w:val="0"/>
                <w:numId w:val="1"/>
              </w:numPr>
              <w:spacing w:line="312" w:lineRule="auto"/>
              <w:ind w:firstLine="0"/>
              <w:jc w:val="both"/>
              <w:rPr>
                <w:rFonts w:cs="Times New Roman"/>
                <w:szCs w:val="26"/>
              </w:rPr>
            </w:pPr>
            <w:r>
              <w:rPr>
                <w:rFonts w:cs="Times New Roman"/>
                <w:b/>
                <w:szCs w:val="26"/>
              </w:rPr>
              <w:t>0</w:t>
            </w:r>
            <w:r w:rsidRPr="008A1BD1">
              <w:rPr>
                <w:rFonts w:cs="Times New Roman"/>
                <w:b/>
                <w:szCs w:val="26"/>
              </w:rPr>
              <w:t>992</w:t>
            </w:r>
            <w:r>
              <w:rPr>
                <w:rFonts w:cs="Times New Roman"/>
                <w:szCs w:val="26"/>
              </w:rPr>
              <w:t xml:space="preserve"> là mã NHCT Lào</w:t>
            </w:r>
          </w:p>
          <w:p w14:paraId="29E39949"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PP</w:t>
            </w:r>
            <w:r w:rsidRPr="00571988">
              <w:rPr>
                <w:rFonts w:cs="Times New Roman"/>
                <w:szCs w:val="26"/>
              </w:rPr>
              <w:t xml:space="preserve"> là mã sản phẩm: ở chức năng này là </w:t>
            </w:r>
            <w:r>
              <w:rPr>
                <w:rFonts w:cs="Times New Roman"/>
                <w:b/>
                <w:szCs w:val="26"/>
              </w:rPr>
              <w:t>A</w:t>
            </w:r>
            <w:r w:rsidRPr="00571988">
              <w:rPr>
                <w:rFonts w:cs="Times New Roman"/>
                <w:b/>
                <w:szCs w:val="26"/>
              </w:rPr>
              <w:t>G</w:t>
            </w:r>
          </w:p>
          <w:p w14:paraId="1B7C4C2E"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YY</w:t>
            </w:r>
            <w:r w:rsidRPr="00571988">
              <w:rPr>
                <w:rFonts w:cs="Times New Roman"/>
                <w:szCs w:val="26"/>
              </w:rPr>
              <w:t xml:space="preserve"> là 2 ký tự cuối của năm phát sinh</w:t>
            </w:r>
          </w:p>
          <w:p w14:paraId="0A833F34"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xxxxx</w:t>
            </w:r>
            <w:r w:rsidRPr="00571988">
              <w:rPr>
                <w:rFonts w:cs="Times New Roman"/>
                <w:szCs w:val="26"/>
              </w:rPr>
              <w:t xml:space="preserve"> là số thứ tự của bảo lãnh phát sinh trong năm.</w:t>
            </w:r>
          </w:p>
          <w:p w14:paraId="681C7419" w14:textId="77777777" w:rsidR="00F119FA" w:rsidRPr="00571988" w:rsidRDefault="00F119FA" w:rsidP="00BD3695">
            <w:pPr>
              <w:spacing w:line="312" w:lineRule="auto"/>
              <w:ind w:firstLine="0"/>
              <w:jc w:val="both"/>
              <w:rPr>
                <w:rFonts w:cs="Times New Roman"/>
                <w:szCs w:val="26"/>
                <w:u w:val="single"/>
              </w:rPr>
            </w:pPr>
            <w:r w:rsidRPr="00571988">
              <w:rPr>
                <w:rFonts w:cs="Times New Roman"/>
                <w:szCs w:val="26"/>
                <w:u w:val="single"/>
              </w:rPr>
              <w:t xml:space="preserve">Ví dụ: </w:t>
            </w:r>
          </w:p>
          <w:p w14:paraId="269EC47E"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Số </w:t>
            </w:r>
            <w:r>
              <w:rPr>
                <w:rFonts w:cs="Times New Roman"/>
                <w:szCs w:val="26"/>
              </w:rPr>
              <w:t xml:space="preserve">Thông báo bảo lãnh </w:t>
            </w:r>
            <w:r w:rsidRPr="00571988">
              <w:rPr>
                <w:rFonts w:cs="Times New Roman"/>
                <w:szCs w:val="26"/>
              </w:rPr>
              <w:t>đầu tiên phát sinh trong năm 202</w:t>
            </w:r>
            <w:r>
              <w:rPr>
                <w:rFonts w:cs="Times New Roman"/>
                <w:szCs w:val="26"/>
              </w:rPr>
              <w:t>2</w:t>
            </w:r>
            <w:r w:rsidRPr="00571988">
              <w:rPr>
                <w:rFonts w:cs="Times New Roman"/>
                <w:szCs w:val="26"/>
              </w:rPr>
              <w:t xml:space="preserve"> sẽ là </w:t>
            </w:r>
            <w:r w:rsidRPr="002F4D0F">
              <w:rPr>
                <w:rFonts w:cs="Times New Roman"/>
                <w:b/>
                <w:szCs w:val="26"/>
              </w:rPr>
              <w:t>0</w:t>
            </w:r>
            <w:r>
              <w:rPr>
                <w:rFonts w:cs="Times New Roman"/>
                <w:b/>
                <w:szCs w:val="26"/>
              </w:rPr>
              <w:t>992A</w:t>
            </w:r>
            <w:r w:rsidRPr="00571988">
              <w:rPr>
                <w:rFonts w:cs="Times New Roman"/>
                <w:b/>
                <w:szCs w:val="26"/>
              </w:rPr>
              <w:t>G2</w:t>
            </w:r>
            <w:r>
              <w:rPr>
                <w:rFonts w:cs="Times New Roman"/>
                <w:b/>
                <w:szCs w:val="26"/>
              </w:rPr>
              <w:t>2</w:t>
            </w:r>
            <w:r w:rsidRPr="00571988">
              <w:rPr>
                <w:rFonts w:cs="Times New Roman"/>
                <w:b/>
                <w:szCs w:val="26"/>
              </w:rPr>
              <w:t>00001</w:t>
            </w:r>
          </w:p>
        </w:tc>
        <w:tc>
          <w:tcPr>
            <w:tcW w:w="1325" w:type="dxa"/>
          </w:tcPr>
          <w:p w14:paraId="33E4CE58"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BCCE520"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7F3B344" w14:textId="77777777" w:rsidTr="0074166A">
        <w:tc>
          <w:tcPr>
            <w:tcW w:w="1458" w:type="dxa"/>
          </w:tcPr>
          <w:p w14:paraId="56E477B6" w14:textId="77777777" w:rsidR="00F119FA" w:rsidRPr="00332B9E" w:rsidRDefault="00F119FA" w:rsidP="00BD3695">
            <w:pPr>
              <w:spacing w:line="312" w:lineRule="auto"/>
              <w:ind w:firstLine="0"/>
              <w:jc w:val="both"/>
              <w:rPr>
                <w:rFonts w:cs="Times New Roman"/>
                <w:b/>
                <w:color w:val="FF0000"/>
                <w:szCs w:val="26"/>
              </w:rPr>
            </w:pPr>
            <w:r w:rsidRPr="00332B9E">
              <w:rPr>
                <w:rFonts w:cs="Times New Roman"/>
                <w:b/>
                <w:color w:val="FF0000"/>
                <w:szCs w:val="26"/>
              </w:rPr>
              <w:t xml:space="preserve">Số </w:t>
            </w:r>
            <w:r>
              <w:rPr>
                <w:rFonts w:cs="Times New Roman"/>
                <w:b/>
                <w:color w:val="FF0000"/>
                <w:szCs w:val="26"/>
              </w:rPr>
              <w:t>Bảo lãnh</w:t>
            </w:r>
          </w:p>
          <w:p w14:paraId="15D170EA" w14:textId="77777777" w:rsidR="00F119FA" w:rsidRPr="00332B9E" w:rsidRDefault="00F119FA" w:rsidP="00BD3695">
            <w:pPr>
              <w:spacing w:line="312" w:lineRule="auto"/>
              <w:ind w:firstLine="0"/>
              <w:jc w:val="both"/>
              <w:rPr>
                <w:rFonts w:cs="Times New Roman"/>
                <w:b/>
                <w:color w:val="FF0000"/>
                <w:szCs w:val="26"/>
              </w:rPr>
            </w:pPr>
            <w:r w:rsidRPr="00332B9E">
              <w:rPr>
                <w:rFonts w:cs="Times New Roman"/>
                <w:i/>
                <w:color w:val="FF0000"/>
                <w:szCs w:val="26"/>
              </w:rPr>
              <w:t xml:space="preserve">(tên cũ: Số </w:t>
            </w:r>
            <w:r>
              <w:rPr>
                <w:rFonts w:cs="Times New Roman"/>
                <w:i/>
                <w:color w:val="FF0000"/>
                <w:szCs w:val="26"/>
              </w:rPr>
              <w:t>bảo lãnh (*)</w:t>
            </w:r>
            <w:r w:rsidRPr="00332B9E">
              <w:rPr>
                <w:rFonts w:cs="Times New Roman"/>
                <w:i/>
                <w:color w:val="FF0000"/>
                <w:szCs w:val="26"/>
              </w:rPr>
              <w:t>)</w:t>
            </w:r>
          </w:p>
        </w:tc>
        <w:tc>
          <w:tcPr>
            <w:tcW w:w="1372" w:type="dxa"/>
          </w:tcPr>
          <w:p w14:paraId="1EE574C9"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3BE0A3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0C9A35C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tcPr>
          <w:p w14:paraId="130EA2D6" w14:textId="77777777" w:rsidR="00F119FA" w:rsidRDefault="00F119FA" w:rsidP="00BD3695">
            <w:pPr>
              <w:spacing w:line="312" w:lineRule="auto"/>
              <w:ind w:firstLine="0"/>
              <w:jc w:val="both"/>
              <w:rPr>
                <w:rFonts w:cs="Times New Roman"/>
                <w:szCs w:val="26"/>
                <w:lang w:val="en-GB"/>
              </w:rPr>
            </w:pPr>
            <w:r w:rsidRPr="00332B9E">
              <w:rPr>
                <w:rFonts w:cs="Times New Roman"/>
                <w:szCs w:val="26"/>
                <w:lang w:val="en-GB"/>
              </w:rPr>
              <w:t xml:space="preserve">Số </w:t>
            </w:r>
            <w:r>
              <w:rPr>
                <w:rFonts w:cs="Times New Roman"/>
                <w:szCs w:val="26"/>
                <w:lang w:val="en-GB"/>
              </w:rPr>
              <w:t>Ref của bảo lãnh đến.</w:t>
            </w:r>
          </w:p>
          <w:p w14:paraId="3389A969" w14:textId="77777777" w:rsidR="00F119FA" w:rsidRPr="00332B9E"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325" w:type="dxa"/>
          </w:tcPr>
          <w:p w14:paraId="4334E76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F9F28F9"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31421D" w14:paraId="5D7692E3" w14:textId="77777777" w:rsidTr="0074166A">
        <w:tc>
          <w:tcPr>
            <w:tcW w:w="1458" w:type="dxa"/>
          </w:tcPr>
          <w:p w14:paraId="5B313D99" w14:textId="77777777" w:rsidR="00F119FA" w:rsidRPr="0031421D" w:rsidRDefault="00F119FA" w:rsidP="00BD3695">
            <w:pPr>
              <w:spacing w:line="312" w:lineRule="auto"/>
              <w:ind w:firstLine="0"/>
              <w:jc w:val="both"/>
              <w:rPr>
                <w:rFonts w:cs="Times New Roman"/>
                <w:b/>
                <w:szCs w:val="26"/>
              </w:rPr>
            </w:pPr>
            <w:r w:rsidRPr="0031421D">
              <w:rPr>
                <w:rFonts w:cs="Times New Roman"/>
                <w:b/>
                <w:szCs w:val="26"/>
              </w:rPr>
              <w:t xml:space="preserve">Số Ref TBBL </w:t>
            </w:r>
            <w:r>
              <w:rPr>
                <w:rFonts w:cs="Times New Roman"/>
                <w:b/>
                <w:szCs w:val="26"/>
              </w:rPr>
              <w:t>EE</w:t>
            </w:r>
          </w:p>
        </w:tc>
        <w:tc>
          <w:tcPr>
            <w:tcW w:w="1372" w:type="dxa"/>
          </w:tcPr>
          <w:p w14:paraId="0B150734" w14:textId="77777777" w:rsidR="00F119FA" w:rsidRPr="0031421D"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0C20997" w14:textId="77777777" w:rsidR="00F119FA" w:rsidRPr="0031421D" w:rsidRDefault="00F119FA" w:rsidP="00BD3695">
            <w:pPr>
              <w:spacing w:line="312" w:lineRule="auto"/>
              <w:ind w:firstLine="0"/>
              <w:jc w:val="center"/>
              <w:rPr>
                <w:rFonts w:cs="Times New Roman"/>
                <w:szCs w:val="26"/>
              </w:rPr>
            </w:pPr>
            <w:r w:rsidRPr="0031421D">
              <w:rPr>
                <w:rFonts w:cs="Times New Roman"/>
                <w:szCs w:val="26"/>
              </w:rPr>
              <w:t>16</w:t>
            </w:r>
          </w:p>
        </w:tc>
        <w:tc>
          <w:tcPr>
            <w:tcW w:w="992" w:type="dxa"/>
          </w:tcPr>
          <w:p w14:paraId="6EF6CC6E" w14:textId="77777777" w:rsidR="00F119FA" w:rsidRPr="0031421D" w:rsidRDefault="00F119FA" w:rsidP="00BD3695">
            <w:pPr>
              <w:spacing w:line="312" w:lineRule="auto"/>
              <w:ind w:firstLine="0"/>
              <w:jc w:val="center"/>
              <w:rPr>
                <w:rFonts w:cs="Times New Roman"/>
                <w:szCs w:val="26"/>
              </w:rPr>
            </w:pPr>
            <w:r w:rsidRPr="0031421D">
              <w:rPr>
                <w:rFonts w:cs="Times New Roman"/>
                <w:szCs w:val="26"/>
              </w:rPr>
              <w:t>(P)</w:t>
            </w:r>
          </w:p>
        </w:tc>
        <w:tc>
          <w:tcPr>
            <w:tcW w:w="4487" w:type="dxa"/>
            <w:gridSpan w:val="2"/>
          </w:tcPr>
          <w:p w14:paraId="0D0D8B5B" w14:textId="77777777" w:rsidR="00F119FA" w:rsidRPr="0031421D" w:rsidRDefault="00F119FA" w:rsidP="00BD3695">
            <w:pPr>
              <w:spacing w:line="312" w:lineRule="auto"/>
              <w:ind w:firstLine="0"/>
              <w:jc w:val="both"/>
              <w:rPr>
                <w:rFonts w:cs="Times New Roman"/>
                <w:szCs w:val="26"/>
                <w:lang w:val="en-GB"/>
              </w:rPr>
            </w:pPr>
            <w:r w:rsidRPr="0031421D">
              <w:rPr>
                <w:rFonts w:cs="Times New Roman"/>
                <w:szCs w:val="26"/>
                <w:lang w:val="en-GB"/>
              </w:rPr>
              <w:t xml:space="preserve">Số tham chiếu </w:t>
            </w:r>
            <w:r>
              <w:rPr>
                <w:rFonts w:cs="Times New Roman"/>
                <w:szCs w:val="26"/>
                <w:lang w:val="en-GB"/>
              </w:rPr>
              <w:t>TB bảo lãnh</w:t>
            </w:r>
            <w:r w:rsidRPr="0031421D">
              <w:rPr>
                <w:rFonts w:cs="Times New Roman"/>
                <w:szCs w:val="26"/>
                <w:lang w:val="en-GB"/>
              </w:rPr>
              <w:t xml:space="preserve"> do Trung tâm TTTM khởi tạo trên hệ thống của Trung tâm TTTM</w:t>
            </w:r>
          </w:p>
          <w:p w14:paraId="5BA7CB0B" w14:textId="77777777" w:rsidR="00F119FA" w:rsidRPr="0031421D" w:rsidRDefault="00F119FA" w:rsidP="00BD3695">
            <w:pPr>
              <w:spacing w:line="312" w:lineRule="auto"/>
              <w:ind w:firstLine="0"/>
              <w:jc w:val="both"/>
              <w:rPr>
                <w:rFonts w:cs="Times New Roman"/>
                <w:szCs w:val="26"/>
              </w:rPr>
            </w:pPr>
            <w:r w:rsidRPr="0031421D">
              <w:rPr>
                <w:rFonts w:cs="Times New Roman"/>
                <w:szCs w:val="26"/>
                <w:lang w:val="en-GB"/>
              </w:rPr>
              <w:t>Thông tin này được trả về từ TF-EE</w:t>
            </w:r>
          </w:p>
        </w:tc>
        <w:tc>
          <w:tcPr>
            <w:tcW w:w="1325" w:type="dxa"/>
          </w:tcPr>
          <w:p w14:paraId="4F254C8C" w14:textId="77777777" w:rsidR="00F119FA" w:rsidRPr="0031421D" w:rsidRDefault="00F119FA" w:rsidP="00BD3695">
            <w:pPr>
              <w:spacing w:line="312" w:lineRule="auto"/>
              <w:ind w:firstLine="0"/>
              <w:jc w:val="center"/>
              <w:rPr>
                <w:rFonts w:cs="Times New Roman"/>
                <w:szCs w:val="26"/>
              </w:rPr>
            </w:pPr>
            <w:r w:rsidRPr="0031421D">
              <w:rPr>
                <w:rFonts w:cs="Times New Roman"/>
                <w:szCs w:val="26"/>
              </w:rPr>
              <w:t>Y</w:t>
            </w:r>
          </w:p>
        </w:tc>
        <w:tc>
          <w:tcPr>
            <w:tcW w:w="1417" w:type="dxa"/>
          </w:tcPr>
          <w:p w14:paraId="64F671BF" w14:textId="77777777" w:rsidR="00F119FA" w:rsidRPr="0031421D"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6C84B57" w14:textId="77777777" w:rsidTr="0074166A">
        <w:tc>
          <w:tcPr>
            <w:tcW w:w="1458" w:type="dxa"/>
          </w:tcPr>
          <w:p w14:paraId="28EDFAE3"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Phạm vi Bảo lãnh</w:t>
            </w:r>
          </w:p>
        </w:tc>
        <w:tc>
          <w:tcPr>
            <w:tcW w:w="1372" w:type="dxa"/>
          </w:tcPr>
          <w:p w14:paraId="4CBEA9EF"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98A1D0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20</w:t>
            </w:r>
          </w:p>
        </w:tc>
        <w:tc>
          <w:tcPr>
            <w:tcW w:w="992" w:type="dxa"/>
          </w:tcPr>
          <w:p w14:paraId="5287676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487" w:type="dxa"/>
            <w:gridSpan w:val="2"/>
          </w:tcPr>
          <w:p w14:paraId="2F96FBE4"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BL được phát hành là BL trong nước hay BL nước ngoài.</w:t>
            </w:r>
          </w:p>
          <w:p w14:paraId="4E4A1E03" w14:textId="77777777" w:rsidR="00F119FA" w:rsidRPr="00571988" w:rsidRDefault="00F119FA" w:rsidP="00BD3695">
            <w:pPr>
              <w:spacing w:line="312" w:lineRule="auto"/>
              <w:ind w:firstLine="0"/>
              <w:jc w:val="both"/>
              <w:rPr>
                <w:rFonts w:cs="Times New Roman"/>
                <w:szCs w:val="26"/>
              </w:rPr>
            </w:pPr>
            <w:r w:rsidRPr="0031421D">
              <w:rPr>
                <w:rFonts w:cs="Times New Roman"/>
                <w:szCs w:val="26"/>
                <w:lang w:val="en-GB"/>
              </w:rPr>
              <w:t>Thông tin này được trả về từ TF-EE</w:t>
            </w:r>
          </w:p>
        </w:tc>
        <w:tc>
          <w:tcPr>
            <w:tcW w:w="1325" w:type="dxa"/>
          </w:tcPr>
          <w:p w14:paraId="0C6E3E2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C53D2BB"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0438EAD" w14:textId="77777777" w:rsidTr="0074166A">
        <w:tc>
          <w:tcPr>
            <w:tcW w:w="1458" w:type="dxa"/>
          </w:tcPr>
          <w:p w14:paraId="3CFF28BD" w14:textId="77777777" w:rsidR="00F119FA" w:rsidRPr="0031421D" w:rsidRDefault="00F119FA" w:rsidP="00BD3695">
            <w:pPr>
              <w:spacing w:line="312" w:lineRule="auto"/>
              <w:ind w:firstLine="0"/>
              <w:jc w:val="both"/>
              <w:rPr>
                <w:rFonts w:cs="Times New Roman"/>
                <w:b/>
                <w:szCs w:val="26"/>
              </w:rPr>
            </w:pPr>
            <w:r w:rsidRPr="0031421D">
              <w:rPr>
                <w:rFonts w:cs="Times New Roman"/>
                <w:b/>
                <w:szCs w:val="26"/>
              </w:rPr>
              <w:lastRenderedPageBreak/>
              <w:t>Loại Bảo lãnh</w:t>
            </w:r>
          </w:p>
        </w:tc>
        <w:tc>
          <w:tcPr>
            <w:tcW w:w="1372" w:type="dxa"/>
          </w:tcPr>
          <w:p w14:paraId="23CAB639"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2BD813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50</w:t>
            </w:r>
          </w:p>
        </w:tc>
        <w:tc>
          <w:tcPr>
            <w:tcW w:w="992" w:type="dxa"/>
          </w:tcPr>
          <w:p w14:paraId="2B1248D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tcPr>
          <w:p w14:paraId="7781F6C3" w14:textId="77777777" w:rsidR="00F119FA" w:rsidRDefault="00F119FA" w:rsidP="00BD3695">
            <w:pPr>
              <w:spacing w:line="312" w:lineRule="auto"/>
              <w:ind w:firstLine="0"/>
              <w:jc w:val="both"/>
              <w:rPr>
                <w:rFonts w:cs="Times New Roman"/>
                <w:szCs w:val="26"/>
              </w:rPr>
            </w:pPr>
            <w:r w:rsidRPr="00571988">
              <w:rPr>
                <w:rFonts w:cs="Times New Roman"/>
                <w:szCs w:val="26"/>
              </w:rPr>
              <w:t>Thể hiện loại BL cần phát hành là loại nào.</w:t>
            </w:r>
          </w:p>
          <w:p w14:paraId="4FE484AF" w14:textId="77777777" w:rsidR="00F119FA" w:rsidRPr="008E0028" w:rsidRDefault="00F119FA" w:rsidP="00BD3695">
            <w:pPr>
              <w:spacing w:line="312" w:lineRule="auto"/>
              <w:ind w:firstLine="0"/>
              <w:jc w:val="both"/>
              <w:rPr>
                <w:rFonts w:cs="Times New Roman"/>
                <w:szCs w:val="26"/>
                <w:lang w:val="en-GB"/>
              </w:rPr>
            </w:pPr>
            <w:r w:rsidRPr="008E0028">
              <w:rPr>
                <w:rFonts w:cs="Times New Roman"/>
                <w:szCs w:val="26"/>
                <w:lang w:val="en-GB"/>
              </w:rPr>
              <w:t>Thông tin này được trả về từ TF-EE</w:t>
            </w:r>
          </w:p>
          <w:p w14:paraId="0CC31282" w14:textId="77777777" w:rsidR="00F119FA" w:rsidRPr="008E0028" w:rsidRDefault="00F119FA" w:rsidP="00BD3695">
            <w:pPr>
              <w:spacing w:line="312" w:lineRule="auto"/>
              <w:ind w:firstLine="0"/>
              <w:jc w:val="both"/>
              <w:rPr>
                <w:rFonts w:cs="Times New Roman"/>
                <w:szCs w:val="26"/>
              </w:rPr>
            </w:pPr>
            <w:r w:rsidRPr="008E0028">
              <w:rPr>
                <w:rFonts w:cs="Times New Roman"/>
                <w:szCs w:val="26"/>
                <w:lang w:val="en-GB"/>
              </w:rPr>
              <w:t>Danh sách</w:t>
            </w:r>
            <w:r>
              <w:rPr>
                <w:rFonts w:cs="Times New Roman"/>
                <w:szCs w:val="26"/>
                <w:lang w:val="en-GB"/>
              </w:rPr>
              <w:t xml:space="preserve"> loại bảo lãnh giống ở Bảo lãnh trong nước</w:t>
            </w:r>
          </w:p>
        </w:tc>
        <w:tc>
          <w:tcPr>
            <w:tcW w:w="1325" w:type="dxa"/>
          </w:tcPr>
          <w:p w14:paraId="32A9AC0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239D8EB"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C36FFB2" w14:textId="77777777" w:rsidTr="0074166A">
        <w:tc>
          <w:tcPr>
            <w:tcW w:w="1458" w:type="dxa"/>
          </w:tcPr>
          <w:p w14:paraId="6AC584D9"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(Chi tiết Loại BL)</w:t>
            </w:r>
          </w:p>
        </w:tc>
        <w:tc>
          <w:tcPr>
            <w:tcW w:w="1372" w:type="dxa"/>
          </w:tcPr>
          <w:p w14:paraId="3686585E"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5AF8D86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50</w:t>
            </w:r>
          </w:p>
        </w:tc>
        <w:tc>
          <w:tcPr>
            <w:tcW w:w="992" w:type="dxa"/>
          </w:tcPr>
          <w:p w14:paraId="1792C17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487" w:type="dxa"/>
            <w:gridSpan w:val="2"/>
          </w:tcPr>
          <w:p w14:paraId="7415724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Trường này dùng để diễn giải chi tiết loại bảo lãnh trong trường hợp Loại BL là “</w:t>
            </w:r>
            <w:r>
              <w:rPr>
                <w:rFonts w:cs="Times New Roman"/>
                <w:szCs w:val="26"/>
              </w:rPr>
              <w:t xml:space="preserve">OT - </w:t>
            </w:r>
            <w:r w:rsidRPr="00571988">
              <w:rPr>
                <w:rFonts w:cs="Times New Roman"/>
                <w:szCs w:val="26"/>
              </w:rPr>
              <w:t>Bảo lãnh khác”.</w:t>
            </w:r>
          </w:p>
          <w:p w14:paraId="75CD415D" w14:textId="77777777" w:rsidR="00F119FA" w:rsidRPr="008E0028" w:rsidRDefault="00F119FA" w:rsidP="00BD3695">
            <w:pPr>
              <w:spacing w:line="312" w:lineRule="auto"/>
              <w:ind w:firstLine="0"/>
              <w:jc w:val="both"/>
              <w:rPr>
                <w:rFonts w:cs="Times New Roman"/>
                <w:szCs w:val="26"/>
                <w:lang w:val="en-GB"/>
              </w:rPr>
            </w:pPr>
            <w:r w:rsidRPr="008E0028">
              <w:rPr>
                <w:rFonts w:cs="Times New Roman"/>
                <w:szCs w:val="26"/>
                <w:lang w:val="en-GB"/>
              </w:rPr>
              <w:t>Thông tin này được trả về từ TF-EE</w:t>
            </w:r>
          </w:p>
        </w:tc>
        <w:tc>
          <w:tcPr>
            <w:tcW w:w="1325" w:type="dxa"/>
          </w:tcPr>
          <w:p w14:paraId="5E51827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80829C2"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F93ABAC" w14:textId="77777777" w:rsidTr="0074166A">
        <w:tc>
          <w:tcPr>
            <w:tcW w:w="1458" w:type="dxa"/>
          </w:tcPr>
          <w:p w14:paraId="14FC3233" w14:textId="77777777" w:rsidR="00F119FA" w:rsidRPr="002F0A25" w:rsidRDefault="00F119FA" w:rsidP="00BD3695">
            <w:pPr>
              <w:spacing w:line="312" w:lineRule="auto"/>
              <w:ind w:firstLine="0"/>
              <w:jc w:val="both"/>
              <w:rPr>
                <w:rFonts w:cs="Times New Roman"/>
                <w:b/>
                <w:szCs w:val="26"/>
              </w:rPr>
            </w:pPr>
            <w:r w:rsidRPr="002F0A25">
              <w:rPr>
                <w:rFonts w:cs="Times New Roman"/>
                <w:b/>
                <w:szCs w:val="26"/>
              </w:rPr>
              <w:t>Hình thức phát hành</w:t>
            </w:r>
          </w:p>
        </w:tc>
        <w:tc>
          <w:tcPr>
            <w:tcW w:w="1372" w:type="dxa"/>
          </w:tcPr>
          <w:p w14:paraId="2A1E7C9C"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E9F3B5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6DB4948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tcPr>
          <w:p w14:paraId="43B2FF18"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w:t>
            </w:r>
            <w:r>
              <w:rPr>
                <w:rFonts w:cs="Times New Roman"/>
                <w:szCs w:val="26"/>
              </w:rPr>
              <w:t>n bảo lãnh</w:t>
            </w:r>
            <w:r w:rsidRPr="00571988">
              <w:rPr>
                <w:rFonts w:cs="Times New Roman"/>
                <w:szCs w:val="26"/>
              </w:rPr>
              <w:t xml:space="preserve"> được phát hành theo hình thức gì.</w:t>
            </w:r>
          </w:p>
          <w:p w14:paraId="44F125E4" w14:textId="77777777" w:rsidR="00F119FA" w:rsidRPr="00571988" w:rsidRDefault="00F119FA" w:rsidP="00BD3695">
            <w:pPr>
              <w:spacing w:line="312" w:lineRule="auto"/>
              <w:ind w:firstLine="0"/>
              <w:jc w:val="both"/>
              <w:rPr>
                <w:rFonts w:cs="Times New Roman"/>
                <w:szCs w:val="26"/>
              </w:rPr>
            </w:pPr>
            <w:r w:rsidRPr="008E0028">
              <w:rPr>
                <w:rFonts w:cs="Times New Roman"/>
                <w:szCs w:val="26"/>
                <w:lang w:val="en-GB"/>
              </w:rPr>
              <w:t>Thông tin này được trả về từ TF-EE</w:t>
            </w:r>
          </w:p>
        </w:tc>
        <w:tc>
          <w:tcPr>
            <w:tcW w:w="1325" w:type="dxa"/>
          </w:tcPr>
          <w:p w14:paraId="7247846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CB03951"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7DB0B9E" w14:textId="77777777" w:rsidTr="0074166A">
        <w:tc>
          <w:tcPr>
            <w:tcW w:w="9018" w:type="dxa"/>
            <w:gridSpan w:val="6"/>
            <w:shd w:val="clear" w:color="auto" w:fill="auto"/>
          </w:tcPr>
          <w:p w14:paraId="6F2DB7C1" w14:textId="77777777" w:rsidR="00F119FA" w:rsidRPr="00571988" w:rsidRDefault="00F119FA" w:rsidP="00BD3695">
            <w:pPr>
              <w:spacing w:line="312" w:lineRule="auto"/>
              <w:ind w:firstLine="0"/>
              <w:jc w:val="both"/>
              <w:rPr>
                <w:rFonts w:cs="Times New Roman"/>
                <w:szCs w:val="26"/>
              </w:rPr>
            </w:pPr>
            <w:r w:rsidRPr="00571988">
              <w:rPr>
                <w:rFonts w:cs="Times New Roman"/>
                <w:b/>
                <w:szCs w:val="26"/>
              </w:rPr>
              <w:t xml:space="preserve">Các bên liên quan </w:t>
            </w:r>
          </w:p>
        </w:tc>
        <w:tc>
          <w:tcPr>
            <w:tcW w:w="1325" w:type="dxa"/>
            <w:shd w:val="clear" w:color="auto" w:fill="auto"/>
          </w:tcPr>
          <w:p w14:paraId="47EF51E3" w14:textId="77777777" w:rsidR="00F119FA" w:rsidRDefault="00F119FA" w:rsidP="00BD3695">
            <w:pPr>
              <w:spacing w:line="312" w:lineRule="auto"/>
              <w:ind w:firstLine="0"/>
              <w:jc w:val="center"/>
              <w:rPr>
                <w:rFonts w:cs="Times New Roman"/>
                <w:b/>
                <w:szCs w:val="26"/>
              </w:rPr>
            </w:pPr>
          </w:p>
        </w:tc>
        <w:tc>
          <w:tcPr>
            <w:tcW w:w="1417" w:type="dxa"/>
            <w:shd w:val="clear" w:color="auto" w:fill="auto"/>
          </w:tcPr>
          <w:p w14:paraId="43254529" w14:textId="77777777" w:rsidR="00F119FA" w:rsidRPr="00571988" w:rsidRDefault="00F119FA" w:rsidP="00BD3695">
            <w:pPr>
              <w:spacing w:line="312" w:lineRule="auto"/>
              <w:ind w:firstLine="0"/>
              <w:jc w:val="center"/>
              <w:rPr>
                <w:rFonts w:cs="Times New Roman"/>
                <w:b/>
                <w:szCs w:val="26"/>
              </w:rPr>
            </w:pPr>
            <w:r>
              <w:rPr>
                <w:rFonts w:cs="Times New Roman"/>
                <w:b/>
                <w:szCs w:val="26"/>
              </w:rPr>
              <w:t>Y</w:t>
            </w:r>
          </w:p>
        </w:tc>
      </w:tr>
      <w:tr w:rsidR="00F119FA" w:rsidRPr="00571988" w14:paraId="3F16E9DA" w14:textId="77777777" w:rsidTr="0074166A">
        <w:tc>
          <w:tcPr>
            <w:tcW w:w="1458" w:type="dxa"/>
            <w:shd w:val="clear" w:color="auto" w:fill="auto"/>
          </w:tcPr>
          <w:p w14:paraId="79595814"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Bên nhận Bảo lãnh</w:t>
            </w:r>
          </w:p>
        </w:tc>
        <w:tc>
          <w:tcPr>
            <w:tcW w:w="7560" w:type="dxa"/>
            <w:gridSpan w:val="5"/>
            <w:shd w:val="clear" w:color="auto" w:fill="auto"/>
          </w:tcPr>
          <w:p w14:paraId="7394F37E" w14:textId="77777777" w:rsidR="00F119FA" w:rsidRPr="00571988" w:rsidRDefault="00F119FA" w:rsidP="00BD3695">
            <w:pPr>
              <w:spacing w:line="312" w:lineRule="auto"/>
              <w:ind w:firstLine="0"/>
              <w:jc w:val="both"/>
              <w:rPr>
                <w:rFonts w:cs="Times New Roman"/>
                <w:szCs w:val="26"/>
              </w:rPr>
            </w:pPr>
          </w:p>
        </w:tc>
        <w:tc>
          <w:tcPr>
            <w:tcW w:w="1325" w:type="dxa"/>
            <w:shd w:val="clear" w:color="auto" w:fill="auto"/>
          </w:tcPr>
          <w:p w14:paraId="344E2F45"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367845B4"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E932F6A" w14:textId="77777777" w:rsidTr="0074166A">
        <w:tc>
          <w:tcPr>
            <w:tcW w:w="1458" w:type="dxa"/>
          </w:tcPr>
          <w:p w14:paraId="6D161367"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Số CIF</w:t>
            </w:r>
          </w:p>
        </w:tc>
        <w:tc>
          <w:tcPr>
            <w:tcW w:w="1372" w:type="dxa"/>
          </w:tcPr>
          <w:p w14:paraId="02F35400"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BEA47F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12</w:t>
            </w:r>
          </w:p>
        </w:tc>
        <w:tc>
          <w:tcPr>
            <w:tcW w:w="992" w:type="dxa"/>
          </w:tcPr>
          <w:p w14:paraId="75D7788A" w14:textId="77777777" w:rsidR="00F119FA" w:rsidRPr="00571988" w:rsidRDefault="00F119FA" w:rsidP="00BD3695">
            <w:pPr>
              <w:spacing w:line="312" w:lineRule="auto"/>
              <w:ind w:firstLine="0"/>
              <w:jc w:val="center"/>
              <w:rPr>
                <w:rFonts w:cs="Times New Roman"/>
                <w:szCs w:val="26"/>
              </w:rPr>
            </w:pPr>
            <w:r>
              <w:rPr>
                <w:rFonts w:cs="Times New Roman"/>
                <w:szCs w:val="26"/>
              </w:rPr>
              <w:t>(O</w:t>
            </w:r>
            <w:r w:rsidRPr="00571988">
              <w:rPr>
                <w:rFonts w:cs="Times New Roman"/>
                <w:szCs w:val="26"/>
              </w:rPr>
              <w:t>)</w:t>
            </w:r>
          </w:p>
        </w:tc>
        <w:tc>
          <w:tcPr>
            <w:tcW w:w="4487" w:type="dxa"/>
            <w:gridSpan w:val="2"/>
          </w:tcPr>
          <w:p w14:paraId="6638449C"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Số CIF của KH.</w:t>
            </w:r>
          </w:p>
          <w:p w14:paraId="17AD05E4"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Người dùng có thể nhập trực tiếp số CIF hoặc tìm kiếm số CIF được duy trì trong hệ thống.</w:t>
            </w:r>
          </w:p>
          <w:p w14:paraId="63C7C0E9"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Sau khi người dùng nhập/ hoặc chọn số CIF và rời khỏi trường, hệ thống sẽ kiểm tra:</w:t>
            </w:r>
          </w:p>
          <w:p w14:paraId="0140969F" w14:textId="77777777" w:rsidR="00F119FA" w:rsidRPr="002F0A25" w:rsidRDefault="00F119FA" w:rsidP="0074166A">
            <w:pPr>
              <w:pStyle w:val="ListParagraph"/>
              <w:numPr>
                <w:ilvl w:val="0"/>
                <w:numId w:val="1"/>
              </w:numPr>
              <w:tabs>
                <w:tab w:val="left" w:pos="369"/>
              </w:tabs>
              <w:spacing w:line="312" w:lineRule="auto"/>
              <w:ind w:left="59" w:firstLine="0"/>
              <w:contextualSpacing w:val="0"/>
              <w:jc w:val="both"/>
              <w:rPr>
                <w:rFonts w:cs="Times New Roman"/>
                <w:szCs w:val="26"/>
              </w:rPr>
            </w:pPr>
            <w:r w:rsidRPr="002F0A25">
              <w:rPr>
                <w:rFonts w:cs="Times New Roman"/>
                <w:szCs w:val="26"/>
              </w:rPr>
              <w:t>Nếu số CIF tồn tại, hệ thống tự động lấy thông tin Tên và Địa chỉ của KH từ phần Quản lý thông tin KH lên màn hình</w:t>
            </w:r>
          </w:p>
          <w:p w14:paraId="25DEFB6C" w14:textId="77777777" w:rsidR="00F119FA" w:rsidRPr="002F0A25" w:rsidRDefault="00F119FA" w:rsidP="0074166A">
            <w:pPr>
              <w:pStyle w:val="ListParagraph"/>
              <w:numPr>
                <w:ilvl w:val="0"/>
                <w:numId w:val="1"/>
              </w:numPr>
              <w:tabs>
                <w:tab w:val="left" w:pos="369"/>
              </w:tabs>
              <w:spacing w:line="312" w:lineRule="auto"/>
              <w:ind w:left="59" w:firstLine="0"/>
              <w:contextualSpacing w:val="0"/>
              <w:jc w:val="both"/>
              <w:rPr>
                <w:rFonts w:cs="Times New Roman"/>
                <w:szCs w:val="26"/>
              </w:rPr>
            </w:pPr>
            <w:r w:rsidRPr="002F0A25">
              <w:rPr>
                <w:rFonts w:cs="Times New Roman"/>
                <w:szCs w:val="26"/>
              </w:rPr>
              <w:t>Nếu số CIF không tồn tại, hệ thống cảnh báo là số CIF không tồn tại và không lấy thông tin.</w:t>
            </w:r>
          </w:p>
        </w:tc>
        <w:tc>
          <w:tcPr>
            <w:tcW w:w="1325" w:type="dxa"/>
          </w:tcPr>
          <w:p w14:paraId="766037C6"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4488E97"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7F217D7" w14:textId="77777777" w:rsidTr="0074166A">
        <w:tc>
          <w:tcPr>
            <w:tcW w:w="1458" w:type="dxa"/>
          </w:tcPr>
          <w:p w14:paraId="7F8ED94F"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Tên</w:t>
            </w:r>
          </w:p>
          <w:p w14:paraId="2633A9CE" w14:textId="77777777" w:rsidR="00F119FA" w:rsidRPr="00D7087D"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Tên </w:t>
            </w:r>
            <w:r>
              <w:rPr>
                <w:rFonts w:cs="Times New Roman"/>
                <w:i/>
                <w:color w:val="FF0000"/>
                <w:szCs w:val="26"/>
              </w:rPr>
              <w:t>khách hàng)</w:t>
            </w:r>
          </w:p>
        </w:tc>
        <w:tc>
          <w:tcPr>
            <w:tcW w:w="1372" w:type="dxa"/>
          </w:tcPr>
          <w:p w14:paraId="2706124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2EF85B2E"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08CEB35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(M)</w:t>
            </w:r>
          </w:p>
        </w:tc>
        <w:tc>
          <w:tcPr>
            <w:tcW w:w="4487" w:type="dxa"/>
            <w:gridSpan w:val="2"/>
          </w:tcPr>
          <w:p w14:paraId="7CC25928"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Tên của KH.</w:t>
            </w:r>
          </w:p>
          <w:p w14:paraId="46E343D9"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Hệ thống tự động lấy tên KH dựa trên số CIF hoặc người dùng nhập thủ công.</w:t>
            </w:r>
          </w:p>
          <w:p w14:paraId="17AEC077" w14:textId="77777777" w:rsidR="00F119FA" w:rsidRPr="002F0A25" w:rsidRDefault="00F119FA" w:rsidP="0074166A">
            <w:pPr>
              <w:pStyle w:val="ListParagraph"/>
              <w:numPr>
                <w:ilvl w:val="0"/>
                <w:numId w:val="1"/>
              </w:numPr>
              <w:tabs>
                <w:tab w:val="left" w:pos="369"/>
              </w:tabs>
              <w:spacing w:line="312" w:lineRule="auto"/>
              <w:ind w:left="59" w:firstLine="0"/>
              <w:contextualSpacing w:val="0"/>
              <w:jc w:val="both"/>
              <w:rPr>
                <w:rFonts w:cs="Times New Roman"/>
                <w:szCs w:val="26"/>
              </w:rPr>
            </w:pPr>
            <w:r w:rsidRPr="002F0A25">
              <w:rPr>
                <w:rFonts w:cs="Times New Roman"/>
                <w:szCs w:val="26"/>
              </w:rPr>
              <w:t xml:space="preserve">Nếu số CIF tồn tại, hệ thống tự động </w:t>
            </w:r>
            <w:r w:rsidRPr="002F0A25">
              <w:rPr>
                <w:rFonts w:cs="Times New Roman"/>
                <w:szCs w:val="26"/>
              </w:rPr>
              <w:lastRenderedPageBreak/>
              <w:t>lấy tên KH từ phần Quản lý thông tin KH</w:t>
            </w:r>
          </w:p>
          <w:p w14:paraId="261A4689" w14:textId="77777777" w:rsidR="00F119FA" w:rsidRPr="002F0A25" w:rsidRDefault="00F119FA" w:rsidP="0074166A">
            <w:pPr>
              <w:pStyle w:val="ListParagraph"/>
              <w:numPr>
                <w:ilvl w:val="0"/>
                <w:numId w:val="1"/>
              </w:numPr>
              <w:tabs>
                <w:tab w:val="left" w:pos="369"/>
              </w:tabs>
              <w:spacing w:line="312" w:lineRule="auto"/>
              <w:ind w:left="59" w:firstLine="0"/>
              <w:contextualSpacing w:val="0"/>
              <w:jc w:val="both"/>
              <w:rPr>
                <w:rFonts w:cs="Times New Roman"/>
                <w:szCs w:val="26"/>
              </w:rPr>
            </w:pPr>
            <w:r w:rsidRPr="002F0A25">
              <w:rPr>
                <w:rFonts w:cs="Times New Roman"/>
                <w:szCs w:val="26"/>
              </w:rPr>
              <w:t>Nếu số CIF không tồn tại, hệ thống không lấy thông tin</w:t>
            </w:r>
          </w:p>
          <w:p w14:paraId="5910BD2D"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Người dùng có thể bổ sung/chỉnh sửa thông tin KH nếu cần</w:t>
            </w:r>
          </w:p>
        </w:tc>
        <w:tc>
          <w:tcPr>
            <w:tcW w:w="1325" w:type="dxa"/>
          </w:tcPr>
          <w:p w14:paraId="72364528"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2707F942"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4A0B02AB" w14:textId="77777777" w:rsidTr="0074166A">
        <w:tc>
          <w:tcPr>
            <w:tcW w:w="1458" w:type="dxa"/>
          </w:tcPr>
          <w:p w14:paraId="1D897C28" w14:textId="77777777" w:rsidR="00F119FA" w:rsidRPr="002F0A25" w:rsidRDefault="00F119FA" w:rsidP="00BD3695">
            <w:pPr>
              <w:spacing w:line="312" w:lineRule="auto"/>
              <w:ind w:firstLine="0"/>
              <w:jc w:val="both"/>
              <w:rPr>
                <w:rFonts w:cs="Times New Roman"/>
                <w:b/>
                <w:color w:val="FF0000"/>
                <w:szCs w:val="26"/>
              </w:rPr>
            </w:pPr>
            <w:r w:rsidRPr="00D7087D">
              <w:rPr>
                <w:rFonts w:cs="Times New Roman"/>
                <w:b/>
                <w:color w:val="FF0000"/>
                <w:szCs w:val="26"/>
              </w:rPr>
              <w:lastRenderedPageBreak/>
              <w:t>Địa chỉ</w:t>
            </w:r>
          </w:p>
        </w:tc>
        <w:tc>
          <w:tcPr>
            <w:tcW w:w="1372" w:type="dxa"/>
          </w:tcPr>
          <w:p w14:paraId="3E6CD77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7093786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647FD94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(M)</w:t>
            </w:r>
          </w:p>
        </w:tc>
        <w:tc>
          <w:tcPr>
            <w:tcW w:w="4487" w:type="dxa"/>
            <w:gridSpan w:val="2"/>
          </w:tcPr>
          <w:p w14:paraId="17BF06A8"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Địa chỉ của KH.</w:t>
            </w:r>
          </w:p>
          <w:p w14:paraId="166F25AA"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Hệ thống tự động lấy địa chỉ KH dựa trên số CIF hoặc người dùng nhập thủ công.</w:t>
            </w:r>
          </w:p>
          <w:p w14:paraId="41049AF0" w14:textId="77777777" w:rsidR="00F119FA" w:rsidRPr="002F0A25" w:rsidRDefault="00F119FA" w:rsidP="0074166A">
            <w:pPr>
              <w:pStyle w:val="ListParagraph"/>
              <w:numPr>
                <w:ilvl w:val="0"/>
                <w:numId w:val="1"/>
              </w:numPr>
              <w:tabs>
                <w:tab w:val="left" w:pos="369"/>
              </w:tabs>
              <w:spacing w:line="312" w:lineRule="auto"/>
              <w:ind w:left="59" w:firstLine="0"/>
              <w:contextualSpacing w:val="0"/>
              <w:jc w:val="both"/>
              <w:rPr>
                <w:rFonts w:cs="Times New Roman"/>
                <w:szCs w:val="26"/>
              </w:rPr>
            </w:pPr>
            <w:r w:rsidRPr="002F0A25">
              <w:rPr>
                <w:rFonts w:cs="Times New Roman"/>
                <w:szCs w:val="26"/>
              </w:rPr>
              <w:t>Nếu số CIF tồn tại, hệ thống tự động lấy địa chỉ KH từ phần Quản lý thông tin KH</w:t>
            </w:r>
          </w:p>
          <w:p w14:paraId="68B8BB28" w14:textId="77777777" w:rsidR="00F119FA" w:rsidRPr="002F0A25" w:rsidRDefault="00F119FA" w:rsidP="0074166A">
            <w:pPr>
              <w:pStyle w:val="ListParagraph"/>
              <w:numPr>
                <w:ilvl w:val="0"/>
                <w:numId w:val="1"/>
              </w:numPr>
              <w:tabs>
                <w:tab w:val="left" w:pos="369"/>
              </w:tabs>
              <w:spacing w:line="312" w:lineRule="auto"/>
              <w:ind w:left="59" w:firstLine="0"/>
              <w:contextualSpacing w:val="0"/>
              <w:jc w:val="both"/>
              <w:rPr>
                <w:rFonts w:cs="Times New Roman"/>
                <w:szCs w:val="26"/>
              </w:rPr>
            </w:pPr>
            <w:r w:rsidRPr="002F0A25">
              <w:rPr>
                <w:rFonts w:cs="Times New Roman"/>
                <w:szCs w:val="26"/>
              </w:rPr>
              <w:t>Nếu số CIF không tồn tại, hệ thống không lấy thông tin</w:t>
            </w:r>
          </w:p>
          <w:p w14:paraId="11F0E2CC" w14:textId="77777777" w:rsidR="00F119FA" w:rsidRPr="002F0A25" w:rsidRDefault="00F119FA" w:rsidP="00BD3695">
            <w:pPr>
              <w:spacing w:line="312" w:lineRule="auto"/>
              <w:ind w:firstLine="0"/>
              <w:jc w:val="both"/>
              <w:rPr>
                <w:rFonts w:cs="Times New Roman"/>
                <w:szCs w:val="26"/>
              </w:rPr>
            </w:pPr>
            <w:r w:rsidRPr="002F0A25">
              <w:rPr>
                <w:rFonts w:cs="Times New Roman"/>
                <w:szCs w:val="26"/>
              </w:rPr>
              <w:t>Người dùng có thể bổ sung/chỉnh sửa thông tin KH nếu cần</w:t>
            </w:r>
          </w:p>
        </w:tc>
        <w:tc>
          <w:tcPr>
            <w:tcW w:w="1325" w:type="dxa"/>
          </w:tcPr>
          <w:p w14:paraId="613969D9"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729E9D72"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1CC67CA" w14:textId="77777777" w:rsidTr="0074166A">
        <w:tc>
          <w:tcPr>
            <w:tcW w:w="1458" w:type="dxa"/>
            <w:shd w:val="clear" w:color="auto" w:fill="auto"/>
          </w:tcPr>
          <w:p w14:paraId="23723576"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Bên được Bảo lãnh</w:t>
            </w:r>
          </w:p>
        </w:tc>
        <w:tc>
          <w:tcPr>
            <w:tcW w:w="7560" w:type="dxa"/>
            <w:gridSpan w:val="5"/>
            <w:shd w:val="clear" w:color="auto" w:fill="auto"/>
          </w:tcPr>
          <w:p w14:paraId="6F79B373" w14:textId="77777777" w:rsidR="00F119FA" w:rsidRPr="00571988" w:rsidRDefault="00F119FA" w:rsidP="00BD3695">
            <w:pPr>
              <w:spacing w:line="312" w:lineRule="auto"/>
              <w:ind w:firstLine="0"/>
              <w:jc w:val="both"/>
              <w:rPr>
                <w:rFonts w:cs="Times New Roman"/>
                <w:szCs w:val="26"/>
              </w:rPr>
            </w:pPr>
          </w:p>
        </w:tc>
        <w:tc>
          <w:tcPr>
            <w:tcW w:w="1325" w:type="dxa"/>
            <w:shd w:val="clear" w:color="auto" w:fill="auto"/>
          </w:tcPr>
          <w:p w14:paraId="2AE63CD6"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5DB8B389"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24C3F9E" w14:textId="77777777" w:rsidTr="0074166A">
        <w:tc>
          <w:tcPr>
            <w:tcW w:w="1458" w:type="dxa"/>
          </w:tcPr>
          <w:p w14:paraId="69B65BC4" w14:textId="77777777" w:rsidR="00F119FA" w:rsidRPr="002F0A25" w:rsidRDefault="00F119FA" w:rsidP="00BD3695">
            <w:pPr>
              <w:spacing w:line="312" w:lineRule="auto"/>
              <w:ind w:firstLine="0"/>
              <w:jc w:val="both"/>
              <w:rPr>
                <w:rFonts w:cs="Times New Roman"/>
                <w:b/>
                <w:szCs w:val="26"/>
              </w:rPr>
            </w:pPr>
            <w:r w:rsidRPr="002F0A25">
              <w:rPr>
                <w:rFonts w:cs="Times New Roman"/>
                <w:b/>
                <w:szCs w:val="26"/>
              </w:rPr>
              <w:t>Số CIF</w:t>
            </w:r>
          </w:p>
        </w:tc>
        <w:tc>
          <w:tcPr>
            <w:tcW w:w="1372" w:type="dxa"/>
          </w:tcPr>
          <w:p w14:paraId="13EB4E90"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531B46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12</w:t>
            </w:r>
          </w:p>
        </w:tc>
        <w:tc>
          <w:tcPr>
            <w:tcW w:w="992" w:type="dxa"/>
          </w:tcPr>
          <w:p w14:paraId="1EE33900"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0E0E7D7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Số CIF của Bên </w:t>
            </w:r>
            <w:r>
              <w:rPr>
                <w:rFonts w:cs="Times New Roman"/>
                <w:szCs w:val="26"/>
              </w:rPr>
              <w:t>được bảo lãnh</w:t>
            </w:r>
            <w:r w:rsidRPr="00571988">
              <w:rPr>
                <w:rFonts w:cs="Times New Roman"/>
                <w:szCs w:val="26"/>
              </w:rPr>
              <w:t>.</w:t>
            </w:r>
          </w:p>
          <w:p w14:paraId="5CEFBDC8" w14:textId="77777777" w:rsidR="00F119FA" w:rsidRPr="0074166A" w:rsidRDefault="00F119FA" w:rsidP="0074166A">
            <w:pPr>
              <w:spacing w:line="312" w:lineRule="auto"/>
              <w:ind w:firstLine="0"/>
              <w:jc w:val="both"/>
              <w:rPr>
                <w:rFonts w:cs="Times New Roman"/>
                <w:szCs w:val="26"/>
              </w:rPr>
            </w:pPr>
            <w:r w:rsidRPr="0074166A">
              <w:rPr>
                <w:rFonts w:cs="Times New Roman"/>
                <w:szCs w:val="26"/>
              </w:rPr>
              <w:t>Thông tin này được trả về từ TF-EE</w:t>
            </w:r>
          </w:p>
        </w:tc>
        <w:tc>
          <w:tcPr>
            <w:tcW w:w="1325" w:type="dxa"/>
          </w:tcPr>
          <w:p w14:paraId="7450780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E1A4EC2"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4BCDCD6" w14:textId="77777777" w:rsidTr="0074166A">
        <w:tc>
          <w:tcPr>
            <w:tcW w:w="1458" w:type="dxa"/>
          </w:tcPr>
          <w:p w14:paraId="223173C1"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Tên</w:t>
            </w:r>
          </w:p>
          <w:p w14:paraId="5E328768" w14:textId="77777777" w:rsidR="00F119FA" w:rsidRPr="003E3CDA" w:rsidRDefault="00F119FA" w:rsidP="00BD3695">
            <w:pPr>
              <w:spacing w:line="312" w:lineRule="auto"/>
              <w:ind w:firstLine="0"/>
              <w:jc w:val="both"/>
              <w:rPr>
                <w:rFonts w:cs="Times New Roman"/>
                <w:i/>
                <w:color w:val="FF0000"/>
                <w:szCs w:val="26"/>
              </w:rPr>
            </w:pPr>
            <w:r w:rsidRPr="003E3CDA">
              <w:rPr>
                <w:rFonts w:cs="Times New Roman"/>
                <w:i/>
                <w:color w:val="FF0000"/>
                <w:szCs w:val="26"/>
              </w:rPr>
              <w:t xml:space="preserve">(tên cũ </w:t>
            </w:r>
            <w:r>
              <w:rPr>
                <w:rFonts w:cs="Times New Roman"/>
                <w:i/>
                <w:color w:val="FF0000"/>
                <w:szCs w:val="26"/>
              </w:rPr>
              <w:t>Người được BL(*)</w:t>
            </w:r>
            <w:r w:rsidRPr="003E3CDA">
              <w:rPr>
                <w:rFonts w:cs="Times New Roman"/>
                <w:i/>
                <w:color w:val="FF0000"/>
                <w:szCs w:val="26"/>
              </w:rPr>
              <w:t>)</w:t>
            </w:r>
          </w:p>
        </w:tc>
        <w:tc>
          <w:tcPr>
            <w:tcW w:w="1372" w:type="dxa"/>
          </w:tcPr>
          <w:p w14:paraId="538187E2"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2B46C08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54556D5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tcPr>
          <w:p w14:paraId="6C514C98"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Tên của Bên </w:t>
            </w:r>
            <w:r>
              <w:rPr>
                <w:rFonts w:cs="Times New Roman"/>
                <w:szCs w:val="26"/>
              </w:rPr>
              <w:t>được bảo lãnh</w:t>
            </w:r>
            <w:r w:rsidRPr="00571988">
              <w:rPr>
                <w:rFonts w:cs="Times New Roman"/>
                <w:szCs w:val="26"/>
              </w:rPr>
              <w:t>.</w:t>
            </w:r>
          </w:p>
          <w:p w14:paraId="05F44BD3"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080D80A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90D0D1E"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DC4EE5A" w14:textId="77777777" w:rsidTr="0074166A">
        <w:tc>
          <w:tcPr>
            <w:tcW w:w="1458" w:type="dxa"/>
          </w:tcPr>
          <w:p w14:paraId="6C70ECA2" w14:textId="77777777" w:rsidR="00F119FA" w:rsidRPr="002F0A25" w:rsidRDefault="00F119FA" w:rsidP="00BD3695">
            <w:pPr>
              <w:spacing w:line="312" w:lineRule="auto"/>
              <w:ind w:firstLine="0"/>
              <w:jc w:val="both"/>
              <w:rPr>
                <w:rFonts w:cs="Times New Roman"/>
                <w:b/>
                <w:szCs w:val="26"/>
              </w:rPr>
            </w:pPr>
            <w:r w:rsidRPr="002F0A25">
              <w:rPr>
                <w:rFonts w:cs="Times New Roman"/>
                <w:b/>
                <w:szCs w:val="26"/>
              </w:rPr>
              <w:t>Địa chỉ</w:t>
            </w:r>
          </w:p>
        </w:tc>
        <w:tc>
          <w:tcPr>
            <w:tcW w:w="1372" w:type="dxa"/>
          </w:tcPr>
          <w:p w14:paraId="4332FC7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160C0D3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6763C25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tcPr>
          <w:p w14:paraId="792412EB"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Địa chỉ của Bên </w:t>
            </w:r>
            <w:r>
              <w:rPr>
                <w:rFonts w:cs="Times New Roman"/>
                <w:szCs w:val="26"/>
              </w:rPr>
              <w:t>được bảo lãnh</w:t>
            </w:r>
            <w:r w:rsidRPr="00571988">
              <w:rPr>
                <w:rFonts w:cs="Times New Roman"/>
                <w:szCs w:val="26"/>
              </w:rPr>
              <w:t>.</w:t>
            </w:r>
          </w:p>
          <w:p w14:paraId="77F6B6DB"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4ED1E89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5D3EA00"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BD9ECF1" w14:textId="77777777" w:rsidTr="0074166A">
        <w:tc>
          <w:tcPr>
            <w:tcW w:w="1458" w:type="dxa"/>
            <w:shd w:val="clear" w:color="auto" w:fill="auto"/>
          </w:tcPr>
          <w:p w14:paraId="56F898D5"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NH </w:t>
            </w:r>
            <w:r>
              <w:rPr>
                <w:rFonts w:cs="Times New Roman"/>
                <w:b/>
                <w:szCs w:val="26"/>
              </w:rPr>
              <w:t>phát hành</w:t>
            </w:r>
            <w:r w:rsidRPr="00571988">
              <w:rPr>
                <w:rFonts w:cs="Times New Roman"/>
                <w:b/>
                <w:szCs w:val="26"/>
              </w:rPr>
              <w:t xml:space="preserve"> </w:t>
            </w:r>
          </w:p>
        </w:tc>
        <w:tc>
          <w:tcPr>
            <w:tcW w:w="7560" w:type="dxa"/>
            <w:gridSpan w:val="5"/>
            <w:shd w:val="clear" w:color="auto" w:fill="auto"/>
          </w:tcPr>
          <w:p w14:paraId="1A0C0EAE" w14:textId="77777777" w:rsidR="00F119FA" w:rsidRPr="00571988" w:rsidRDefault="00F119FA" w:rsidP="00BD3695">
            <w:pPr>
              <w:spacing w:line="312" w:lineRule="auto"/>
              <w:ind w:firstLine="0"/>
              <w:jc w:val="both"/>
              <w:rPr>
                <w:rFonts w:cs="Times New Roman"/>
                <w:szCs w:val="26"/>
              </w:rPr>
            </w:pPr>
          </w:p>
        </w:tc>
        <w:tc>
          <w:tcPr>
            <w:tcW w:w="1325" w:type="dxa"/>
            <w:shd w:val="clear" w:color="auto" w:fill="auto"/>
          </w:tcPr>
          <w:p w14:paraId="5B9BE0E2"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060F165F"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FE15D1" w14:paraId="2403EAA5" w14:textId="77777777" w:rsidTr="0074166A">
        <w:tc>
          <w:tcPr>
            <w:tcW w:w="1458" w:type="dxa"/>
          </w:tcPr>
          <w:p w14:paraId="42639665" w14:textId="77777777" w:rsidR="00F119FA" w:rsidRPr="00FE15D1" w:rsidRDefault="00F119FA" w:rsidP="00BD3695">
            <w:pPr>
              <w:spacing w:line="312" w:lineRule="auto"/>
              <w:ind w:firstLine="0"/>
              <w:jc w:val="both"/>
              <w:rPr>
                <w:rFonts w:cs="Times New Roman"/>
                <w:b/>
                <w:szCs w:val="26"/>
              </w:rPr>
            </w:pPr>
            <w:r w:rsidRPr="00FE15D1">
              <w:rPr>
                <w:rFonts w:cs="Times New Roman"/>
                <w:b/>
                <w:szCs w:val="26"/>
              </w:rPr>
              <w:t>Tên</w:t>
            </w:r>
          </w:p>
        </w:tc>
        <w:tc>
          <w:tcPr>
            <w:tcW w:w="1372" w:type="dxa"/>
          </w:tcPr>
          <w:p w14:paraId="018D670E" w14:textId="77777777" w:rsidR="00F119FA" w:rsidRPr="00FE15D1" w:rsidRDefault="00F119FA" w:rsidP="00BD3695">
            <w:pPr>
              <w:spacing w:line="312" w:lineRule="auto"/>
              <w:ind w:firstLine="0"/>
              <w:jc w:val="center"/>
              <w:rPr>
                <w:rFonts w:cs="Times New Roman"/>
                <w:szCs w:val="26"/>
              </w:rPr>
            </w:pPr>
            <w:r w:rsidRPr="00FE15D1">
              <w:rPr>
                <w:rFonts w:cs="Times New Roman"/>
                <w:szCs w:val="26"/>
              </w:rPr>
              <w:t>nVarchar</w:t>
            </w:r>
          </w:p>
        </w:tc>
        <w:tc>
          <w:tcPr>
            <w:tcW w:w="709" w:type="dxa"/>
          </w:tcPr>
          <w:p w14:paraId="28B726B4" w14:textId="77777777" w:rsidR="00F119FA" w:rsidRPr="00FE15D1" w:rsidRDefault="00F119FA" w:rsidP="00BD3695">
            <w:pPr>
              <w:spacing w:line="312" w:lineRule="auto"/>
              <w:ind w:firstLine="0"/>
              <w:jc w:val="center"/>
              <w:rPr>
                <w:rFonts w:cs="Times New Roman"/>
                <w:szCs w:val="26"/>
              </w:rPr>
            </w:pPr>
            <w:r w:rsidRPr="00FE15D1">
              <w:rPr>
                <w:rFonts w:cs="Times New Roman"/>
                <w:szCs w:val="26"/>
              </w:rPr>
              <w:t>255</w:t>
            </w:r>
          </w:p>
        </w:tc>
        <w:tc>
          <w:tcPr>
            <w:tcW w:w="992" w:type="dxa"/>
          </w:tcPr>
          <w:p w14:paraId="15549E16" w14:textId="77777777" w:rsidR="00F119FA" w:rsidRPr="00FE15D1" w:rsidRDefault="00F119FA" w:rsidP="00BD3695">
            <w:pPr>
              <w:spacing w:line="312" w:lineRule="auto"/>
              <w:ind w:firstLine="0"/>
              <w:jc w:val="center"/>
              <w:rPr>
                <w:rFonts w:cs="Times New Roman"/>
                <w:szCs w:val="26"/>
              </w:rPr>
            </w:pPr>
            <w:r w:rsidRPr="00FE15D1">
              <w:rPr>
                <w:rFonts w:cs="Times New Roman"/>
                <w:szCs w:val="26"/>
              </w:rPr>
              <w:t>(P)</w:t>
            </w:r>
          </w:p>
        </w:tc>
        <w:tc>
          <w:tcPr>
            <w:tcW w:w="4487" w:type="dxa"/>
            <w:gridSpan w:val="2"/>
          </w:tcPr>
          <w:p w14:paraId="6A417709" w14:textId="77777777" w:rsidR="00F119FA" w:rsidRPr="00FE15D1" w:rsidRDefault="00F119FA" w:rsidP="00BD3695">
            <w:pPr>
              <w:spacing w:line="312" w:lineRule="auto"/>
              <w:ind w:firstLine="0"/>
              <w:jc w:val="both"/>
              <w:rPr>
                <w:rFonts w:cs="Times New Roman"/>
                <w:szCs w:val="26"/>
              </w:rPr>
            </w:pPr>
            <w:r w:rsidRPr="00FE15D1">
              <w:rPr>
                <w:rFonts w:cs="Times New Roman"/>
                <w:szCs w:val="26"/>
              </w:rPr>
              <w:t xml:space="preserve">Tên của NH </w:t>
            </w:r>
            <w:r>
              <w:rPr>
                <w:rFonts w:cs="Times New Roman"/>
                <w:szCs w:val="26"/>
              </w:rPr>
              <w:t>phát hành</w:t>
            </w:r>
            <w:r w:rsidRPr="00FE15D1">
              <w:rPr>
                <w:rFonts w:cs="Times New Roman"/>
                <w:szCs w:val="26"/>
              </w:rPr>
              <w:t xml:space="preserve"> </w:t>
            </w:r>
          </w:p>
          <w:p w14:paraId="6C808FF0" w14:textId="77777777" w:rsidR="00F119FA" w:rsidRPr="00FE15D1" w:rsidRDefault="00F119FA" w:rsidP="00BD3695">
            <w:pPr>
              <w:spacing w:line="312" w:lineRule="auto"/>
              <w:ind w:firstLine="0"/>
              <w:jc w:val="both"/>
              <w:rPr>
                <w:rFonts w:cs="Times New Roman"/>
                <w:szCs w:val="26"/>
              </w:rPr>
            </w:pPr>
            <w:r w:rsidRPr="00FE15D1">
              <w:rPr>
                <w:rFonts w:cs="Times New Roman"/>
                <w:szCs w:val="26"/>
              </w:rPr>
              <w:t>Thông tin này được trả về từ TF-EE</w:t>
            </w:r>
          </w:p>
        </w:tc>
        <w:tc>
          <w:tcPr>
            <w:tcW w:w="1325" w:type="dxa"/>
          </w:tcPr>
          <w:p w14:paraId="1B1ECF7E" w14:textId="77777777" w:rsidR="00F119FA" w:rsidRPr="00FE15D1" w:rsidRDefault="00F119FA" w:rsidP="00BD3695">
            <w:pPr>
              <w:spacing w:line="312" w:lineRule="auto"/>
              <w:ind w:firstLine="0"/>
              <w:jc w:val="center"/>
              <w:rPr>
                <w:rFonts w:cs="Times New Roman"/>
                <w:szCs w:val="26"/>
              </w:rPr>
            </w:pPr>
            <w:r w:rsidRPr="00FE15D1">
              <w:rPr>
                <w:rFonts w:cs="Times New Roman"/>
                <w:szCs w:val="26"/>
              </w:rPr>
              <w:t>Y</w:t>
            </w:r>
          </w:p>
        </w:tc>
        <w:tc>
          <w:tcPr>
            <w:tcW w:w="1417" w:type="dxa"/>
          </w:tcPr>
          <w:p w14:paraId="080ADE6F" w14:textId="77777777" w:rsidR="00F119FA" w:rsidRPr="00FE15D1" w:rsidRDefault="00F119FA" w:rsidP="00BD3695">
            <w:pPr>
              <w:spacing w:line="312" w:lineRule="auto"/>
              <w:ind w:firstLine="0"/>
              <w:jc w:val="center"/>
              <w:rPr>
                <w:rFonts w:cs="Times New Roman"/>
                <w:szCs w:val="26"/>
              </w:rPr>
            </w:pPr>
            <w:r w:rsidRPr="00FE15D1">
              <w:rPr>
                <w:rFonts w:cs="Times New Roman"/>
                <w:szCs w:val="26"/>
              </w:rPr>
              <w:t>N</w:t>
            </w:r>
          </w:p>
        </w:tc>
      </w:tr>
      <w:tr w:rsidR="00F119FA" w:rsidRPr="00571988" w14:paraId="5E832268" w14:textId="77777777" w:rsidTr="0074166A">
        <w:tc>
          <w:tcPr>
            <w:tcW w:w="1458" w:type="dxa"/>
          </w:tcPr>
          <w:p w14:paraId="454D76C3"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Địa chỉ</w:t>
            </w:r>
          </w:p>
        </w:tc>
        <w:tc>
          <w:tcPr>
            <w:tcW w:w="1372" w:type="dxa"/>
          </w:tcPr>
          <w:p w14:paraId="47D1E0DE"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59AC902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4C23B49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tcPr>
          <w:p w14:paraId="10D2C438"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Địa chỉ của NH </w:t>
            </w:r>
            <w:r>
              <w:rPr>
                <w:rFonts w:cs="Times New Roman"/>
                <w:szCs w:val="26"/>
              </w:rPr>
              <w:t>phát hành</w:t>
            </w:r>
          </w:p>
          <w:p w14:paraId="00BE4BE6"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lastRenderedPageBreak/>
              <w:t>Thông tin này được trả về từ TF-EE</w:t>
            </w:r>
          </w:p>
        </w:tc>
        <w:tc>
          <w:tcPr>
            <w:tcW w:w="1325" w:type="dxa"/>
          </w:tcPr>
          <w:p w14:paraId="1F7268D5"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032C88A7"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FE15D1" w14:paraId="4ACF373A" w14:textId="77777777" w:rsidTr="0074166A">
        <w:tc>
          <w:tcPr>
            <w:tcW w:w="1458" w:type="dxa"/>
          </w:tcPr>
          <w:p w14:paraId="67CBC6A9" w14:textId="77777777" w:rsidR="00F119FA" w:rsidRPr="00FE15D1" w:rsidRDefault="00F119FA" w:rsidP="00BD3695">
            <w:pPr>
              <w:spacing w:line="312" w:lineRule="auto"/>
              <w:ind w:firstLine="0"/>
              <w:jc w:val="both"/>
              <w:rPr>
                <w:rFonts w:cs="Times New Roman"/>
                <w:b/>
                <w:szCs w:val="26"/>
              </w:rPr>
            </w:pPr>
            <w:r w:rsidRPr="00FE15D1">
              <w:rPr>
                <w:rFonts w:cs="Times New Roman"/>
                <w:b/>
                <w:szCs w:val="26"/>
              </w:rPr>
              <w:lastRenderedPageBreak/>
              <w:t>SWIFT code</w:t>
            </w:r>
          </w:p>
        </w:tc>
        <w:tc>
          <w:tcPr>
            <w:tcW w:w="1372" w:type="dxa"/>
          </w:tcPr>
          <w:p w14:paraId="0F913683" w14:textId="77777777" w:rsidR="00F119FA" w:rsidRPr="00FE15D1" w:rsidRDefault="00F119FA" w:rsidP="00BD3695">
            <w:pPr>
              <w:spacing w:line="312" w:lineRule="auto"/>
              <w:ind w:firstLine="0"/>
              <w:jc w:val="both"/>
              <w:rPr>
                <w:rFonts w:cs="Times New Roman"/>
                <w:szCs w:val="26"/>
              </w:rPr>
            </w:pPr>
            <w:r>
              <w:rPr>
                <w:rFonts w:cs="Times New Roman"/>
                <w:szCs w:val="26"/>
              </w:rPr>
              <w:t>nVarchar</w:t>
            </w:r>
          </w:p>
        </w:tc>
        <w:tc>
          <w:tcPr>
            <w:tcW w:w="709" w:type="dxa"/>
          </w:tcPr>
          <w:p w14:paraId="50E4EF65" w14:textId="77777777" w:rsidR="00F119FA" w:rsidRPr="00FE15D1" w:rsidRDefault="00F119FA" w:rsidP="00BD3695">
            <w:pPr>
              <w:spacing w:line="312" w:lineRule="auto"/>
              <w:ind w:firstLine="0"/>
              <w:jc w:val="both"/>
              <w:rPr>
                <w:rFonts w:cs="Times New Roman"/>
                <w:szCs w:val="26"/>
              </w:rPr>
            </w:pPr>
            <w:r w:rsidRPr="00FE15D1">
              <w:rPr>
                <w:rFonts w:cs="Times New Roman"/>
                <w:szCs w:val="26"/>
              </w:rPr>
              <w:t>11</w:t>
            </w:r>
          </w:p>
        </w:tc>
        <w:tc>
          <w:tcPr>
            <w:tcW w:w="992" w:type="dxa"/>
          </w:tcPr>
          <w:p w14:paraId="79C0CB2E" w14:textId="77777777" w:rsidR="00F119FA" w:rsidRPr="00FE15D1" w:rsidRDefault="00F119FA" w:rsidP="00BD3695">
            <w:pPr>
              <w:spacing w:line="312" w:lineRule="auto"/>
              <w:ind w:firstLine="0"/>
              <w:jc w:val="center"/>
              <w:rPr>
                <w:rFonts w:cs="Times New Roman"/>
                <w:szCs w:val="26"/>
              </w:rPr>
            </w:pPr>
            <w:r w:rsidRPr="00FE15D1">
              <w:rPr>
                <w:rFonts w:cs="Times New Roman"/>
                <w:szCs w:val="26"/>
              </w:rPr>
              <w:t>(P)</w:t>
            </w:r>
          </w:p>
        </w:tc>
        <w:tc>
          <w:tcPr>
            <w:tcW w:w="4487" w:type="dxa"/>
            <w:gridSpan w:val="2"/>
          </w:tcPr>
          <w:p w14:paraId="743FAD93" w14:textId="77777777" w:rsidR="00F119FA" w:rsidRPr="00FE15D1" w:rsidRDefault="00F119FA" w:rsidP="00BD3695">
            <w:pPr>
              <w:spacing w:line="312" w:lineRule="auto"/>
              <w:ind w:firstLine="0"/>
              <w:jc w:val="both"/>
              <w:rPr>
                <w:rFonts w:cs="Times New Roman"/>
                <w:szCs w:val="26"/>
              </w:rPr>
            </w:pPr>
            <w:r w:rsidRPr="00FE15D1">
              <w:rPr>
                <w:rFonts w:cs="Times New Roman"/>
                <w:szCs w:val="26"/>
              </w:rPr>
              <w:t xml:space="preserve">Mã SWIFT của NH. </w:t>
            </w:r>
          </w:p>
          <w:p w14:paraId="49F2E8FF" w14:textId="77777777" w:rsidR="00F119FA" w:rsidRPr="00FE15D1"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06E15D93" w14:textId="77777777" w:rsidR="00F119FA" w:rsidRPr="00FE15D1"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ECF8934" w14:textId="77777777" w:rsidR="00F119FA" w:rsidRPr="00FE15D1"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BE40430" w14:textId="77777777" w:rsidTr="0074166A">
        <w:tc>
          <w:tcPr>
            <w:tcW w:w="1458" w:type="dxa"/>
            <w:shd w:val="clear" w:color="auto" w:fill="auto"/>
          </w:tcPr>
          <w:p w14:paraId="0A8693C6"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NH </w:t>
            </w:r>
            <w:r>
              <w:rPr>
                <w:rFonts w:cs="Times New Roman"/>
                <w:b/>
                <w:szCs w:val="26"/>
              </w:rPr>
              <w:t>thông báo</w:t>
            </w:r>
          </w:p>
        </w:tc>
        <w:tc>
          <w:tcPr>
            <w:tcW w:w="7560" w:type="dxa"/>
            <w:gridSpan w:val="5"/>
            <w:shd w:val="clear" w:color="auto" w:fill="auto"/>
          </w:tcPr>
          <w:p w14:paraId="67DFD564" w14:textId="77777777" w:rsidR="00F119FA" w:rsidRPr="00571988" w:rsidRDefault="00F119FA" w:rsidP="00BD3695">
            <w:pPr>
              <w:spacing w:line="312" w:lineRule="auto"/>
              <w:ind w:firstLine="0"/>
              <w:jc w:val="both"/>
              <w:rPr>
                <w:rFonts w:cs="Times New Roman"/>
                <w:szCs w:val="26"/>
              </w:rPr>
            </w:pPr>
          </w:p>
        </w:tc>
        <w:tc>
          <w:tcPr>
            <w:tcW w:w="1325" w:type="dxa"/>
            <w:shd w:val="clear" w:color="auto" w:fill="auto"/>
          </w:tcPr>
          <w:p w14:paraId="110A3B97" w14:textId="77777777" w:rsidR="00F119FA" w:rsidRDefault="00F119FA" w:rsidP="00BD3695">
            <w:pPr>
              <w:spacing w:line="312" w:lineRule="auto"/>
              <w:ind w:firstLine="0"/>
              <w:jc w:val="center"/>
              <w:rPr>
                <w:rFonts w:cs="Times New Roman"/>
                <w:szCs w:val="26"/>
              </w:rPr>
            </w:pPr>
          </w:p>
        </w:tc>
        <w:tc>
          <w:tcPr>
            <w:tcW w:w="1417" w:type="dxa"/>
            <w:shd w:val="clear" w:color="auto" w:fill="auto"/>
          </w:tcPr>
          <w:p w14:paraId="509CD6A9"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97458DD" w14:textId="77777777" w:rsidTr="0074166A">
        <w:tc>
          <w:tcPr>
            <w:tcW w:w="1458" w:type="dxa"/>
          </w:tcPr>
          <w:p w14:paraId="65816367"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Tên</w:t>
            </w:r>
          </w:p>
          <w:p w14:paraId="2FCF4893" w14:textId="77777777" w:rsidR="00F119FA" w:rsidRPr="00571988" w:rsidRDefault="00F119FA" w:rsidP="00BD3695">
            <w:pPr>
              <w:spacing w:line="312" w:lineRule="auto"/>
              <w:ind w:firstLine="0"/>
              <w:jc w:val="both"/>
              <w:rPr>
                <w:rFonts w:cs="Times New Roman"/>
                <w:b/>
                <w:szCs w:val="26"/>
              </w:rPr>
            </w:pPr>
            <w:r w:rsidRPr="003E3CDA">
              <w:rPr>
                <w:rFonts w:cs="Times New Roman"/>
                <w:i/>
                <w:color w:val="FF0000"/>
                <w:szCs w:val="26"/>
              </w:rPr>
              <w:t xml:space="preserve">(tên cũ </w:t>
            </w:r>
            <w:r>
              <w:rPr>
                <w:rFonts w:cs="Times New Roman"/>
                <w:i/>
                <w:color w:val="FF0000"/>
                <w:szCs w:val="26"/>
              </w:rPr>
              <w:t>Ngân hàng thông báo(*)</w:t>
            </w:r>
            <w:r w:rsidRPr="003E3CDA">
              <w:rPr>
                <w:rFonts w:cs="Times New Roman"/>
                <w:i/>
                <w:color w:val="FF0000"/>
                <w:szCs w:val="26"/>
              </w:rPr>
              <w:t>)</w:t>
            </w:r>
          </w:p>
        </w:tc>
        <w:tc>
          <w:tcPr>
            <w:tcW w:w="1372" w:type="dxa"/>
          </w:tcPr>
          <w:p w14:paraId="3E20074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6DC4A48E"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2BE9D366"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445FB49D" w14:textId="77777777" w:rsidR="00F119FA" w:rsidRPr="00FE15D1" w:rsidRDefault="00F119FA" w:rsidP="00BD3695">
            <w:pPr>
              <w:spacing w:line="312" w:lineRule="auto"/>
              <w:ind w:firstLine="0"/>
              <w:jc w:val="both"/>
              <w:rPr>
                <w:rFonts w:cs="Times New Roman"/>
                <w:szCs w:val="26"/>
              </w:rPr>
            </w:pPr>
            <w:r w:rsidRPr="00FE15D1">
              <w:rPr>
                <w:rFonts w:cs="Times New Roman"/>
                <w:szCs w:val="26"/>
              </w:rPr>
              <w:t>Tên của NH thông báo thứ nhất</w:t>
            </w:r>
          </w:p>
          <w:p w14:paraId="26A0CC98"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01D5A9B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CDD1B7C"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31F7399" w14:textId="77777777" w:rsidTr="0074166A">
        <w:tc>
          <w:tcPr>
            <w:tcW w:w="1458" w:type="dxa"/>
          </w:tcPr>
          <w:p w14:paraId="0F81E796"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Địa chỉ</w:t>
            </w:r>
          </w:p>
        </w:tc>
        <w:tc>
          <w:tcPr>
            <w:tcW w:w="1372" w:type="dxa"/>
          </w:tcPr>
          <w:p w14:paraId="059E1C0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1DA68E77"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19B4351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tcPr>
          <w:p w14:paraId="316650C2" w14:textId="77777777" w:rsidR="00F119FA" w:rsidRPr="00FE15D1" w:rsidRDefault="00F119FA" w:rsidP="00BD3695">
            <w:pPr>
              <w:spacing w:line="312" w:lineRule="auto"/>
              <w:ind w:firstLine="0"/>
              <w:jc w:val="both"/>
              <w:rPr>
                <w:rFonts w:cs="Times New Roman"/>
                <w:szCs w:val="26"/>
              </w:rPr>
            </w:pPr>
            <w:r w:rsidRPr="00FE15D1">
              <w:rPr>
                <w:rFonts w:cs="Times New Roman"/>
                <w:szCs w:val="26"/>
              </w:rPr>
              <w:t>Địa chỉ của NH thông báo thứ nhất</w:t>
            </w:r>
          </w:p>
          <w:p w14:paraId="3D34F74C"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33FFE9C3"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BB7BECB"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A7CE2BA" w14:textId="77777777" w:rsidTr="0074166A">
        <w:tc>
          <w:tcPr>
            <w:tcW w:w="1458" w:type="dxa"/>
          </w:tcPr>
          <w:p w14:paraId="78A2862D" w14:textId="77777777" w:rsidR="00F119FA" w:rsidRPr="00571988" w:rsidRDefault="00F119FA" w:rsidP="00BD3695">
            <w:pPr>
              <w:spacing w:line="312" w:lineRule="auto"/>
              <w:ind w:firstLine="0"/>
              <w:jc w:val="both"/>
              <w:rPr>
                <w:rFonts w:cs="Times New Roman"/>
                <w:b/>
                <w:szCs w:val="26"/>
              </w:rPr>
            </w:pPr>
            <w:r w:rsidRPr="00FE15D1">
              <w:rPr>
                <w:rFonts w:cs="Times New Roman"/>
                <w:b/>
                <w:szCs w:val="26"/>
              </w:rPr>
              <w:t>SWIFT code</w:t>
            </w:r>
          </w:p>
        </w:tc>
        <w:tc>
          <w:tcPr>
            <w:tcW w:w="1372" w:type="dxa"/>
          </w:tcPr>
          <w:p w14:paraId="0E026523"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CEE9BB4" w14:textId="77777777" w:rsidR="00F119FA" w:rsidRPr="00571988" w:rsidRDefault="00F119FA" w:rsidP="00BD3695">
            <w:pPr>
              <w:spacing w:line="312" w:lineRule="auto"/>
              <w:ind w:firstLine="0"/>
              <w:jc w:val="center"/>
              <w:rPr>
                <w:rFonts w:cs="Times New Roman"/>
                <w:szCs w:val="26"/>
              </w:rPr>
            </w:pPr>
            <w:r w:rsidRPr="00FE15D1">
              <w:rPr>
                <w:rFonts w:cs="Times New Roman"/>
                <w:szCs w:val="26"/>
              </w:rPr>
              <w:t>11</w:t>
            </w:r>
          </w:p>
        </w:tc>
        <w:tc>
          <w:tcPr>
            <w:tcW w:w="992" w:type="dxa"/>
          </w:tcPr>
          <w:p w14:paraId="38D7ED68" w14:textId="77777777" w:rsidR="00F119FA" w:rsidRPr="00571988" w:rsidRDefault="00F119FA" w:rsidP="00BD3695">
            <w:pPr>
              <w:spacing w:line="312" w:lineRule="auto"/>
              <w:ind w:firstLine="0"/>
              <w:jc w:val="center"/>
              <w:rPr>
                <w:rFonts w:cs="Times New Roman"/>
                <w:szCs w:val="26"/>
              </w:rPr>
            </w:pPr>
            <w:r w:rsidRPr="00FE15D1">
              <w:rPr>
                <w:rFonts w:cs="Times New Roman"/>
                <w:szCs w:val="26"/>
              </w:rPr>
              <w:t>(P)</w:t>
            </w:r>
          </w:p>
        </w:tc>
        <w:tc>
          <w:tcPr>
            <w:tcW w:w="4487" w:type="dxa"/>
            <w:gridSpan w:val="2"/>
          </w:tcPr>
          <w:p w14:paraId="4EBB7E48" w14:textId="77777777" w:rsidR="00F119FA" w:rsidRPr="00571988" w:rsidRDefault="00F119FA" w:rsidP="00BD3695">
            <w:pPr>
              <w:spacing w:line="312" w:lineRule="auto"/>
              <w:ind w:firstLine="0"/>
              <w:jc w:val="both"/>
              <w:rPr>
                <w:rFonts w:cs="Times New Roman"/>
                <w:szCs w:val="26"/>
              </w:rPr>
            </w:pPr>
            <w:r w:rsidRPr="00FE15D1">
              <w:rPr>
                <w:rFonts w:cs="Times New Roman"/>
                <w:szCs w:val="26"/>
              </w:rPr>
              <w:t xml:space="preserve">Mã SWIFT của NH thông báo thứ nhất. </w:t>
            </w:r>
            <w:r w:rsidRPr="008E0028">
              <w:rPr>
                <w:rFonts w:cs="Times New Roman"/>
                <w:szCs w:val="26"/>
              </w:rPr>
              <w:t>Thông tin này được trả về từ TF-EE</w:t>
            </w:r>
          </w:p>
        </w:tc>
        <w:tc>
          <w:tcPr>
            <w:tcW w:w="1325" w:type="dxa"/>
          </w:tcPr>
          <w:p w14:paraId="09E85F4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29C1FC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E883C0F" w14:textId="77777777" w:rsidTr="0074166A">
        <w:tc>
          <w:tcPr>
            <w:tcW w:w="9018" w:type="dxa"/>
            <w:gridSpan w:val="6"/>
            <w:shd w:val="clear" w:color="auto" w:fill="auto"/>
          </w:tcPr>
          <w:p w14:paraId="1412B897"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Thông tin tài chính</w:t>
            </w:r>
          </w:p>
        </w:tc>
        <w:tc>
          <w:tcPr>
            <w:tcW w:w="1325" w:type="dxa"/>
            <w:shd w:val="clear" w:color="auto" w:fill="auto"/>
          </w:tcPr>
          <w:p w14:paraId="2D40231E" w14:textId="77777777" w:rsidR="00F119FA" w:rsidRPr="00571988" w:rsidRDefault="00F119FA" w:rsidP="00BD3695">
            <w:pPr>
              <w:spacing w:line="312" w:lineRule="auto"/>
              <w:ind w:firstLine="0"/>
              <w:jc w:val="center"/>
              <w:rPr>
                <w:rFonts w:cs="Times New Roman"/>
                <w:b/>
                <w:szCs w:val="26"/>
              </w:rPr>
            </w:pPr>
          </w:p>
        </w:tc>
        <w:tc>
          <w:tcPr>
            <w:tcW w:w="1417" w:type="dxa"/>
            <w:shd w:val="clear" w:color="auto" w:fill="auto"/>
          </w:tcPr>
          <w:p w14:paraId="108FFA76" w14:textId="77777777" w:rsidR="00F119FA" w:rsidRPr="00571988" w:rsidRDefault="00F119FA" w:rsidP="00BD3695">
            <w:pPr>
              <w:spacing w:line="312" w:lineRule="auto"/>
              <w:ind w:firstLine="0"/>
              <w:jc w:val="center"/>
              <w:rPr>
                <w:rFonts w:cs="Times New Roman"/>
                <w:b/>
                <w:szCs w:val="26"/>
              </w:rPr>
            </w:pPr>
          </w:p>
        </w:tc>
      </w:tr>
      <w:tr w:rsidR="00F119FA" w:rsidRPr="00571988" w14:paraId="1826460B" w14:textId="77777777" w:rsidTr="0074166A">
        <w:tc>
          <w:tcPr>
            <w:tcW w:w="1458" w:type="dxa"/>
            <w:shd w:val="clear" w:color="auto" w:fill="auto"/>
          </w:tcPr>
          <w:p w14:paraId="4B74F852"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Giá trị bảo lãnh</w:t>
            </w:r>
          </w:p>
        </w:tc>
        <w:tc>
          <w:tcPr>
            <w:tcW w:w="7560" w:type="dxa"/>
            <w:gridSpan w:val="5"/>
            <w:shd w:val="clear" w:color="auto" w:fill="auto"/>
          </w:tcPr>
          <w:p w14:paraId="616738C7" w14:textId="77777777" w:rsidR="00F119FA" w:rsidRPr="00533EEA" w:rsidRDefault="00F119FA" w:rsidP="00BD3695">
            <w:pPr>
              <w:spacing w:line="312" w:lineRule="auto"/>
              <w:ind w:firstLine="0"/>
              <w:jc w:val="both"/>
              <w:rPr>
                <w:rFonts w:cs="Times New Roman"/>
                <w:szCs w:val="26"/>
              </w:rPr>
            </w:pPr>
          </w:p>
        </w:tc>
        <w:tc>
          <w:tcPr>
            <w:tcW w:w="1325" w:type="dxa"/>
            <w:shd w:val="clear" w:color="auto" w:fill="auto"/>
          </w:tcPr>
          <w:p w14:paraId="4FFA2613" w14:textId="77777777" w:rsidR="00F119FA" w:rsidRPr="00533EEA" w:rsidRDefault="00F119FA" w:rsidP="00BD3695">
            <w:pPr>
              <w:spacing w:line="312" w:lineRule="auto"/>
              <w:ind w:left="-3" w:firstLine="0"/>
              <w:jc w:val="center"/>
              <w:rPr>
                <w:rFonts w:cs="Times New Roman"/>
                <w:szCs w:val="26"/>
              </w:rPr>
            </w:pPr>
          </w:p>
        </w:tc>
        <w:tc>
          <w:tcPr>
            <w:tcW w:w="1417" w:type="dxa"/>
            <w:shd w:val="clear" w:color="auto" w:fill="auto"/>
          </w:tcPr>
          <w:p w14:paraId="4A938370" w14:textId="77777777" w:rsidR="00F119FA" w:rsidRPr="00533EEA" w:rsidRDefault="00F119FA" w:rsidP="00BD3695">
            <w:pPr>
              <w:spacing w:line="312" w:lineRule="auto"/>
              <w:ind w:left="-3" w:firstLine="0"/>
              <w:jc w:val="center"/>
              <w:rPr>
                <w:rFonts w:cs="Times New Roman"/>
                <w:szCs w:val="26"/>
              </w:rPr>
            </w:pPr>
            <w:r w:rsidRPr="00533EEA">
              <w:rPr>
                <w:rFonts w:cs="Times New Roman"/>
                <w:szCs w:val="26"/>
              </w:rPr>
              <w:t>Y</w:t>
            </w:r>
          </w:p>
        </w:tc>
      </w:tr>
      <w:tr w:rsidR="00F119FA" w:rsidRPr="00571988" w14:paraId="61D27A89" w14:textId="77777777" w:rsidTr="0074166A">
        <w:tc>
          <w:tcPr>
            <w:tcW w:w="1458" w:type="dxa"/>
          </w:tcPr>
          <w:p w14:paraId="0F59CC1F" w14:textId="77777777" w:rsidR="00F119FA" w:rsidRPr="00260411" w:rsidRDefault="00F119FA" w:rsidP="00BD3695">
            <w:pPr>
              <w:spacing w:line="312" w:lineRule="auto"/>
              <w:ind w:firstLine="0"/>
              <w:jc w:val="both"/>
              <w:rPr>
                <w:rFonts w:cs="Times New Roman"/>
                <w:b/>
                <w:color w:val="FF0000"/>
                <w:szCs w:val="26"/>
              </w:rPr>
            </w:pPr>
            <w:r w:rsidRPr="00260411">
              <w:rPr>
                <w:rFonts w:cs="Times New Roman"/>
                <w:b/>
                <w:color w:val="FF0000"/>
                <w:szCs w:val="26"/>
              </w:rPr>
              <w:t>Loại tiền BL</w:t>
            </w:r>
          </w:p>
          <w:p w14:paraId="02F8769D" w14:textId="77777777" w:rsidR="00F119FA" w:rsidRPr="00D7087D" w:rsidRDefault="00F119FA" w:rsidP="00BD3695">
            <w:pPr>
              <w:spacing w:line="312" w:lineRule="auto"/>
              <w:ind w:firstLine="0"/>
              <w:jc w:val="both"/>
              <w:rPr>
                <w:rFonts w:cs="Times New Roman"/>
                <w:b/>
                <w:color w:val="FF0000"/>
                <w:szCs w:val="26"/>
              </w:rPr>
            </w:pPr>
            <w:r w:rsidRPr="00260411">
              <w:rPr>
                <w:rFonts w:cs="Times New Roman"/>
                <w:i/>
                <w:color w:val="FF0000"/>
                <w:szCs w:val="26"/>
              </w:rPr>
              <w:t xml:space="preserve">(tên cũ: </w:t>
            </w:r>
            <w:r>
              <w:rPr>
                <w:rFonts w:cs="Times New Roman"/>
                <w:i/>
                <w:color w:val="FF0000"/>
                <w:szCs w:val="26"/>
              </w:rPr>
              <w:t>Loại ngoại tệ (*)</w:t>
            </w:r>
            <w:r w:rsidRPr="00260411">
              <w:rPr>
                <w:rFonts w:cs="Times New Roman"/>
                <w:i/>
                <w:color w:val="FF0000"/>
                <w:szCs w:val="26"/>
                <w:lang w:val="en-GB"/>
              </w:rPr>
              <w:t>)</w:t>
            </w:r>
          </w:p>
        </w:tc>
        <w:tc>
          <w:tcPr>
            <w:tcW w:w="1372" w:type="dxa"/>
          </w:tcPr>
          <w:p w14:paraId="10EB251A"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7FB158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6676175D"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vMerge w:val="restart"/>
          </w:tcPr>
          <w:p w14:paraId="5B6B2885"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w:t>
            </w:r>
          </w:p>
          <w:p w14:paraId="38FE5913"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10ABF0D1" w14:textId="77777777" w:rsidR="00F119FA" w:rsidRDefault="00F119FA" w:rsidP="00BD3695">
            <w:pPr>
              <w:spacing w:line="312" w:lineRule="auto"/>
              <w:ind w:firstLine="0"/>
              <w:jc w:val="both"/>
              <w:rPr>
                <w:rFonts w:cs="Times New Roman"/>
                <w:color w:val="FF0000"/>
                <w:szCs w:val="26"/>
              </w:rPr>
            </w:pPr>
            <w:r w:rsidRPr="00260411">
              <w:rPr>
                <w:rFonts w:cs="Times New Roman"/>
                <w:color w:val="FF0000"/>
                <w:szCs w:val="26"/>
              </w:rPr>
              <w:t xml:space="preserve">Trên màn hình, 2 </w:t>
            </w:r>
            <w:r w:rsidRPr="00533EEA">
              <w:rPr>
                <w:rFonts w:cs="Times New Roman"/>
                <w:color w:val="FF0000"/>
                <w:szCs w:val="26"/>
              </w:rPr>
              <w:t>trường này nằm trên 1 hàng và có chung 1 tên hiển thị là</w:t>
            </w:r>
            <w:r>
              <w:rPr>
                <w:rFonts w:cs="Times New Roman"/>
                <w:color w:val="FF0000"/>
                <w:szCs w:val="26"/>
              </w:rPr>
              <w:t>:</w:t>
            </w:r>
            <w:r w:rsidRPr="00533EEA">
              <w:rPr>
                <w:rFonts w:cs="Times New Roman"/>
                <w:color w:val="FF0000"/>
                <w:szCs w:val="26"/>
              </w:rPr>
              <w:t xml:space="preserve"> </w:t>
            </w:r>
          </w:p>
          <w:p w14:paraId="2F423D45"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b/>
                <w:color w:val="FF0000"/>
                <w:szCs w:val="26"/>
              </w:rPr>
              <w:t>Số tiền BL</w:t>
            </w:r>
          </w:p>
          <w:p w14:paraId="1B35548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67F7F443" w14:textId="027DBB3B" w:rsidR="00F119FA" w:rsidRPr="00571988" w:rsidRDefault="00F119FA" w:rsidP="00B664D5">
            <w:pPr>
              <w:spacing w:line="312" w:lineRule="auto"/>
              <w:ind w:firstLine="0"/>
              <w:jc w:val="both"/>
              <w:rPr>
                <w:rFonts w:cs="Times New Roman"/>
                <w:szCs w:val="26"/>
              </w:rPr>
            </w:pPr>
            <w:r w:rsidRPr="00571988">
              <w:rPr>
                <w:rFonts w:cs="Times New Roman"/>
                <w:b/>
                <w:szCs w:val="26"/>
              </w:rPr>
              <w:t>Số tiền BL</w:t>
            </w:r>
            <w:r w:rsidRPr="00571988">
              <w:rPr>
                <w:rFonts w:cs="Times New Roman"/>
                <w:szCs w:val="26"/>
              </w:rPr>
              <w:t xml:space="preserve"> </w:t>
            </w:r>
            <w:commentRangeStart w:id="297"/>
            <w:commentRangeStart w:id="298"/>
            <w:del w:id="299" w:author="Nguyen Thu Trang - VTFC - KVH" w:date="2022-03-16T11:28:00Z">
              <w:r w:rsidRPr="00571988" w:rsidDel="00B664D5">
                <w:rPr>
                  <w:rFonts w:cs="Times New Roman"/>
                  <w:szCs w:val="26"/>
                </w:rPr>
                <w:delText xml:space="preserve">[USD] </w:delText>
              </w:r>
            </w:del>
            <w:r w:rsidRPr="00571988">
              <w:rPr>
                <w:rFonts w:cs="Times New Roman"/>
                <w:szCs w:val="26"/>
              </w:rPr>
              <w:t>[15,000.00]</w:t>
            </w:r>
            <w:ins w:id="300" w:author="Nguyen Thu Trang - VTFC - KVH" w:date="2022-03-16T11:28:00Z">
              <w:r w:rsidR="00B664D5">
                <w:rPr>
                  <w:rFonts w:cs="Times New Roman"/>
                  <w:szCs w:val="26"/>
                </w:rPr>
                <w:t xml:space="preserve"> </w:t>
              </w:r>
            </w:ins>
            <w:ins w:id="301" w:author="Nguyen Thu Trang - VTFC - KVH" w:date="2022-03-16T18:38:00Z">
              <w:r w:rsidR="001E5139">
                <w:rPr>
                  <w:rFonts w:cs="Times New Roman"/>
                  <w:szCs w:val="26"/>
                </w:rPr>
                <w:t>[</w:t>
              </w:r>
            </w:ins>
            <w:ins w:id="302" w:author="Nguyen Thu Trang - VTFC - KVH" w:date="2022-03-16T11:28:00Z">
              <w:r w:rsidR="00B664D5">
                <w:rPr>
                  <w:rFonts w:cs="Times New Roman"/>
                  <w:szCs w:val="26"/>
                </w:rPr>
                <w:t>USD</w:t>
              </w:r>
            </w:ins>
            <w:ins w:id="303" w:author="Nguyen Thu Trang - VTFC - KVH" w:date="2022-03-16T18:38:00Z">
              <w:r w:rsidR="001E5139">
                <w:rPr>
                  <w:rFonts w:cs="Times New Roman"/>
                  <w:szCs w:val="26"/>
                </w:rPr>
                <w:t>]</w:t>
              </w:r>
            </w:ins>
            <w:r w:rsidRPr="00571988">
              <w:rPr>
                <w:rFonts w:cs="Times New Roman"/>
                <w:szCs w:val="26"/>
              </w:rPr>
              <w:t xml:space="preserve">  </w:t>
            </w:r>
            <w:commentRangeEnd w:id="297"/>
            <w:r>
              <w:rPr>
                <w:rStyle w:val="CommentReference"/>
              </w:rPr>
              <w:commentReference w:id="297"/>
            </w:r>
            <w:commentRangeEnd w:id="298"/>
            <w:r w:rsidR="00770BE6">
              <w:rPr>
                <w:rStyle w:val="CommentReference"/>
              </w:rPr>
              <w:commentReference w:id="298"/>
            </w:r>
          </w:p>
        </w:tc>
        <w:tc>
          <w:tcPr>
            <w:tcW w:w="1325" w:type="dxa"/>
          </w:tcPr>
          <w:p w14:paraId="2E62A3E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936AE89"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AFB8BB0" w14:textId="77777777" w:rsidTr="0074166A">
        <w:tc>
          <w:tcPr>
            <w:tcW w:w="1458" w:type="dxa"/>
          </w:tcPr>
          <w:p w14:paraId="62B3BF85"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Số tiền BL</w:t>
            </w:r>
          </w:p>
          <w:p w14:paraId="24C744C8" w14:textId="77777777" w:rsidR="00F119FA" w:rsidRPr="00D7087D"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Số tiền bảo lãnh (*)</w:t>
            </w:r>
            <w:r w:rsidRPr="003E3CDA">
              <w:rPr>
                <w:rFonts w:cs="Times New Roman"/>
                <w:i/>
                <w:color w:val="FF0000"/>
                <w:szCs w:val="26"/>
              </w:rPr>
              <w:t>)</w:t>
            </w:r>
          </w:p>
        </w:tc>
        <w:tc>
          <w:tcPr>
            <w:tcW w:w="1372" w:type="dxa"/>
          </w:tcPr>
          <w:p w14:paraId="0BA682F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0DFB6DE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01B378B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vMerge/>
          </w:tcPr>
          <w:p w14:paraId="5D2B5A8D" w14:textId="77777777" w:rsidR="00F119FA" w:rsidRPr="00571988" w:rsidRDefault="00F119FA" w:rsidP="00BD3695">
            <w:pPr>
              <w:spacing w:line="312" w:lineRule="auto"/>
              <w:ind w:firstLine="0"/>
              <w:jc w:val="both"/>
              <w:rPr>
                <w:rFonts w:cs="Times New Roman"/>
                <w:szCs w:val="26"/>
              </w:rPr>
            </w:pPr>
          </w:p>
        </w:tc>
        <w:tc>
          <w:tcPr>
            <w:tcW w:w="1325" w:type="dxa"/>
          </w:tcPr>
          <w:p w14:paraId="633DAB0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FD78AFA"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AF74E15" w14:textId="77777777" w:rsidTr="0074166A">
        <w:tc>
          <w:tcPr>
            <w:tcW w:w="1458" w:type="dxa"/>
          </w:tcPr>
          <w:p w14:paraId="3F2AA3DF"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Dung sai trên</w:t>
            </w:r>
          </w:p>
        </w:tc>
        <w:tc>
          <w:tcPr>
            <w:tcW w:w="1372" w:type="dxa"/>
          </w:tcPr>
          <w:p w14:paraId="61DD800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098624A1"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7A37E6E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vMerge w:val="restart"/>
          </w:tcPr>
          <w:p w14:paraId="4DA28236" w14:textId="77777777" w:rsidR="00F119FA" w:rsidRDefault="00F119FA" w:rsidP="00BD3695">
            <w:pPr>
              <w:spacing w:line="312" w:lineRule="auto"/>
              <w:ind w:firstLine="0"/>
              <w:jc w:val="both"/>
              <w:rPr>
                <w:rFonts w:cs="Times New Roman"/>
                <w:szCs w:val="26"/>
              </w:rPr>
            </w:pPr>
            <w:r w:rsidRPr="00571988">
              <w:rPr>
                <w:rFonts w:cs="Times New Roman"/>
                <w:szCs w:val="26"/>
              </w:rPr>
              <w:t>Dung sai trên và dưới của Số tiền bảo lãnh.</w:t>
            </w:r>
          </w:p>
          <w:p w14:paraId="6E6A3E56"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7CE65895" w14:textId="77777777" w:rsidR="00F119FA" w:rsidRDefault="00F119FA" w:rsidP="00BD3695">
            <w:pPr>
              <w:spacing w:line="312" w:lineRule="auto"/>
              <w:ind w:firstLine="0"/>
              <w:jc w:val="both"/>
              <w:rPr>
                <w:rFonts w:cs="Times New Roman"/>
                <w:color w:val="FF0000"/>
                <w:szCs w:val="26"/>
              </w:rPr>
            </w:pPr>
            <w:r w:rsidRPr="00533EEA">
              <w:rPr>
                <w:rFonts w:cs="Times New Roman"/>
                <w:color w:val="FF0000"/>
                <w:szCs w:val="26"/>
              </w:rPr>
              <w:t>Trên màn hình, 2 trường này nằm trên 1 hàng và có chung 1 tên hiển thị là</w:t>
            </w:r>
            <w:r>
              <w:rPr>
                <w:rFonts w:cs="Times New Roman"/>
                <w:color w:val="FF0000"/>
                <w:szCs w:val="26"/>
              </w:rPr>
              <w:t>:</w:t>
            </w:r>
          </w:p>
          <w:p w14:paraId="2BE14956"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b/>
                <w:color w:val="FF0000"/>
                <w:szCs w:val="26"/>
              </w:rPr>
              <w:t>Dung sai %</w:t>
            </w:r>
            <w:r w:rsidRPr="00533EEA">
              <w:rPr>
                <w:rFonts w:cs="Times New Roman"/>
                <w:color w:val="FF0000"/>
                <w:szCs w:val="26"/>
              </w:rPr>
              <w:t>.</w:t>
            </w:r>
          </w:p>
          <w:p w14:paraId="7CC72FCC"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008190DC" w14:textId="77777777" w:rsidR="00F119FA" w:rsidRPr="00571988" w:rsidRDefault="00F119FA" w:rsidP="00BD3695">
            <w:pPr>
              <w:spacing w:line="312" w:lineRule="auto"/>
              <w:ind w:firstLine="0"/>
              <w:jc w:val="both"/>
              <w:rPr>
                <w:rFonts w:cs="Times New Roman"/>
                <w:szCs w:val="26"/>
              </w:rPr>
            </w:pPr>
            <w:r w:rsidRPr="00571988">
              <w:rPr>
                <w:rFonts w:cs="Times New Roman"/>
                <w:b/>
                <w:szCs w:val="26"/>
              </w:rPr>
              <w:lastRenderedPageBreak/>
              <w:t>Dung sai %</w:t>
            </w:r>
            <w:r w:rsidRPr="00571988">
              <w:rPr>
                <w:rFonts w:cs="Times New Roman"/>
                <w:szCs w:val="26"/>
              </w:rPr>
              <w:t xml:space="preserve">  [+10] / [-10]</w:t>
            </w:r>
          </w:p>
        </w:tc>
        <w:tc>
          <w:tcPr>
            <w:tcW w:w="1325" w:type="dxa"/>
          </w:tcPr>
          <w:p w14:paraId="059F0332"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404A3C47"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BF81177" w14:textId="77777777" w:rsidTr="0074166A">
        <w:tc>
          <w:tcPr>
            <w:tcW w:w="1458" w:type="dxa"/>
          </w:tcPr>
          <w:p w14:paraId="7C7B77DB"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Dung sai dưới</w:t>
            </w:r>
          </w:p>
        </w:tc>
        <w:tc>
          <w:tcPr>
            <w:tcW w:w="1372" w:type="dxa"/>
          </w:tcPr>
          <w:p w14:paraId="27B2130F"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7591DBB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77A727A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487" w:type="dxa"/>
            <w:gridSpan w:val="2"/>
            <w:vMerge/>
          </w:tcPr>
          <w:p w14:paraId="62A98E7B" w14:textId="77777777" w:rsidR="00F119FA" w:rsidRPr="00571988" w:rsidRDefault="00F119FA" w:rsidP="00BD3695">
            <w:pPr>
              <w:spacing w:line="312" w:lineRule="auto"/>
              <w:ind w:firstLine="0"/>
              <w:jc w:val="both"/>
              <w:rPr>
                <w:rFonts w:cs="Times New Roman"/>
                <w:szCs w:val="26"/>
              </w:rPr>
            </w:pPr>
          </w:p>
        </w:tc>
        <w:tc>
          <w:tcPr>
            <w:tcW w:w="1325" w:type="dxa"/>
          </w:tcPr>
          <w:p w14:paraId="1DCBE9E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2D978B2"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FD42D9A" w14:textId="77777777" w:rsidTr="0074166A">
        <w:tc>
          <w:tcPr>
            <w:tcW w:w="1458" w:type="dxa"/>
          </w:tcPr>
          <w:p w14:paraId="56C2E309"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lastRenderedPageBreak/>
              <w:t>Loại tiền Số dư BL</w:t>
            </w:r>
          </w:p>
        </w:tc>
        <w:tc>
          <w:tcPr>
            <w:tcW w:w="1372" w:type="dxa"/>
          </w:tcPr>
          <w:p w14:paraId="0D8CC430"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C4F18D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3178BACF"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487" w:type="dxa"/>
            <w:gridSpan w:val="2"/>
            <w:vMerge w:val="restart"/>
          </w:tcPr>
          <w:p w14:paraId="7FA374C8"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 đã bao gồm dung sai.</w:t>
            </w:r>
          </w:p>
          <w:p w14:paraId="3CC417D7"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49D35E42"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color w:val="FF0000"/>
                <w:szCs w:val="26"/>
              </w:rPr>
              <w:t>Trên màn hình, 2 trường này nằm trên 1 hàng và có chung 1 tên hiển thị là:</w:t>
            </w:r>
          </w:p>
          <w:p w14:paraId="4CD3EAEF" w14:textId="77777777" w:rsidR="00F119FA" w:rsidRPr="00533EEA" w:rsidRDefault="00F119FA" w:rsidP="00BD3695">
            <w:pPr>
              <w:spacing w:line="312" w:lineRule="auto"/>
              <w:ind w:firstLine="0"/>
              <w:jc w:val="both"/>
              <w:rPr>
                <w:rFonts w:cs="Times New Roman"/>
                <w:color w:val="FF0000"/>
                <w:szCs w:val="26"/>
              </w:rPr>
            </w:pPr>
            <w:r w:rsidRPr="00533EEA">
              <w:rPr>
                <w:rFonts w:cs="Times New Roman"/>
                <w:b/>
                <w:color w:val="FF0000"/>
                <w:szCs w:val="26"/>
              </w:rPr>
              <w:t>Số dư BL</w:t>
            </w:r>
            <w:r w:rsidRPr="00533EEA">
              <w:rPr>
                <w:rFonts w:cs="Times New Roman"/>
                <w:color w:val="FF0000"/>
                <w:szCs w:val="26"/>
              </w:rPr>
              <w:t>.</w:t>
            </w:r>
          </w:p>
          <w:p w14:paraId="78E8AE4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11740496" w14:textId="39F0794F" w:rsidR="00F119FA" w:rsidRPr="00571988" w:rsidRDefault="00F119FA" w:rsidP="001E5139">
            <w:pPr>
              <w:spacing w:line="312" w:lineRule="auto"/>
              <w:ind w:firstLine="0"/>
              <w:jc w:val="both"/>
              <w:rPr>
                <w:rFonts w:cs="Times New Roman"/>
                <w:szCs w:val="26"/>
              </w:rPr>
            </w:pPr>
            <w:r w:rsidRPr="00571988">
              <w:rPr>
                <w:rFonts w:cs="Times New Roman"/>
                <w:b/>
                <w:szCs w:val="26"/>
              </w:rPr>
              <w:t xml:space="preserve">Số dư BL </w:t>
            </w:r>
            <w:del w:id="304" w:author="Nguyen Thu Trang - VTFC - KVH" w:date="2022-03-16T18:38:00Z">
              <w:r w:rsidRPr="00571988" w:rsidDel="001E5139">
                <w:rPr>
                  <w:rFonts w:cs="Times New Roman"/>
                  <w:szCs w:val="26"/>
                </w:rPr>
                <w:delText xml:space="preserve">[USD]  </w:delText>
              </w:r>
            </w:del>
            <w:r w:rsidRPr="00571988">
              <w:rPr>
                <w:rFonts w:cs="Times New Roman"/>
                <w:szCs w:val="26"/>
              </w:rPr>
              <w:t>[15,000.00]</w:t>
            </w:r>
            <w:ins w:id="305" w:author="Nguyen Thu Trang - VTFC - KVH" w:date="2022-03-16T18:38:00Z">
              <w:r w:rsidR="001E5139">
                <w:rPr>
                  <w:rFonts w:cs="Times New Roman"/>
                  <w:szCs w:val="26"/>
                </w:rPr>
                <w:t xml:space="preserve"> </w:t>
              </w:r>
              <w:r w:rsidR="001E5139" w:rsidRPr="00571988">
                <w:rPr>
                  <w:rFonts w:cs="Times New Roman"/>
                  <w:szCs w:val="26"/>
                </w:rPr>
                <w:t>[USD]</w:t>
              </w:r>
            </w:ins>
            <w:r w:rsidRPr="00571988">
              <w:rPr>
                <w:rFonts w:cs="Times New Roman"/>
                <w:szCs w:val="26"/>
              </w:rPr>
              <w:t xml:space="preserve">  </w:t>
            </w:r>
          </w:p>
        </w:tc>
        <w:tc>
          <w:tcPr>
            <w:tcW w:w="1325" w:type="dxa"/>
          </w:tcPr>
          <w:p w14:paraId="2AE0B9F2"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A4A4F63"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FF36386" w14:textId="77777777" w:rsidTr="0074166A">
        <w:tc>
          <w:tcPr>
            <w:tcW w:w="1458" w:type="dxa"/>
          </w:tcPr>
          <w:p w14:paraId="69E66654"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Số dư BL</w:t>
            </w:r>
          </w:p>
        </w:tc>
        <w:tc>
          <w:tcPr>
            <w:tcW w:w="1372" w:type="dxa"/>
          </w:tcPr>
          <w:p w14:paraId="46F0883F"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14A7A9AA"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7F248AE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487" w:type="dxa"/>
            <w:gridSpan w:val="2"/>
            <w:vMerge/>
          </w:tcPr>
          <w:p w14:paraId="37F12625" w14:textId="77777777" w:rsidR="00F119FA" w:rsidRPr="00571988" w:rsidRDefault="00F119FA" w:rsidP="00BD3695">
            <w:pPr>
              <w:spacing w:line="312" w:lineRule="auto"/>
              <w:ind w:firstLine="0"/>
              <w:jc w:val="both"/>
              <w:rPr>
                <w:rFonts w:cs="Times New Roman"/>
                <w:szCs w:val="26"/>
              </w:rPr>
            </w:pPr>
          </w:p>
        </w:tc>
        <w:tc>
          <w:tcPr>
            <w:tcW w:w="1325" w:type="dxa"/>
          </w:tcPr>
          <w:p w14:paraId="395120B3"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86042E6"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4C819E8" w14:textId="77777777" w:rsidTr="0074166A">
        <w:tc>
          <w:tcPr>
            <w:tcW w:w="1458" w:type="dxa"/>
          </w:tcPr>
          <w:p w14:paraId="573DC9CB" w14:textId="77777777" w:rsidR="00F119FA" w:rsidRDefault="00F119FA" w:rsidP="00BD3695">
            <w:pPr>
              <w:spacing w:line="312" w:lineRule="auto"/>
              <w:ind w:firstLine="0"/>
              <w:jc w:val="both"/>
              <w:rPr>
                <w:rFonts w:cs="Times New Roman"/>
                <w:b/>
                <w:color w:val="FF0000"/>
                <w:szCs w:val="26"/>
              </w:rPr>
            </w:pPr>
            <w:r w:rsidRPr="00D7087D">
              <w:rPr>
                <w:rFonts w:cs="Times New Roman"/>
                <w:b/>
                <w:color w:val="FF0000"/>
                <w:szCs w:val="26"/>
              </w:rPr>
              <w:t>Tỷ giá</w:t>
            </w:r>
          </w:p>
          <w:p w14:paraId="787360D6" w14:textId="77777777" w:rsidR="00F119FA" w:rsidRPr="00D7087D" w:rsidRDefault="00F119FA" w:rsidP="00BD3695">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Tỷ giá quy đổi</w:t>
            </w:r>
            <w:r w:rsidRPr="003E3CDA">
              <w:rPr>
                <w:rFonts w:cs="Times New Roman"/>
                <w:i/>
                <w:color w:val="FF0000"/>
                <w:szCs w:val="26"/>
              </w:rPr>
              <w:t>)</w:t>
            </w:r>
          </w:p>
        </w:tc>
        <w:tc>
          <w:tcPr>
            <w:tcW w:w="1372" w:type="dxa"/>
          </w:tcPr>
          <w:p w14:paraId="7D56E7C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Double</w:t>
            </w:r>
          </w:p>
        </w:tc>
        <w:tc>
          <w:tcPr>
            <w:tcW w:w="709" w:type="dxa"/>
          </w:tcPr>
          <w:p w14:paraId="0A05B441"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24</w:t>
            </w:r>
          </w:p>
        </w:tc>
        <w:tc>
          <w:tcPr>
            <w:tcW w:w="992" w:type="dxa"/>
          </w:tcPr>
          <w:p w14:paraId="17E0CCB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(M)</w:t>
            </w:r>
          </w:p>
        </w:tc>
        <w:tc>
          <w:tcPr>
            <w:tcW w:w="4487" w:type="dxa"/>
            <w:gridSpan w:val="2"/>
          </w:tcPr>
          <w:p w14:paraId="2619B384"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Tỷ giá quy đổi Số tiền Bảo lãnh sang nội tệ.</w:t>
            </w:r>
          </w:p>
          <w:p w14:paraId="4308832E" w14:textId="77777777" w:rsidR="00F119FA" w:rsidRPr="00571988"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Nếu Loại tiền BL giống đồng nội tệ, hệ thống mặc định giá trị trường này là 1</w:t>
            </w:r>
          </w:p>
          <w:p w14:paraId="389D4657" w14:textId="77777777" w:rsidR="00F119FA"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Nếu Loại tiền BL khác đồng nội tệ thì trường này trở thành trường bắt buộc nhậ</w:t>
            </w:r>
            <w:r>
              <w:rPr>
                <w:rFonts w:cs="Times New Roman"/>
                <w:szCs w:val="26"/>
              </w:rPr>
              <w:t xml:space="preserve">p thông tin. </w:t>
            </w:r>
          </w:p>
          <w:p w14:paraId="04A04E27" w14:textId="77777777" w:rsidR="00F119FA" w:rsidRPr="0074166A" w:rsidRDefault="00F119FA" w:rsidP="0074166A">
            <w:pPr>
              <w:spacing w:line="312" w:lineRule="auto"/>
              <w:ind w:firstLine="0"/>
              <w:jc w:val="both"/>
              <w:rPr>
                <w:rFonts w:cs="Times New Roman"/>
                <w:szCs w:val="26"/>
              </w:rPr>
            </w:pPr>
            <w:r w:rsidRPr="0074166A">
              <w:rPr>
                <w:rFonts w:cs="Times New Roman"/>
                <w:szCs w:val="26"/>
              </w:rPr>
              <w:t>Hệ thống tự động lấy mặc định tỷ giá Midrate từ hệ thống Core Lanexang và cho phép chỉnh sửa.</w:t>
            </w:r>
          </w:p>
        </w:tc>
        <w:tc>
          <w:tcPr>
            <w:tcW w:w="1325" w:type="dxa"/>
          </w:tcPr>
          <w:p w14:paraId="14E2D9C7"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5DC97631"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98F4852" w14:textId="77777777" w:rsidTr="0074166A">
        <w:tc>
          <w:tcPr>
            <w:tcW w:w="1458" w:type="dxa"/>
          </w:tcPr>
          <w:p w14:paraId="5B96A688"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Loại tiền Số dư BL quy đổi</w:t>
            </w:r>
          </w:p>
        </w:tc>
        <w:tc>
          <w:tcPr>
            <w:tcW w:w="1372" w:type="dxa"/>
          </w:tcPr>
          <w:p w14:paraId="3D7F93A9"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250959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48875124"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487" w:type="dxa"/>
            <w:gridSpan w:val="2"/>
            <w:vMerge w:val="restart"/>
          </w:tcPr>
          <w:p w14:paraId="0A40AE05"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Loại tiền và Số tiền Bảo lãnh đã bao gồm dung sai và được quy đổi sang đồng nội tệ.</w:t>
            </w:r>
          </w:p>
          <w:p w14:paraId="6E60A46B" w14:textId="77777777" w:rsidR="00F119FA" w:rsidRPr="00571988"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0C909C54" w14:textId="77777777" w:rsidR="00F119FA" w:rsidRPr="00571988"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Trường số tiền do hệ thống tự tính toán dựa trên Số dư BL và Tỷ giá.</w:t>
            </w:r>
          </w:p>
          <w:p w14:paraId="22C9F4F2" w14:textId="77777777" w:rsidR="00F119FA" w:rsidRPr="00804290" w:rsidRDefault="00F119FA" w:rsidP="00BD3695">
            <w:pPr>
              <w:spacing w:line="312" w:lineRule="auto"/>
              <w:ind w:firstLine="0"/>
              <w:jc w:val="both"/>
              <w:rPr>
                <w:rFonts w:cs="Times New Roman"/>
                <w:color w:val="FF0000"/>
                <w:szCs w:val="26"/>
              </w:rPr>
            </w:pPr>
            <w:r w:rsidRPr="00804290">
              <w:rPr>
                <w:rFonts w:cs="Times New Roman"/>
                <w:color w:val="FF0000"/>
                <w:szCs w:val="26"/>
              </w:rPr>
              <w:t>Trên màn hình, 2 trường này nằm trên 1 hàng và có chung 1 tên hiển thị là:</w:t>
            </w:r>
          </w:p>
          <w:p w14:paraId="38C6A4C2" w14:textId="77777777" w:rsidR="00F119FA" w:rsidRPr="00804290" w:rsidRDefault="00F119FA" w:rsidP="00BD3695">
            <w:pPr>
              <w:spacing w:line="312" w:lineRule="auto"/>
              <w:ind w:firstLine="0"/>
              <w:jc w:val="both"/>
              <w:rPr>
                <w:rFonts w:cs="Times New Roman"/>
                <w:color w:val="FF0000"/>
                <w:szCs w:val="26"/>
              </w:rPr>
            </w:pPr>
            <w:r w:rsidRPr="00804290">
              <w:rPr>
                <w:rFonts w:cs="Times New Roman"/>
                <w:b/>
                <w:color w:val="FF0000"/>
                <w:szCs w:val="26"/>
              </w:rPr>
              <w:t>Số dư BL quy đổi</w:t>
            </w:r>
            <w:r w:rsidRPr="00804290">
              <w:rPr>
                <w:rFonts w:cs="Times New Roman"/>
                <w:color w:val="FF0000"/>
                <w:szCs w:val="26"/>
              </w:rPr>
              <w:t>.</w:t>
            </w:r>
          </w:p>
          <w:p w14:paraId="37AB6CD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Ví dụ:</w:t>
            </w:r>
          </w:p>
          <w:p w14:paraId="467B16B9"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Số dư BL quy đổi </w:t>
            </w:r>
          </w:p>
          <w:p w14:paraId="7B238DE5" w14:textId="36A82D09" w:rsidR="00F119FA" w:rsidRPr="00571988" w:rsidRDefault="00F119FA" w:rsidP="001E5139">
            <w:pPr>
              <w:spacing w:line="312" w:lineRule="auto"/>
              <w:ind w:firstLine="0"/>
              <w:jc w:val="both"/>
              <w:rPr>
                <w:rFonts w:cs="Times New Roman"/>
                <w:szCs w:val="26"/>
              </w:rPr>
            </w:pPr>
            <w:del w:id="306" w:author="Nguyen Thu Trang - VTFC - KVH" w:date="2022-03-16T18:39:00Z">
              <w:r w:rsidRPr="00571988" w:rsidDel="001E5139">
                <w:rPr>
                  <w:rFonts w:cs="Times New Roman"/>
                  <w:szCs w:val="26"/>
                </w:rPr>
                <w:delText xml:space="preserve">[LAK]  </w:delText>
              </w:r>
            </w:del>
            <w:r w:rsidRPr="00571988">
              <w:rPr>
                <w:rFonts w:cs="Times New Roman"/>
                <w:szCs w:val="26"/>
              </w:rPr>
              <w:t>[143,665,290.00]</w:t>
            </w:r>
            <w:ins w:id="307" w:author="Nguyen Thu Trang - VTFC - KVH" w:date="2022-03-16T18:39:00Z">
              <w:r w:rsidR="001E5139">
                <w:rPr>
                  <w:rFonts w:cs="Times New Roman"/>
                  <w:szCs w:val="26"/>
                </w:rPr>
                <w:t xml:space="preserve"> </w:t>
              </w:r>
              <w:r w:rsidR="001E5139" w:rsidRPr="00571988">
                <w:rPr>
                  <w:rFonts w:cs="Times New Roman"/>
                  <w:szCs w:val="26"/>
                </w:rPr>
                <w:t>[LAK]</w:t>
              </w:r>
            </w:ins>
            <w:r w:rsidRPr="00571988">
              <w:rPr>
                <w:rFonts w:cs="Times New Roman"/>
                <w:szCs w:val="26"/>
              </w:rPr>
              <w:t xml:space="preserve">  </w:t>
            </w:r>
          </w:p>
        </w:tc>
        <w:tc>
          <w:tcPr>
            <w:tcW w:w="1325" w:type="dxa"/>
          </w:tcPr>
          <w:p w14:paraId="1E079077"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233DEBE4"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C5016C3" w14:textId="77777777" w:rsidTr="0074166A">
        <w:tc>
          <w:tcPr>
            <w:tcW w:w="1458" w:type="dxa"/>
          </w:tcPr>
          <w:p w14:paraId="28D63800"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Số dư BL quy đổi</w:t>
            </w:r>
          </w:p>
        </w:tc>
        <w:tc>
          <w:tcPr>
            <w:tcW w:w="1372" w:type="dxa"/>
          </w:tcPr>
          <w:p w14:paraId="3D2F130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51FA6BEE"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0F0B68A0"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487" w:type="dxa"/>
            <w:gridSpan w:val="2"/>
            <w:vMerge/>
          </w:tcPr>
          <w:p w14:paraId="43B96976" w14:textId="77777777" w:rsidR="00F119FA" w:rsidRPr="00571988" w:rsidRDefault="00F119FA" w:rsidP="00BD3695">
            <w:pPr>
              <w:spacing w:line="312" w:lineRule="auto"/>
              <w:ind w:firstLine="0"/>
              <w:jc w:val="both"/>
              <w:rPr>
                <w:rFonts w:cs="Times New Roman"/>
                <w:szCs w:val="26"/>
              </w:rPr>
            </w:pPr>
          </w:p>
        </w:tc>
        <w:tc>
          <w:tcPr>
            <w:tcW w:w="1325" w:type="dxa"/>
          </w:tcPr>
          <w:p w14:paraId="3B0FBB92"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59B9280"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A85EB93" w14:textId="77777777" w:rsidTr="0074166A">
        <w:tc>
          <w:tcPr>
            <w:tcW w:w="9018" w:type="dxa"/>
            <w:gridSpan w:val="6"/>
            <w:shd w:val="clear" w:color="auto" w:fill="auto"/>
          </w:tcPr>
          <w:p w14:paraId="4785FDA6"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Thông tin về Thời hạn</w:t>
            </w:r>
          </w:p>
        </w:tc>
        <w:tc>
          <w:tcPr>
            <w:tcW w:w="1325" w:type="dxa"/>
            <w:shd w:val="clear" w:color="auto" w:fill="auto"/>
          </w:tcPr>
          <w:p w14:paraId="7A6095BA" w14:textId="77777777" w:rsidR="00F119FA" w:rsidRDefault="00F119FA" w:rsidP="00BD3695">
            <w:pPr>
              <w:spacing w:line="312" w:lineRule="auto"/>
              <w:ind w:firstLine="0"/>
              <w:jc w:val="center"/>
              <w:rPr>
                <w:rFonts w:cs="Times New Roman"/>
                <w:b/>
                <w:szCs w:val="26"/>
              </w:rPr>
            </w:pPr>
          </w:p>
        </w:tc>
        <w:tc>
          <w:tcPr>
            <w:tcW w:w="1417" w:type="dxa"/>
            <w:shd w:val="clear" w:color="auto" w:fill="auto"/>
          </w:tcPr>
          <w:p w14:paraId="665D0B43" w14:textId="77777777" w:rsidR="00F119FA" w:rsidRPr="00571988" w:rsidRDefault="00F119FA" w:rsidP="00BD3695">
            <w:pPr>
              <w:spacing w:line="312" w:lineRule="auto"/>
              <w:ind w:firstLine="0"/>
              <w:jc w:val="center"/>
              <w:rPr>
                <w:rFonts w:cs="Times New Roman"/>
                <w:b/>
                <w:szCs w:val="26"/>
              </w:rPr>
            </w:pPr>
            <w:r>
              <w:rPr>
                <w:rFonts w:cs="Times New Roman"/>
                <w:b/>
                <w:szCs w:val="26"/>
              </w:rPr>
              <w:t>Y</w:t>
            </w:r>
          </w:p>
        </w:tc>
      </w:tr>
      <w:tr w:rsidR="00F119FA" w:rsidRPr="00902B45" w14:paraId="37777FAE" w14:textId="77777777" w:rsidTr="0074166A">
        <w:tc>
          <w:tcPr>
            <w:tcW w:w="1458" w:type="dxa"/>
          </w:tcPr>
          <w:p w14:paraId="1EAB1EE7" w14:textId="77777777" w:rsidR="00F119FA" w:rsidRPr="00094606" w:rsidRDefault="00F119FA" w:rsidP="00BD3695">
            <w:pPr>
              <w:spacing w:line="312" w:lineRule="auto"/>
              <w:ind w:firstLine="0"/>
              <w:jc w:val="both"/>
              <w:rPr>
                <w:rFonts w:cs="Times New Roman"/>
                <w:b/>
                <w:color w:val="FF0000"/>
                <w:szCs w:val="26"/>
              </w:rPr>
            </w:pPr>
            <w:r w:rsidRPr="00902B45">
              <w:rPr>
                <w:rFonts w:cs="Times New Roman"/>
                <w:b/>
                <w:color w:val="FF0000"/>
                <w:szCs w:val="26"/>
              </w:rPr>
              <w:lastRenderedPageBreak/>
              <w:t>Ngày Thông báo BL</w:t>
            </w:r>
          </w:p>
        </w:tc>
        <w:tc>
          <w:tcPr>
            <w:tcW w:w="1372" w:type="dxa"/>
          </w:tcPr>
          <w:p w14:paraId="25CD35BF" w14:textId="77777777" w:rsidR="00F119FA" w:rsidRPr="00902B45" w:rsidRDefault="00F119FA" w:rsidP="00BD3695">
            <w:pPr>
              <w:spacing w:line="312" w:lineRule="auto"/>
              <w:ind w:firstLine="0"/>
              <w:jc w:val="center"/>
              <w:rPr>
                <w:rFonts w:cs="Times New Roman"/>
                <w:szCs w:val="26"/>
              </w:rPr>
            </w:pPr>
            <w:r w:rsidRPr="00902B45">
              <w:rPr>
                <w:rFonts w:cs="Times New Roman"/>
                <w:szCs w:val="26"/>
              </w:rPr>
              <w:t>Date</w:t>
            </w:r>
          </w:p>
        </w:tc>
        <w:tc>
          <w:tcPr>
            <w:tcW w:w="709" w:type="dxa"/>
          </w:tcPr>
          <w:p w14:paraId="4C93B235" w14:textId="77777777" w:rsidR="00F119FA" w:rsidRPr="00902B45" w:rsidRDefault="00F119FA" w:rsidP="00BD3695">
            <w:pPr>
              <w:spacing w:line="312" w:lineRule="auto"/>
              <w:ind w:firstLine="0"/>
              <w:jc w:val="center"/>
              <w:rPr>
                <w:rFonts w:cs="Times New Roman"/>
                <w:szCs w:val="26"/>
              </w:rPr>
            </w:pPr>
            <w:r w:rsidRPr="00902B45">
              <w:rPr>
                <w:rFonts w:cs="Times New Roman"/>
                <w:szCs w:val="26"/>
              </w:rPr>
              <w:t>10</w:t>
            </w:r>
          </w:p>
        </w:tc>
        <w:tc>
          <w:tcPr>
            <w:tcW w:w="992" w:type="dxa"/>
          </w:tcPr>
          <w:p w14:paraId="59288294" w14:textId="77777777" w:rsidR="00F119FA" w:rsidRPr="00902B45" w:rsidRDefault="00F119FA" w:rsidP="00BD3695">
            <w:pPr>
              <w:spacing w:line="312" w:lineRule="auto"/>
              <w:ind w:firstLine="0"/>
              <w:jc w:val="center"/>
              <w:rPr>
                <w:rFonts w:cs="Times New Roman"/>
                <w:szCs w:val="26"/>
              </w:rPr>
            </w:pPr>
            <w:r>
              <w:rPr>
                <w:rFonts w:cs="Times New Roman"/>
                <w:szCs w:val="26"/>
              </w:rPr>
              <w:t>(P</w:t>
            </w:r>
            <w:r w:rsidRPr="00902B45">
              <w:rPr>
                <w:rFonts w:cs="Times New Roman"/>
                <w:szCs w:val="26"/>
              </w:rPr>
              <w:t>)</w:t>
            </w:r>
          </w:p>
        </w:tc>
        <w:tc>
          <w:tcPr>
            <w:tcW w:w="4487" w:type="dxa"/>
            <w:gridSpan w:val="2"/>
          </w:tcPr>
          <w:p w14:paraId="0226541E" w14:textId="77777777" w:rsidR="00F119FA" w:rsidRPr="00902B45" w:rsidRDefault="00F119FA" w:rsidP="00BD3695">
            <w:pPr>
              <w:spacing w:line="312" w:lineRule="auto"/>
              <w:ind w:firstLine="0"/>
              <w:jc w:val="both"/>
              <w:rPr>
                <w:rFonts w:cs="Times New Roman"/>
                <w:szCs w:val="26"/>
              </w:rPr>
            </w:pPr>
            <w:r w:rsidRPr="00902B45">
              <w:rPr>
                <w:rFonts w:cs="Times New Roman"/>
                <w:szCs w:val="26"/>
              </w:rPr>
              <w:t>Ngày Thông báo BL.</w:t>
            </w:r>
          </w:p>
          <w:p w14:paraId="1375A90A" w14:textId="77777777" w:rsidR="00F119FA" w:rsidRPr="00902B45"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23E2A992" w14:textId="77777777" w:rsidR="00F119FA" w:rsidRPr="00902B45" w:rsidRDefault="00F119FA" w:rsidP="00BD3695">
            <w:pPr>
              <w:spacing w:line="312" w:lineRule="auto"/>
              <w:ind w:firstLine="0"/>
              <w:jc w:val="center"/>
              <w:rPr>
                <w:rFonts w:cs="Times New Roman"/>
                <w:b/>
                <w:color w:val="FF0000"/>
                <w:szCs w:val="26"/>
              </w:rPr>
            </w:pPr>
            <w:r>
              <w:rPr>
                <w:rFonts w:cs="Times New Roman"/>
                <w:szCs w:val="26"/>
              </w:rPr>
              <w:t>Y</w:t>
            </w:r>
          </w:p>
        </w:tc>
        <w:tc>
          <w:tcPr>
            <w:tcW w:w="1417" w:type="dxa"/>
          </w:tcPr>
          <w:p w14:paraId="499014B7" w14:textId="77777777" w:rsidR="00F119FA" w:rsidRPr="00902B45" w:rsidRDefault="00F119FA" w:rsidP="00BD3695">
            <w:pPr>
              <w:spacing w:line="312" w:lineRule="auto"/>
              <w:ind w:firstLine="0"/>
              <w:jc w:val="center"/>
              <w:rPr>
                <w:rFonts w:cs="Times New Roman"/>
                <w:b/>
                <w:color w:val="FF0000"/>
                <w:szCs w:val="26"/>
              </w:rPr>
            </w:pPr>
            <w:r>
              <w:rPr>
                <w:rFonts w:cs="Times New Roman"/>
                <w:szCs w:val="26"/>
              </w:rPr>
              <w:t>Y</w:t>
            </w:r>
          </w:p>
        </w:tc>
      </w:tr>
      <w:tr w:rsidR="00F119FA" w:rsidRPr="00571988" w14:paraId="66DEE1C2" w14:textId="77777777" w:rsidTr="0074166A">
        <w:tc>
          <w:tcPr>
            <w:tcW w:w="1458" w:type="dxa"/>
          </w:tcPr>
          <w:p w14:paraId="7E6A0FD2" w14:textId="77777777" w:rsidR="00F119FA" w:rsidRPr="00094606" w:rsidRDefault="00F119FA" w:rsidP="00BD3695">
            <w:pPr>
              <w:spacing w:line="312" w:lineRule="auto"/>
              <w:ind w:firstLine="0"/>
              <w:jc w:val="both"/>
              <w:rPr>
                <w:rFonts w:cs="Times New Roman"/>
                <w:b/>
                <w:color w:val="FF0000"/>
                <w:szCs w:val="26"/>
              </w:rPr>
            </w:pPr>
            <w:r w:rsidRPr="00094606">
              <w:rPr>
                <w:rFonts w:cs="Times New Roman"/>
                <w:b/>
                <w:color w:val="FF0000"/>
                <w:szCs w:val="26"/>
              </w:rPr>
              <w:t xml:space="preserve">Ngày phát hành </w:t>
            </w:r>
          </w:p>
          <w:p w14:paraId="45EDF4C8" w14:textId="77777777" w:rsidR="00F119FA" w:rsidRPr="00571988" w:rsidRDefault="00F119FA" w:rsidP="00BD3695">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phát hành (*)</w:t>
            </w:r>
            <w:r w:rsidRPr="003E3CDA">
              <w:rPr>
                <w:rFonts w:cs="Times New Roman"/>
                <w:i/>
                <w:color w:val="FF0000"/>
                <w:szCs w:val="26"/>
              </w:rPr>
              <w:t>)</w:t>
            </w:r>
          </w:p>
        </w:tc>
        <w:tc>
          <w:tcPr>
            <w:tcW w:w="1372" w:type="dxa"/>
          </w:tcPr>
          <w:p w14:paraId="54D4827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779EA31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1BE48819"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2945E49A"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phát hành BL.</w:t>
            </w:r>
          </w:p>
          <w:p w14:paraId="795FA04A"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6495278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91933A3"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D2A52B3" w14:textId="77777777" w:rsidTr="0074166A">
        <w:tc>
          <w:tcPr>
            <w:tcW w:w="1458" w:type="dxa"/>
          </w:tcPr>
          <w:p w14:paraId="0F87BEC0"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Ngày BL có hiệu lực</w:t>
            </w:r>
          </w:p>
        </w:tc>
        <w:tc>
          <w:tcPr>
            <w:tcW w:w="1372" w:type="dxa"/>
          </w:tcPr>
          <w:p w14:paraId="65AD751C"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4A72973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291F6C2D"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3585BC5C"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bắt đầu có hiệu lực của BL.</w:t>
            </w:r>
          </w:p>
          <w:p w14:paraId="6697F03C"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6DE80D5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A54400E"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D4C79C5" w14:textId="77777777" w:rsidTr="0074166A">
        <w:tc>
          <w:tcPr>
            <w:tcW w:w="1458" w:type="dxa"/>
          </w:tcPr>
          <w:p w14:paraId="2BB34903"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Loại hết hạn</w:t>
            </w:r>
          </w:p>
        </w:tc>
        <w:tc>
          <w:tcPr>
            <w:tcW w:w="1372" w:type="dxa"/>
          </w:tcPr>
          <w:p w14:paraId="1804C378"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9CBA219"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641641D7"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44E8CE1D"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Trường này cho biết thời hạn hiệu lực của </w:t>
            </w:r>
            <w:r>
              <w:rPr>
                <w:rFonts w:cs="Times New Roman"/>
                <w:szCs w:val="26"/>
              </w:rPr>
              <w:t>bảo lãnh</w:t>
            </w:r>
            <w:r w:rsidRPr="00571988">
              <w:rPr>
                <w:rFonts w:cs="Times New Roman"/>
                <w:szCs w:val="26"/>
              </w:rPr>
              <w:t xml:space="preserve"> thuộc loại nào.</w:t>
            </w:r>
          </w:p>
          <w:p w14:paraId="323815CA"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2CA8A56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CDE0AAD"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DE80F01" w14:textId="77777777" w:rsidTr="0074166A">
        <w:tc>
          <w:tcPr>
            <w:tcW w:w="1458" w:type="dxa"/>
          </w:tcPr>
          <w:p w14:paraId="09E85C20"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Thời hạn (ngày)</w:t>
            </w:r>
          </w:p>
        </w:tc>
        <w:tc>
          <w:tcPr>
            <w:tcW w:w="1372" w:type="dxa"/>
          </w:tcPr>
          <w:p w14:paraId="3222FE22"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037C354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4F146684"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5CADB69C" w14:textId="77777777" w:rsidR="00F119FA" w:rsidRDefault="00F119FA" w:rsidP="00BD3695">
            <w:pPr>
              <w:spacing w:line="312" w:lineRule="auto"/>
              <w:ind w:firstLine="0"/>
              <w:jc w:val="both"/>
              <w:rPr>
                <w:rFonts w:cs="Times New Roman"/>
                <w:szCs w:val="26"/>
              </w:rPr>
            </w:pPr>
            <w:r w:rsidRPr="00571988">
              <w:rPr>
                <w:rFonts w:cs="Times New Roman"/>
                <w:szCs w:val="26"/>
              </w:rPr>
              <w:t>Số ngày tính từ Ngày BL có hiệu lực đến Ngày hết hiệu lực.</w:t>
            </w:r>
          </w:p>
          <w:p w14:paraId="0F4364A7"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2779165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B59C504" w14:textId="77777777" w:rsidR="00F119FA" w:rsidRPr="00571988"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F061D31" w14:textId="77777777" w:rsidTr="0074166A">
        <w:tc>
          <w:tcPr>
            <w:tcW w:w="1458" w:type="dxa"/>
          </w:tcPr>
          <w:p w14:paraId="7A949092" w14:textId="77777777" w:rsidR="00F119FA" w:rsidRPr="00094606" w:rsidRDefault="00F119FA" w:rsidP="00BD3695">
            <w:pPr>
              <w:spacing w:line="312" w:lineRule="auto"/>
              <w:ind w:firstLine="0"/>
              <w:jc w:val="both"/>
              <w:rPr>
                <w:rFonts w:cs="Times New Roman"/>
                <w:b/>
                <w:color w:val="FF0000"/>
                <w:szCs w:val="26"/>
              </w:rPr>
            </w:pPr>
            <w:r w:rsidRPr="00094606">
              <w:rPr>
                <w:rFonts w:cs="Times New Roman"/>
                <w:b/>
                <w:color w:val="FF0000"/>
                <w:szCs w:val="26"/>
              </w:rPr>
              <w:t>Ngày hết hiệu lực</w:t>
            </w:r>
          </w:p>
          <w:p w14:paraId="307B30F1" w14:textId="77777777" w:rsidR="00F119FA" w:rsidRPr="00571988" w:rsidRDefault="00F119FA" w:rsidP="00BD3695">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hết hiệu lực (*)</w:t>
            </w:r>
            <w:r w:rsidRPr="003E3CDA">
              <w:rPr>
                <w:rFonts w:cs="Times New Roman"/>
                <w:i/>
                <w:color w:val="FF0000"/>
                <w:szCs w:val="26"/>
              </w:rPr>
              <w:t>)</w:t>
            </w:r>
          </w:p>
        </w:tc>
        <w:tc>
          <w:tcPr>
            <w:tcW w:w="1372" w:type="dxa"/>
          </w:tcPr>
          <w:p w14:paraId="011169CB"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141434D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663CCAE4"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4540728B"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hết hạn hiệu lực của BL.</w:t>
            </w:r>
          </w:p>
          <w:p w14:paraId="54771B42"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325" w:type="dxa"/>
          </w:tcPr>
          <w:p w14:paraId="785D87DE"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7324822"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BD929B2" w14:textId="77777777" w:rsidTr="0074166A">
        <w:tc>
          <w:tcPr>
            <w:tcW w:w="1458" w:type="dxa"/>
          </w:tcPr>
          <w:p w14:paraId="489A964D" w14:textId="77777777" w:rsidR="00F119FA" w:rsidRPr="00571988" w:rsidRDefault="00F119FA" w:rsidP="00BD3695">
            <w:pPr>
              <w:spacing w:line="312" w:lineRule="auto"/>
              <w:ind w:firstLine="0"/>
              <w:jc w:val="both"/>
              <w:rPr>
                <w:rFonts w:cs="Times New Roman"/>
                <w:b/>
                <w:szCs w:val="26"/>
              </w:rPr>
            </w:pPr>
            <w:r w:rsidRPr="00DA473B">
              <w:rPr>
                <w:rFonts w:cs="Times New Roman"/>
                <w:b/>
                <w:color w:val="FF0000"/>
                <w:szCs w:val="26"/>
              </w:rPr>
              <w:t>Thông tin khác</w:t>
            </w:r>
          </w:p>
        </w:tc>
        <w:tc>
          <w:tcPr>
            <w:tcW w:w="1372" w:type="dxa"/>
          </w:tcPr>
          <w:p w14:paraId="6D84D5F8"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clob</w:t>
            </w:r>
          </w:p>
        </w:tc>
        <w:tc>
          <w:tcPr>
            <w:tcW w:w="709" w:type="dxa"/>
          </w:tcPr>
          <w:p w14:paraId="1C118EAC" w14:textId="77777777" w:rsidR="00F119FA" w:rsidRPr="00571988" w:rsidRDefault="00F119FA" w:rsidP="00BD3695">
            <w:pPr>
              <w:spacing w:line="312" w:lineRule="auto"/>
              <w:ind w:firstLine="0"/>
              <w:jc w:val="center"/>
              <w:rPr>
                <w:rFonts w:cs="Times New Roman"/>
                <w:szCs w:val="26"/>
              </w:rPr>
            </w:pPr>
          </w:p>
        </w:tc>
        <w:tc>
          <w:tcPr>
            <w:tcW w:w="992" w:type="dxa"/>
          </w:tcPr>
          <w:p w14:paraId="689B0E76"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(O)</w:t>
            </w:r>
          </w:p>
        </w:tc>
        <w:tc>
          <w:tcPr>
            <w:tcW w:w="4487" w:type="dxa"/>
            <w:gridSpan w:val="2"/>
          </w:tcPr>
          <w:p w14:paraId="1F86A4A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Các ghi chú liên quan đến giao dịch.</w:t>
            </w:r>
          </w:p>
          <w:p w14:paraId="0B666D3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Người dùng tự nhập nếu có.</w:t>
            </w:r>
          </w:p>
        </w:tc>
        <w:tc>
          <w:tcPr>
            <w:tcW w:w="1325" w:type="dxa"/>
          </w:tcPr>
          <w:p w14:paraId="73787759"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6F877D27" w14:textId="77777777" w:rsidR="00F119FA" w:rsidRPr="00571988"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BB177D6" w14:textId="77777777" w:rsidTr="0074166A">
        <w:tc>
          <w:tcPr>
            <w:tcW w:w="1458" w:type="dxa"/>
          </w:tcPr>
          <w:p w14:paraId="15215421" w14:textId="77777777" w:rsidR="00F119FA" w:rsidRPr="00F739E0" w:rsidRDefault="00F119FA" w:rsidP="00BD3695">
            <w:pPr>
              <w:spacing w:line="312" w:lineRule="auto"/>
              <w:ind w:firstLine="0"/>
              <w:jc w:val="both"/>
              <w:rPr>
                <w:rFonts w:cs="Times New Roman"/>
                <w:b/>
                <w:szCs w:val="26"/>
              </w:rPr>
            </w:pPr>
            <w:r w:rsidRPr="00F739E0">
              <w:rPr>
                <w:rFonts w:cs="Times New Roman"/>
                <w:b/>
                <w:szCs w:val="26"/>
              </w:rPr>
              <w:t>Sự kiện</w:t>
            </w:r>
          </w:p>
        </w:tc>
        <w:tc>
          <w:tcPr>
            <w:tcW w:w="1372" w:type="dxa"/>
          </w:tcPr>
          <w:p w14:paraId="3AA52DE3"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DDE2445" w14:textId="77777777" w:rsidR="00F119FA" w:rsidRPr="00571988" w:rsidRDefault="00F119FA" w:rsidP="00BD3695">
            <w:pPr>
              <w:spacing w:line="312" w:lineRule="auto"/>
              <w:ind w:firstLine="0"/>
              <w:jc w:val="center"/>
              <w:rPr>
                <w:rFonts w:cs="Times New Roman"/>
                <w:szCs w:val="26"/>
              </w:rPr>
            </w:pPr>
            <w:r>
              <w:rPr>
                <w:rFonts w:cs="Times New Roman"/>
                <w:szCs w:val="26"/>
              </w:rPr>
              <w:t>200</w:t>
            </w:r>
          </w:p>
        </w:tc>
        <w:tc>
          <w:tcPr>
            <w:tcW w:w="992" w:type="dxa"/>
          </w:tcPr>
          <w:p w14:paraId="7E225DDA"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07777EE4" w14:textId="77777777" w:rsidR="00F119FA" w:rsidRPr="00F739E0" w:rsidRDefault="00F119FA" w:rsidP="00BD3695">
            <w:pPr>
              <w:spacing w:line="312" w:lineRule="auto"/>
              <w:ind w:firstLine="0"/>
              <w:jc w:val="both"/>
              <w:rPr>
                <w:rFonts w:cs="Times New Roman"/>
                <w:szCs w:val="26"/>
              </w:rPr>
            </w:pPr>
            <w:r w:rsidRPr="00F739E0">
              <w:rPr>
                <w:rFonts w:cs="Times New Roman"/>
                <w:szCs w:val="26"/>
              </w:rPr>
              <w:t>Thể hiện diễn giải của sự kiện nhận về tương ứng từ hệ thống nguồn TF-EE</w:t>
            </w:r>
          </w:p>
          <w:p w14:paraId="0E4BACB3" w14:textId="77777777" w:rsidR="00F119FA" w:rsidRPr="00571988" w:rsidRDefault="00F119FA" w:rsidP="00BD3695">
            <w:pPr>
              <w:spacing w:line="312" w:lineRule="auto"/>
              <w:ind w:firstLine="0"/>
              <w:jc w:val="both"/>
              <w:rPr>
                <w:rFonts w:cs="Times New Roman"/>
                <w:szCs w:val="26"/>
              </w:rPr>
            </w:pPr>
            <w:r w:rsidRPr="00F739E0">
              <w:rPr>
                <w:rFonts w:cs="Times New Roman"/>
                <w:szCs w:val="26"/>
              </w:rPr>
              <w:t>Tham chiếu Bảng diễn giải sự kiện bên dưới</w:t>
            </w:r>
          </w:p>
        </w:tc>
        <w:tc>
          <w:tcPr>
            <w:tcW w:w="1325" w:type="dxa"/>
          </w:tcPr>
          <w:p w14:paraId="082D078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28677D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687CFE6" w14:textId="77777777" w:rsidTr="0074166A">
        <w:tc>
          <w:tcPr>
            <w:tcW w:w="1458" w:type="dxa"/>
          </w:tcPr>
          <w:p w14:paraId="224F0DB5" w14:textId="77777777" w:rsidR="00F119FA" w:rsidRPr="00F739E0" w:rsidRDefault="00F119FA" w:rsidP="00BD3695">
            <w:pPr>
              <w:spacing w:line="312" w:lineRule="auto"/>
              <w:ind w:firstLine="0"/>
              <w:jc w:val="both"/>
              <w:rPr>
                <w:rFonts w:cs="Times New Roman"/>
                <w:b/>
                <w:szCs w:val="26"/>
              </w:rPr>
            </w:pPr>
            <w:r w:rsidRPr="00F739E0">
              <w:rPr>
                <w:rFonts w:cs="Times New Roman"/>
                <w:b/>
                <w:szCs w:val="26"/>
              </w:rPr>
              <w:t>STT Sự kiện</w:t>
            </w:r>
          </w:p>
        </w:tc>
        <w:tc>
          <w:tcPr>
            <w:tcW w:w="1372" w:type="dxa"/>
          </w:tcPr>
          <w:p w14:paraId="4DCD9EBD"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44F8529" w14:textId="77777777" w:rsidR="00F119FA" w:rsidRPr="00571988" w:rsidRDefault="00F119FA" w:rsidP="00BD3695">
            <w:pPr>
              <w:spacing w:line="312" w:lineRule="auto"/>
              <w:ind w:firstLine="0"/>
              <w:jc w:val="center"/>
              <w:rPr>
                <w:rFonts w:cs="Times New Roman"/>
                <w:szCs w:val="26"/>
              </w:rPr>
            </w:pPr>
            <w:r>
              <w:rPr>
                <w:rFonts w:cs="Times New Roman"/>
                <w:szCs w:val="26"/>
              </w:rPr>
              <w:t>3</w:t>
            </w:r>
          </w:p>
        </w:tc>
        <w:tc>
          <w:tcPr>
            <w:tcW w:w="992" w:type="dxa"/>
          </w:tcPr>
          <w:p w14:paraId="59B46131"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487" w:type="dxa"/>
            <w:gridSpan w:val="2"/>
          </w:tcPr>
          <w:p w14:paraId="780172D5" w14:textId="77777777" w:rsidR="00F119FA" w:rsidRPr="00571988" w:rsidRDefault="00F119FA" w:rsidP="00BD3695">
            <w:pPr>
              <w:spacing w:line="312" w:lineRule="auto"/>
              <w:ind w:firstLine="0"/>
              <w:jc w:val="both"/>
              <w:rPr>
                <w:rFonts w:cs="Times New Roman"/>
                <w:szCs w:val="26"/>
              </w:rPr>
            </w:pPr>
            <w:r w:rsidRPr="00F739E0">
              <w:rPr>
                <w:rFonts w:cs="Times New Roman"/>
                <w:szCs w:val="26"/>
              </w:rPr>
              <w:t xml:space="preserve">Thể hiện </w:t>
            </w:r>
            <w:r>
              <w:rPr>
                <w:rFonts w:cs="Times New Roman"/>
                <w:szCs w:val="26"/>
              </w:rPr>
              <w:t>số thứ tự</w:t>
            </w:r>
            <w:r w:rsidRPr="00F739E0">
              <w:rPr>
                <w:rFonts w:cs="Times New Roman"/>
                <w:szCs w:val="26"/>
              </w:rPr>
              <w:t xml:space="preserve"> sự kiện </w:t>
            </w:r>
            <w:r>
              <w:rPr>
                <w:rFonts w:cs="Times New Roman"/>
                <w:szCs w:val="26"/>
              </w:rPr>
              <w:t xml:space="preserve">được thực hiện tại </w:t>
            </w:r>
            <w:r w:rsidRPr="00F739E0">
              <w:rPr>
                <w:rFonts w:cs="Times New Roman"/>
                <w:szCs w:val="26"/>
              </w:rPr>
              <w:t>hệ thống nguồ</w:t>
            </w:r>
            <w:r>
              <w:rPr>
                <w:rFonts w:cs="Times New Roman"/>
                <w:szCs w:val="26"/>
              </w:rPr>
              <w:t>n TF-EE</w:t>
            </w:r>
          </w:p>
        </w:tc>
        <w:tc>
          <w:tcPr>
            <w:tcW w:w="1325" w:type="dxa"/>
          </w:tcPr>
          <w:p w14:paraId="6A9F540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D66A9A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9B2BF1B" w14:textId="77777777" w:rsidTr="0074166A">
        <w:tc>
          <w:tcPr>
            <w:tcW w:w="1458" w:type="dxa"/>
          </w:tcPr>
          <w:p w14:paraId="033F8F30" w14:textId="77777777" w:rsidR="00F119FA" w:rsidRPr="00F739E0" w:rsidRDefault="00F119FA" w:rsidP="00BD3695">
            <w:pPr>
              <w:spacing w:line="312" w:lineRule="auto"/>
              <w:ind w:firstLine="0"/>
              <w:jc w:val="both"/>
              <w:rPr>
                <w:rFonts w:cs="Times New Roman"/>
                <w:b/>
                <w:szCs w:val="26"/>
              </w:rPr>
            </w:pPr>
            <w:r>
              <w:rPr>
                <w:rFonts w:cs="Times New Roman"/>
                <w:b/>
                <w:szCs w:val="26"/>
              </w:rPr>
              <w:t>Trạng thái</w:t>
            </w:r>
          </w:p>
        </w:tc>
        <w:tc>
          <w:tcPr>
            <w:tcW w:w="1372" w:type="dxa"/>
          </w:tcPr>
          <w:p w14:paraId="3864D5BE" w14:textId="77777777" w:rsidR="00F119FA" w:rsidRPr="00F739E0" w:rsidRDefault="00F119FA" w:rsidP="00BD3695">
            <w:pPr>
              <w:spacing w:line="312" w:lineRule="auto"/>
              <w:ind w:firstLine="0"/>
              <w:jc w:val="center"/>
              <w:rPr>
                <w:rFonts w:cs="Times New Roman"/>
                <w:szCs w:val="26"/>
              </w:rPr>
            </w:pPr>
          </w:p>
        </w:tc>
        <w:tc>
          <w:tcPr>
            <w:tcW w:w="709" w:type="dxa"/>
          </w:tcPr>
          <w:p w14:paraId="0F68A170" w14:textId="77777777" w:rsidR="00F119FA" w:rsidRDefault="00F119FA" w:rsidP="00BD3695">
            <w:pPr>
              <w:spacing w:line="312" w:lineRule="auto"/>
              <w:ind w:firstLine="0"/>
              <w:jc w:val="center"/>
              <w:rPr>
                <w:rFonts w:cs="Times New Roman"/>
                <w:szCs w:val="26"/>
              </w:rPr>
            </w:pPr>
          </w:p>
        </w:tc>
        <w:tc>
          <w:tcPr>
            <w:tcW w:w="992" w:type="dxa"/>
          </w:tcPr>
          <w:p w14:paraId="3C05EDC6" w14:textId="77777777" w:rsidR="00F119FA" w:rsidRDefault="00F119FA" w:rsidP="00BD3695">
            <w:pPr>
              <w:spacing w:line="312" w:lineRule="auto"/>
              <w:ind w:firstLine="0"/>
              <w:jc w:val="center"/>
              <w:rPr>
                <w:rFonts w:cs="Times New Roman"/>
                <w:szCs w:val="26"/>
              </w:rPr>
            </w:pPr>
            <w:r>
              <w:rPr>
                <w:rFonts w:cs="Times New Roman"/>
                <w:szCs w:val="26"/>
              </w:rPr>
              <w:t>(P)</w:t>
            </w:r>
          </w:p>
        </w:tc>
        <w:tc>
          <w:tcPr>
            <w:tcW w:w="4487" w:type="dxa"/>
            <w:gridSpan w:val="2"/>
          </w:tcPr>
          <w:p w14:paraId="4A7FA596" w14:textId="77777777" w:rsidR="00F119FA" w:rsidRDefault="00F119FA" w:rsidP="00BD3695">
            <w:pPr>
              <w:spacing w:line="312" w:lineRule="auto"/>
              <w:ind w:firstLine="0"/>
              <w:jc w:val="both"/>
              <w:rPr>
                <w:rFonts w:cs="Times New Roman"/>
                <w:szCs w:val="26"/>
              </w:rPr>
            </w:pPr>
            <w:r>
              <w:rPr>
                <w:rFonts w:cs="Times New Roman"/>
                <w:szCs w:val="26"/>
              </w:rPr>
              <w:t xml:space="preserve">Thể hiện trạng thái của hồ sơ gồm các giá trị: </w:t>
            </w:r>
          </w:p>
          <w:p w14:paraId="1E005179" w14:textId="77777777" w:rsidR="00F119FA" w:rsidRPr="00F739E0" w:rsidRDefault="00F119FA" w:rsidP="00BD3695">
            <w:pPr>
              <w:spacing w:line="312" w:lineRule="auto"/>
              <w:ind w:firstLine="0"/>
              <w:jc w:val="both"/>
              <w:rPr>
                <w:rFonts w:cs="Times New Roman"/>
                <w:szCs w:val="26"/>
              </w:rPr>
            </w:pPr>
            <w:r>
              <w:rPr>
                <w:rFonts w:cs="Times New Roman"/>
                <w:szCs w:val="26"/>
              </w:rPr>
              <w:t>N</w:t>
            </w:r>
            <w:r w:rsidRPr="00967EAA">
              <w:rPr>
                <w:rFonts w:cs="Times New Roman"/>
                <w:szCs w:val="26"/>
              </w:rPr>
              <w:t>-</w:t>
            </w:r>
            <w:r>
              <w:rPr>
                <w:rFonts w:cs="Times New Roman"/>
                <w:szCs w:val="26"/>
              </w:rPr>
              <w:t>Chưa xử lý</w:t>
            </w:r>
            <w:r w:rsidRPr="00967EAA">
              <w:rPr>
                <w:rFonts w:cs="Times New Roman"/>
                <w:szCs w:val="26"/>
              </w:rPr>
              <w:t xml:space="preserve">, S-Lưu, R-Từ chối phê </w:t>
            </w:r>
            <w:r w:rsidRPr="00967EAA">
              <w:rPr>
                <w:rFonts w:cs="Times New Roman"/>
                <w:szCs w:val="26"/>
              </w:rPr>
              <w:lastRenderedPageBreak/>
              <w:t>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 Đã </w:t>
            </w:r>
            <w:r>
              <w:rPr>
                <w:rFonts w:cs="Times New Roman"/>
                <w:szCs w:val="26"/>
              </w:rPr>
              <w:t>xử lý</w:t>
            </w:r>
          </w:p>
        </w:tc>
        <w:tc>
          <w:tcPr>
            <w:tcW w:w="1325" w:type="dxa"/>
          </w:tcPr>
          <w:p w14:paraId="0D424A9A"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4334BFE6"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43D6D71" w14:textId="77777777" w:rsidTr="0074166A">
        <w:tc>
          <w:tcPr>
            <w:tcW w:w="1458" w:type="dxa"/>
          </w:tcPr>
          <w:p w14:paraId="395A65DF" w14:textId="77777777" w:rsidR="00F119FA" w:rsidRPr="00F739E0" w:rsidRDefault="00F119FA" w:rsidP="00BD3695">
            <w:pPr>
              <w:spacing w:line="312" w:lineRule="auto"/>
              <w:ind w:firstLine="0"/>
              <w:jc w:val="both"/>
              <w:rPr>
                <w:rFonts w:cs="Times New Roman"/>
                <w:b/>
                <w:szCs w:val="26"/>
              </w:rPr>
            </w:pPr>
            <w:r>
              <w:rPr>
                <w:rFonts w:cs="Times New Roman"/>
                <w:b/>
                <w:szCs w:val="26"/>
              </w:rPr>
              <w:lastRenderedPageBreak/>
              <w:t>Tình trạng hoạt động</w:t>
            </w:r>
          </w:p>
        </w:tc>
        <w:tc>
          <w:tcPr>
            <w:tcW w:w="1372" w:type="dxa"/>
          </w:tcPr>
          <w:p w14:paraId="5C02E78A" w14:textId="77777777" w:rsidR="00F119FA" w:rsidRPr="00F739E0" w:rsidRDefault="00F119FA" w:rsidP="00BD3695">
            <w:pPr>
              <w:spacing w:line="312" w:lineRule="auto"/>
              <w:ind w:firstLine="0"/>
              <w:jc w:val="center"/>
              <w:rPr>
                <w:rFonts w:cs="Times New Roman"/>
                <w:szCs w:val="26"/>
              </w:rPr>
            </w:pPr>
          </w:p>
        </w:tc>
        <w:tc>
          <w:tcPr>
            <w:tcW w:w="709" w:type="dxa"/>
          </w:tcPr>
          <w:p w14:paraId="76797691" w14:textId="77777777" w:rsidR="00F119FA" w:rsidRDefault="00F119FA" w:rsidP="00BD3695">
            <w:pPr>
              <w:spacing w:line="312" w:lineRule="auto"/>
              <w:ind w:firstLine="0"/>
              <w:jc w:val="center"/>
              <w:rPr>
                <w:rFonts w:cs="Times New Roman"/>
                <w:szCs w:val="26"/>
              </w:rPr>
            </w:pPr>
          </w:p>
        </w:tc>
        <w:tc>
          <w:tcPr>
            <w:tcW w:w="992" w:type="dxa"/>
          </w:tcPr>
          <w:p w14:paraId="2CC685EC" w14:textId="77777777" w:rsidR="00F119FA" w:rsidRDefault="00F119FA" w:rsidP="00BD3695">
            <w:pPr>
              <w:spacing w:line="312" w:lineRule="auto"/>
              <w:ind w:firstLine="0"/>
              <w:jc w:val="center"/>
              <w:rPr>
                <w:rFonts w:cs="Times New Roman"/>
                <w:szCs w:val="26"/>
              </w:rPr>
            </w:pPr>
            <w:r>
              <w:rPr>
                <w:rFonts w:cs="Times New Roman"/>
                <w:szCs w:val="26"/>
              </w:rPr>
              <w:t>(P)</w:t>
            </w:r>
          </w:p>
        </w:tc>
        <w:tc>
          <w:tcPr>
            <w:tcW w:w="4487" w:type="dxa"/>
            <w:gridSpan w:val="2"/>
          </w:tcPr>
          <w:p w14:paraId="570C8247" w14:textId="77777777" w:rsidR="00F119FA" w:rsidRPr="00F739E0" w:rsidRDefault="00F119FA" w:rsidP="00BD3695">
            <w:pPr>
              <w:spacing w:line="312" w:lineRule="auto"/>
              <w:ind w:firstLine="0"/>
              <w:jc w:val="both"/>
              <w:rPr>
                <w:rFonts w:cs="Times New Roman"/>
                <w:szCs w:val="26"/>
              </w:rPr>
            </w:pPr>
            <w:r>
              <w:rPr>
                <w:rFonts w:cs="Times New Roman"/>
                <w:szCs w:val="26"/>
              </w:rPr>
              <w:t>Thể hiện tình trạng hoạt động của giao dịch trả về từ TF-EE gồm các giá trị: Đang hoạt động, Đóng</w:t>
            </w:r>
          </w:p>
        </w:tc>
        <w:tc>
          <w:tcPr>
            <w:tcW w:w="1325" w:type="dxa"/>
          </w:tcPr>
          <w:p w14:paraId="15EECBF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512907B"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D9E64F5" w14:textId="77777777" w:rsidTr="00F119FA">
        <w:tc>
          <w:tcPr>
            <w:tcW w:w="11760" w:type="dxa"/>
            <w:gridSpan w:val="8"/>
            <w:shd w:val="clear" w:color="auto" w:fill="FFFF00"/>
          </w:tcPr>
          <w:p w14:paraId="339C48B7"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Thông báo sửa đổi bảo lãnh có thêm một số trường sau</w:t>
            </w:r>
            <w:r w:rsidRPr="00F01510">
              <w:rPr>
                <w:rFonts w:cs="Times New Roman"/>
                <w:b/>
                <w:color w:val="FF0000"/>
                <w:szCs w:val="26"/>
              </w:rPr>
              <w:t>:</w:t>
            </w:r>
          </w:p>
        </w:tc>
      </w:tr>
      <w:tr w:rsidR="00F119FA" w:rsidRPr="00571988" w14:paraId="20AE0B4B" w14:textId="77777777" w:rsidTr="009D508E">
        <w:tc>
          <w:tcPr>
            <w:tcW w:w="1458" w:type="dxa"/>
          </w:tcPr>
          <w:p w14:paraId="1093C1A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Điều chỉnh nội bộ</w:t>
            </w:r>
          </w:p>
        </w:tc>
        <w:tc>
          <w:tcPr>
            <w:tcW w:w="1372" w:type="dxa"/>
          </w:tcPr>
          <w:p w14:paraId="0F7800ED"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9C849DC" w14:textId="77777777" w:rsidR="00F119FA" w:rsidRDefault="00F119FA" w:rsidP="00BD3695">
            <w:pPr>
              <w:spacing w:line="312" w:lineRule="auto"/>
              <w:ind w:firstLine="0"/>
              <w:jc w:val="center"/>
              <w:rPr>
                <w:rFonts w:cs="Times New Roman"/>
                <w:szCs w:val="26"/>
              </w:rPr>
            </w:pPr>
            <w:r w:rsidRPr="00571988">
              <w:rPr>
                <w:rFonts w:cs="Times New Roman"/>
                <w:szCs w:val="26"/>
              </w:rPr>
              <w:t>1</w:t>
            </w:r>
          </w:p>
        </w:tc>
        <w:tc>
          <w:tcPr>
            <w:tcW w:w="992" w:type="dxa"/>
          </w:tcPr>
          <w:p w14:paraId="63C63484" w14:textId="77777777" w:rsidR="00F119FA" w:rsidRDefault="00F119FA" w:rsidP="00BD3695">
            <w:pPr>
              <w:spacing w:line="312" w:lineRule="auto"/>
              <w:ind w:firstLine="0"/>
              <w:jc w:val="center"/>
              <w:rPr>
                <w:rFonts w:cs="Times New Roman"/>
                <w:szCs w:val="26"/>
              </w:rPr>
            </w:pPr>
            <w:r>
              <w:rPr>
                <w:rFonts w:cs="Times New Roman"/>
                <w:szCs w:val="26"/>
              </w:rPr>
              <w:t>(P</w:t>
            </w:r>
            <w:r w:rsidRPr="00571988">
              <w:rPr>
                <w:rFonts w:cs="Times New Roman"/>
                <w:szCs w:val="26"/>
              </w:rPr>
              <w:t>)</w:t>
            </w:r>
          </w:p>
        </w:tc>
        <w:tc>
          <w:tcPr>
            <w:tcW w:w="4395" w:type="dxa"/>
          </w:tcPr>
          <w:p w14:paraId="45D9A39D"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Trường này cho biết lần sửa đổi này có thật sự là sửa đổi </w:t>
            </w:r>
            <w:r>
              <w:rPr>
                <w:rFonts w:cs="Times New Roman"/>
                <w:szCs w:val="26"/>
              </w:rPr>
              <w:t>bảo lãnh</w:t>
            </w:r>
            <w:r w:rsidRPr="00571988">
              <w:rPr>
                <w:rFonts w:cs="Times New Roman"/>
                <w:szCs w:val="26"/>
              </w:rPr>
              <w:t xml:space="preserve"> theo đề nghị của KH không hay chỉ là điều chỉnh thông tin nội bộ.</w:t>
            </w:r>
          </w:p>
          <w:p w14:paraId="49669AF2"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gridSpan w:val="2"/>
          </w:tcPr>
          <w:p w14:paraId="005318C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EE92145"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912866E" w14:textId="77777777" w:rsidTr="009D508E">
        <w:tc>
          <w:tcPr>
            <w:tcW w:w="1458" w:type="dxa"/>
          </w:tcPr>
          <w:p w14:paraId="4FF3F912"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thứ tự sửa đổi</w:t>
            </w:r>
          </w:p>
        </w:tc>
        <w:tc>
          <w:tcPr>
            <w:tcW w:w="1372" w:type="dxa"/>
          </w:tcPr>
          <w:p w14:paraId="5DA6F5C3"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692F2BF4"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1B621FB"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3427B1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thứ tự các lần sửa đổi</w:t>
            </w:r>
          </w:p>
          <w:p w14:paraId="38780FB2"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gridSpan w:val="2"/>
          </w:tcPr>
          <w:p w14:paraId="70FEF54E"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015A2C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7582530" w14:textId="77777777" w:rsidTr="009D508E">
        <w:tc>
          <w:tcPr>
            <w:tcW w:w="1458" w:type="dxa"/>
          </w:tcPr>
          <w:p w14:paraId="36BC1782" w14:textId="77777777" w:rsidR="00F119FA" w:rsidRPr="00F93423" w:rsidRDefault="00F119FA" w:rsidP="00BD3695">
            <w:pPr>
              <w:spacing w:line="312" w:lineRule="auto"/>
              <w:ind w:firstLine="0"/>
              <w:jc w:val="both"/>
              <w:rPr>
                <w:rFonts w:cs="Times New Roman"/>
                <w:b/>
                <w:szCs w:val="26"/>
              </w:rPr>
            </w:pPr>
            <w:r w:rsidRPr="00F93423">
              <w:rPr>
                <w:rFonts w:cs="Times New Roman"/>
                <w:b/>
                <w:szCs w:val="26"/>
              </w:rPr>
              <w:t>Hình thức sửa đổi</w:t>
            </w:r>
          </w:p>
        </w:tc>
        <w:tc>
          <w:tcPr>
            <w:tcW w:w="1372" w:type="dxa"/>
          </w:tcPr>
          <w:p w14:paraId="68DEACC4"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196D38A"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523E2408"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34F92B0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Thể hiện </w:t>
            </w:r>
            <w:r>
              <w:rPr>
                <w:rFonts w:cs="Times New Roman"/>
                <w:szCs w:val="26"/>
              </w:rPr>
              <w:t>bảo lãnh</w:t>
            </w:r>
            <w:r w:rsidRPr="00571988">
              <w:rPr>
                <w:rFonts w:cs="Times New Roman"/>
                <w:szCs w:val="26"/>
              </w:rPr>
              <w:t xml:space="preserve"> được sửa đổi theo hình thức gì.</w:t>
            </w:r>
          </w:p>
          <w:p w14:paraId="55F3DF57"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gridSpan w:val="2"/>
          </w:tcPr>
          <w:p w14:paraId="07CBF0D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5E4031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A84AF22" w14:textId="77777777" w:rsidTr="009D508E">
        <w:tc>
          <w:tcPr>
            <w:tcW w:w="1458" w:type="dxa"/>
          </w:tcPr>
          <w:p w14:paraId="5B97580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Tính chất </w:t>
            </w:r>
            <w:r>
              <w:rPr>
                <w:rFonts w:cs="Times New Roman"/>
                <w:b/>
                <w:szCs w:val="26"/>
              </w:rPr>
              <w:t>sửa đổi</w:t>
            </w:r>
          </w:p>
        </w:tc>
        <w:tc>
          <w:tcPr>
            <w:tcW w:w="1372" w:type="dxa"/>
          </w:tcPr>
          <w:p w14:paraId="5818400F"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55E588A"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7F777ED8"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64A271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Cho biết sửa đổi là tăng tiền hay giảm tiền</w:t>
            </w:r>
          </w:p>
          <w:p w14:paraId="05C9A819"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gridSpan w:val="2"/>
          </w:tcPr>
          <w:p w14:paraId="2442704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3DAC357"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889D62C" w14:textId="77777777" w:rsidTr="009D508E">
        <w:tc>
          <w:tcPr>
            <w:tcW w:w="1458" w:type="dxa"/>
          </w:tcPr>
          <w:p w14:paraId="6F3F6C9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Số tiền </w:t>
            </w:r>
            <w:r>
              <w:rPr>
                <w:rFonts w:cs="Times New Roman"/>
                <w:b/>
                <w:szCs w:val="26"/>
              </w:rPr>
              <w:t>sửa đổi</w:t>
            </w:r>
          </w:p>
        </w:tc>
        <w:tc>
          <w:tcPr>
            <w:tcW w:w="1372" w:type="dxa"/>
          </w:tcPr>
          <w:p w14:paraId="6F36A4E4"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1E60A15C"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7C1B1ADD"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36E28553" w14:textId="77777777" w:rsidR="00F119FA" w:rsidRDefault="00F119FA" w:rsidP="00BD3695">
            <w:pPr>
              <w:spacing w:line="312" w:lineRule="auto"/>
              <w:ind w:firstLine="0"/>
              <w:jc w:val="both"/>
              <w:rPr>
                <w:rFonts w:cs="Times New Roman"/>
                <w:szCs w:val="26"/>
              </w:rPr>
            </w:pPr>
            <w:r w:rsidRPr="00571988">
              <w:rPr>
                <w:rFonts w:cs="Times New Roman"/>
                <w:szCs w:val="26"/>
              </w:rPr>
              <w:t>Số tiền tăng/giảm của sửa đổi lần này.</w:t>
            </w:r>
          </w:p>
          <w:p w14:paraId="2B219081"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gridSpan w:val="2"/>
          </w:tcPr>
          <w:p w14:paraId="41B1660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DA4DB9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6D6367F" w14:textId="77777777" w:rsidTr="009D508E">
        <w:tc>
          <w:tcPr>
            <w:tcW w:w="1458" w:type="dxa"/>
          </w:tcPr>
          <w:p w14:paraId="6AEA426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BL mới</w:t>
            </w:r>
          </w:p>
        </w:tc>
        <w:tc>
          <w:tcPr>
            <w:tcW w:w="1372" w:type="dxa"/>
          </w:tcPr>
          <w:p w14:paraId="38026341"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EA67593"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62F974BF"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1700B641"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 sau khi sửa đổi tăng/giảm tiền.</w:t>
            </w:r>
          </w:p>
          <w:p w14:paraId="115CA08D"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2987F8E5" w14:textId="77777777" w:rsidR="00F119FA" w:rsidRDefault="00F119FA" w:rsidP="00BD3695">
            <w:pPr>
              <w:spacing w:line="312" w:lineRule="auto"/>
              <w:ind w:firstLine="0"/>
              <w:jc w:val="both"/>
              <w:rPr>
                <w:rFonts w:cs="Times New Roman"/>
                <w:color w:val="FF0000"/>
                <w:szCs w:val="26"/>
              </w:rPr>
            </w:pPr>
            <w:r w:rsidRPr="00A550C1">
              <w:rPr>
                <w:rFonts w:cs="Times New Roman"/>
                <w:color w:val="FF0000"/>
                <w:szCs w:val="26"/>
              </w:rPr>
              <w:t>Trên màn hình, 2 trường này nằm trên 1 hàng và có chung 1 tên hiển thị là</w:t>
            </w:r>
            <w:r>
              <w:rPr>
                <w:rFonts w:cs="Times New Roman"/>
                <w:color w:val="FF0000"/>
                <w:szCs w:val="26"/>
              </w:rPr>
              <w:t>:</w:t>
            </w:r>
            <w:r w:rsidRPr="00A550C1">
              <w:rPr>
                <w:rFonts w:cs="Times New Roman"/>
                <w:color w:val="FF0000"/>
                <w:szCs w:val="26"/>
              </w:rPr>
              <w:t xml:space="preserve"> </w:t>
            </w:r>
          </w:p>
          <w:p w14:paraId="60644175" w14:textId="77777777" w:rsidR="00F119FA" w:rsidRPr="00F01510" w:rsidRDefault="00F119FA" w:rsidP="00BD3695">
            <w:pPr>
              <w:spacing w:line="312" w:lineRule="auto"/>
              <w:ind w:firstLine="0"/>
              <w:jc w:val="both"/>
              <w:rPr>
                <w:rFonts w:cs="Times New Roman"/>
                <w:color w:val="FF0000"/>
                <w:szCs w:val="26"/>
              </w:rPr>
            </w:pPr>
            <w:r w:rsidRPr="00A550C1">
              <w:rPr>
                <w:rFonts w:cs="Times New Roman"/>
                <w:b/>
                <w:color w:val="FF0000"/>
                <w:szCs w:val="26"/>
              </w:rPr>
              <w:t>Số tiền BL mới</w:t>
            </w:r>
            <w:r>
              <w:rPr>
                <w:rFonts w:cs="Times New Roman"/>
                <w:color w:val="FF0000"/>
                <w:szCs w:val="26"/>
              </w:rPr>
              <w:t>.</w:t>
            </w:r>
          </w:p>
        </w:tc>
        <w:tc>
          <w:tcPr>
            <w:tcW w:w="1417" w:type="dxa"/>
            <w:gridSpan w:val="2"/>
          </w:tcPr>
          <w:p w14:paraId="012FFE4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93B667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C807F77" w14:textId="77777777" w:rsidTr="009D508E">
        <w:tc>
          <w:tcPr>
            <w:tcW w:w="1458" w:type="dxa"/>
          </w:tcPr>
          <w:p w14:paraId="42F5A0FB"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tiền BL mới</w:t>
            </w:r>
          </w:p>
        </w:tc>
        <w:tc>
          <w:tcPr>
            <w:tcW w:w="1372" w:type="dxa"/>
          </w:tcPr>
          <w:p w14:paraId="642DA27C"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45BF5F11"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59AED7DB"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239BCDBE"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2B30BC0E"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7AB2A4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FD7DF14" w14:textId="77777777" w:rsidTr="009D508E">
        <w:tc>
          <w:tcPr>
            <w:tcW w:w="1458" w:type="dxa"/>
          </w:tcPr>
          <w:p w14:paraId="78A6C42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Dung sai trên</w:t>
            </w:r>
          </w:p>
        </w:tc>
        <w:tc>
          <w:tcPr>
            <w:tcW w:w="1372" w:type="dxa"/>
          </w:tcPr>
          <w:p w14:paraId="30BF2644"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302BD758" w14:textId="77777777" w:rsidR="00F119FA"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1CF1203D"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696E92C2" w14:textId="77777777" w:rsidR="00F119FA" w:rsidRDefault="00F119FA" w:rsidP="00BD3695">
            <w:pPr>
              <w:spacing w:line="312" w:lineRule="auto"/>
              <w:ind w:firstLine="0"/>
              <w:jc w:val="both"/>
              <w:rPr>
                <w:rFonts w:cs="Times New Roman"/>
                <w:szCs w:val="26"/>
              </w:rPr>
            </w:pPr>
            <w:r w:rsidRPr="00571988">
              <w:rPr>
                <w:rFonts w:cs="Times New Roman"/>
                <w:szCs w:val="26"/>
              </w:rPr>
              <w:t>Dung sai trên và dưới mới của Số tiền BL.</w:t>
            </w:r>
          </w:p>
          <w:p w14:paraId="52010B12"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p w14:paraId="0D128F47" w14:textId="77777777" w:rsidR="00F119FA" w:rsidRPr="00A550C1" w:rsidRDefault="00F119FA" w:rsidP="00BD3695">
            <w:pPr>
              <w:spacing w:line="312" w:lineRule="auto"/>
              <w:ind w:firstLine="0"/>
              <w:jc w:val="both"/>
              <w:rPr>
                <w:rFonts w:cs="Times New Roman"/>
                <w:color w:val="FF0000"/>
                <w:szCs w:val="26"/>
              </w:rPr>
            </w:pPr>
            <w:r w:rsidRPr="00A550C1">
              <w:rPr>
                <w:rFonts w:cs="Times New Roman"/>
                <w:color w:val="FF0000"/>
                <w:szCs w:val="26"/>
              </w:rPr>
              <w:t xml:space="preserve">Trên màn hình, 2 trường này nằm trên 1 hàng và có chung 1 tên hiển thị là: </w:t>
            </w:r>
          </w:p>
          <w:p w14:paraId="1C0F5330" w14:textId="77777777" w:rsidR="00F119FA" w:rsidRPr="00F739E0" w:rsidRDefault="00F119FA" w:rsidP="00BD3695">
            <w:pPr>
              <w:spacing w:line="312" w:lineRule="auto"/>
              <w:ind w:firstLine="0"/>
              <w:jc w:val="both"/>
              <w:rPr>
                <w:rFonts w:cs="Times New Roman"/>
                <w:szCs w:val="26"/>
              </w:rPr>
            </w:pPr>
            <w:r w:rsidRPr="00A550C1">
              <w:rPr>
                <w:rFonts w:cs="Times New Roman"/>
                <w:b/>
                <w:color w:val="FF0000"/>
                <w:szCs w:val="26"/>
              </w:rPr>
              <w:t>Dung sai %</w:t>
            </w:r>
            <w:r w:rsidRPr="00A550C1">
              <w:rPr>
                <w:rFonts w:cs="Times New Roman"/>
                <w:color w:val="FF0000"/>
                <w:szCs w:val="26"/>
              </w:rPr>
              <w:t>.</w:t>
            </w:r>
          </w:p>
        </w:tc>
        <w:tc>
          <w:tcPr>
            <w:tcW w:w="1417" w:type="dxa"/>
            <w:gridSpan w:val="2"/>
          </w:tcPr>
          <w:p w14:paraId="12F71B5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CE1070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5179EBA" w14:textId="77777777" w:rsidTr="009D508E">
        <w:tc>
          <w:tcPr>
            <w:tcW w:w="1458" w:type="dxa"/>
          </w:tcPr>
          <w:p w14:paraId="2795D0F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Dung sai dưới</w:t>
            </w:r>
          </w:p>
        </w:tc>
        <w:tc>
          <w:tcPr>
            <w:tcW w:w="1372" w:type="dxa"/>
          </w:tcPr>
          <w:p w14:paraId="397D7CC0"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SMALLINT</w:t>
            </w:r>
          </w:p>
        </w:tc>
        <w:tc>
          <w:tcPr>
            <w:tcW w:w="709" w:type="dxa"/>
          </w:tcPr>
          <w:p w14:paraId="1E27AB5E" w14:textId="77777777" w:rsidR="00F119FA" w:rsidRDefault="00F119FA" w:rsidP="00BD3695">
            <w:pPr>
              <w:spacing w:line="312" w:lineRule="auto"/>
              <w:ind w:firstLine="0"/>
              <w:jc w:val="center"/>
              <w:rPr>
                <w:rFonts w:cs="Times New Roman"/>
                <w:szCs w:val="26"/>
              </w:rPr>
            </w:pPr>
            <w:r w:rsidRPr="00571988">
              <w:rPr>
                <w:rFonts w:cs="Times New Roman"/>
                <w:szCs w:val="26"/>
              </w:rPr>
              <w:t>5</w:t>
            </w:r>
          </w:p>
        </w:tc>
        <w:tc>
          <w:tcPr>
            <w:tcW w:w="992" w:type="dxa"/>
          </w:tcPr>
          <w:p w14:paraId="72E5F1EA"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7A7E83C2"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62919D1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7445FB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0D313DF" w14:textId="77777777" w:rsidTr="009D508E">
        <w:tc>
          <w:tcPr>
            <w:tcW w:w="1458" w:type="dxa"/>
          </w:tcPr>
          <w:p w14:paraId="563143D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Loại tiền </w:t>
            </w:r>
            <w:r w:rsidRPr="00571988">
              <w:rPr>
                <w:rFonts w:cs="Times New Roman"/>
                <w:b/>
                <w:szCs w:val="26"/>
              </w:rPr>
              <w:lastRenderedPageBreak/>
              <w:t>Số dư BL mới</w:t>
            </w:r>
          </w:p>
        </w:tc>
        <w:tc>
          <w:tcPr>
            <w:tcW w:w="1372" w:type="dxa"/>
          </w:tcPr>
          <w:p w14:paraId="3B03D1F7" w14:textId="77777777" w:rsidR="00F119FA" w:rsidRPr="00F739E0" w:rsidRDefault="00F119FA" w:rsidP="00BD3695">
            <w:pPr>
              <w:spacing w:line="312" w:lineRule="auto"/>
              <w:ind w:firstLine="0"/>
              <w:jc w:val="center"/>
              <w:rPr>
                <w:rFonts w:cs="Times New Roman"/>
                <w:szCs w:val="26"/>
              </w:rPr>
            </w:pPr>
            <w:r>
              <w:rPr>
                <w:rFonts w:cs="Times New Roman"/>
                <w:szCs w:val="26"/>
              </w:rPr>
              <w:lastRenderedPageBreak/>
              <w:t>nVarchar</w:t>
            </w:r>
          </w:p>
        </w:tc>
        <w:tc>
          <w:tcPr>
            <w:tcW w:w="709" w:type="dxa"/>
          </w:tcPr>
          <w:p w14:paraId="1C9AC22E"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78182331"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510B0FC0"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tiền Bảo lãnh sau khi </w:t>
            </w:r>
            <w:r w:rsidRPr="00571988">
              <w:rPr>
                <w:rFonts w:cs="Times New Roman"/>
                <w:szCs w:val="26"/>
              </w:rPr>
              <w:lastRenderedPageBreak/>
              <w:t>sửa đổi đã bao gồm dung sai và được cập nhật sau các lần xử lý BCT đòi tiền.</w:t>
            </w:r>
          </w:p>
          <w:p w14:paraId="306829D1" w14:textId="77777777" w:rsidR="00F119FA" w:rsidRPr="00F0151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27191470" w14:textId="77777777" w:rsidR="00F119FA" w:rsidRDefault="00F119FA" w:rsidP="00BD3695">
            <w:pPr>
              <w:spacing w:line="312" w:lineRule="auto"/>
              <w:ind w:firstLine="0"/>
              <w:jc w:val="both"/>
              <w:rPr>
                <w:rFonts w:cs="Times New Roman"/>
                <w:color w:val="FF0000"/>
                <w:szCs w:val="26"/>
              </w:rPr>
            </w:pPr>
            <w:r w:rsidRPr="00A550C1">
              <w:rPr>
                <w:rFonts w:cs="Times New Roman"/>
                <w:color w:val="FF0000"/>
                <w:szCs w:val="26"/>
              </w:rPr>
              <w:t>Trên màn hình, 2 trường này nằm trên 1 hàng và có chung 1 tên hiển thị là</w:t>
            </w:r>
            <w:r>
              <w:rPr>
                <w:rFonts w:cs="Times New Roman"/>
                <w:color w:val="FF0000"/>
                <w:szCs w:val="26"/>
              </w:rPr>
              <w:t>:</w:t>
            </w:r>
            <w:r w:rsidRPr="00A550C1">
              <w:rPr>
                <w:rFonts w:cs="Times New Roman"/>
                <w:color w:val="FF0000"/>
                <w:szCs w:val="26"/>
              </w:rPr>
              <w:t xml:space="preserve"> </w:t>
            </w:r>
          </w:p>
          <w:p w14:paraId="0831DA8B" w14:textId="77777777" w:rsidR="00F119FA" w:rsidRPr="00F01510" w:rsidRDefault="00F119FA" w:rsidP="00BD3695">
            <w:pPr>
              <w:spacing w:line="312" w:lineRule="auto"/>
              <w:ind w:firstLine="0"/>
              <w:jc w:val="both"/>
              <w:rPr>
                <w:rFonts w:cs="Times New Roman"/>
                <w:color w:val="FF0000"/>
                <w:szCs w:val="26"/>
              </w:rPr>
            </w:pPr>
            <w:r w:rsidRPr="00A550C1">
              <w:rPr>
                <w:rFonts w:cs="Times New Roman"/>
                <w:b/>
                <w:color w:val="FF0000"/>
                <w:szCs w:val="26"/>
              </w:rPr>
              <w:t>Số dư BL mới</w:t>
            </w:r>
            <w:r>
              <w:rPr>
                <w:rFonts w:cs="Times New Roman"/>
                <w:color w:val="FF0000"/>
                <w:szCs w:val="26"/>
              </w:rPr>
              <w:t>.</w:t>
            </w:r>
          </w:p>
        </w:tc>
        <w:tc>
          <w:tcPr>
            <w:tcW w:w="1417" w:type="dxa"/>
            <w:gridSpan w:val="2"/>
          </w:tcPr>
          <w:p w14:paraId="7B99AF67"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51EB095D"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36A1A1A" w14:textId="77777777" w:rsidTr="009D508E">
        <w:tc>
          <w:tcPr>
            <w:tcW w:w="1458" w:type="dxa"/>
          </w:tcPr>
          <w:p w14:paraId="7CAE18BE"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Số dư BL mới</w:t>
            </w:r>
          </w:p>
        </w:tc>
        <w:tc>
          <w:tcPr>
            <w:tcW w:w="1372" w:type="dxa"/>
          </w:tcPr>
          <w:p w14:paraId="3DF81CD9"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727772FE"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6B836305"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2A7AB49F"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407010B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63D942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DF47FD4" w14:textId="77777777" w:rsidTr="009D508E">
        <w:tc>
          <w:tcPr>
            <w:tcW w:w="1458" w:type="dxa"/>
          </w:tcPr>
          <w:p w14:paraId="3878212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Loại tiền Số dư BL </w:t>
            </w:r>
            <w:r>
              <w:rPr>
                <w:rFonts w:cs="Times New Roman"/>
                <w:b/>
                <w:szCs w:val="26"/>
              </w:rPr>
              <w:t xml:space="preserve">mới </w:t>
            </w:r>
            <w:r w:rsidRPr="00571988">
              <w:rPr>
                <w:rFonts w:cs="Times New Roman"/>
                <w:b/>
                <w:szCs w:val="26"/>
              </w:rPr>
              <w:t>quy đổ</w:t>
            </w:r>
            <w:r>
              <w:rPr>
                <w:rFonts w:cs="Times New Roman"/>
                <w:b/>
                <w:szCs w:val="26"/>
              </w:rPr>
              <w:t>i</w:t>
            </w:r>
          </w:p>
        </w:tc>
        <w:tc>
          <w:tcPr>
            <w:tcW w:w="1372" w:type="dxa"/>
          </w:tcPr>
          <w:p w14:paraId="739D8AFE"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7DEA35B2"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1D1ADE95"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2AD9C9C8"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Bảo lãnh sau khi sửa đổi đã bao gồm dung sai, được cập nhật sau các lần xử lý BCT đòi tiền và được quy đổi sang đồng nội tệ.</w:t>
            </w:r>
          </w:p>
          <w:p w14:paraId="001EB45C" w14:textId="77777777" w:rsidR="00F119FA"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077E0B">
              <w:rPr>
                <w:rFonts w:cs="Times New Roman"/>
                <w:szCs w:val="26"/>
              </w:rPr>
              <w:t xml:space="preserve">Trường </w:t>
            </w:r>
            <w:r>
              <w:rPr>
                <w:rFonts w:cs="Times New Roman"/>
                <w:szCs w:val="26"/>
              </w:rPr>
              <w:t>l</w:t>
            </w:r>
            <w:r w:rsidRPr="00077E0B">
              <w:rPr>
                <w:rFonts w:cs="Times New Roman"/>
                <w:szCs w:val="26"/>
              </w:rPr>
              <w:t xml:space="preserve">oại tiền </w:t>
            </w:r>
            <w:r>
              <w:rPr>
                <w:rFonts w:cs="Times New Roman"/>
                <w:szCs w:val="26"/>
              </w:rPr>
              <w:t>mặc định là đồng nội tệ</w:t>
            </w:r>
            <w:r w:rsidRPr="00077E0B">
              <w:rPr>
                <w:rFonts w:cs="Times New Roman"/>
                <w:szCs w:val="26"/>
              </w:rPr>
              <w:t>.</w:t>
            </w:r>
          </w:p>
          <w:p w14:paraId="34F9D177" w14:textId="77777777" w:rsidR="00F119FA" w:rsidRPr="00E2019B"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E2019B">
              <w:rPr>
                <w:rFonts w:cs="Times New Roman"/>
                <w:szCs w:val="26"/>
              </w:rPr>
              <w:t>Trường số tiền do hệ thống tự tính toán dựa trên Số dư BL mới và Tỷ giá.</w:t>
            </w:r>
          </w:p>
          <w:p w14:paraId="6EE583DE" w14:textId="77777777" w:rsidR="00F119FA" w:rsidRPr="00741D0C" w:rsidRDefault="00F119FA" w:rsidP="00BD3695">
            <w:pPr>
              <w:spacing w:line="312" w:lineRule="auto"/>
              <w:ind w:firstLine="0"/>
              <w:jc w:val="both"/>
              <w:rPr>
                <w:rFonts w:cs="Times New Roman"/>
                <w:color w:val="FF0000"/>
                <w:szCs w:val="26"/>
              </w:rPr>
            </w:pPr>
            <w:r w:rsidRPr="00741D0C">
              <w:rPr>
                <w:rFonts w:cs="Times New Roman"/>
                <w:color w:val="FF0000"/>
                <w:szCs w:val="26"/>
              </w:rPr>
              <w:t xml:space="preserve">Trên màn hình, 2 trường này nằm trên 1 hàng và có chung 1 tên hiển thị là: </w:t>
            </w:r>
          </w:p>
          <w:p w14:paraId="7600C85E" w14:textId="77777777" w:rsidR="00F119FA" w:rsidRPr="00741D0C" w:rsidRDefault="00F119FA" w:rsidP="00BD3695">
            <w:pPr>
              <w:spacing w:line="312" w:lineRule="auto"/>
              <w:ind w:firstLine="0"/>
              <w:jc w:val="both"/>
              <w:rPr>
                <w:rFonts w:cs="Times New Roman"/>
                <w:color w:val="FF0000"/>
                <w:szCs w:val="26"/>
              </w:rPr>
            </w:pPr>
            <w:r w:rsidRPr="00741D0C">
              <w:rPr>
                <w:rFonts w:cs="Times New Roman"/>
                <w:b/>
                <w:color w:val="FF0000"/>
                <w:szCs w:val="26"/>
              </w:rPr>
              <w:t>Số dư BL mới quy đổi.</w:t>
            </w:r>
          </w:p>
          <w:p w14:paraId="1713AD92"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Nếu không sửa đổi số tiền</w:t>
            </w:r>
            <w:r>
              <w:rPr>
                <w:rFonts w:cs="Times New Roman"/>
                <w:szCs w:val="26"/>
              </w:rPr>
              <w:t xml:space="preserve"> và/hoặc dung sai</w:t>
            </w:r>
            <w:r w:rsidRPr="00571988">
              <w:rPr>
                <w:rFonts w:cs="Times New Roman"/>
                <w:szCs w:val="26"/>
              </w:rPr>
              <w:t>, trường này có giá trị = 0</w:t>
            </w:r>
          </w:p>
        </w:tc>
        <w:tc>
          <w:tcPr>
            <w:tcW w:w="1417" w:type="dxa"/>
            <w:gridSpan w:val="2"/>
          </w:tcPr>
          <w:p w14:paraId="68F67169"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5169ABE6"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C78964C" w14:textId="77777777" w:rsidTr="009D508E">
        <w:tc>
          <w:tcPr>
            <w:tcW w:w="1458" w:type="dxa"/>
          </w:tcPr>
          <w:p w14:paraId="07D8C9BA"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BL</w:t>
            </w:r>
            <w:r>
              <w:rPr>
                <w:rFonts w:cs="Times New Roman"/>
                <w:b/>
                <w:szCs w:val="26"/>
              </w:rPr>
              <w:t xml:space="preserve"> mới</w:t>
            </w:r>
            <w:r w:rsidRPr="00571988">
              <w:rPr>
                <w:rFonts w:cs="Times New Roman"/>
                <w:b/>
                <w:szCs w:val="26"/>
              </w:rPr>
              <w:t xml:space="preserve"> quy đổ</w:t>
            </w:r>
            <w:r>
              <w:rPr>
                <w:rFonts w:cs="Times New Roman"/>
                <w:b/>
                <w:szCs w:val="26"/>
              </w:rPr>
              <w:t>i</w:t>
            </w:r>
          </w:p>
        </w:tc>
        <w:tc>
          <w:tcPr>
            <w:tcW w:w="1372" w:type="dxa"/>
          </w:tcPr>
          <w:p w14:paraId="22BF92A7"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2A69DF58"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3AAA022B"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2722053D"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5F2FB1ED"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43C9B6D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F007F3F" w14:textId="77777777" w:rsidTr="009D508E">
        <w:tc>
          <w:tcPr>
            <w:tcW w:w="1458" w:type="dxa"/>
          </w:tcPr>
          <w:p w14:paraId="292AB7EE" w14:textId="77777777" w:rsidR="00F119FA" w:rsidRPr="00BC37D7" w:rsidRDefault="00F119FA" w:rsidP="00BD3695">
            <w:pPr>
              <w:spacing w:line="312" w:lineRule="auto"/>
              <w:ind w:firstLine="0"/>
              <w:jc w:val="both"/>
              <w:rPr>
                <w:rFonts w:cs="Times New Roman"/>
                <w:b/>
                <w:szCs w:val="26"/>
              </w:rPr>
            </w:pPr>
            <w:r w:rsidRPr="00BC37D7">
              <w:rPr>
                <w:rFonts w:cs="Times New Roman"/>
                <w:b/>
                <w:szCs w:val="26"/>
              </w:rPr>
              <w:t>Ngày Thông báo SĐBL</w:t>
            </w:r>
          </w:p>
        </w:tc>
        <w:tc>
          <w:tcPr>
            <w:tcW w:w="1372" w:type="dxa"/>
          </w:tcPr>
          <w:p w14:paraId="66DEE287" w14:textId="77777777" w:rsidR="00F119FA" w:rsidRPr="00571988" w:rsidRDefault="00F119FA" w:rsidP="00BD3695">
            <w:pPr>
              <w:spacing w:line="312" w:lineRule="auto"/>
              <w:ind w:firstLine="0"/>
              <w:jc w:val="center"/>
              <w:rPr>
                <w:rFonts w:cs="Times New Roman"/>
                <w:szCs w:val="26"/>
              </w:rPr>
            </w:pPr>
            <w:r w:rsidRPr="00902B45">
              <w:rPr>
                <w:rFonts w:cs="Times New Roman"/>
                <w:szCs w:val="26"/>
              </w:rPr>
              <w:t>Date</w:t>
            </w:r>
          </w:p>
        </w:tc>
        <w:tc>
          <w:tcPr>
            <w:tcW w:w="709" w:type="dxa"/>
          </w:tcPr>
          <w:p w14:paraId="0FA5304F" w14:textId="77777777" w:rsidR="00F119FA" w:rsidRPr="00571988" w:rsidRDefault="00F119FA" w:rsidP="00BD3695">
            <w:pPr>
              <w:spacing w:line="312" w:lineRule="auto"/>
              <w:ind w:firstLine="0"/>
              <w:jc w:val="center"/>
              <w:rPr>
                <w:rFonts w:cs="Times New Roman"/>
                <w:szCs w:val="26"/>
              </w:rPr>
            </w:pPr>
            <w:r w:rsidRPr="00902B45">
              <w:rPr>
                <w:rFonts w:cs="Times New Roman"/>
                <w:szCs w:val="26"/>
              </w:rPr>
              <w:t>10</w:t>
            </w:r>
          </w:p>
        </w:tc>
        <w:tc>
          <w:tcPr>
            <w:tcW w:w="992" w:type="dxa"/>
          </w:tcPr>
          <w:p w14:paraId="4F3B0351" w14:textId="77777777" w:rsidR="00F119FA" w:rsidRPr="00571988" w:rsidRDefault="00F119FA" w:rsidP="00BD3695">
            <w:pPr>
              <w:spacing w:line="312" w:lineRule="auto"/>
              <w:ind w:firstLine="0"/>
              <w:jc w:val="center"/>
              <w:rPr>
                <w:rFonts w:cs="Times New Roman"/>
                <w:szCs w:val="26"/>
              </w:rPr>
            </w:pPr>
            <w:r>
              <w:rPr>
                <w:rFonts w:cs="Times New Roman"/>
                <w:szCs w:val="26"/>
              </w:rPr>
              <w:t>(P</w:t>
            </w:r>
            <w:r w:rsidRPr="00902B45">
              <w:rPr>
                <w:rFonts w:cs="Times New Roman"/>
                <w:szCs w:val="26"/>
              </w:rPr>
              <w:t>)</w:t>
            </w:r>
          </w:p>
        </w:tc>
        <w:tc>
          <w:tcPr>
            <w:tcW w:w="4395" w:type="dxa"/>
          </w:tcPr>
          <w:p w14:paraId="25FB123E" w14:textId="77777777" w:rsidR="00F119FA" w:rsidRPr="00902B45" w:rsidRDefault="00F119FA" w:rsidP="00BD3695">
            <w:pPr>
              <w:spacing w:line="312" w:lineRule="auto"/>
              <w:ind w:firstLine="0"/>
              <w:jc w:val="both"/>
              <w:rPr>
                <w:rFonts w:cs="Times New Roman"/>
                <w:szCs w:val="26"/>
              </w:rPr>
            </w:pPr>
            <w:r w:rsidRPr="00902B45">
              <w:rPr>
                <w:rFonts w:cs="Times New Roman"/>
                <w:szCs w:val="26"/>
              </w:rPr>
              <w:t xml:space="preserve">Ngày Thông báo </w:t>
            </w:r>
            <w:r>
              <w:rPr>
                <w:rFonts w:cs="Times New Roman"/>
                <w:szCs w:val="26"/>
              </w:rPr>
              <w:t>sửa đổi bảo lãnh</w:t>
            </w:r>
            <w:r w:rsidRPr="00902B45">
              <w:rPr>
                <w:rFonts w:cs="Times New Roman"/>
                <w:szCs w:val="26"/>
              </w:rPr>
              <w:t>.</w:t>
            </w:r>
          </w:p>
          <w:p w14:paraId="2BF7A9DE"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p>
        </w:tc>
        <w:tc>
          <w:tcPr>
            <w:tcW w:w="1417" w:type="dxa"/>
            <w:gridSpan w:val="2"/>
          </w:tcPr>
          <w:p w14:paraId="573C7F3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6E94B74"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9689D42" w14:textId="77777777" w:rsidTr="009D508E">
        <w:tc>
          <w:tcPr>
            <w:tcW w:w="1458" w:type="dxa"/>
          </w:tcPr>
          <w:p w14:paraId="511E997C"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sửa đổi</w:t>
            </w:r>
          </w:p>
        </w:tc>
        <w:tc>
          <w:tcPr>
            <w:tcW w:w="1372" w:type="dxa"/>
          </w:tcPr>
          <w:p w14:paraId="1DF2FECB"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0E2575EF"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4E2A108A"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3EC9593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Ngày sửa đổi </w:t>
            </w:r>
            <w:r>
              <w:rPr>
                <w:rFonts w:cs="Times New Roman"/>
                <w:szCs w:val="26"/>
              </w:rPr>
              <w:t>bảo lãnh</w:t>
            </w:r>
            <w:r w:rsidRPr="00571988">
              <w:rPr>
                <w:rFonts w:cs="Times New Roman"/>
                <w:szCs w:val="26"/>
              </w:rPr>
              <w:t>.</w:t>
            </w:r>
          </w:p>
          <w:p w14:paraId="4D719AEE"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1A517C86"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322CEE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990C4BF" w14:textId="77777777" w:rsidTr="009D508E">
        <w:tc>
          <w:tcPr>
            <w:tcW w:w="1458" w:type="dxa"/>
          </w:tcPr>
          <w:p w14:paraId="2D65B3EF"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hết hiệu lực mới</w:t>
            </w:r>
          </w:p>
        </w:tc>
        <w:tc>
          <w:tcPr>
            <w:tcW w:w="1372" w:type="dxa"/>
          </w:tcPr>
          <w:p w14:paraId="31B4B230"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7C24B785"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27A17296"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77B5B55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hết hạn hiệu lực mới của BL.</w:t>
            </w:r>
          </w:p>
          <w:p w14:paraId="10FAA413"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7A751BE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9BB82AB"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D77FE66" w14:textId="77777777" w:rsidTr="00F119FA">
        <w:tc>
          <w:tcPr>
            <w:tcW w:w="11760" w:type="dxa"/>
            <w:gridSpan w:val="8"/>
            <w:shd w:val="clear" w:color="auto" w:fill="FFFF00"/>
          </w:tcPr>
          <w:p w14:paraId="31D89925"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Đăng ký BCT, Sửa đổi BCT có thêm một số trường sau</w:t>
            </w:r>
            <w:r w:rsidRPr="00F01510">
              <w:rPr>
                <w:rFonts w:cs="Times New Roman"/>
                <w:b/>
                <w:color w:val="FF0000"/>
                <w:szCs w:val="26"/>
              </w:rPr>
              <w:t>:</w:t>
            </w:r>
          </w:p>
        </w:tc>
      </w:tr>
      <w:tr w:rsidR="00F119FA" w:rsidRPr="00571988" w14:paraId="189CB9B1" w14:textId="77777777" w:rsidTr="009D508E">
        <w:tc>
          <w:tcPr>
            <w:tcW w:w="1458" w:type="dxa"/>
          </w:tcPr>
          <w:p w14:paraId="5F6786B7" w14:textId="77777777" w:rsidR="00F119FA" w:rsidRPr="00F739E0" w:rsidRDefault="00F119FA" w:rsidP="00BD3695">
            <w:pPr>
              <w:spacing w:line="312" w:lineRule="auto"/>
              <w:ind w:firstLine="0"/>
              <w:jc w:val="both"/>
              <w:rPr>
                <w:rFonts w:cs="Times New Roman"/>
                <w:b/>
                <w:szCs w:val="26"/>
              </w:rPr>
            </w:pPr>
            <w:commentRangeStart w:id="308"/>
            <w:commentRangeStart w:id="309"/>
            <w:r w:rsidRPr="00571988">
              <w:rPr>
                <w:rFonts w:cs="Times New Roman"/>
                <w:b/>
                <w:szCs w:val="26"/>
              </w:rPr>
              <w:t xml:space="preserve">Số </w:t>
            </w:r>
            <w:r>
              <w:rPr>
                <w:rFonts w:cs="Times New Roman"/>
                <w:b/>
                <w:szCs w:val="26"/>
              </w:rPr>
              <w:t>Ref</w:t>
            </w:r>
            <w:r w:rsidRPr="00571988">
              <w:rPr>
                <w:rFonts w:cs="Times New Roman"/>
                <w:b/>
                <w:szCs w:val="26"/>
              </w:rPr>
              <w:t xml:space="preserve"> BCT</w:t>
            </w:r>
            <w:commentRangeEnd w:id="308"/>
            <w:r>
              <w:rPr>
                <w:rStyle w:val="CommentReference"/>
              </w:rPr>
              <w:commentReference w:id="308"/>
            </w:r>
            <w:commentRangeEnd w:id="309"/>
            <w:r w:rsidR="00023A71">
              <w:rPr>
                <w:rStyle w:val="CommentReference"/>
              </w:rPr>
              <w:commentReference w:id="309"/>
            </w:r>
          </w:p>
        </w:tc>
        <w:tc>
          <w:tcPr>
            <w:tcW w:w="1372" w:type="dxa"/>
          </w:tcPr>
          <w:p w14:paraId="21A7F765"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3CA9A29" w14:textId="77777777" w:rsidR="00F119FA"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4E88E0C6"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7423E983"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Số tham chiếu Thông báo BCT đòi tiền do hệ thống tự động sinh ra gồm 1</w:t>
            </w:r>
            <w:r>
              <w:rPr>
                <w:rFonts w:cs="Times New Roman"/>
                <w:szCs w:val="26"/>
              </w:rPr>
              <w:t>3</w:t>
            </w:r>
            <w:r w:rsidRPr="00571988">
              <w:rPr>
                <w:rFonts w:cs="Times New Roman"/>
                <w:szCs w:val="26"/>
              </w:rPr>
              <w:t xml:space="preserve"> ký tự gồm cả chữ và số.</w:t>
            </w:r>
          </w:p>
          <w:p w14:paraId="20C241C6"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Cấu trúc: </w:t>
            </w:r>
            <w:r>
              <w:rPr>
                <w:rFonts w:cs="Times New Roman"/>
                <w:szCs w:val="26"/>
              </w:rPr>
              <w:t>0992</w:t>
            </w:r>
            <w:r w:rsidRPr="00571988">
              <w:rPr>
                <w:rFonts w:cs="Times New Roman"/>
                <w:szCs w:val="26"/>
              </w:rPr>
              <w:t xml:space="preserve">PPYYxxxxx </w:t>
            </w:r>
          </w:p>
          <w:p w14:paraId="57621415" w14:textId="77777777" w:rsidR="00F119FA" w:rsidRPr="00571988" w:rsidRDefault="00F119FA" w:rsidP="00BD3695">
            <w:pPr>
              <w:spacing w:line="312" w:lineRule="auto"/>
              <w:ind w:firstLine="0"/>
              <w:jc w:val="both"/>
              <w:rPr>
                <w:rFonts w:cs="Times New Roman"/>
                <w:szCs w:val="26"/>
              </w:rPr>
            </w:pPr>
            <w:r w:rsidRPr="00571988">
              <w:rPr>
                <w:rFonts w:cs="Times New Roman"/>
                <w:szCs w:val="26"/>
                <w:u w:val="single"/>
              </w:rPr>
              <w:t>Trong đó</w:t>
            </w:r>
            <w:r w:rsidRPr="00571988">
              <w:rPr>
                <w:rFonts w:cs="Times New Roman"/>
                <w:szCs w:val="26"/>
              </w:rPr>
              <w:t xml:space="preserve">: </w:t>
            </w:r>
          </w:p>
          <w:p w14:paraId="68A94A95" w14:textId="77777777" w:rsidR="00F119FA" w:rsidRPr="008A1BD1" w:rsidRDefault="00F119FA" w:rsidP="00BD3695">
            <w:pPr>
              <w:pStyle w:val="ListParagraph"/>
              <w:numPr>
                <w:ilvl w:val="0"/>
                <w:numId w:val="1"/>
              </w:numPr>
              <w:spacing w:line="312" w:lineRule="auto"/>
              <w:ind w:firstLine="0"/>
              <w:jc w:val="both"/>
              <w:rPr>
                <w:rFonts w:cs="Times New Roman"/>
                <w:szCs w:val="26"/>
              </w:rPr>
            </w:pPr>
            <w:r>
              <w:rPr>
                <w:rFonts w:cs="Times New Roman"/>
                <w:b/>
                <w:szCs w:val="26"/>
              </w:rPr>
              <w:lastRenderedPageBreak/>
              <w:t>0</w:t>
            </w:r>
            <w:r w:rsidRPr="008A1BD1">
              <w:rPr>
                <w:rFonts w:cs="Times New Roman"/>
                <w:b/>
                <w:szCs w:val="26"/>
              </w:rPr>
              <w:t>992</w:t>
            </w:r>
            <w:r>
              <w:rPr>
                <w:rFonts w:cs="Times New Roman"/>
                <w:szCs w:val="26"/>
              </w:rPr>
              <w:t xml:space="preserve"> là mã NHCT Lào</w:t>
            </w:r>
          </w:p>
          <w:p w14:paraId="419F37FB"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PP</w:t>
            </w:r>
            <w:r w:rsidRPr="00571988">
              <w:rPr>
                <w:rFonts w:cs="Times New Roman"/>
                <w:szCs w:val="26"/>
              </w:rPr>
              <w:t xml:space="preserve"> là mã sản phẩm: ở chức năng này là </w:t>
            </w:r>
            <w:r w:rsidRPr="00BC37D7">
              <w:rPr>
                <w:rFonts w:cs="Times New Roman"/>
                <w:b/>
                <w:szCs w:val="26"/>
              </w:rPr>
              <w:t>A</w:t>
            </w:r>
            <w:r w:rsidRPr="00571988">
              <w:rPr>
                <w:rFonts w:cs="Times New Roman"/>
                <w:b/>
                <w:szCs w:val="26"/>
              </w:rPr>
              <w:t>C</w:t>
            </w:r>
          </w:p>
          <w:p w14:paraId="143369B5"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YY</w:t>
            </w:r>
            <w:r w:rsidRPr="00571988">
              <w:rPr>
                <w:rFonts w:cs="Times New Roman"/>
                <w:szCs w:val="26"/>
              </w:rPr>
              <w:t xml:space="preserve"> là 2 ký tự cuối của năm phát sinh</w:t>
            </w:r>
          </w:p>
          <w:p w14:paraId="136B1036" w14:textId="77777777" w:rsidR="00F119FA" w:rsidRPr="00571988" w:rsidRDefault="00F119FA" w:rsidP="00BD3695">
            <w:pPr>
              <w:pStyle w:val="ListParagraph"/>
              <w:numPr>
                <w:ilvl w:val="0"/>
                <w:numId w:val="1"/>
              </w:numPr>
              <w:spacing w:line="312" w:lineRule="auto"/>
              <w:ind w:firstLine="0"/>
              <w:jc w:val="both"/>
              <w:rPr>
                <w:rFonts w:cs="Times New Roman"/>
                <w:szCs w:val="26"/>
              </w:rPr>
            </w:pPr>
            <w:r w:rsidRPr="00571988">
              <w:rPr>
                <w:rFonts w:cs="Times New Roman"/>
                <w:b/>
                <w:szCs w:val="26"/>
              </w:rPr>
              <w:t>xxxxx</w:t>
            </w:r>
            <w:r w:rsidRPr="00571988">
              <w:rPr>
                <w:rFonts w:cs="Times New Roman"/>
                <w:szCs w:val="26"/>
              </w:rPr>
              <w:t xml:space="preserve"> là số thứ tự của BCT đòi tiền phát sinh trong năm.</w:t>
            </w:r>
          </w:p>
          <w:p w14:paraId="0D5997B9" w14:textId="77777777" w:rsidR="00F119FA" w:rsidRPr="00571988" w:rsidRDefault="00F119FA" w:rsidP="00BD3695">
            <w:pPr>
              <w:spacing w:line="312" w:lineRule="auto"/>
              <w:ind w:firstLine="0"/>
              <w:jc w:val="both"/>
              <w:rPr>
                <w:rFonts w:cs="Times New Roman"/>
                <w:szCs w:val="26"/>
                <w:u w:val="single"/>
              </w:rPr>
            </w:pPr>
            <w:r w:rsidRPr="00571988">
              <w:rPr>
                <w:rFonts w:cs="Times New Roman"/>
                <w:szCs w:val="26"/>
                <w:u w:val="single"/>
              </w:rPr>
              <w:t xml:space="preserve">Ví dụ: </w:t>
            </w:r>
          </w:p>
          <w:p w14:paraId="411E5F36"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Số Thông báo BCT đầu tiên phát sinh trong năm 202</w:t>
            </w:r>
            <w:r>
              <w:rPr>
                <w:rFonts w:cs="Times New Roman"/>
                <w:szCs w:val="26"/>
              </w:rPr>
              <w:t>2</w:t>
            </w:r>
            <w:r w:rsidRPr="00571988">
              <w:rPr>
                <w:rFonts w:cs="Times New Roman"/>
                <w:szCs w:val="26"/>
              </w:rPr>
              <w:t xml:space="preserve"> sẽ là </w:t>
            </w:r>
            <w:r w:rsidRPr="00B902FC">
              <w:rPr>
                <w:rFonts w:cs="Times New Roman"/>
                <w:b/>
                <w:szCs w:val="26"/>
              </w:rPr>
              <w:t>0992</w:t>
            </w:r>
            <w:r>
              <w:rPr>
                <w:rFonts w:cs="Times New Roman"/>
                <w:b/>
                <w:szCs w:val="26"/>
              </w:rPr>
              <w:t>A</w:t>
            </w:r>
            <w:r w:rsidRPr="00571988">
              <w:rPr>
                <w:rFonts w:cs="Times New Roman"/>
                <w:b/>
                <w:szCs w:val="26"/>
              </w:rPr>
              <w:t>C2</w:t>
            </w:r>
            <w:r>
              <w:rPr>
                <w:rFonts w:cs="Times New Roman"/>
                <w:b/>
                <w:szCs w:val="26"/>
              </w:rPr>
              <w:t>2</w:t>
            </w:r>
            <w:r w:rsidRPr="00571988">
              <w:rPr>
                <w:rFonts w:cs="Times New Roman"/>
                <w:b/>
                <w:szCs w:val="26"/>
              </w:rPr>
              <w:t>00001</w:t>
            </w:r>
          </w:p>
        </w:tc>
        <w:tc>
          <w:tcPr>
            <w:tcW w:w="1417" w:type="dxa"/>
            <w:gridSpan w:val="2"/>
          </w:tcPr>
          <w:p w14:paraId="45376DA3"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7A75E9F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DBFE514" w14:textId="77777777" w:rsidTr="009D508E">
        <w:tc>
          <w:tcPr>
            <w:tcW w:w="1458" w:type="dxa"/>
          </w:tcPr>
          <w:p w14:paraId="4F8C6795" w14:textId="77777777" w:rsidR="00F119FA" w:rsidRPr="009C5889" w:rsidRDefault="00F119FA" w:rsidP="00BD3695">
            <w:pPr>
              <w:spacing w:line="312" w:lineRule="auto"/>
              <w:ind w:firstLine="0"/>
              <w:jc w:val="both"/>
              <w:rPr>
                <w:rFonts w:cs="Times New Roman"/>
                <w:b/>
                <w:szCs w:val="26"/>
              </w:rPr>
            </w:pPr>
            <w:r w:rsidRPr="009C5889">
              <w:rPr>
                <w:rFonts w:cs="Times New Roman"/>
                <w:b/>
                <w:szCs w:val="26"/>
              </w:rPr>
              <w:lastRenderedPageBreak/>
              <w:t>Số Ref BCT EE</w:t>
            </w:r>
          </w:p>
        </w:tc>
        <w:tc>
          <w:tcPr>
            <w:tcW w:w="1372" w:type="dxa"/>
          </w:tcPr>
          <w:p w14:paraId="586EA661" w14:textId="77777777" w:rsidR="00F119FA" w:rsidRPr="009C5889"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7F1BC9E" w14:textId="77777777" w:rsidR="00F119FA" w:rsidRPr="009C5889" w:rsidRDefault="00F119FA" w:rsidP="00BD3695">
            <w:pPr>
              <w:spacing w:line="312" w:lineRule="auto"/>
              <w:ind w:firstLine="0"/>
              <w:jc w:val="center"/>
              <w:rPr>
                <w:rFonts w:cs="Times New Roman"/>
                <w:szCs w:val="26"/>
              </w:rPr>
            </w:pPr>
            <w:r w:rsidRPr="009C5889">
              <w:rPr>
                <w:rFonts w:cs="Times New Roman"/>
                <w:szCs w:val="26"/>
              </w:rPr>
              <w:t>16</w:t>
            </w:r>
          </w:p>
        </w:tc>
        <w:tc>
          <w:tcPr>
            <w:tcW w:w="992" w:type="dxa"/>
          </w:tcPr>
          <w:p w14:paraId="7FDDCA05" w14:textId="77777777" w:rsidR="00F119FA" w:rsidRPr="009C5889" w:rsidRDefault="00F119FA" w:rsidP="00BD3695">
            <w:pPr>
              <w:spacing w:line="312" w:lineRule="auto"/>
              <w:ind w:firstLine="0"/>
              <w:jc w:val="center"/>
              <w:rPr>
                <w:rFonts w:cs="Times New Roman"/>
                <w:szCs w:val="26"/>
              </w:rPr>
            </w:pPr>
            <w:r>
              <w:rPr>
                <w:rFonts w:cs="Times New Roman"/>
                <w:szCs w:val="26"/>
              </w:rPr>
              <w:t>(P</w:t>
            </w:r>
            <w:r w:rsidRPr="009C5889">
              <w:rPr>
                <w:rFonts w:cs="Times New Roman"/>
                <w:szCs w:val="26"/>
              </w:rPr>
              <w:t>)</w:t>
            </w:r>
          </w:p>
        </w:tc>
        <w:tc>
          <w:tcPr>
            <w:tcW w:w="4395" w:type="dxa"/>
          </w:tcPr>
          <w:p w14:paraId="7A9C0CBC" w14:textId="77777777" w:rsidR="00F119FA" w:rsidRDefault="00F119FA" w:rsidP="00BD3695">
            <w:pPr>
              <w:spacing w:line="312" w:lineRule="auto"/>
              <w:ind w:firstLine="0"/>
              <w:jc w:val="both"/>
              <w:rPr>
                <w:rFonts w:cs="Times New Roman"/>
                <w:szCs w:val="26"/>
              </w:rPr>
            </w:pPr>
            <w:r w:rsidRPr="009C5889">
              <w:rPr>
                <w:rFonts w:cs="Times New Roman"/>
                <w:szCs w:val="26"/>
              </w:rPr>
              <w:t xml:space="preserve">Số tham chiếu BCT đòi tiền theo </w:t>
            </w:r>
            <w:r>
              <w:rPr>
                <w:rFonts w:cs="Times New Roman"/>
                <w:szCs w:val="26"/>
              </w:rPr>
              <w:t>bảo lãnh</w:t>
            </w:r>
            <w:r w:rsidRPr="009C5889">
              <w:rPr>
                <w:rFonts w:cs="Times New Roman"/>
                <w:szCs w:val="26"/>
              </w:rPr>
              <w:t xml:space="preserve"> do Trung tâm TTTM khởi tạo</w:t>
            </w:r>
          </w:p>
          <w:p w14:paraId="4FA1904B"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04295ACD"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18D1DE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EB273C3" w14:textId="77777777" w:rsidTr="009D508E">
        <w:tc>
          <w:tcPr>
            <w:tcW w:w="1458" w:type="dxa"/>
          </w:tcPr>
          <w:p w14:paraId="25C40DC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Lần đòi tiền</w:t>
            </w:r>
          </w:p>
        </w:tc>
        <w:tc>
          <w:tcPr>
            <w:tcW w:w="1372" w:type="dxa"/>
          </w:tcPr>
          <w:p w14:paraId="6D515924"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64D5AFB7"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74C2E036"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7320648F"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số thứ tự lần đòi tiề</w:t>
            </w:r>
            <w:r>
              <w:rPr>
                <w:rFonts w:cs="Times New Roman"/>
                <w:szCs w:val="26"/>
              </w:rPr>
              <w:t>n theo 1 bảo lãnh.</w:t>
            </w:r>
          </w:p>
          <w:p w14:paraId="3CBEC659"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7DCC1CAB"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A74D23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7FD6C91" w14:textId="77777777" w:rsidTr="009D508E">
        <w:tc>
          <w:tcPr>
            <w:tcW w:w="1458" w:type="dxa"/>
          </w:tcPr>
          <w:p w14:paraId="6F0FAE25"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BCT đòi tiền</w:t>
            </w:r>
          </w:p>
        </w:tc>
        <w:tc>
          <w:tcPr>
            <w:tcW w:w="1372" w:type="dxa"/>
          </w:tcPr>
          <w:p w14:paraId="4798A505"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45FF9A17"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79C7460F"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6CD7A84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BCT được tạo để đòi tiền.</w:t>
            </w:r>
          </w:p>
          <w:p w14:paraId="285EBABA"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552E47D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B85D306"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5523559" w14:textId="77777777" w:rsidTr="009D508E">
        <w:tc>
          <w:tcPr>
            <w:tcW w:w="1458" w:type="dxa"/>
          </w:tcPr>
          <w:p w14:paraId="203AB2FF" w14:textId="77777777" w:rsidR="00F119FA" w:rsidRPr="00B902FC" w:rsidRDefault="00F119FA" w:rsidP="00BD3695">
            <w:pPr>
              <w:spacing w:line="312" w:lineRule="auto"/>
              <w:ind w:firstLine="0"/>
              <w:jc w:val="both"/>
              <w:rPr>
                <w:rFonts w:cs="Times New Roman"/>
                <w:b/>
                <w:color w:val="FF0000"/>
                <w:szCs w:val="26"/>
              </w:rPr>
            </w:pPr>
            <w:r w:rsidRPr="00B902FC">
              <w:rPr>
                <w:rFonts w:cs="Times New Roman"/>
                <w:b/>
                <w:color w:val="FF0000"/>
                <w:szCs w:val="26"/>
              </w:rPr>
              <w:t>Loại tiền BCT</w:t>
            </w:r>
          </w:p>
          <w:p w14:paraId="06F19C95"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(tên cũ Loại tiền (*))</w:t>
            </w:r>
          </w:p>
        </w:tc>
        <w:tc>
          <w:tcPr>
            <w:tcW w:w="1372" w:type="dxa"/>
          </w:tcPr>
          <w:p w14:paraId="7E10BF97"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392FE49"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19322F3B"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354AB5D0"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w:t>
            </w:r>
            <w:r>
              <w:rPr>
                <w:rFonts w:cs="Times New Roman"/>
                <w:szCs w:val="26"/>
              </w:rPr>
              <w:t>n theo bảo lãnh</w:t>
            </w:r>
            <w:r w:rsidRPr="00571988">
              <w:rPr>
                <w:rFonts w:cs="Times New Roman"/>
                <w:szCs w:val="26"/>
              </w:rPr>
              <w:t>.</w:t>
            </w:r>
          </w:p>
          <w:p w14:paraId="0E2DBC11"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0B9480F1"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5B2349D5"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Số tiền phải trả</w:t>
            </w:r>
            <w:r w:rsidRPr="00B902FC">
              <w:rPr>
                <w:rFonts w:cs="Times New Roman"/>
                <w:color w:val="FF0000"/>
                <w:szCs w:val="26"/>
              </w:rPr>
              <w:t>.</w:t>
            </w:r>
          </w:p>
        </w:tc>
        <w:tc>
          <w:tcPr>
            <w:tcW w:w="1417" w:type="dxa"/>
            <w:gridSpan w:val="2"/>
          </w:tcPr>
          <w:p w14:paraId="73D457A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432A0DE"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7C65D87" w14:textId="77777777" w:rsidTr="009D508E">
        <w:tc>
          <w:tcPr>
            <w:tcW w:w="1458" w:type="dxa"/>
          </w:tcPr>
          <w:p w14:paraId="0DD562DD" w14:textId="77777777" w:rsidR="00F119FA" w:rsidRDefault="00F119FA" w:rsidP="00BD3695">
            <w:pPr>
              <w:spacing w:line="312" w:lineRule="auto"/>
              <w:ind w:firstLine="0"/>
              <w:jc w:val="both"/>
              <w:rPr>
                <w:rFonts w:cs="Times New Roman"/>
                <w:b/>
                <w:color w:val="FF0000"/>
                <w:szCs w:val="26"/>
              </w:rPr>
            </w:pPr>
            <w:r w:rsidRPr="00B902FC">
              <w:rPr>
                <w:rFonts w:cs="Times New Roman"/>
                <w:b/>
                <w:color w:val="FF0000"/>
                <w:szCs w:val="26"/>
              </w:rPr>
              <w:t>Số tiền BCT</w:t>
            </w:r>
          </w:p>
          <w:p w14:paraId="4E3E6F5B"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Số tiền đòi</w:t>
            </w:r>
            <w:r w:rsidRPr="00B902FC">
              <w:rPr>
                <w:rFonts w:cs="Times New Roman"/>
                <w:i/>
                <w:color w:val="FF0000"/>
                <w:szCs w:val="26"/>
              </w:rPr>
              <w:t xml:space="preserve"> (*))</w:t>
            </w:r>
          </w:p>
        </w:tc>
        <w:tc>
          <w:tcPr>
            <w:tcW w:w="1372" w:type="dxa"/>
          </w:tcPr>
          <w:p w14:paraId="4C42E34E"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3D16FABB"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359DB824"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7EAE1F9B"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78FF780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BAD05D9"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19A37AB" w14:textId="77777777" w:rsidTr="009D508E">
        <w:tc>
          <w:tcPr>
            <w:tcW w:w="1458" w:type="dxa"/>
          </w:tcPr>
          <w:p w14:paraId="4FFEDC15"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Khoản phải trả khác</w:t>
            </w:r>
          </w:p>
        </w:tc>
        <w:tc>
          <w:tcPr>
            <w:tcW w:w="1372" w:type="dxa"/>
          </w:tcPr>
          <w:p w14:paraId="7F4DFBE0"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DC4AFF1"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2D9E9C3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38DC114C"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Khoản phải trả khác trong BCT đòi tiền theo </w:t>
            </w:r>
            <w:r>
              <w:rPr>
                <w:rFonts w:cs="Times New Roman"/>
                <w:szCs w:val="26"/>
              </w:rPr>
              <w:t>bảo lãnh</w:t>
            </w:r>
            <w:r w:rsidRPr="00571988">
              <w:rPr>
                <w:rFonts w:cs="Times New Roman"/>
                <w:szCs w:val="26"/>
              </w:rPr>
              <w:t>.</w:t>
            </w:r>
          </w:p>
          <w:p w14:paraId="6D905B3C"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560909B4"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Trên màn hình, 2 trường này nằm trên 1 hàng và có chung 1 tên hiển thị là:</w:t>
            </w:r>
          </w:p>
          <w:p w14:paraId="33C61070"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Khoản phải trả khác</w:t>
            </w:r>
            <w:r w:rsidRPr="00B902FC">
              <w:rPr>
                <w:rFonts w:cs="Times New Roman"/>
                <w:color w:val="FF0000"/>
                <w:szCs w:val="26"/>
              </w:rPr>
              <w:t>.</w:t>
            </w:r>
          </w:p>
        </w:tc>
        <w:tc>
          <w:tcPr>
            <w:tcW w:w="1417" w:type="dxa"/>
            <w:gridSpan w:val="2"/>
          </w:tcPr>
          <w:p w14:paraId="50716E8E"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AAB1D92"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B0F4572" w14:textId="77777777" w:rsidTr="009D508E">
        <w:tc>
          <w:tcPr>
            <w:tcW w:w="1458" w:type="dxa"/>
          </w:tcPr>
          <w:p w14:paraId="1456557E"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Khoản phải trả </w:t>
            </w:r>
            <w:r w:rsidRPr="00571988">
              <w:rPr>
                <w:rFonts w:cs="Times New Roman"/>
                <w:b/>
                <w:szCs w:val="26"/>
              </w:rPr>
              <w:lastRenderedPageBreak/>
              <w:t>khác</w:t>
            </w:r>
          </w:p>
        </w:tc>
        <w:tc>
          <w:tcPr>
            <w:tcW w:w="1372" w:type="dxa"/>
          </w:tcPr>
          <w:p w14:paraId="4F1A895B"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lastRenderedPageBreak/>
              <w:t>Decimal</w:t>
            </w:r>
          </w:p>
        </w:tc>
        <w:tc>
          <w:tcPr>
            <w:tcW w:w="709" w:type="dxa"/>
          </w:tcPr>
          <w:p w14:paraId="48145172"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4E855B6E"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6D115CB5"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4E1E6C1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0265ECB"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DFAB02C" w14:textId="77777777" w:rsidTr="009D508E">
        <w:tc>
          <w:tcPr>
            <w:tcW w:w="1458" w:type="dxa"/>
          </w:tcPr>
          <w:p w14:paraId="73E80CF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Loại tiền Tổng số tiền BCT</w:t>
            </w:r>
          </w:p>
        </w:tc>
        <w:tc>
          <w:tcPr>
            <w:tcW w:w="1372" w:type="dxa"/>
          </w:tcPr>
          <w:p w14:paraId="284747B0"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5195F57E"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00F7B25A"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3981D66D"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w:t>
            </w:r>
            <w:r>
              <w:rPr>
                <w:rFonts w:cs="Times New Roman"/>
                <w:szCs w:val="26"/>
              </w:rPr>
              <w:t>n theo bảo lãnh</w:t>
            </w:r>
            <w:r w:rsidRPr="00571988">
              <w:rPr>
                <w:rFonts w:cs="Times New Roman"/>
                <w:szCs w:val="26"/>
              </w:rPr>
              <w:t xml:space="preserve"> đã cộng Khoản phải trả khác.</w:t>
            </w:r>
          </w:p>
          <w:p w14:paraId="450BE220"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73EEB259"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273D0089"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Tổng số tiền phải trả</w:t>
            </w:r>
            <w:r w:rsidRPr="00B902FC">
              <w:rPr>
                <w:rFonts w:cs="Times New Roman"/>
                <w:color w:val="FF0000"/>
                <w:szCs w:val="26"/>
              </w:rPr>
              <w:t>.</w:t>
            </w:r>
          </w:p>
        </w:tc>
        <w:tc>
          <w:tcPr>
            <w:tcW w:w="1417" w:type="dxa"/>
            <w:gridSpan w:val="2"/>
          </w:tcPr>
          <w:p w14:paraId="6A4A5984"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158FD5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7EC2DB27" w14:textId="77777777" w:rsidTr="009D508E">
        <w:tc>
          <w:tcPr>
            <w:tcW w:w="1458" w:type="dxa"/>
          </w:tcPr>
          <w:p w14:paraId="65452DBF"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tiền BCT</w:t>
            </w:r>
          </w:p>
        </w:tc>
        <w:tc>
          <w:tcPr>
            <w:tcW w:w="1372" w:type="dxa"/>
          </w:tcPr>
          <w:p w14:paraId="29F8E735"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4CCAA888"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15B03FCD"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258C5F82"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1538D55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05E5A8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563DCE8" w14:textId="77777777" w:rsidTr="009D508E">
        <w:tc>
          <w:tcPr>
            <w:tcW w:w="1458" w:type="dxa"/>
          </w:tcPr>
          <w:p w14:paraId="145E74A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tiền BCT quy đổi</w:t>
            </w:r>
          </w:p>
        </w:tc>
        <w:tc>
          <w:tcPr>
            <w:tcW w:w="1372" w:type="dxa"/>
          </w:tcPr>
          <w:p w14:paraId="06AD424C"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FD5101D"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6BD7EC58"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5592D491"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tiền theo B</w:t>
            </w:r>
            <w:r>
              <w:rPr>
                <w:rFonts w:cs="Times New Roman"/>
                <w:szCs w:val="26"/>
              </w:rPr>
              <w:t>ảo lãnh</w:t>
            </w:r>
            <w:r w:rsidRPr="00571988">
              <w:rPr>
                <w:rFonts w:cs="Times New Roman"/>
                <w:szCs w:val="26"/>
              </w:rPr>
              <w:t xml:space="preserve"> đã cộng Khoản phải trả khác được quy đổi sang nội tệ.</w:t>
            </w:r>
          </w:p>
          <w:p w14:paraId="7CF1AE64" w14:textId="77777777" w:rsidR="00F119FA" w:rsidRPr="00571988"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5EBC2BDC" w14:textId="77777777" w:rsidR="00F119FA" w:rsidRPr="00571988"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Trường số tiền hệ thống tự tính toán bằng Tổng số tiền BCT và Tỷ giá.</w:t>
            </w:r>
          </w:p>
          <w:p w14:paraId="73EB88BC" w14:textId="77777777" w:rsidR="00F119FA" w:rsidRPr="00B902FC" w:rsidRDefault="00F119FA" w:rsidP="00BD3695">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2DE99121" w14:textId="77777777" w:rsidR="00F119FA" w:rsidRPr="00F739E0" w:rsidRDefault="00F119FA" w:rsidP="00BD3695">
            <w:pPr>
              <w:spacing w:line="312" w:lineRule="auto"/>
              <w:ind w:firstLine="0"/>
              <w:jc w:val="both"/>
              <w:rPr>
                <w:rFonts w:cs="Times New Roman"/>
                <w:szCs w:val="26"/>
              </w:rPr>
            </w:pPr>
            <w:r w:rsidRPr="00B902FC">
              <w:rPr>
                <w:rFonts w:cs="Times New Roman"/>
                <w:b/>
                <w:color w:val="FF0000"/>
                <w:szCs w:val="26"/>
              </w:rPr>
              <w:t>Tổng số tiền phải trả quy đổi</w:t>
            </w:r>
          </w:p>
        </w:tc>
        <w:tc>
          <w:tcPr>
            <w:tcW w:w="1417" w:type="dxa"/>
            <w:gridSpan w:val="2"/>
          </w:tcPr>
          <w:p w14:paraId="74716A23"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3E01C80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1C81CC2" w14:textId="77777777" w:rsidTr="009D508E">
        <w:tc>
          <w:tcPr>
            <w:tcW w:w="1458" w:type="dxa"/>
          </w:tcPr>
          <w:p w14:paraId="431E8FBD" w14:textId="77777777" w:rsidR="00F119FA" w:rsidRDefault="00F119FA" w:rsidP="00BD3695">
            <w:pPr>
              <w:spacing w:line="312" w:lineRule="auto"/>
              <w:ind w:firstLine="0"/>
              <w:jc w:val="both"/>
              <w:rPr>
                <w:rFonts w:cs="Times New Roman"/>
                <w:b/>
                <w:color w:val="FF0000"/>
                <w:szCs w:val="26"/>
              </w:rPr>
            </w:pPr>
            <w:r w:rsidRPr="00B902FC">
              <w:rPr>
                <w:rFonts w:cs="Times New Roman"/>
                <w:b/>
                <w:color w:val="FF0000"/>
                <w:szCs w:val="26"/>
              </w:rPr>
              <w:t>Tổng số tiền BCT quy đổi</w:t>
            </w:r>
          </w:p>
          <w:p w14:paraId="067D2F3D"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Số tiền đòi quy đổi</w:t>
            </w:r>
            <w:r w:rsidRPr="00B902FC">
              <w:rPr>
                <w:rFonts w:cs="Times New Roman"/>
                <w:i/>
                <w:color w:val="FF0000"/>
                <w:szCs w:val="26"/>
              </w:rPr>
              <w:t xml:space="preserve"> (*))</w:t>
            </w:r>
          </w:p>
        </w:tc>
        <w:tc>
          <w:tcPr>
            <w:tcW w:w="1372" w:type="dxa"/>
          </w:tcPr>
          <w:p w14:paraId="0B89E804"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4496A56A"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6254A3AE"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641831AF"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0F3700DC"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4C28BC2E"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14C9C9AF" w14:textId="77777777" w:rsidTr="009D508E">
        <w:tc>
          <w:tcPr>
            <w:tcW w:w="1458" w:type="dxa"/>
          </w:tcPr>
          <w:p w14:paraId="05041579"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dư BCT</w:t>
            </w:r>
          </w:p>
        </w:tc>
        <w:tc>
          <w:tcPr>
            <w:tcW w:w="1372" w:type="dxa"/>
          </w:tcPr>
          <w:p w14:paraId="08B87204"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6FAB9A1"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7BB01579"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2D34C7CE"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khác và được cập nhật sau các lần xử lý BCT đòi tiền (sửa đổi/thanh toán BCT).</w:t>
            </w:r>
          </w:p>
          <w:p w14:paraId="5CE2059F"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65FE9228" w14:textId="77777777" w:rsidR="00F119FA" w:rsidRPr="00F739E0" w:rsidRDefault="00F119FA" w:rsidP="00BD3695">
            <w:pPr>
              <w:spacing w:line="312" w:lineRule="auto"/>
              <w:ind w:firstLine="0"/>
              <w:jc w:val="both"/>
              <w:rPr>
                <w:rFonts w:cs="Times New Roman"/>
                <w:szCs w:val="26"/>
              </w:rPr>
            </w:pPr>
            <w:r w:rsidRPr="00B902FC">
              <w:rPr>
                <w:rFonts w:cs="Times New Roman"/>
                <w:color w:val="FF0000"/>
                <w:szCs w:val="26"/>
              </w:rPr>
              <w:t>Trong chức năng này, trường này không hiển thị trên màn hình.</w:t>
            </w:r>
          </w:p>
        </w:tc>
        <w:tc>
          <w:tcPr>
            <w:tcW w:w="1417" w:type="dxa"/>
            <w:gridSpan w:val="2"/>
          </w:tcPr>
          <w:p w14:paraId="7239E9D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2CD9B4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EF60F42" w14:textId="77777777" w:rsidTr="009D508E">
        <w:tc>
          <w:tcPr>
            <w:tcW w:w="1458" w:type="dxa"/>
          </w:tcPr>
          <w:p w14:paraId="1C4AF37A"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w:t>
            </w:r>
          </w:p>
        </w:tc>
        <w:tc>
          <w:tcPr>
            <w:tcW w:w="1372" w:type="dxa"/>
          </w:tcPr>
          <w:p w14:paraId="026B4BF1"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694D0E00"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4C1F11B5"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5EF73953"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4D5F068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18B7AE2"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868F5DA" w14:textId="77777777" w:rsidTr="009D508E">
        <w:tc>
          <w:tcPr>
            <w:tcW w:w="1458" w:type="dxa"/>
          </w:tcPr>
          <w:p w14:paraId="70B44B0A"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dư BCT quy đổi</w:t>
            </w:r>
          </w:p>
        </w:tc>
        <w:tc>
          <w:tcPr>
            <w:tcW w:w="1372" w:type="dxa"/>
          </w:tcPr>
          <w:p w14:paraId="4FAFA668"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08FD3A7"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48B76869"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3F2D6D92"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khác, được cập nhật sau các lần xử lý BCT đòi tiền (sửa đổi/thanh toán BCT và được quy đổi sang nội tệ</w:t>
            </w:r>
          </w:p>
          <w:p w14:paraId="4CD14352" w14:textId="77777777" w:rsidR="00F119FA" w:rsidRPr="00571988"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13106CFF" w14:textId="77777777" w:rsidR="00F119FA" w:rsidRPr="00571988"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t xml:space="preserve">Trường số tiền hệ thống tự tính toán </w:t>
            </w:r>
            <w:r w:rsidRPr="00571988">
              <w:rPr>
                <w:rFonts w:cs="Times New Roman"/>
                <w:szCs w:val="26"/>
              </w:rPr>
              <w:lastRenderedPageBreak/>
              <w:t>dựa trên Tổng Số dư BCT và Tỷ giá</w:t>
            </w:r>
          </w:p>
          <w:p w14:paraId="78321BB2" w14:textId="77777777" w:rsidR="00F119FA" w:rsidRPr="00F739E0" w:rsidRDefault="00F119FA" w:rsidP="00BD3695">
            <w:pPr>
              <w:spacing w:line="312" w:lineRule="auto"/>
              <w:ind w:firstLine="0"/>
              <w:jc w:val="both"/>
              <w:rPr>
                <w:rFonts w:cs="Times New Roman"/>
                <w:szCs w:val="26"/>
              </w:rPr>
            </w:pPr>
            <w:r w:rsidRPr="00B902FC">
              <w:rPr>
                <w:rFonts w:cs="Times New Roman"/>
                <w:color w:val="FF0000"/>
                <w:szCs w:val="26"/>
              </w:rPr>
              <w:t>Trong chức năng này, trường này không hiển thị trên màn hình.</w:t>
            </w:r>
          </w:p>
        </w:tc>
        <w:tc>
          <w:tcPr>
            <w:tcW w:w="1417" w:type="dxa"/>
            <w:gridSpan w:val="2"/>
          </w:tcPr>
          <w:p w14:paraId="355D6A2F"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5BBF63E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1856949" w14:textId="77777777" w:rsidTr="009D508E">
        <w:tc>
          <w:tcPr>
            <w:tcW w:w="1458" w:type="dxa"/>
          </w:tcPr>
          <w:p w14:paraId="4DAC90F9"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 quy đổi</w:t>
            </w:r>
          </w:p>
        </w:tc>
        <w:tc>
          <w:tcPr>
            <w:tcW w:w="1372" w:type="dxa"/>
          </w:tcPr>
          <w:p w14:paraId="7042860F"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431DD2FA"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6A339F74"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59790ECA"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14393992"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726255E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99715BB" w14:textId="77777777" w:rsidTr="009D508E">
        <w:tc>
          <w:tcPr>
            <w:tcW w:w="1458" w:type="dxa"/>
          </w:tcPr>
          <w:p w14:paraId="3624F98D" w14:textId="77777777" w:rsidR="00F119FA" w:rsidRDefault="00F119FA" w:rsidP="00BD3695">
            <w:pPr>
              <w:spacing w:line="312" w:lineRule="auto"/>
              <w:ind w:firstLine="0"/>
              <w:jc w:val="both"/>
              <w:rPr>
                <w:rFonts w:cs="Times New Roman"/>
                <w:b/>
                <w:color w:val="FF0000"/>
                <w:szCs w:val="26"/>
              </w:rPr>
            </w:pPr>
            <w:r w:rsidRPr="00B902FC">
              <w:rPr>
                <w:rFonts w:cs="Times New Roman"/>
                <w:b/>
                <w:color w:val="FF0000"/>
                <w:szCs w:val="26"/>
              </w:rPr>
              <w:lastRenderedPageBreak/>
              <w:t>Tình trạng BCT</w:t>
            </w:r>
          </w:p>
          <w:p w14:paraId="43865C81" w14:textId="77777777" w:rsidR="00F119FA" w:rsidRPr="00F739E0" w:rsidRDefault="00F119FA" w:rsidP="00BD3695">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Trạng thái</w:t>
            </w:r>
            <w:r w:rsidRPr="00B902FC">
              <w:rPr>
                <w:rFonts w:cs="Times New Roman"/>
                <w:i/>
                <w:color w:val="FF0000"/>
                <w:szCs w:val="26"/>
              </w:rPr>
              <w:t xml:space="preserve"> (*))</w:t>
            </w:r>
          </w:p>
        </w:tc>
        <w:tc>
          <w:tcPr>
            <w:tcW w:w="1372" w:type="dxa"/>
          </w:tcPr>
          <w:p w14:paraId="1497A93E"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194463FA"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6FBC26FD"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030A874" w14:textId="77777777" w:rsidR="00F119FA" w:rsidRDefault="00F119FA" w:rsidP="00BD3695">
            <w:pPr>
              <w:spacing w:line="312" w:lineRule="auto"/>
              <w:ind w:firstLine="0"/>
              <w:jc w:val="both"/>
              <w:rPr>
                <w:rFonts w:cs="Times New Roman"/>
                <w:szCs w:val="26"/>
              </w:rPr>
            </w:pPr>
            <w:r w:rsidRPr="00571988">
              <w:rPr>
                <w:rFonts w:cs="Times New Roman"/>
                <w:szCs w:val="26"/>
              </w:rPr>
              <w:t>Thể hiện kết quả kiểm tra BCT đòi tiền theo bảo lãnh.</w:t>
            </w:r>
          </w:p>
          <w:p w14:paraId="05BB3D64"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7B2ED13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E1DD592"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418E1EE" w14:textId="77777777" w:rsidTr="009D508E">
        <w:tc>
          <w:tcPr>
            <w:tcW w:w="1458" w:type="dxa"/>
          </w:tcPr>
          <w:p w14:paraId="6429A30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Nội dung sai sót BCT</w:t>
            </w:r>
          </w:p>
        </w:tc>
        <w:tc>
          <w:tcPr>
            <w:tcW w:w="1372" w:type="dxa"/>
          </w:tcPr>
          <w:p w14:paraId="2C5FA280"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6BE9DE5E" w14:textId="77777777" w:rsidR="00F119FA" w:rsidRDefault="00F119FA" w:rsidP="00BD3695">
            <w:pPr>
              <w:spacing w:line="312" w:lineRule="auto"/>
              <w:ind w:firstLine="0"/>
              <w:jc w:val="center"/>
              <w:rPr>
                <w:rFonts w:cs="Times New Roman"/>
                <w:szCs w:val="26"/>
              </w:rPr>
            </w:pPr>
            <w:r w:rsidRPr="00571988">
              <w:rPr>
                <w:rFonts w:cs="Times New Roman"/>
                <w:szCs w:val="26"/>
              </w:rPr>
              <w:t>1500</w:t>
            </w:r>
          </w:p>
        </w:tc>
        <w:tc>
          <w:tcPr>
            <w:tcW w:w="992" w:type="dxa"/>
          </w:tcPr>
          <w:p w14:paraId="06049C23"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79E6920D" w14:textId="77777777" w:rsidR="00F119FA" w:rsidRDefault="00F119FA" w:rsidP="00BD3695">
            <w:pPr>
              <w:spacing w:line="312" w:lineRule="auto"/>
              <w:ind w:firstLine="0"/>
              <w:jc w:val="both"/>
              <w:rPr>
                <w:rFonts w:cs="Times New Roman"/>
                <w:szCs w:val="26"/>
              </w:rPr>
            </w:pPr>
            <w:r w:rsidRPr="00571988">
              <w:rPr>
                <w:rFonts w:cs="Times New Roman"/>
                <w:szCs w:val="26"/>
              </w:rPr>
              <w:t>Thể hiện chi tiết các sai sót của BCT đòi tiề</w:t>
            </w:r>
            <w:r>
              <w:rPr>
                <w:rFonts w:cs="Times New Roman"/>
                <w:szCs w:val="26"/>
              </w:rPr>
              <w:t>n theo bảo lãnh.</w:t>
            </w:r>
          </w:p>
          <w:p w14:paraId="1D7DE46D"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01B0EC1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B5CD9B5"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E591B7B" w14:textId="77777777" w:rsidTr="009D508E">
        <w:tc>
          <w:tcPr>
            <w:tcW w:w="1458" w:type="dxa"/>
          </w:tcPr>
          <w:p w14:paraId="39A0248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Chứng từ xuất trình</w:t>
            </w:r>
          </w:p>
        </w:tc>
        <w:tc>
          <w:tcPr>
            <w:tcW w:w="1372" w:type="dxa"/>
          </w:tcPr>
          <w:p w14:paraId="4FA62A4E"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34B1D551" w14:textId="77777777" w:rsidR="00F119FA" w:rsidRDefault="00F119FA" w:rsidP="00BD3695">
            <w:pPr>
              <w:spacing w:line="312" w:lineRule="auto"/>
              <w:ind w:firstLine="0"/>
              <w:jc w:val="center"/>
              <w:rPr>
                <w:rFonts w:cs="Times New Roman"/>
                <w:szCs w:val="26"/>
              </w:rPr>
            </w:pPr>
          </w:p>
        </w:tc>
        <w:tc>
          <w:tcPr>
            <w:tcW w:w="992" w:type="dxa"/>
          </w:tcPr>
          <w:p w14:paraId="25515C3E"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3D4C8BDE" w14:textId="77777777" w:rsidR="00F119FA" w:rsidRDefault="00F119FA" w:rsidP="00BD3695">
            <w:pPr>
              <w:spacing w:line="312" w:lineRule="auto"/>
              <w:ind w:firstLine="0"/>
              <w:jc w:val="both"/>
              <w:rPr>
                <w:rFonts w:cs="Times New Roman"/>
                <w:szCs w:val="26"/>
              </w:rPr>
            </w:pPr>
            <w:r>
              <w:rPr>
                <w:rFonts w:cs="Times New Roman"/>
                <w:szCs w:val="26"/>
              </w:rPr>
              <w:t>D</w:t>
            </w:r>
            <w:r w:rsidRPr="00571988">
              <w:rPr>
                <w:rFonts w:cs="Times New Roman"/>
                <w:szCs w:val="26"/>
              </w:rPr>
              <w:t>anh sách các chứng từ xuất trình trong BCT bao gồm cả bản gốc và bản sao.</w:t>
            </w:r>
          </w:p>
          <w:p w14:paraId="3C9E9938"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2B68BD7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C38E940"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AE45F56" w14:textId="77777777" w:rsidTr="009D508E">
        <w:tc>
          <w:tcPr>
            <w:tcW w:w="1458" w:type="dxa"/>
          </w:tcPr>
          <w:p w14:paraId="1B8038CB"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 xml:space="preserve">NH </w:t>
            </w:r>
            <w:r w:rsidRPr="002C0458">
              <w:rPr>
                <w:rFonts w:cs="Times New Roman"/>
                <w:b/>
                <w:szCs w:val="26"/>
              </w:rPr>
              <w:t>nhận Thư đòi tiền</w:t>
            </w:r>
          </w:p>
        </w:tc>
        <w:tc>
          <w:tcPr>
            <w:tcW w:w="1372" w:type="dxa"/>
          </w:tcPr>
          <w:p w14:paraId="210F87EF" w14:textId="77777777" w:rsidR="00F119FA" w:rsidRPr="00F739E0" w:rsidRDefault="00F119FA" w:rsidP="00BD3695">
            <w:pPr>
              <w:spacing w:line="312" w:lineRule="auto"/>
              <w:ind w:firstLine="0"/>
              <w:jc w:val="center"/>
              <w:rPr>
                <w:rFonts w:cs="Times New Roman"/>
                <w:szCs w:val="26"/>
              </w:rPr>
            </w:pPr>
          </w:p>
        </w:tc>
        <w:tc>
          <w:tcPr>
            <w:tcW w:w="709" w:type="dxa"/>
          </w:tcPr>
          <w:p w14:paraId="6BDE9A89" w14:textId="77777777" w:rsidR="00F119FA" w:rsidRDefault="00F119FA" w:rsidP="00BD3695">
            <w:pPr>
              <w:spacing w:line="312" w:lineRule="auto"/>
              <w:ind w:firstLine="0"/>
              <w:jc w:val="center"/>
              <w:rPr>
                <w:rFonts w:cs="Times New Roman"/>
                <w:szCs w:val="26"/>
              </w:rPr>
            </w:pPr>
          </w:p>
        </w:tc>
        <w:tc>
          <w:tcPr>
            <w:tcW w:w="992" w:type="dxa"/>
          </w:tcPr>
          <w:p w14:paraId="55DB7B3F" w14:textId="77777777" w:rsidR="00F119FA" w:rsidRDefault="00F119FA" w:rsidP="00BD3695">
            <w:pPr>
              <w:spacing w:line="312" w:lineRule="auto"/>
              <w:ind w:firstLine="0"/>
              <w:jc w:val="center"/>
              <w:rPr>
                <w:rFonts w:cs="Times New Roman"/>
                <w:szCs w:val="26"/>
              </w:rPr>
            </w:pPr>
          </w:p>
        </w:tc>
        <w:tc>
          <w:tcPr>
            <w:tcW w:w="4395" w:type="dxa"/>
          </w:tcPr>
          <w:p w14:paraId="6013F4EE"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78A82E84" w14:textId="77777777" w:rsidR="00F119FA" w:rsidRDefault="00F119FA" w:rsidP="00BD3695">
            <w:pPr>
              <w:spacing w:line="312" w:lineRule="auto"/>
              <w:ind w:firstLine="0"/>
              <w:jc w:val="center"/>
              <w:rPr>
                <w:rFonts w:cs="Times New Roman"/>
                <w:szCs w:val="26"/>
              </w:rPr>
            </w:pPr>
          </w:p>
        </w:tc>
        <w:tc>
          <w:tcPr>
            <w:tcW w:w="1417" w:type="dxa"/>
          </w:tcPr>
          <w:p w14:paraId="670D78E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3D6C60D" w14:textId="77777777" w:rsidTr="009D508E">
        <w:tc>
          <w:tcPr>
            <w:tcW w:w="1458" w:type="dxa"/>
          </w:tcPr>
          <w:p w14:paraId="762A0DCD"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Tên</w:t>
            </w:r>
          </w:p>
        </w:tc>
        <w:tc>
          <w:tcPr>
            <w:tcW w:w="1372" w:type="dxa"/>
          </w:tcPr>
          <w:p w14:paraId="46606E14"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7C6BD1CC" w14:textId="77777777" w:rsidR="00F119FA"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4F5C8BD3"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C6CFC4A"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Tên của NH </w:t>
            </w:r>
            <w:r w:rsidRPr="002C0458">
              <w:rPr>
                <w:rFonts w:cs="Times New Roman"/>
                <w:szCs w:val="26"/>
                <w:lang w:val="en-GB"/>
              </w:rPr>
              <w:t>nhận Thư đòi tiền</w:t>
            </w:r>
            <w:r w:rsidRPr="00571988">
              <w:rPr>
                <w:rFonts w:cs="Times New Roman"/>
                <w:szCs w:val="26"/>
              </w:rPr>
              <w:t>.</w:t>
            </w:r>
          </w:p>
          <w:p w14:paraId="6C17662B"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58B75DCE"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D968E1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4C5B904" w14:textId="77777777" w:rsidTr="009D508E">
        <w:tc>
          <w:tcPr>
            <w:tcW w:w="1458" w:type="dxa"/>
          </w:tcPr>
          <w:p w14:paraId="4178C08E"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Địa chỉ</w:t>
            </w:r>
          </w:p>
        </w:tc>
        <w:tc>
          <w:tcPr>
            <w:tcW w:w="1372" w:type="dxa"/>
          </w:tcPr>
          <w:p w14:paraId="507FEDA3"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56CC6F30" w14:textId="77777777" w:rsidR="00F119FA"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7BD270A1"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337DBC7"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Địa chỉ của NH </w:t>
            </w:r>
            <w:r w:rsidRPr="002C0458">
              <w:rPr>
                <w:rFonts w:cs="Times New Roman"/>
                <w:szCs w:val="26"/>
                <w:lang w:val="en-GB"/>
              </w:rPr>
              <w:t>nhận Thư đòi tiền</w:t>
            </w:r>
            <w:r w:rsidRPr="00571988">
              <w:rPr>
                <w:rFonts w:cs="Times New Roman"/>
                <w:szCs w:val="26"/>
              </w:rPr>
              <w:t>.</w:t>
            </w:r>
          </w:p>
          <w:p w14:paraId="20F754E9"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4B812C8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5965EF5"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C6705EE" w14:textId="77777777" w:rsidTr="009D508E">
        <w:tc>
          <w:tcPr>
            <w:tcW w:w="1458" w:type="dxa"/>
          </w:tcPr>
          <w:p w14:paraId="1057AA65" w14:textId="77777777" w:rsidR="00F119FA" w:rsidRPr="00F739E0" w:rsidRDefault="00F119FA" w:rsidP="00BD3695">
            <w:pPr>
              <w:spacing w:line="312" w:lineRule="auto"/>
              <w:ind w:firstLine="0"/>
              <w:jc w:val="both"/>
              <w:rPr>
                <w:rFonts w:cs="Times New Roman"/>
                <w:b/>
                <w:szCs w:val="26"/>
              </w:rPr>
            </w:pPr>
            <w:r w:rsidRPr="002C0458">
              <w:rPr>
                <w:rFonts w:cs="Times New Roman"/>
                <w:b/>
                <w:szCs w:val="26"/>
                <w:lang w:val="en-GB"/>
              </w:rPr>
              <w:t>SWIFT code</w:t>
            </w:r>
          </w:p>
        </w:tc>
        <w:tc>
          <w:tcPr>
            <w:tcW w:w="1372" w:type="dxa"/>
          </w:tcPr>
          <w:p w14:paraId="0E30934D"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788FA3B2" w14:textId="77777777" w:rsidR="00F119FA"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3987E2BE"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D126F43" w14:textId="77777777" w:rsidR="00F119FA" w:rsidRPr="00571988" w:rsidRDefault="00F119FA" w:rsidP="00BD3695">
            <w:pPr>
              <w:spacing w:line="312" w:lineRule="auto"/>
              <w:ind w:firstLine="0"/>
              <w:jc w:val="both"/>
              <w:rPr>
                <w:rFonts w:cs="Times New Roman"/>
                <w:szCs w:val="26"/>
              </w:rPr>
            </w:pPr>
            <w:r w:rsidRPr="002C0458">
              <w:rPr>
                <w:rFonts w:cs="Times New Roman"/>
                <w:szCs w:val="26"/>
                <w:lang w:val="en-GB"/>
              </w:rPr>
              <w:t>Mã SWIFT của NH nhận Thư đòi tiền</w:t>
            </w:r>
            <w:r w:rsidRPr="00571988">
              <w:rPr>
                <w:rFonts w:cs="Times New Roman"/>
                <w:szCs w:val="26"/>
              </w:rPr>
              <w:t>.</w:t>
            </w:r>
          </w:p>
          <w:p w14:paraId="374327D2"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265B6BE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C470A6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87C3EEC" w14:textId="77777777" w:rsidTr="00F119FA">
        <w:tc>
          <w:tcPr>
            <w:tcW w:w="11760" w:type="dxa"/>
            <w:gridSpan w:val="8"/>
            <w:shd w:val="clear" w:color="auto" w:fill="FFFF00"/>
          </w:tcPr>
          <w:p w14:paraId="475B669C" w14:textId="77777777" w:rsidR="00F119FA" w:rsidRPr="00F01510" w:rsidRDefault="00F119FA" w:rsidP="00BD3695">
            <w:pPr>
              <w:spacing w:line="312" w:lineRule="auto"/>
              <w:ind w:firstLine="0"/>
              <w:rPr>
                <w:rFonts w:cs="Times New Roman"/>
                <w:b/>
                <w:szCs w:val="26"/>
              </w:rPr>
            </w:pPr>
            <w:r>
              <w:rPr>
                <w:rFonts w:cs="Times New Roman"/>
                <w:b/>
                <w:color w:val="FF0000"/>
                <w:szCs w:val="26"/>
              </w:rPr>
              <w:t>Tại</w:t>
            </w:r>
            <w:r w:rsidRPr="00F01510">
              <w:rPr>
                <w:rFonts w:cs="Times New Roman"/>
                <w:b/>
                <w:color w:val="FF0000"/>
                <w:szCs w:val="26"/>
              </w:rPr>
              <w:t xml:space="preserve"> sự kiện</w:t>
            </w:r>
            <w:r>
              <w:rPr>
                <w:rFonts w:cs="Times New Roman"/>
                <w:b/>
                <w:color w:val="FF0000"/>
                <w:szCs w:val="26"/>
              </w:rPr>
              <w:t xml:space="preserve"> Thanh toán/Đóng BCT có thêm một số trường sau</w:t>
            </w:r>
            <w:r w:rsidRPr="00F01510">
              <w:rPr>
                <w:rFonts w:cs="Times New Roman"/>
                <w:b/>
                <w:color w:val="FF0000"/>
                <w:szCs w:val="26"/>
              </w:rPr>
              <w:t>:</w:t>
            </w:r>
          </w:p>
        </w:tc>
      </w:tr>
      <w:tr w:rsidR="00F119FA" w:rsidRPr="00571988" w14:paraId="5DE14398" w14:textId="77777777" w:rsidTr="009D508E">
        <w:tc>
          <w:tcPr>
            <w:tcW w:w="1458" w:type="dxa"/>
          </w:tcPr>
          <w:p w14:paraId="7186ABD0" w14:textId="77777777" w:rsidR="00F119FA" w:rsidRPr="00F739E0" w:rsidRDefault="00F119FA" w:rsidP="00BD3695">
            <w:pPr>
              <w:spacing w:line="312" w:lineRule="auto"/>
              <w:ind w:firstLine="0"/>
              <w:jc w:val="both"/>
              <w:rPr>
                <w:rFonts w:cs="Times New Roman"/>
                <w:b/>
                <w:szCs w:val="26"/>
              </w:rPr>
            </w:pPr>
            <w:commentRangeStart w:id="310"/>
            <w:commentRangeStart w:id="311"/>
            <w:r w:rsidRPr="00571988">
              <w:rPr>
                <w:rFonts w:cs="Times New Roman"/>
                <w:b/>
                <w:szCs w:val="26"/>
              </w:rPr>
              <w:t xml:space="preserve">Số </w:t>
            </w:r>
            <w:r>
              <w:rPr>
                <w:rFonts w:cs="Times New Roman"/>
                <w:b/>
                <w:szCs w:val="26"/>
              </w:rPr>
              <w:t>Ref</w:t>
            </w:r>
            <w:r w:rsidRPr="00571988">
              <w:rPr>
                <w:rFonts w:cs="Times New Roman"/>
                <w:b/>
                <w:szCs w:val="26"/>
              </w:rPr>
              <w:t xml:space="preserve"> BCT</w:t>
            </w:r>
            <w:commentRangeEnd w:id="310"/>
            <w:r>
              <w:rPr>
                <w:rStyle w:val="CommentReference"/>
              </w:rPr>
              <w:commentReference w:id="310"/>
            </w:r>
            <w:commentRangeEnd w:id="311"/>
            <w:r w:rsidR="00023A71">
              <w:rPr>
                <w:rStyle w:val="CommentReference"/>
              </w:rPr>
              <w:commentReference w:id="311"/>
            </w:r>
          </w:p>
        </w:tc>
        <w:tc>
          <w:tcPr>
            <w:tcW w:w="1372" w:type="dxa"/>
          </w:tcPr>
          <w:p w14:paraId="567A40B9"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B11E448" w14:textId="77777777" w:rsidR="00F119FA" w:rsidRDefault="00F119FA" w:rsidP="00BD3695">
            <w:pPr>
              <w:spacing w:line="312" w:lineRule="auto"/>
              <w:ind w:firstLine="0"/>
              <w:jc w:val="center"/>
              <w:rPr>
                <w:rFonts w:cs="Times New Roman"/>
                <w:szCs w:val="26"/>
              </w:rPr>
            </w:pPr>
            <w:r w:rsidRPr="00571988">
              <w:rPr>
                <w:rFonts w:cs="Times New Roman"/>
                <w:szCs w:val="26"/>
              </w:rPr>
              <w:t>16</w:t>
            </w:r>
          </w:p>
        </w:tc>
        <w:tc>
          <w:tcPr>
            <w:tcW w:w="992" w:type="dxa"/>
          </w:tcPr>
          <w:p w14:paraId="686F674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14DA4027"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gridSpan w:val="2"/>
          </w:tcPr>
          <w:p w14:paraId="13DBC979"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71CCEE5C"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4342BAFF" w14:textId="77777777" w:rsidTr="009D508E">
        <w:tc>
          <w:tcPr>
            <w:tcW w:w="1458" w:type="dxa"/>
          </w:tcPr>
          <w:p w14:paraId="25EB07F2" w14:textId="77777777" w:rsidR="00F119FA" w:rsidRPr="009C5889" w:rsidRDefault="00F119FA" w:rsidP="00BD3695">
            <w:pPr>
              <w:spacing w:line="312" w:lineRule="auto"/>
              <w:ind w:firstLine="0"/>
              <w:jc w:val="both"/>
              <w:rPr>
                <w:rFonts w:cs="Times New Roman"/>
                <w:b/>
                <w:szCs w:val="26"/>
              </w:rPr>
            </w:pPr>
            <w:r w:rsidRPr="009C5889">
              <w:rPr>
                <w:rFonts w:cs="Times New Roman"/>
                <w:b/>
                <w:szCs w:val="26"/>
              </w:rPr>
              <w:t>Số Ref BCT EE</w:t>
            </w:r>
          </w:p>
        </w:tc>
        <w:tc>
          <w:tcPr>
            <w:tcW w:w="1372" w:type="dxa"/>
          </w:tcPr>
          <w:p w14:paraId="449C8DB4" w14:textId="77777777" w:rsidR="00F119FA" w:rsidRPr="009C5889"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4F51479" w14:textId="77777777" w:rsidR="00F119FA" w:rsidRPr="009C5889" w:rsidRDefault="00F119FA" w:rsidP="00BD3695">
            <w:pPr>
              <w:spacing w:line="312" w:lineRule="auto"/>
              <w:ind w:firstLine="0"/>
              <w:jc w:val="center"/>
              <w:rPr>
                <w:rFonts w:cs="Times New Roman"/>
                <w:szCs w:val="26"/>
              </w:rPr>
            </w:pPr>
            <w:r w:rsidRPr="009C5889">
              <w:rPr>
                <w:rFonts w:cs="Times New Roman"/>
                <w:szCs w:val="26"/>
              </w:rPr>
              <w:t>16</w:t>
            </w:r>
          </w:p>
        </w:tc>
        <w:tc>
          <w:tcPr>
            <w:tcW w:w="992" w:type="dxa"/>
          </w:tcPr>
          <w:p w14:paraId="091F36E2" w14:textId="77777777" w:rsidR="00F119FA" w:rsidRPr="009C5889" w:rsidRDefault="00F119FA" w:rsidP="00BD3695">
            <w:pPr>
              <w:spacing w:line="312" w:lineRule="auto"/>
              <w:ind w:firstLine="0"/>
              <w:jc w:val="center"/>
              <w:rPr>
                <w:rFonts w:cs="Times New Roman"/>
                <w:szCs w:val="26"/>
              </w:rPr>
            </w:pPr>
            <w:r>
              <w:rPr>
                <w:rFonts w:cs="Times New Roman"/>
                <w:szCs w:val="26"/>
              </w:rPr>
              <w:t>(P</w:t>
            </w:r>
            <w:r w:rsidRPr="009C5889">
              <w:rPr>
                <w:rFonts w:cs="Times New Roman"/>
                <w:szCs w:val="26"/>
              </w:rPr>
              <w:t>)</w:t>
            </w:r>
          </w:p>
        </w:tc>
        <w:tc>
          <w:tcPr>
            <w:tcW w:w="4395" w:type="dxa"/>
          </w:tcPr>
          <w:p w14:paraId="0D89362D" w14:textId="77777777" w:rsidR="00F119FA" w:rsidRDefault="00F119FA" w:rsidP="00BD3695">
            <w:pPr>
              <w:spacing w:line="312" w:lineRule="auto"/>
              <w:ind w:firstLine="0"/>
              <w:jc w:val="both"/>
              <w:rPr>
                <w:rFonts w:cs="Times New Roman"/>
                <w:szCs w:val="26"/>
              </w:rPr>
            </w:pPr>
            <w:r w:rsidRPr="009C5889">
              <w:rPr>
                <w:rFonts w:cs="Times New Roman"/>
                <w:szCs w:val="26"/>
              </w:rPr>
              <w:t xml:space="preserve">Số tham chiếu BCT đòi tiền theo </w:t>
            </w:r>
            <w:r>
              <w:rPr>
                <w:rFonts w:cs="Times New Roman"/>
                <w:szCs w:val="26"/>
              </w:rPr>
              <w:t>bảo lãnh</w:t>
            </w:r>
            <w:r w:rsidRPr="009C5889">
              <w:rPr>
                <w:rFonts w:cs="Times New Roman"/>
                <w:szCs w:val="26"/>
              </w:rPr>
              <w:t xml:space="preserve"> do Trung tâm TTTM khởi tạo</w:t>
            </w:r>
          </w:p>
          <w:p w14:paraId="63F0070E"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0A4B927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03E5B56"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448599A" w14:textId="77777777" w:rsidTr="009D508E">
        <w:tc>
          <w:tcPr>
            <w:tcW w:w="1458" w:type="dxa"/>
          </w:tcPr>
          <w:p w14:paraId="720CB0C9"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Lần đòi tiền</w:t>
            </w:r>
          </w:p>
        </w:tc>
        <w:tc>
          <w:tcPr>
            <w:tcW w:w="1372" w:type="dxa"/>
          </w:tcPr>
          <w:p w14:paraId="6BE6FB4A"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174331DB"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07DC6EA9"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2E8E038A"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số thứ tự lần đòi tiề</w:t>
            </w:r>
            <w:r>
              <w:rPr>
                <w:rFonts w:cs="Times New Roman"/>
                <w:szCs w:val="26"/>
              </w:rPr>
              <w:t>n theo 1 bảo lãnh.</w:t>
            </w:r>
          </w:p>
          <w:p w14:paraId="192A9D2D"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12DC8B3C"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1D6460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170A03D" w14:textId="77777777" w:rsidTr="009D508E">
        <w:tc>
          <w:tcPr>
            <w:tcW w:w="1458" w:type="dxa"/>
          </w:tcPr>
          <w:p w14:paraId="66A21620"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Ngày BCT đòi tiền</w:t>
            </w:r>
          </w:p>
        </w:tc>
        <w:tc>
          <w:tcPr>
            <w:tcW w:w="1372" w:type="dxa"/>
          </w:tcPr>
          <w:p w14:paraId="7337B7C4"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3B91DADB"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6585D8C0"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AD92BBE"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BCT được tạo để đòi tiền.</w:t>
            </w:r>
          </w:p>
          <w:p w14:paraId="58700ABD"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5D58D205"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337DF01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8D0B165" w14:textId="77777777" w:rsidTr="009D508E">
        <w:tc>
          <w:tcPr>
            <w:tcW w:w="1458" w:type="dxa"/>
          </w:tcPr>
          <w:p w14:paraId="58BFFDA1" w14:textId="77777777" w:rsidR="00F119FA" w:rsidRPr="00F739E0" w:rsidRDefault="00F119FA" w:rsidP="00BD3695">
            <w:pPr>
              <w:spacing w:line="312" w:lineRule="auto"/>
              <w:ind w:firstLine="0"/>
              <w:jc w:val="both"/>
              <w:rPr>
                <w:rFonts w:cs="Times New Roman"/>
                <w:b/>
                <w:szCs w:val="26"/>
              </w:rPr>
            </w:pPr>
            <w:r>
              <w:rPr>
                <w:rFonts w:cs="Times New Roman"/>
                <w:b/>
                <w:szCs w:val="26"/>
              </w:rPr>
              <w:t>Cách xử lý BCT</w:t>
            </w:r>
          </w:p>
        </w:tc>
        <w:tc>
          <w:tcPr>
            <w:tcW w:w="1372" w:type="dxa"/>
          </w:tcPr>
          <w:p w14:paraId="5871EF8A"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5FF7593" w14:textId="77777777" w:rsidR="00F119FA" w:rsidRDefault="00F119FA" w:rsidP="00BD3695">
            <w:pPr>
              <w:spacing w:line="312" w:lineRule="auto"/>
              <w:ind w:firstLine="0"/>
              <w:jc w:val="center"/>
              <w:rPr>
                <w:rFonts w:cs="Times New Roman"/>
                <w:szCs w:val="26"/>
              </w:rPr>
            </w:pPr>
            <w:r w:rsidRPr="00571988">
              <w:rPr>
                <w:rFonts w:cs="Times New Roman"/>
                <w:szCs w:val="26"/>
              </w:rPr>
              <w:t>35</w:t>
            </w:r>
          </w:p>
        </w:tc>
        <w:tc>
          <w:tcPr>
            <w:tcW w:w="992" w:type="dxa"/>
          </w:tcPr>
          <w:p w14:paraId="544E4638"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59E8A690" w14:textId="77777777" w:rsidR="00F119FA" w:rsidRDefault="00F119FA" w:rsidP="00BD3695">
            <w:pPr>
              <w:spacing w:line="312" w:lineRule="auto"/>
              <w:ind w:firstLine="0"/>
              <w:jc w:val="both"/>
              <w:rPr>
                <w:rFonts w:cs="Times New Roman"/>
                <w:szCs w:val="26"/>
              </w:rPr>
            </w:pPr>
            <w:r>
              <w:rPr>
                <w:rFonts w:cs="Times New Roman"/>
                <w:szCs w:val="26"/>
              </w:rPr>
              <w:t>Cho biết cách thức xử lý BCT đòi tiền.</w:t>
            </w:r>
          </w:p>
          <w:p w14:paraId="4D4AC272"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48126AF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59ED151"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E7CBAFE" w14:textId="77777777" w:rsidTr="009D508E">
        <w:tc>
          <w:tcPr>
            <w:tcW w:w="1458" w:type="dxa"/>
          </w:tcPr>
          <w:p w14:paraId="39324689"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Lần thanh toán</w:t>
            </w:r>
          </w:p>
        </w:tc>
        <w:tc>
          <w:tcPr>
            <w:tcW w:w="1372" w:type="dxa"/>
          </w:tcPr>
          <w:p w14:paraId="58C8BD40"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Integer</w:t>
            </w:r>
          </w:p>
        </w:tc>
        <w:tc>
          <w:tcPr>
            <w:tcW w:w="709" w:type="dxa"/>
          </w:tcPr>
          <w:p w14:paraId="28112508"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34C66326"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39D667F8"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Thể hiện số thứ tự lần thanh toán cho BCT này.</w:t>
            </w:r>
          </w:p>
          <w:p w14:paraId="715F73A7"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75E4B058"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14E28B6"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5176FCE" w14:textId="77777777" w:rsidTr="009D508E">
        <w:tc>
          <w:tcPr>
            <w:tcW w:w="1458" w:type="dxa"/>
          </w:tcPr>
          <w:p w14:paraId="621E52D3"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Ngày thanh toán</w:t>
            </w:r>
            <w:r>
              <w:rPr>
                <w:rFonts w:cs="Times New Roman"/>
                <w:b/>
                <w:szCs w:val="26"/>
              </w:rPr>
              <w:t>/ đóng BCT</w:t>
            </w:r>
          </w:p>
        </w:tc>
        <w:tc>
          <w:tcPr>
            <w:tcW w:w="1372" w:type="dxa"/>
          </w:tcPr>
          <w:p w14:paraId="405C5D77"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Date</w:t>
            </w:r>
          </w:p>
        </w:tc>
        <w:tc>
          <w:tcPr>
            <w:tcW w:w="709" w:type="dxa"/>
          </w:tcPr>
          <w:p w14:paraId="327A7EE4" w14:textId="77777777" w:rsidR="00F119FA" w:rsidRDefault="00F119FA" w:rsidP="00BD3695">
            <w:pPr>
              <w:spacing w:line="312" w:lineRule="auto"/>
              <w:ind w:firstLine="0"/>
              <w:jc w:val="center"/>
              <w:rPr>
                <w:rFonts w:cs="Times New Roman"/>
                <w:szCs w:val="26"/>
              </w:rPr>
            </w:pPr>
            <w:r w:rsidRPr="00571988">
              <w:rPr>
                <w:rFonts w:cs="Times New Roman"/>
                <w:szCs w:val="26"/>
              </w:rPr>
              <w:t>10</w:t>
            </w:r>
          </w:p>
        </w:tc>
        <w:tc>
          <w:tcPr>
            <w:tcW w:w="992" w:type="dxa"/>
          </w:tcPr>
          <w:p w14:paraId="2062B072"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0517C110"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Ngày thực hiện thanh toán</w:t>
            </w:r>
            <w:r>
              <w:rPr>
                <w:rFonts w:cs="Times New Roman"/>
                <w:szCs w:val="26"/>
              </w:rPr>
              <w:t xml:space="preserve"> hoặc đóng</w:t>
            </w:r>
            <w:r w:rsidRPr="00571988">
              <w:rPr>
                <w:rFonts w:cs="Times New Roman"/>
                <w:szCs w:val="26"/>
              </w:rPr>
              <w:t xml:space="preserve"> BCT đòi tiền.</w:t>
            </w:r>
          </w:p>
          <w:p w14:paraId="7B562666"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330C21F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3801E4D"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0180AE1" w14:textId="77777777" w:rsidTr="009D508E">
        <w:tc>
          <w:tcPr>
            <w:tcW w:w="1458" w:type="dxa"/>
          </w:tcPr>
          <w:p w14:paraId="3F28E0D1" w14:textId="77777777" w:rsidR="00F119FA" w:rsidRPr="00B920FF" w:rsidRDefault="00F119FA" w:rsidP="00BD3695">
            <w:pPr>
              <w:spacing w:line="312" w:lineRule="auto"/>
              <w:ind w:firstLine="0"/>
              <w:jc w:val="both"/>
              <w:rPr>
                <w:rFonts w:cs="Times New Roman"/>
                <w:b/>
                <w:color w:val="FF0000"/>
                <w:szCs w:val="26"/>
              </w:rPr>
            </w:pPr>
            <w:r w:rsidRPr="00B920FF">
              <w:rPr>
                <w:rFonts w:cs="Times New Roman"/>
                <w:b/>
                <w:color w:val="FF0000"/>
                <w:szCs w:val="26"/>
              </w:rPr>
              <w:t>Nguồn thanh toán</w:t>
            </w:r>
          </w:p>
        </w:tc>
        <w:tc>
          <w:tcPr>
            <w:tcW w:w="1372" w:type="dxa"/>
          </w:tcPr>
          <w:p w14:paraId="1E45877F"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6C6BD73F" w14:textId="77777777" w:rsidR="00F119FA" w:rsidRDefault="00F119FA" w:rsidP="00BD3695">
            <w:pPr>
              <w:spacing w:line="312" w:lineRule="auto"/>
              <w:ind w:firstLine="0"/>
              <w:jc w:val="center"/>
              <w:rPr>
                <w:rFonts w:cs="Times New Roman"/>
                <w:szCs w:val="26"/>
              </w:rPr>
            </w:pPr>
            <w:r>
              <w:rPr>
                <w:rFonts w:cs="Times New Roman"/>
                <w:szCs w:val="26"/>
              </w:rPr>
              <w:t>512</w:t>
            </w:r>
          </w:p>
        </w:tc>
        <w:tc>
          <w:tcPr>
            <w:tcW w:w="992" w:type="dxa"/>
          </w:tcPr>
          <w:p w14:paraId="002D6A00" w14:textId="77777777" w:rsidR="00F119FA"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395" w:type="dxa"/>
          </w:tcPr>
          <w:p w14:paraId="69483ADE"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Nguồn thanh toán cho BCT đòi tiền.</w:t>
            </w:r>
          </w:p>
          <w:p w14:paraId="130751AF" w14:textId="77777777" w:rsidR="00F119FA" w:rsidRPr="00F739E0" w:rsidRDefault="00F119FA" w:rsidP="00BD3695">
            <w:pPr>
              <w:spacing w:line="312" w:lineRule="auto"/>
              <w:ind w:firstLine="0"/>
              <w:jc w:val="both"/>
              <w:rPr>
                <w:rFonts w:cs="Times New Roman"/>
                <w:szCs w:val="26"/>
              </w:rPr>
            </w:pPr>
            <w:r>
              <w:rPr>
                <w:rFonts w:cs="Times New Roman"/>
                <w:szCs w:val="26"/>
              </w:rPr>
              <w:t>Người dùng tự nhập.</w:t>
            </w:r>
          </w:p>
        </w:tc>
        <w:tc>
          <w:tcPr>
            <w:tcW w:w="1417" w:type="dxa"/>
            <w:gridSpan w:val="2"/>
          </w:tcPr>
          <w:p w14:paraId="1AD5722E"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098A0CC1"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00BA9DC3" w14:textId="77777777" w:rsidTr="009D508E">
        <w:tc>
          <w:tcPr>
            <w:tcW w:w="1458" w:type="dxa"/>
          </w:tcPr>
          <w:p w14:paraId="05660726"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Lý do đóng BCT</w:t>
            </w:r>
          </w:p>
        </w:tc>
        <w:tc>
          <w:tcPr>
            <w:tcW w:w="1372" w:type="dxa"/>
          </w:tcPr>
          <w:p w14:paraId="362CF321"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nVarChar</w:t>
            </w:r>
          </w:p>
        </w:tc>
        <w:tc>
          <w:tcPr>
            <w:tcW w:w="709" w:type="dxa"/>
          </w:tcPr>
          <w:p w14:paraId="757806E9" w14:textId="77777777" w:rsidR="00F119FA" w:rsidRDefault="00F119FA" w:rsidP="00BD3695">
            <w:pPr>
              <w:spacing w:line="312" w:lineRule="auto"/>
              <w:ind w:firstLine="0"/>
              <w:jc w:val="center"/>
              <w:rPr>
                <w:rFonts w:cs="Times New Roman"/>
                <w:szCs w:val="26"/>
              </w:rPr>
            </w:pPr>
            <w:r w:rsidRPr="00571988">
              <w:rPr>
                <w:rFonts w:cs="Times New Roman"/>
                <w:szCs w:val="26"/>
              </w:rPr>
              <w:t>255</w:t>
            </w:r>
          </w:p>
        </w:tc>
        <w:tc>
          <w:tcPr>
            <w:tcW w:w="992" w:type="dxa"/>
          </w:tcPr>
          <w:p w14:paraId="18AE1541"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tcPr>
          <w:p w14:paraId="697214C9"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Lý do đóng BCT đòi tiền.</w:t>
            </w:r>
          </w:p>
          <w:p w14:paraId="5894495F" w14:textId="77777777" w:rsidR="00F119FA" w:rsidRPr="00F739E0"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tc>
        <w:tc>
          <w:tcPr>
            <w:tcW w:w="1417" w:type="dxa"/>
            <w:gridSpan w:val="2"/>
          </w:tcPr>
          <w:p w14:paraId="4BCF9FFF"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7739D55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F414ECB" w14:textId="77777777" w:rsidTr="009D508E">
        <w:tc>
          <w:tcPr>
            <w:tcW w:w="1458" w:type="dxa"/>
          </w:tcPr>
          <w:p w14:paraId="12430102"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BCT cũ</w:t>
            </w:r>
          </w:p>
        </w:tc>
        <w:tc>
          <w:tcPr>
            <w:tcW w:w="1372" w:type="dxa"/>
          </w:tcPr>
          <w:p w14:paraId="2F8A61ED"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ADB88EA"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032069F7"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0D8DE8A6"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đã được cập nhật sau các lần sửa đổi/thanh toán BCT ở thời điểm trước khi thanh toán BCT.</w:t>
            </w:r>
          </w:p>
          <w:p w14:paraId="1822D976"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0BFD5458"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gridSpan w:val="2"/>
          </w:tcPr>
          <w:p w14:paraId="10996A98"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689B0CA7"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0DC88DB" w14:textId="77777777" w:rsidTr="009D508E">
        <w:tc>
          <w:tcPr>
            <w:tcW w:w="1458" w:type="dxa"/>
          </w:tcPr>
          <w:p w14:paraId="2778795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BCT cũ</w:t>
            </w:r>
          </w:p>
        </w:tc>
        <w:tc>
          <w:tcPr>
            <w:tcW w:w="1372" w:type="dxa"/>
          </w:tcPr>
          <w:p w14:paraId="53D3F644"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059B6B9E"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367C48DE"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59043687"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11ACB6A2"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9E7134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579D5DB" w14:textId="77777777" w:rsidTr="009D508E">
        <w:tc>
          <w:tcPr>
            <w:tcW w:w="1458" w:type="dxa"/>
          </w:tcPr>
          <w:p w14:paraId="477AF427"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BCT</w:t>
            </w:r>
          </w:p>
        </w:tc>
        <w:tc>
          <w:tcPr>
            <w:tcW w:w="1372" w:type="dxa"/>
          </w:tcPr>
          <w:p w14:paraId="52F557A8"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930998E"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487FA80A"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645E5E19"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dư của BCT đòi tiền theo B</w:t>
            </w:r>
            <w:r>
              <w:rPr>
                <w:rFonts w:cs="Times New Roman"/>
                <w:szCs w:val="26"/>
              </w:rPr>
              <w:t>ảo lãnh</w:t>
            </w:r>
            <w:r w:rsidRPr="00571988">
              <w:rPr>
                <w:rFonts w:cs="Times New Roman"/>
                <w:szCs w:val="26"/>
              </w:rPr>
              <w:t xml:space="preserve"> đến thời điểm hiện tại.</w:t>
            </w:r>
          </w:p>
          <w:p w14:paraId="134CD674"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05CBCCCD"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767C91D6" w14:textId="77777777" w:rsidR="00F119FA" w:rsidRPr="00F739E0" w:rsidRDefault="00F119FA" w:rsidP="00BD3695">
            <w:pPr>
              <w:spacing w:line="312" w:lineRule="auto"/>
              <w:ind w:firstLine="0"/>
              <w:jc w:val="both"/>
              <w:rPr>
                <w:rFonts w:cs="Times New Roman"/>
                <w:szCs w:val="26"/>
              </w:rPr>
            </w:pPr>
            <w:r w:rsidRPr="00630B42">
              <w:rPr>
                <w:rFonts w:cs="Times New Roman"/>
                <w:b/>
                <w:color w:val="FF0000"/>
                <w:szCs w:val="26"/>
              </w:rPr>
              <w:t>Số tiền chưa t/toán</w:t>
            </w:r>
            <w:r w:rsidRPr="00630B42">
              <w:rPr>
                <w:rFonts w:cs="Times New Roman"/>
                <w:color w:val="FF0000"/>
                <w:szCs w:val="26"/>
              </w:rPr>
              <w:t>.</w:t>
            </w:r>
          </w:p>
        </w:tc>
        <w:tc>
          <w:tcPr>
            <w:tcW w:w="1417" w:type="dxa"/>
            <w:gridSpan w:val="2"/>
          </w:tcPr>
          <w:p w14:paraId="23F3B5E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7954B62"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E9FB0AC" w14:textId="77777777" w:rsidTr="009D508E">
        <w:tc>
          <w:tcPr>
            <w:tcW w:w="1458" w:type="dxa"/>
          </w:tcPr>
          <w:p w14:paraId="7E0DF192"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BCT</w:t>
            </w:r>
          </w:p>
        </w:tc>
        <w:tc>
          <w:tcPr>
            <w:tcW w:w="1372" w:type="dxa"/>
          </w:tcPr>
          <w:p w14:paraId="77F96506"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35A5821A"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297D0114"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3B9F29BE"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641130D1"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28AB71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1759FDF" w14:textId="77777777" w:rsidTr="009D508E">
        <w:tc>
          <w:tcPr>
            <w:tcW w:w="1458" w:type="dxa"/>
          </w:tcPr>
          <w:p w14:paraId="6F4987DB"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Số dư Khoản phải trả khác cũ</w:t>
            </w:r>
          </w:p>
        </w:tc>
        <w:tc>
          <w:tcPr>
            <w:tcW w:w="1372" w:type="dxa"/>
          </w:tcPr>
          <w:p w14:paraId="72EDD770"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296EDFB2"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1D887AD2"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17DC84E3"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Khoản phải trả khác trong BCT đã được cập nhật sau các lần sửa đổi/thanh toán BCT ở thời điểm trước khi thanh toán BCT.</w:t>
            </w:r>
          </w:p>
          <w:p w14:paraId="01E2AD98" w14:textId="77777777" w:rsidR="00F119FA" w:rsidRPr="00571988"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702A4B60"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lastRenderedPageBreak/>
              <w:t>Trường này ẩn, không hiển thị trên màn hình.</w:t>
            </w:r>
          </w:p>
        </w:tc>
        <w:tc>
          <w:tcPr>
            <w:tcW w:w="1417" w:type="dxa"/>
            <w:gridSpan w:val="2"/>
          </w:tcPr>
          <w:p w14:paraId="219A93B2" w14:textId="77777777" w:rsidR="00F119FA" w:rsidRDefault="00F119FA" w:rsidP="00BD3695">
            <w:pPr>
              <w:spacing w:line="312" w:lineRule="auto"/>
              <w:ind w:firstLine="0"/>
              <w:jc w:val="center"/>
              <w:rPr>
                <w:rFonts w:cs="Times New Roman"/>
                <w:szCs w:val="26"/>
              </w:rPr>
            </w:pPr>
            <w:r>
              <w:rPr>
                <w:rFonts w:cs="Times New Roman"/>
                <w:szCs w:val="26"/>
              </w:rPr>
              <w:lastRenderedPageBreak/>
              <w:t>Y</w:t>
            </w:r>
          </w:p>
        </w:tc>
        <w:tc>
          <w:tcPr>
            <w:tcW w:w="1417" w:type="dxa"/>
          </w:tcPr>
          <w:p w14:paraId="4220DAC5"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056AE749" w14:textId="77777777" w:rsidTr="009D508E">
        <w:tc>
          <w:tcPr>
            <w:tcW w:w="1458" w:type="dxa"/>
          </w:tcPr>
          <w:p w14:paraId="1882DB7F"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Số dư Khoản phải trả khác cũ</w:t>
            </w:r>
          </w:p>
        </w:tc>
        <w:tc>
          <w:tcPr>
            <w:tcW w:w="1372" w:type="dxa"/>
          </w:tcPr>
          <w:p w14:paraId="6F2B546D"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6C52D544"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40CC7715"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7F013153"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6BCE2F0A"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5FEF966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A7CA038" w14:textId="77777777" w:rsidTr="009D508E">
        <w:tc>
          <w:tcPr>
            <w:tcW w:w="1458" w:type="dxa"/>
          </w:tcPr>
          <w:p w14:paraId="71378F84"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lastRenderedPageBreak/>
              <w:t>Loại tiền Số dư Khoản phải trả khác</w:t>
            </w:r>
          </w:p>
        </w:tc>
        <w:tc>
          <w:tcPr>
            <w:tcW w:w="1372" w:type="dxa"/>
          </w:tcPr>
          <w:p w14:paraId="7B89BD66"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6E33FB65"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B404FF2"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D47D34D"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dư của Khoản phải trả khác trong BCT đòi tiền theo </w:t>
            </w:r>
            <w:r>
              <w:rPr>
                <w:rFonts w:cs="Times New Roman"/>
                <w:szCs w:val="26"/>
              </w:rPr>
              <w:t>bảo lãnh</w:t>
            </w:r>
            <w:r w:rsidRPr="00571988">
              <w:rPr>
                <w:rFonts w:cs="Times New Roman"/>
                <w:szCs w:val="26"/>
              </w:rPr>
              <w:t xml:space="preserve"> đến thời điểm hiện tại.</w:t>
            </w:r>
          </w:p>
          <w:p w14:paraId="57820963"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32AF01B1"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Trên màn hình, 2 trường này nằm trên 1 hàng và có chung 1 tên hiển thị là:</w:t>
            </w:r>
          </w:p>
          <w:p w14:paraId="7EE0BE43" w14:textId="77777777" w:rsidR="00F119FA" w:rsidRPr="00F739E0" w:rsidRDefault="00F119FA" w:rsidP="00BD3695">
            <w:pPr>
              <w:spacing w:line="312" w:lineRule="auto"/>
              <w:ind w:firstLine="0"/>
              <w:jc w:val="both"/>
              <w:rPr>
                <w:rFonts w:cs="Times New Roman"/>
                <w:szCs w:val="26"/>
              </w:rPr>
            </w:pPr>
            <w:r w:rsidRPr="00630B42">
              <w:rPr>
                <w:rFonts w:cs="Times New Roman"/>
                <w:b/>
                <w:color w:val="FF0000"/>
                <w:szCs w:val="26"/>
              </w:rPr>
              <w:t>Khoản phải trả khác chưa t/toán</w:t>
            </w:r>
            <w:r w:rsidRPr="00630B42">
              <w:rPr>
                <w:rFonts w:cs="Times New Roman"/>
                <w:color w:val="FF0000"/>
                <w:szCs w:val="26"/>
              </w:rPr>
              <w:t>.</w:t>
            </w:r>
          </w:p>
        </w:tc>
        <w:tc>
          <w:tcPr>
            <w:tcW w:w="1417" w:type="dxa"/>
            <w:gridSpan w:val="2"/>
          </w:tcPr>
          <w:p w14:paraId="0EEFFDD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7E8D693"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680CE5DC" w14:textId="77777777" w:rsidTr="009D508E">
        <w:tc>
          <w:tcPr>
            <w:tcW w:w="1458" w:type="dxa"/>
          </w:tcPr>
          <w:p w14:paraId="0A1B3D85"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Số dư Khoản phải trả khác</w:t>
            </w:r>
          </w:p>
        </w:tc>
        <w:tc>
          <w:tcPr>
            <w:tcW w:w="1372" w:type="dxa"/>
          </w:tcPr>
          <w:p w14:paraId="5213BB22"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59FEDA72"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210F321D"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5F024F2F"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76A4B74E"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819277E"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5A9E2869" w14:textId="77777777" w:rsidTr="009D508E">
        <w:tc>
          <w:tcPr>
            <w:tcW w:w="1458" w:type="dxa"/>
          </w:tcPr>
          <w:p w14:paraId="51DB2800"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dư BCT cũ</w:t>
            </w:r>
          </w:p>
        </w:tc>
        <w:tc>
          <w:tcPr>
            <w:tcW w:w="1372" w:type="dxa"/>
          </w:tcPr>
          <w:p w14:paraId="5F9A643C"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410442A4"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5B7D562F"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72602349" w14:textId="77777777" w:rsidR="00F119FA" w:rsidRDefault="00F119FA" w:rsidP="00BD3695">
            <w:pPr>
              <w:spacing w:line="312" w:lineRule="auto"/>
              <w:ind w:firstLine="0"/>
              <w:jc w:val="both"/>
              <w:rPr>
                <w:rFonts w:cs="Times New Roman"/>
                <w:szCs w:val="26"/>
              </w:rPr>
            </w:pPr>
            <w:r w:rsidRPr="00571988">
              <w:rPr>
                <w:rFonts w:cs="Times New Roman"/>
                <w:szCs w:val="26"/>
              </w:rPr>
              <w:t>Loại tiền và Số tiền của BCT đòi tiề</w:t>
            </w:r>
            <w:r>
              <w:rPr>
                <w:rFonts w:cs="Times New Roman"/>
                <w:szCs w:val="26"/>
              </w:rPr>
              <w:t>n theo bảo lãnh</w:t>
            </w:r>
            <w:r w:rsidRPr="00571988">
              <w:rPr>
                <w:rFonts w:cs="Times New Roman"/>
                <w:szCs w:val="26"/>
              </w:rPr>
              <w:t xml:space="preserve"> đã cộng Khoản phải trả khác, đã được cập nhật sau các lần sửa đổi/thanh toán BCT ở thời điểm trước khi thanh toán BCT.</w:t>
            </w:r>
          </w:p>
          <w:p w14:paraId="6D369C08"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630CCA20" w14:textId="77777777" w:rsidR="00F119FA" w:rsidRPr="00F739E0" w:rsidRDefault="00F119FA" w:rsidP="00BD3695">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gridSpan w:val="2"/>
          </w:tcPr>
          <w:p w14:paraId="7CB32B2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008A745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8CBD7FE" w14:textId="77777777" w:rsidTr="009D508E">
        <w:tc>
          <w:tcPr>
            <w:tcW w:w="1458" w:type="dxa"/>
          </w:tcPr>
          <w:p w14:paraId="00813930"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 cũ</w:t>
            </w:r>
          </w:p>
        </w:tc>
        <w:tc>
          <w:tcPr>
            <w:tcW w:w="1372" w:type="dxa"/>
          </w:tcPr>
          <w:p w14:paraId="787B9ABC"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38EC1642"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541EC003" w14:textId="77777777" w:rsidR="00F119FA" w:rsidRDefault="00F119FA" w:rsidP="00BD3695">
            <w:pPr>
              <w:spacing w:line="312" w:lineRule="auto"/>
              <w:ind w:firstLine="0"/>
              <w:jc w:val="center"/>
              <w:rPr>
                <w:rFonts w:cs="Times New Roman"/>
                <w:szCs w:val="26"/>
              </w:rPr>
            </w:pPr>
            <w:r w:rsidRPr="00571988">
              <w:rPr>
                <w:rFonts w:cs="Times New Roman"/>
                <w:szCs w:val="26"/>
              </w:rPr>
              <w:t>(H)</w:t>
            </w:r>
          </w:p>
        </w:tc>
        <w:tc>
          <w:tcPr>
            <w:tcW w:w="4395" w:type="dxa"/>
            <w:vMerge/>
          </w:tcPr>
          <w:p w14:paraId="3AB90B5B"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67F57AD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4F76BA09"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17D0B05A" w14:textId="77777777" w:rsidTr="009D508E">
        <w:tc>
          <w:tcPr>
            <w:tcW w:w="1458" w:type="dxa"/>
          </w:tcPr>
          <w:p w14:paraId="5F29F441"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Loại tiền Tổng số dư BCT</w:t>
            </w:r>
          </w:p>
        </w:tc>
        <w:tc>
          <w:tcPr>
            <w:tcW w:w="1372" w:type="dxa"/>
          </w:tcPr>
          <w:p w14:paraId="678C384E"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958E83F" w14:textId="77777777" w:rsidR="00F119FA"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32D27F8C"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5073DC59"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Tổng số dư của BCT đòi tiền theo </w:t>
            </w:r>
            <w:r>
              <w:rPr>
                <w:rFonts w:cs="Times New Roman"/>
                <w:szCs w:val="26"/>
              </w:rPr>
              <w:t>bảo lãnh</w:t>
            </w:r>
            <w:r w:rsidRPr="00571988">
              <w:rPr>
                <w:rFonts w:cs="Times New Roman"/>
                <w:szCs w:val="26"/>
              </w:rPr>
              <w:t xml:space="preserve"> đến thời điểm hiện tại.</w:t>
            </w:r>
          </w:p>
          <w:p w14:paraId="07D92EE8"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31E93553"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5AAF9016" w14:textId="77777777" w:rsidR="00F119FA" w:rsidRPr="00F739E0" w:rsidRDefault="00F119FA" w:rsidP="00BD3695">
            <w:pPr>
              <w:spacing w:line="312" w:lineRule="auto"/>
              <w:ind w:firstLine="0"/>
              <w:jc w:val="both"/>
              <w:rPr>
                <w:rFonts w:cs="Times New Roman"/>
                <w:szCs w:val="26"/>
              </w:rPr>
            </w:pPr>
            <w:r w:rsidRPr="00630B42">
              <w:rPr>
                <w:rFonts w:cs="Times New Roman"/>
                <w:b/>
                <w:color w:val="FF0000"/>
                <w:szCs w:val="26"/>
              </w:rPr>
              <w:t>Tổng số tiền chưa t/toán</w:t>
            </w:r>
            <w:r w:rsidRPr="00630B42">
              <w:rPr>
                <w:rFonts w:cs="Times New Roman"/>
                <w:color w:val="FF0000"/>
                <w:szCs w:val="26"/>
              </w:rPr>
              <w:t>.</w:t>
            </w:r>
          </w:p>
        </w:tc>
        <w:tc>
          <w:tcPr>
            <w:tcW w:w="1417" w:type="dxa"/>
            <w:gridSpan w:val="2"/>
          </w:tcPr>
          <w:p w14:paraId="1C377B27"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77C54DF"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36DEA535" w14:textId="77777777" w:rsidTr="009D508E">
        <w:tc>
          <w:tcPr>
            <w:tcW w:w="1458" w:type="dxa"/>
          </w:tcPr>
          <w:p w14:paraId="3C0A2F28" w14:textId="77777777" w:rsidR="00F119FA" w:rsidRPr="00F739E0" w:rsidRDefault="00F119FA" w:rsidP="00BD3695">
            <w:pPr>
              <w:spacing w:line="312" w:lineRule="auto"/>
              <w:ind w:firstLine="0"/>
              <w:jc w:val="both"/>
              <w:rPr>
                <w:rFonts w:cs="Times New Roman"/>
                <w:b/>
                <w:szCs w:val="26"/>
              </w:rPr>
            </w:pPr>
            <w:r w:rsidRPr="00571988">
              <w:rPr>
                <w:rFonts w:cs="Times New Roman"/>
                <w:b/>
                <w:szCs w:val="26"/>
              </w:rPr>
              <w:t>Tổng số dư BCT</w:t>
            </w:r>
          </w:p>
        </w:tc>
        <w:tc>
          <w:tcPr>
            <w:tcW w:w="1372" w:type="dxa"/>
          </w:tcPr>
          <w:p w14:paraId="6DBFEFCA" w14:textId="77777777" w:rsidR="00F119FA" w:rsidRPr="00F739E0" w:rsidRDefault="00F119FA" w:rsidP="00BD3695">
            <w:pPr>
              <w:spacing w:line="312" w:lineRule="auto"/>
              <w:ind w:firstLine="0"/>
              <w:jc w:val="center"/>
              <w:rPr>
                <w:rFonts w:cs="Times New Roman"/>
                <w:szCs w:val="26"/>
              </w:rPr>
            </w:pPr>
            <w:r w:rsidRPr="00571988">
              <w:rPr>
                <w:rFonts w:cs="Times New Roman"/>
                <w:szCs w:val="26"/>
              </w:rPr>
              <w:t>Decimal</w:t>
            </w:r>
          </w:p>
        </w:tc>
        <w:tc>
          <w:tcPr>
            <w:tcW w:w="709" w:type="dxa"/>
          </w:tcPr>
          <w:p w14:paraId="775F058D" w14:textId="77777777" w:rsidR="00F119FA"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1364E517" w14:textId="77777777" w:rsidR="00F119FA"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20B5685E"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6A719CC9"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2398C58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F06FB75" w14:textId="77777777" w:rsidTr="009D508E">
        <w:tc>
          <w:tcPr>
            <w:tcW w:w="1458" w:type="dxa"/>
          </w:tcPr>
          <w:p w14:paraId="1674C1F1"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Loại tiền Tổng số dư BCT quy đổi</w:t>
            </w:r>
          </w:p>
        </w:tc>
        <w:tc>
          <w:tcPr>
            <w:tcW w:w="1372" w:type="dxa"/>
          </w:tcPr>
          <w:p w14:paraId="1840EC4E" w14:textId="77777777" w:rsidR="00F119FA" w:rsidRPr="00571988"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DB63731"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3</w:t>
            </w:r>
          </w:p>
        </w:tc>
        <w:tc>
          <w:tcPr>
            <w:tcW w:w="992" w:type="dxa"/>
          </w:tcPr>
          <w:p w14:paraId="227017E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1512513" w14:textId="77777777" w:rsidR="00F119FA" w:rsidRDefault="00F119FA" w:rsidP="00BD3695">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khác, được cập nhật sau các lần xử lý BCT đòi tiền và được quy đổi sang nội tệ</w:t>
            </w:r>
          </w:p>
          <w:p w14:paraId="610819ED" w14:textId="77777777" w:rsidR="00F119FA"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571988">
              <w:rPr>
                <w:rFonts w:cs="Times New Roman"/>
                <w:szCs w:val="26"/>
              </w:rPr>
              <w:lastRenderedPageBreak/>
              <w:t>Trường loại tiền mặc định là đồng nội tệ.</w:t>
            </w:r>
          </w:p>
          <w:p w14:paraId="0ED772A4" w14:textId="77777777" w:rsidR="00F119FA" w:rsidRPr="0030205C" w:rsidRDefault="00F119FA" w:rsidP="0074166A">
            <w:pPr>
              <w:pStyle w:val="ListParagraph"/>
              <w:numPr>
                <w:ilvl w:val="0"/>
                <w:numId w:val="1"/>
              </w:numPr>
              <w:tabs>
                <w:tab w:val="left" w:pos="350"/>
              </w:tabs>
              <w:spacing w:line="312" w:lineRule="auto"/>
              <w:ind w:left="0" w:firstLine="0"/>
              <w:contextualSpacing w:val="0"/>
              <w:jc w:val="both"/>
              <w:rPr>
                <w:rFonts w:cs="Times New Roman"/>
                <w:szCs w:val="26"/>
              </w:rPr>
            </w:pPr>
            <w:r w:rsidRPr="0030205C">
              <w:rPr>
                <w:rFonts w:cs="Times New Roman"/>
                <w:szCs w:val="26"/>
              </w:rPr>
              <w:t>Trường số tiền do hệ thống tự tính toán dựa trên Tổng số dư BCT và Tỷ giá</w:t>
            </w:r>
          </w:p>
          <w:p w14:paraId="7A55B360" w14:textId="77777777" w:rsidR="00F119FA" w:rsidRPr="00630B42" w:rsidRDefault="00F119FA" w:rsidP="00BD3695">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44CF53C0" w14:textId="77777777" w:rsidR="00F119FA" w:rsidRPr="00F739E0" w:rsidRDefault="00F119FA" w:rsidP="00BD3695">
            <w:pPr>
              <w:spacing w:line="312" w:lineRule="auto"/>
              <w:ind w:firstLine="0"/>
              <w:jc w:val="both"/>
              <w:rPr>
                <w:rFonts w:cs="Times New Roman"/>
                <w:szCs w:val="26"/>
              </w:rPr>
            </w:pPr>
            <w:r w:rsidRPr="00630B42">
              <w:rPr>
                <w:rFonts w:cs="Times New Roman"/>
                <w:b/>
                <w:color w:val="FF0000"/>
                <w:szCs w:val="26"/>
              </w:rPr>
              <w:t>Tổng số tiền chưa t/toán quy đổi</w:t>
            </w:r>
            <w:r>
              <w:rPr>
                <w:rFonts w:cs="Times New Roman"/>
                <w:color w:val="FF0000"/>
                <w:szCs w:val="26"/>
              </w:rPr>
              <w:t>.</w:t>
            </w:r>
          </w:p>
        </w:tc>
        <w:tc>
          <w:tcPr>
            <w:tcW w:w="1417" w:type="dxa"/>
            <w:gridSpan w:val="2"/>
          </w:tcPr>
          <w:p w14:paraId="60CCB98D" w14:textId="77777777" w:rsidR="00F119FA" w:rsidRDefault="00F119FA" w:rsidP="00BD3695">
            <w:pPr>
              <w:spacing w:line="312" w:lineRule="auto"/>
              <w:ind w:firstLine="0"/>
              <w:jc w:val="center"/>
              <w:rPr>
                <w:rFonts w:cs="Times New Roman"/>
                <w:szCs w:val="26"/>
              </w:rPr>
            </w:pPr>
            <w:r>
              <w:rPr>
                <w:rFonts w:cs="Times New Roman"/>
                <w:szCs w:val="26"/>
              </w:rPr>
              <w:lastRenderedPageBreak/>
              <w:t>N</w:t>
            </w:r>
          </w:p>
        </w:tc>
        <w:tc>
          <w:tcPr>
            <w:tcW w:w="1417" w:type="dxa"/>
          </w:tcPr>
          <w:p w14:paraId="28F73708"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A35A4A6" w14:textId="77777777" w:rsidTr="009D508E">
        <w:tc>
          <w:tcPr>
            <w:tcW w:w="1458" w:type="dxa"/>
          </w:tcPr>
          <w:p w14:paraId="39E99145" w14:textId="77777777" w:rsidR="00F119FA" w:rsidRPr="00571988" w:rsidRDefault="00F119FA" w:rsidP="00BD3695">
            <w:pPr>
              <w:spacing w:line="312" w:lineRule="auto"/>
              <w:ind w:firstLine="0"/>
              <w:jc w:val="both"/>
              <w:rPr>
                <w:rFonts w:cs="Times New Roman"/>
                <w:b/>
                <w:szCs w:val="26"/>
              </w:rPr>
            </w:pPr>
            <w:r w:rsidRPr="00571988">
              <w:rPr>
                <w:rFonts w:cs="Times New Roman"/>
                <w:b/>
                <w:szCs w:val="26"/>
              </w:rPr>
              <w:t xml:space="preserve">Tổng số dư </w:t>
            </w:r>
            <w:r w:rsidRPr="00571988">
              <w:rPr>
                <w:rFonts w:cs="Times New Roman"/>
                <w:b/>
                <w:szCs w:val="26"/>
              </w:rPr>
              <w:lastRenderedPageBreak/>
              <w:t>BCT quy đổi</w:t>
            </w:r>
          </w:p>
        </w:tc>
        <w:tc>
          <w:tcPr>
            <w:tcW w:w="1372" w:type="dxa"/>
          </w:tcPr>
          <w:p w14:paraId="5076CEC5"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lastRenderedPageBreak/>
              <w:t>Decimal</w:t>
            </w:r>
          </w:p>
        </w:tc>
        <w:tc>
          <w:tcPr>
            <w:tcW w:w="709" w:type="dxa"/>
          </w:tcPr>
          <w:p w14:paraId="78E73913"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18,3</w:t>
            </w:r>
          </w:p>
        </w:tc>
        <w:tc>
          <w:tcPr>
            <w:tcW w:w="992" w:type="dxa"/>
          </w:tcPr>
          <w:p w14:paraId="5985821D" w14:textId="77777777" w:rsidR="00F119FA" w:rsidRPr="00571988" w:rsidRDefault="00F119FA" w:rsidP="00BD3695">
            <w:pPr>
              <w:spacing w:line="312" w:lineRule="auto"/>
              <w:ind w:firstLine="0"/>
              <w:jc w:val="center"/>
              <w:rPr>
                <w:rFonts w:cs="Times New Roman"/>
                <w:szCs w:val="26"/>
              </w:rPr>
            </w:pPr>
            <w:r w:rsidRPr="00571988">
              <w:rPr>
                <w:rFonts w:cs="Times New Roman"/>
                <w:szCs w:val="26"/>
              </w:rPr>
              <w:t>(P)</w:t>
            </w:r>
          </w:p>
        </w:tc>
        <w:tc>
          <w:tcPr>
            <w:tcW w:w="4395" w:type="dxa"/>
            <w:vMerge/>
          </w:tcPr>
          <w:p w14:paraId="71DD883F"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5AC0C070" w14:textId="77777777" w:rsidR="00F119FA" w:rsidRDefault="00F119FA" w:rsidP="00BD3695">
            <w:pPr>
              <w:spacing w:line="312" w:lineRule="auto"/>
              <w:ind w:firstLine="0"/>
              <w:jc w:val="center"/>
              <w:rPr>
                <w:rFonts w:cs="Times New Roman"/>
                <w:szCs w:val="26"/>
              </w:rPr>
            </w:pPr>
            <w:r>
              <w:rPr>
                <w:rFonts w:cs="Times New Roman"/>
                <w:szCs w:val="26"/>
              </w:rPr>
              <w:t>N</w:t>
            </w:r>
          </w:p>
        </w:tc>
        <w:tc>
          <w:tcPr>
            <w:tcW w:w="1417" w:type="dxa"/>
          </w:tcPr>
          <w:p w14:paraId="2FA363BA" w14:textId="77777777" w:rsidR="00F119FA" w:rsidRDefault="00F119FA" w:rsidP="00BD3695">
            <w:pPr>
              <w:spacing w:line="312" w:lineRule="auto"/>
              <w:ind w:firstLine="0"/>
              <w:jc w:val="center"/>
              <w:rPr>
                <w:rFonts w:cs="Times New Roman"/>
                <w:szCs w:val="26"/>
              </w:rPr>
            </w:pPr>
            <w:r>
              <w:rPr>
                <w:rFonts w:cs="Times New Roman"/>
                <w:szCs w:val="26"/>
              </w:rPr>
              <w:t>Y</w:t>
            </w:r>
          </w:p>
        </w:tc>
      </w:tr>
      <w:tr w:rsidR="00F119FA" w:rsidRPr="00571988" w14:paraId="28C2139C" w14:textId="77777777" w:rsidTr="00F119FA">
        <w:tc>
          <w:tcPr>
            <w:tcW w:w="11760" w:type="dxa"/>
            <w:gridSpan w:val="8"/>
            <w:shd w:val="clear" w:color="auto" w:fill="FFFF00"/>
          </w:tcPr>
          <w:p w14:paraId="59CD0192" w14:textId="77777777" w:rsidR="00F119FA" w:rsidRPr="00F01510" w:rsidRDefault="00F119FA" w:rsidP="00BD3695">
            <w:pPr>
              <w:spacing w:line="312" w:lineRule="auto"/>
              <w:ind w:firstLine="0"/>
              <w:rPr>
                <w:rFonts w:cs="Times New Roman"/>
                <w:b/>
                <w:szCs w:val="26"/>
              </w:rPr>
            </w:pPr>
            <w:r>
              <w:rPr>
                <w:rFonts w:cs="Times New Roman"/>
                <w:b/>
                <w:color w:val="FF0000"/>
                <w:szCs w:val="26"/>
              </w:rPr>
              <w:lastRenderedPageBreak/>
              <w:t>Tại</w:t>
            </w:r>
            <w:r w:rsidRPr="00F01510">
              <w:rPr>
                <w:rFonts w:cs="Times New Roman"/>
                <w:b/>
                <w:color w:val="FF0000"/>
                <w:szCs w:val="26"/>
              </w:rPr>
              <w:t xml:space="preserve"> sự kiện</w:t>
            </w:r>
            <w:r>
              <w:rPr>
                <w:rFonts w:cs="Times New Roman"/>
                <w:b/>
                <w:color w:val="FF0000"/>
                <w:szCs w:val="26"/>
              </w:rPr>
              <w:t xml:space="preserve"> Đóng Thông báo bảo lãnh có thêm một số trường sau</w:t>
            </w:r>
            <w:r w:rsidRPr="00F01510">
              <w:rPr>
                <w:rFonts w:cs="Times New Roman"/>
                <w:b/>
                <w:color w:val="FF0000"/>
                <w:szCs w:val="26"/>
              </w:rPr>
              <w:t>:</w:t>
            </w:r>
          </w:p>
        </w:tc>
      </w:tr>
      <w:tr w:rsidR="00F119FA" w:rsidRPr="00571988" w14:paraId="3CEF6EA8" w14:textId="77777777" w:rsidTr="009D508E">
        <w:tc>
          <w:tcPr>
            <w:tcW w:w="1458" w:type="dxa"/>
          </w:tcPr>
          <w:p w14:paraId="38770BC8" w14:textId="77777777" w:rsidR="00F119FA" w:rsidRPr="00FB2BC7" w:rsidRDefault="00F119FA" w:rsidP="00BD3695">
            <w:pPr>
              <w:spacing w:line="312" w:lineRule="auto"/>
              <w:ind w:firstLine="0"/>
              <w:jc w:val="both"/>
              <w:rPr>
                <w:rFonts w:cs="Times New Roman"/>
                <w:b/>
                <w:color w:val="FF0000"/>
                <w:szCs w:val="26"/>
              </w:rPr>
            </w:pPr>
            <w:r w:rsidRPr="00FB2BC7">
              <w:rPr>
                <w:rFonts w:cs="Times New Roman"/>
                <w:b/>
                <w:color w:val="FF0000"/>
                <w:szCs w:val="26"/>
              </w:rPr>
              <w:t xml:space="preserve">Lý do đóng </w:t>
            </w:r>
            <w:r>
              <w:rPr>
                <w:rFonts w:cs="Times New Roman"/>
                <w:b/>
                <w:color w:val="FF0000"/>
                <w:szCs w:val="26"/>
              </w:rPr>
              <w:t>TB</w:t>
            </w:r>
            <w:r w:rsidRPr="00FB2BC7">
              <w:rPr>
                <w:rFonts w:cs="Times New Roman"/>
                <w:b/>
                <w:color w:val="FF0000"/>
                <w:szCs w:val="26"/>
              </w:rPr>
              <w:t>BL</w:t>
            </w:r>
          </w:p>
          <w:p w14:paraId="4A0BD5C4" w14:textId="77777777" w:rsidR="00F119FA" w:rsidRPr="00F739E0" w:rsidRDefault="00F119FA" w:rsidP="00BD3695">
            <w:pPr>
              <w:spacing w:line="312" w:lineRule="auto"/>
              <w:ind w:firstLine="0"/>
              <w:jc w:val="both"/>
              <w:rPr>
                <w:rFonts w:cs="Times New Roman"/>
                <w:b/>
                <w:szCs w:val="26"/>
              </w:rPr>
            </w:pPr>
            <w:r w:rsidRPr="00FB2BC7">
              <w:rPr>
                <w:rFonts w:cs="Times New Roman"/>
                <w:i/>
                <w:color w:val="FF0000"/>
                <w:szCs w:val="26"/>
              </w:rPr>
              <w:t xml:space="preserve">(tên cũ </w:t>
            </w:r>
            <w:r>
              <w:rPr>
                <w:rFonts w:cs="Times New Roman"/>
                <w:i/>
                <w:color w:val="FF0000"/>
                <w:szCs w:val="26"/>
              </w:rPr>
              <w:t xml:space="preserve">Lý do đóng </w:t>
            </w:r>
            <w:r w:rsidRPr="00FB2BC7">
              <w:rPr>
                <w:rFonts w:cs="Times New Roman"/>
                <w:i/>
                <w:color w:val="FF0000"/>
                <w:szCs w:val="26"/>
              </w:rPr>
              <w:t>(*))</w:t>
            </w:r>
          </w:p>
        </w:tc>
        <w:tc>
          <w:tcPr>
            <w:tcW w:w="1372" w:type="dxa"/>
          </w:tcPr>
          <w:p w14:paraId="43149F70" w14:textId="77777777" w:rsidR="00F119FA" w:rsidRPr="00F739E0" w:rsidRDefault="00F119FA" w:rsidP="00BD3695">
            <w:pPr>
              <w:spacing w:line="312" w:lineRule="auto"/>
              <w:ind w:firstLine="0"/>
              <w:jc w:val="center"/>
              <w:rPr>
                <w:rFonts w:cs="Times New Roman"/>
                <w:szCs w:val="26"/>
              </w:rPr>
            </w:pPr>
            <w:r>
              <w:rPr>
                <w:rFonts w:cs="Times New Roman"/>
                <w:szCs w:val="26"/>
              </w:rPr>
              <w:t>nVarchar</w:t>
            </w:r>
          </w:p>
        </w:tc>
        <w:tc>
          <w:tcPr>
            <w:tcW w:w="709" w:type="dxa"/>
          </w:tcPr>
          <w:p w14:paraId="0935605C" w14:textId="77777777" w:rsidR="00F119FA" w:rsidRDefault="00F119FA" w:rsidP="00BD3695">
            <w:pPr>
              <w:spacing w:line="312" w:lineRule="auto"/>
              <w:ind w:firstLine="0"/>
              <w:jc w:val="center"/>
              <w:rPr>
                <w:rFonts w:cs="Times New Roman"/>
                <w:szCs w:val="26"/>
              </w:rPr>
            </w:pPr>
            <w:r w:rsidRPr="00571988">
              <w:rPr>
                <w:rFonts w:cs="Times New Roman"/>
                <w:szCs w:val="26"/>
              </w:rPr>
              <w:t>50</w:t>
            </w:r>
            <w:r>
              <w:rPr>
                <w:rFonts w:cs="Times New Roman"/>
                <w:szCs w:val="26"/>
              </w:rPr>
              <w:t>0</w:t>
            </w:r>
          </w:p>
        </w:tc>
        <w:tc>
          <w:tcPr>
            <w:tcW w:w="992" w:type="dxa"/>
          </w:tcPr>
          <w:p w14:paraId="5FBE66A3" w14:textId="77777777" w:rsidR="00F119FA" w:rsidRDefault="00F119FA" w:rsidP="00BD3695">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395" w:type="dxa"/>
          </w:tcPr>
          <w:p w14:paraId="2674646B" w14:textId="77777777" w:rsidR="00F119FA" w:rsidRPr="00571988" w:rsidRDefault="00F119FA" w:rsidP="00BD3695">
            <w:pPr>
              <w:spacing w:line="312" w:lineRule="auto"/>
              <w:ind w:firstLine="0"/>
              <w:jc w:val="both"/>
              <w:rPr>
                <w:rFonts w:cs="Times New Roman"/>
                <w:szCs w:val="26"/>
              </w:rPr>
            </w:pPr>
            <w:r w:rsidRPr="00571988">
              <w:rPr>
                <w:rFonts w:cs="Times New Roman"/>
                <w:szCs w:val="26"/>
              </w:rPr>
              <w:t xml:space="preserve">Lý do đóng </w:t>
            </w:r>
            <w:r>
              <w:rPr>
                <w:rFonts w:cs="Times New Roman"/>
                <w:szCs w:val="26"/>
              </w:rPr>
              <w:t>Thông báo bảo lãnh</w:t>
            </w:r>
            <w:r w:rsidRPr="00571988">
              <w:rPr>
                <w:rFonts w:cs="Times New Roman"/>
                <w:szCs w:val="26"/>
              </w:rPr>
              <w:t>.</w:t>
            </w:r>
          </w:p>
          <w:p w14:paraId="5A3D113F" w14:textId="77777777" w:rsidR="00F119FA" w:rsidRPr="008C7CCA" w:rsidRDefault="00F119FA" w:rsidP="00BD3695">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73CB7673" w14:textId="77777777" w:rsidR="00F119FA" w:rsidRPr="00F739E0" w:rsidRDefault="00F119FA" w:rsidP="00BD3695">
            <w:pPr>
              <w:spacing w:line="312" w:lineRule="auto"/>
              <w:ind w:firstLine="0"/>
              <w:jc w:val="both"/>
              <w:rPr>
                <w:rFonts w:cs="Times New Roman"/>
                <w:szCs w:val="26"/>
              </w:rPr>
            </w:pPr>
          </w:p>
        </w:tc>
        <w:tc>
          <w:tcPr>
            <w:tcW w:w="1417" w:type="dxa"/>
            <w:gridSpan w:val="2"/>
          </w:tcPr>
          <w:p w14:paraId="5F8C0E70" w14:textId="77777777" w:rsidR="00F119FA" w:rsidRDefault="00F119FA" w:rsidP="00BD3695">
            <w:pPr>
              <w:spacing w:line="312" w:lineRule="auto"/>
              <w:ind w:firstLine="0"/>
              <w:jc w:val="center"/>
              <w:rPr>
                <w:rFonts w:cs="Times New Roman"/>
                <w:szCs w:val="26"/>
              </w:rPr>
            </w:pPr>
            <w:r>
              <w:rPr>
                <w:rFonts w:cs="Times New Roman"/>
                <w:szCs w:val="26"/>
              </w:rPr>
              <w:t>Y</w:t>
            </w:r>
          </w:p>
        </w:tc>
        <w:tc>
          <w:tcPr>
            <w:tcW w:w="1417" w:type="dxa"/>
          </w:tcPr>
          <w:p w14:paraId="1B12D7D9"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72C9350E" w14:textId="77777777" w:rsidTr="009D508E">
        <w:tc>
          <w:tcPr>
            <w:tcW w:w="1458" w:type="dxa"/>
          </w:tcPr>
          <w:p w14:paraId="4875002B" w14:textId="77777777" w:rsidR="00F119FA" w:rsidRPr="0093207A" w:rsidRDefault="00F119FA" w:rsidP="00BD3695">
            <w:pPr>
              <w:spacing w:line="312" w:lineRule="auto"/>
              <w:ind w:firstLine="0"/>
              <w:jc w:val="both"/>
              <w:rPr>
                <w:rFonts w:cs="Times New Roman"/>
                <w:b/>
                <w:color w:val="FF0000"/>
                <w:szCs w:val="26"/>
              </w:rPr>
            </w:pPr>
            <w:r w:rsidRPr="0093207A">
              <w:rPr>
                <w:rFonts w:cs="Times New Roman"/>
                <w:b/>
                <w:color w:val="FF0000"/>
                <w:szCs w:val="26"/>
              </w:rPr>
              <w:t xml:space="preserve">Số tiền BL </w:t>
            </w:r>
            <w:r>
              <w:rPr>
                <w:rFonts w:cs="Times New Roman"/>
                <w:b/>
                <w:color w:val="FF0000"/>
                <w:szCs w:val="26"/>
              </w:rPr>
              <w:t>quy đổi</w:t>
            </w:r>
          </w:p>
        </w:tc>
        <w:tc>
          <w:tcPr>
            <w:tcW w:w="1372" w:type="dxa"/>
          </w:tcPr>
          <w:p w14:paraId="4B9442FE" w14:textId="77777777" w:rsidR="00F119FA" w:rsidRPr="00571988" w:rsidRDefault="00F119FA" w:rsidP="00BD3695">
            <w:pPr>
              <w:spacing w:line="312" w:lineRule="auto"/>
              <w:ind w:firstLine="0"/>
              <w:jc w:val="center"/>
              <w:rPr>
                <w:rFonts w:cs="Times New Roman"/>
                <w:szCs w:val="26"/>
              </w:rPr>
            </w:pPr>
          </w:p>
        </w:tc>
        <w:tc>
          <w:tcPr>
            <w:tcW w:w="709" w:type="dxa"/>
          </w:tcPr>
          <w:p w14:paraId="11DAEE28" w14:textId="77777777" w:rsidR="00F119FA" w:rsidRPr="00571988" w:rsidRDefault="00F119FA" w:rsidP="00BD3695">
            <w:pPr>
              <w:spacing w:line="312" w:lineRule="auto"/>
              <w:ind w:firstLine="0"/>
              <w:jc w:val="center"/>
              <w:rPr>
                <w:rFonts w:cs="Times New Roman"/>
                <w:szCs w:val="26"/>
              </w:rPr>
            </w:pPr>
          </w:p>
        </w:tc>
        <w:tc>
          <w:tcPr>
            <w:tcW w:w="992" w:type="dxa"/>
          </w:tcPr>
          <w:p w14:paraId="16EF2CE1" w14:textId="77777777" w:rsidR="00F119FA" w:rsidRPr="00571988" w:rsidRDefault="00F119FA" w:rsidP="00BD3695">
            <w:pPr>
              <w:spacing w:line="312" w:lineRule="auto"/>
              <w:ind w:firstLine="0"/>
              <w:jc w:val="center"/>
              <w:rPr>
                <w:rFonts w:cs="Times New Roman"/>
                <w:szCs w:val="26"/>
              </w:rPr>
            </w:pPr>
          </w:p>
        </w:tc>
        <w:tc>
          <w:tcPr>
            <w:tcW w:w="4395" w:type="dxa"/>
          </w:tcPr>
          <w:p w14:paraId="70997DFD"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gridSpan w:val="2"/>
          </w:tcPr>
          <w:p w14:paraId="4B835356" w14:textId="77777777" w:rsidR="00F119FA" w:rsidRDefault="00F119FA" w:rsidP="00BD3695">
            <w:pPr>
              <w:spacing w:line="312" w:lineRule="auto"/>
              <w:ind w:firstLine="0"/>
              <w:jc w:val="center"/>
              <w:rPr>
                <w:rFonts w:cs="Times New Roman"/>
                <w:szCs w:val="26"/>
              </w:rPr>
            </w:pPr>
          </w:p>
        </w:tc>
        <w:tc>
          <w:tcPr>
            <w:tcW w:w="1417" w:type="dxa"/>
          </w:tcPr>
          <w:p w14:paraId="0820F0F9"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B9606F3" w14:textId="77777777" w:rsidTr="009D508E">
        <w:tc>
          <w:tcPr>
            <w:tcW w:w="1458" w:type="dxa"/>
          </w:tcPr>
          <w:p w14:paraId="2C05478F" w14:textId="77777777" w:rsidR="00F119FA" w:rsidRDefault="00F119FA" w:rsidP="00BD3695">
            <w:pPr>
              <w:spacing w:line="312" w:lineRule="auto"/>
              <w:ind w:firstLine="0"/>
              <w:jc w:val="both"/>
              <w:rPr>
                <w:rFonts w:cs="Times New Roman"/>
                <w:b/>
                <w:color w:val="FF0000"/>
                <w:szCs w:val="26"/>
              </w:rPr>
            </w:pPr>
            <w:r>
              <w:rPr>
                <w:rFonts w:cs="Times New Roman"/>
                <w:b/>
                <w:color w:val="FF0000"/>
                <w:szCs w:val="26"/>
              </w:rPr>
              <w:t>Ngày nhận thư đòi tiền trước</w:t>
            </w:r>
          </w:p>
        </w:tc>
        <w:tc>
          <w:tcPr>
            <w:tcW w:w="1372" w:type="dxa"/>
          </w:tcPr>
          <w:p w14:paraId="6196FAF6" w14:textId="77777777" w:rsidR="00F119FA" w:rsidRPr="00571988" w:rsidRDefault="00F119FA" w:rsidP="00BD3695">
            <w:pPr>
              <w:spacing w:line="312" w:lineRule="auto"/>
              <w:ind w:firstLine="0"/>
              <w:jc w:val="center"/>
              <w:rPr>
                <w:rFonts w:cs="Times New Roman"/>
                <w:szCs w:val="26"/>
              </w:rPr>
            </w:pPr>
          </w:p>
        </w:tc>
        <w:tc>
          <w:tcPr>
            <w:tcW w:w="709" w:type="dxa"/>
          </w:tcPr>
          <w:p w14:paraId="78268A2D" w14:textId="77777777" w:rsidR="00F119FA" w:rsidRPr="00571988" w:rsidRDefault="00F119FA" w:rsidP="00BD3695">
            <w:pPr>
              <w:spacing w:line="312" w:lineRule="auto"/>
              <w:ind w:firstLine="0"/>
              <w:jc w:val="center"/>
              <w:rPr>
                <w:rFonts w:cs="Times New Roman"/>
                <w:szCs w:val="26"/>
              </w:rPr>
            </w:pPr>
          </w:p>
        </w:tc>
        <w:tc>
          <w:tcPr>
            <w:tcW w:w="992" w:type="dxa"/>
          </w:tcPr>
          <w:p w14:paraId="798FE63E" w14:textId="77777777" w:rsidR="00F119FA" w:rsidRPr="00571988" w:rsidRDefault="00F119FA" w:rsidP="00BD3695">
            <w:pPr>
              <w:spacing w:line="312" w:lineRule="auto"/>
              <w:ind w:firstLine="0"/>
              <w:jc w:val="center"/>
              <w:rPr>
                <w:rFonts w:cs="Times New Roman"/>
                <w:szCs w:val="26"/>
              </w:rPr>
            </w:pPr>
          </w:p>
        </w:tc>
        <w:tc>
          <w:tcPr>
            <w:tcW w:w="4395" w:type="dxa"/>
          </w:tcPr>
          <w:p w14:paraId="2080C925"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gridSpan w:val="2"/>
          </w:tcPr>
          <w:p w14:paraId="07B14438" w14:textId="77777777" w:rsidR="00F119FA" w:rsidRDefault="00F119FA" w:rsidP="00BD3695">
            <w:pPr>
              <w:spacing w:line="312" w:lineRule="auto"/>
              <w:ind w:firstLine="0"/>
              <w:jc w:val="center"/>
              <w:rPr>
                <w:rFonts w:cs="Times New Roman"/>
                <w:szCs w:val="26"/>
              </w:rPr>
            </w:pPr>
          </w:p>
        </w:tc>
        <w:tc>
          <w:tcPr>
            <w:tcW w:w="1417" w:type="dxa"/>
          </w:tcPr>
          <w:p w14:paraId="3692DF87"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35287B1F" w14:textId="77777777" w:rsidTr="009D508E">
        <w:tc>
          <w:tcPr>
            <w:tcW w:w="1458" w:type="dxa"/>
          </w:tcPr>
          <w:p w14:paraId="05956801" w14:textId="77777777" w:rsidR="00F119FA" w:rsidRDefault="00F119FA" w:rsidP="00BD3695">
            <w:pPr>
              <w:spacing w:line="312" w:lineRule="auto"/>
              <w:ind w:firstLine="0"/>
              <w:jc w:val="both"/>
              <w:rPr>
                <w:rFonts w:cs="Times New Roman"/>
                <w:b/>
                <w:color w:val="FF0000"/>
                <w:szCs w:val="26"/>
              </w:rPr>
            </w:pPr>
            <w:r>
              <w:rPr>
                <w:rFonts w:cs="Times New Roman"/>
                <w:b/>
                <w:color w:val="FF0000"/>
                <w:szCs w:val="26"/>
              </w:rPr>
              <w:t>Trạng thái xử lý</w:t>
            </w:r>
          </w:p>
        </w:tc>
        <w:tc>
          <w:tcPr>
            <w:tcW w:w="1372" w:type="dxa"/>
          </w:tcPr>
          <w:p w14:paraId="4FC3AC07" w14:textId="77777777" w:rsidR="00F119FA" w:rsidRPr="00571988" w:rsidRDefault="00F119FA" w:rsidP="00BD3695">
            <w:pPr>
              <w:spacing w:line="312" w:lineRule="auto"/>
              <w:ind w:firstLine="0"/>
              <w:jc w:val="center"/>
              <w:rPr>
                <w:rFonts w:cs="Times New Roman"/>
                <w:szCs w:val="26"/>
              </w:rPr>
            </w:pPr>
          </w:p>
        </w:tc>
        <w:tc>
          <w:tcPr>
            <w:tcW w:w="709" w:type="dxa"/>
          </w:tcPr>
          <w:p w14:paraId="20AB7531" w14:textId="77777777" w:rsidR="00F119FA" w:rsidRPr="00571988" w:rsidRDefault="00F119FA" w:rsidP="00BD3695">
            <w:pPr>
              <w:spacing w:line="312" w:lineRule="auto"/>
              <w:ind w:firstLine="0"/>
              <w:jc w:val="center"/>
              <w:rPr>
                <w:rFonts w:cs="Times New Roman"/>
                <w:szCs w:val="26"/>
              </w:rPr>
            </w:pPr>
          </w:p>
        </w:tc>
        <w:tc>
          <w:tcPr>
            <w:tcW w:w="992" w:type="dxa"/>
          </w:tcPr>
          <w:p w14:paraId="6CBB9ACF" w14:textId="77777777" w:rsidR="00F119FA" w:rsidRPr="00571988" w:rsidRDefault="00F119FA" w:rsidP="00BD3695">
            <w:pPr>
              <w:spacing w:line="312" w:lineRule="auto"/>
              <w:ind w:firstLine="0"/>
              <w:jc w:val="center"/>
              <w:rPr>
                <w:rFonts w:cs="Times New Roman"/>
                <w:szCs w:val="26"/>
              </w:rPr>
            </w:pPr>
          </w:p>
        </w:tc>
        <w:tc>
          <w:tcPr>
            <w:tcW w:w="4395" w:type="dxa"/>
          </w:tcPr>
          <w:p w14:paraId="742EF85F"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gridSpan w:val="2"/>
          </w:tcPr>
          <w:p w14:paraId="48FB5A69" w14:textId="77777777" w:rsidR="00F119FA" w:rsidRDefault="00F119FA" w:rsidP="00BD3695">
            <w:pPr>
              <w:spacing w:line="312" w:lineRule="auto"/>
              <w:ind w:firstLine="0"/>
              <w:jc w:val="center"/>
              <w:rPr>
                <w:rFonts w:cs="Times New Roman"/>
                <w:szCs w:val="26"/>
              </w:rPr>
            </w:pPr>
          </w:p>
        </w:tc>
        <w:tc>
          <w:tcPr>
            <w:tcW w:w="1417" w:type="dxa"/>
          </w:tcPr>
          <w:p w14:paraId="6DC83865"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6F6977E6" w14:textId="77777777" w:rsidTr="009D508E">
        <w:tc>
          <w:tcPr>
            <w:tcW w:w="1458" w:type="dxa"/>
          </w:tcPr>
          <w:p w14:paraId="6D08149F" w14:textId="77777777" w:rsidR="00F119FA" w:rsidRDefault="00F119FA" w:rsidP="00BD3695">
            <w:pPr>
              <w:spacing w:line="312" w:lineRule="auto"/>
              <w:ind w:firstLine="0"/>
              <w:jc w:val="both"/>
              <w:rPr>
                <w:rFonts w:cs="Times New Roman"/>
                <w:b/>
                <w:color w:val="FF0000"/>
                <w:szCs w:val="26"/>
              </w:rPr>
            </w:pPr>
            <w:r>
              <w:rPr>
                <w:rFonts w:cs="Times New Roman"/>
                <w:b/>
                <w:color w:val="FF0000"/>
                <w:szCs w:val="26"/>
              </w:rPr>
              <w:t>Trạng thái thanh toán</w:t>
            </w:r>
          </w:p>
        </w:tc>
        <w:tc>
          <w:tcPr>
            <w:tcW w:w="1372" w:type="dxa"/>
          </w:tcPr>
          <w:p w14:paraId="6A0C1916" w14:textId="77777777" w:rsidR="00F119FA" w:rsidRPr="00571988" w:rsidRDefault="00F119FA" w:rsidP="00BD3695">
            <w:pPr>
              <w:spacing w:line="312" w:lineRule="auto"/>
              <w:ind w:firstLine="0"/>
              <w:jc w:val="center"/>
              <w:rPr>
                <w:rFonts w:cs="Times New Roman"/>
                <w:szCs w:val="26"/>
              </w:rPr>
            </w:pPr>
          </w:p>
        </w:tc>
        <w:tc>
          <w:tcPr>
            <w:tcW w:w="709" w:type="dxa"/>
          </w:tcPr>
          <w:p w14:paraId="6D2B4E9C" w14:textId="77777777" w:rsidR="00F119FA" w:rsidRPr="00571988" w:rsidRDefault="00F119FA" w:rsidP="00BD3695">
            <w:pPr>
              <w:spacing w:line="312" w:lineRule="auto"/>
              <w:ind w:firstLine="0"/>
              <w:jc w:val="center"/>
              <w:rPr>
                <w:rFonts w:cs="Times New Roman"/>
                <w:szCs w:val="26"/>
              </w:rPr>
            </w:pPr>
          </w:p>
        </w:tc>
        <w:tc>
          <w:tcPr>
            <w:tcW w:w="992" w:type="dxa"/>
          </w:tcPr>
          <w:p w14:paraId="3173ACE9" w14:textId="77777777" w:rsidR="00F119FA" w:rsidRPr="00571988" w:rsidRDefault="00F119FA" w:rsidP="00BD3695">
            <w:pPr>
              <w:spacing w:line="312" w:lineRule="auto"/>
              <w:ind w:firstLine="0"/>
              <w:jc w:val="center"/>
              <w:rPr>
                <w:rFonts w:cs="Times New Roman"/>
                <w:szCs w:val="26"/>
              </w:rPr>
            </w:pPr>
          </w:p>
        </w:tc>
        <w:tc>
          <w:tcPr>
            <w:tcW w:w="4395" w:type="dxa"/>
          </w:tcPr>
          <w:p w14:paraId="3DBD3266"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gridSpan w:val="2"/>
          </w:tcPr>
          <w:p w14:paraId="1E433F09" w14:textId="77777777" w:rsidR="00F119FA" w:rsidRDefault="00F119FA" w:rsidP="00BD3695">
            <w:pPr>
              <w:spacing w:line="312" w:lineRule="auto"/>
              <w:ind w:firstLine="0"/>
              <w:jc w:val="center"/>
              <w:rPr>
                <w:rFonts w:cs="Times New Roman"/>
                <w:szCs w:val="26"/>
              </w:rPr>
            </w:pPr>
          </w:p>
        </w:tc>
        <w:tc>
          <w:tcPr>
            <w:tcW w:w="1417" w:type="dxa"/>
          </w:tcPr>
          <w:p w14:paraId="14D5F6CB" w14:textId="77777777" w:rsidR="00F119FA" w:rsidRDefault="00F119FA" w:rsidP="00BD3695">
            <w:pPr>
              <w:spacing w:line="312" w:lineRule="auto"/>
              <w:ind w:firstLine="0"/>
              <w:jc w:val="center"/>
              <w:rPr>
                <w:rFonts w:cs="Times New Roman"/>
                <w:szCs w:val="26"/>
              </w:rPr>
            </w:pPr>
            <w:r>
              <w:rPr>
                <w:rFonts w:cs="Times New Roman"/>
                <w:szCs w:val="26"/>
              </w:rPr>
              <w:t>N</w:t>
            </w:r>
          </w:p>
        </w:tc>
      </w:tr>
      <w:tr w:rsidR="00F119FA" w:rsidRPr="00571988" w14:paraId="2A2F81A7" w14:textId="77777777" w:rsidTr="009D508E">
        <w:tc>
          <w:tcPr>
            <w:tcW w:w="1458" w:type="dxa"/>
          </w:tcPr>
          <w:p w14:paraId="3C29AE90" w14:textId="77777777" w:rsidR="00F119FA" w:rsidRDefault="00F119FA" w:rsidP="00BD3695">
            <w:pPr>
              <w:spacing w:line="312" w:lineRule="auto"/>
              <w:ind w:firstLine="0"/>
              <w:jc w:val="both"/>
              <w:rPr>
                <w:rFonts w:cs="Times New Roman"/>
                <w:b/>
                <w:color w:val="FF0000"/>
                <w:szCs w:val="26"/>
              </w:rPr>
            </w:pPr>
            <w:r w:rsidRPr="00BD5CE3">
              <w:rPr>
                <w:rFonts w:cs="Times New Roman"/>
                <w:b/>
                <w:color w:val="FF0000"/>
                <w:szCs w:val="26"/>
              </w:rPr>
              <w:t>Tiền thanh toán quy đổi</w:t>
            </w:r>
          </w:p>
        </w:tc>
        <w:tc>
          <w:tcPr>
            <w:tcW w:w="1372" w:type="dxa"/>
          </w:tcPr>
          <w:p w14:paraId="261A9578" w14:textId="77777777" w:rsidR="00F119FA" w:rsidRPr="00571988" w:rsidRDefault="00F119FA" w:rsidP="00BD3695">
            <w:pPr>
              <w:spacing w:line="312" w:lineRule="auto"/>
              <w:ind w:firstLine="0"/>
              <w:jc w:val="center"/>
              <w:rPr>
                <w:rFonts w:cs="Times New Roman"/>
                <w:szCs w:val="26"/>
              </w:rPr>
            </w:pPr>
          </w:p>
        </w:tc>
        <w:tc>
          <w:tcPr>
            <w:tcW w:w="709" w:type="dxa"/>
          </w:tcPr>
          <w:p w14:paraId="64E4D730" w14:textId="77777777" w:rsidR="00F119FA" w:rsidRPr="00571988" w:rsidRDefault="00F119FA" w:rsidP="00BD3695">
            <w:pPr>
              <w:spacing w:line="312" w:lineRule="auto"/>
              <w:ind w:firstLine="0"/>
              <w:jc w:val="center"/>
              <w:rPr>
                <w:rFonts w:cs="Times New Roman"/>
                <w:szCs w:val="26"/>
              </w:rPr>
            </w:pPr>
          </w:p>
        </w:tc>
        <w:tc>
          <w:tcPr>
            <w:tcW w:w="992" w:type="dxa"/>
          </w:tcPr>
          <w:p w14:paraId="3A2027ED" w14:textId="77777777" w:rsidR="00F119FA" w:rsidRPr="00571988" w:rsidRDefault="00F119FA" w:rsidP="00BD3695">
            <w:pPr>
              <w:spacing w:line="312" w:lineRule="auto"/>
              <w:ind w:firstLine="0"/>
              <w:jc w:val="center"/>
              <w:rPr>
                <w:rFonts w:cs="Times New Roman"/>
                <w:szCs w:val="26"/>
              </w:rPr>
            </w:pPr>
          </w:p>
        </w:tc>
        <w:tc>
          <w:tcPr>
            <w:tcW w:w="4395" w:type="dxa"/>
          </w:tcPr>
          <w:p w14:paraId="7EA8809E" w14:textId="77777777" w:rsidR="00F119FA" w:rsidRPr="0093207A" w:rsidRDefault="00F119FA" w:rsidP="00BD3695">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gridSpan w:val="2"/>
          </w:tcPr>
          <w:p w14:paraId="215B1F37" w14:textId="77777777" w:rsidR="00F119FA" w:rsidRDefault="00F119FA" w:rsidP="00BD3695">
            <w:pPr>
              <w:spacing w:line="312" w:lineRule="auto"/>
              <w:ind w:firstLine="0"/>
              <w:jc w:val="center"/>
              <w:rPr>
                <w:rFonts w:cs="Times New Roman"/>
                <w:szCs w:val="26"/>
              </w:rPr>
            </w:pPr>
          </w:p>
        </w:tc>
        <w:tc>
          <w:tcPr>
            <w:tcW w:w="1417" w:type="dxa"/>
          </w:tcPr>
          <w:p w14:paraId="3FC95786" w14:textId="77777777" w:rsidR="00F119FA" w:rsidRDefault="00F119FA" w:rsidP="00BD3695">
            <w:pPr>
              <w:spacing w:line="312" w:lineRule="auto"/>
              <w:ind w:firstLine="0"/>
              <w:jc w:val="center"/>
              <w:rPr>
                <w:rFonts w:cs="Times New Roman"/>
                <w:szCs w:val="26"/>
              </w:rPr>
            </w:pPr>
            <w:r>
              <w:rPr>
                <w:rFonts w:cs="Times New Roman"/>
                <w:szCs w:val="26"/>
              </w:rPr>
              <w:t>N</w:t>
            </w:r>
          </w:p>
        </w:tc>
      </w:tr>
    </w:tbl>
    <w:p w14:paraId="7B8DB290" w14:textId="77777777" w:rsidR="00F119FA" w:rsidRDefault="00F119FA" w:rsidP="00F119FA"/>
    <w:p w14:paraId="3ED3BF4C" w14:textId="77777777" w:rsidR="005E5229" w:rsidRPr="004660CF" w:rsidRDefault="005E5229" w:rsidP="004660CF">
      <w:pPr>
        <w:pStyle w:val="Heading8"/>
        <w:numPr>
          <w:ilvl w:val="0"/>
          <w:numId w:val="0"/>
        </w:numPr>
        <w:tabs>
          <w:tab w:val="clear" w:pos="702"/>
          <w:tab w:val="clear" w:pos="1080"/>
        </w:tabs>
        <w:spacing w:after="240"/>
        <w:ind w:left="720"/>
        <w:rPr>
          <w:rFonts w:ascii="Times New Roman" w:eastAsiaTheme="minorHAnsi" w:hAnsi="Times New Roman" w:cstheme="minorBidi"/>
          <w:b/>
          <w:bCs w:val="0"/>
          <w:iCs w:val="0"/>
          <w:noProof w:val="0"/>
          <w:snapToGrid/>
          <w:color w:val="auto"/>
          <w:sz w:val="26"/>
          <w:szCs w:val="22"/>
          <w:u w:val="single"/>
        </w:rPr>
      </w:pPr>
      <w:r w:rsidRPr="004660CF">
        <w:rPr>
          <w:rFonts w:ascii="Times New Roman" w:eastAsiaTheme="minorHAnsi" w:hAnsi="Times New Roman" w:cstheme="minorBidi"/>
          <w:b/>
          <w:bCs w:val="0"/>
          <w:iCs w:val="0"/>
          <w:noProof w:val="0"/>
          <w:snapToGrid/>
          <w:color w:val="auto"/>
          <w:sz w:val="26"/>
          <w:szCs w:val="22"/>
          <w:u w:val="single"/>
        </w:rPr>
        <w:t>Diễn giải các sự kiện giao dịch trả về từ TF-EE:</w:t>
      </w:r>
    </w:p>
    <w:p w14:paraId="5C5E9761" w14:textId="77777777" w:rsidR="005E5229" w:rsidRPr="00F162B4" w:rsidRDefault="005E5229" w:rsidP="004660CF">
      <w:r>
        <w:t>Các giao dịch từ TF-EE sẽ được trả về hệ thống Visys và lưu thông tin theo từng sự kiện tương ứng như bảng bên dưới:</w:t>
      </w:r>
    </w:p>
    <w:tbl>
      <w:tblPr>
        <w:tblStyle w:val="TableGrid"/>
        <w:tblW w:w="10598" w:type="dxa"/>
        <w:tblLook w:val="04A0" w:firstRow="1" w:lastRow="0" w:firstColumn="1" w:lastColumn="0" w:noHBand="0" w:noVBand="1"/>
      </w:tblPr>
      <w:tblGrid>
        <w:gridCol w:w="3227"/>
        <w:gridCol w:w="4110"/>
        <w:gridCol w:w="3261"/>
      </w:tblGrid>
      <w:tr w:rsidR="005E5229" w:rsidRPr="004660CF" w14:paraId="09FDC5F1" w14:textId="77777777" w:rsidTr="005E5229">
        <w:tc>
          <w:tcPr>
            <w:tcW w:w="3227" w:type="dxa"/>
          </w:tcPr>
          <w:p w14:paraId="33E25D19" w14:textId="77777777" w:rsidR="005E5229" w:rsidRPr="004660CF" w:rsidRDefault="005E5229" w:rsidP="004660CF">
            <w:pPr>
              <w:ind w:firstLine="0"/>
              <w:jc w:val="center"/>
              <w:rPr>
                <w:b/>
              </w:rPr>
            </w:pPr>
            <w:r w:rsidRPr="004660CF">
              <w:rPr>
                <w:b/>
              </w:rPr>
              <w:lastRenderedPageBreak/>
              <w:t>Tình huống</w:t>
            </w:r>
          </w:p>
        </w:tc>
        <w:tc>
          <w:tcPr>
            <w:tcW w:w="4110" w:type="dxa"/>
          </w:tcPr>
          <w:p w14:paraId="0E1A6166" w14:textId="77777777" w:rsidR="005E5229" w:rsidRPr="004660CF" w:rsidRDefault="005E5229" w:rsidP="004660CF">
            <w:pPr>
              <w:ind w:firstLine="0"/>
              <w:jc w:val="center"/>
              <w:rPr>
                <w:b/>
              </w:rPr>
            </w:pPr>
            <w:r w:rsidRPr="004660CF">
              <w:rPr>
                <w:b/>
              </w:rPr>
              <w:t>Giao dịch từ TF-EE</w:t>
            </w:r>
          </w:p>
        </w:tc>
        <w:tc>
          <w:tcPr>
            <w:tcW w:w="3261" w:type="dxa"/>
          </w:tcPr>
          <w:p w14:paraId="25174D50" w14:textId="77777777" w:rsidR="005E5229" w:rsidRPr="004660CF" w:rsidRDefault="005E5229" w:rsidP="004660CF">
            <w:pPr>
              <w:ind w:firstLine="0"/>
              <w:jc w:val="center"/>
              <w:rPr>
                <w:b/>
              </w:rPr>
            </w:pPr>
            <w:r w:rsidRPr="004660CF">
              <w:rPr>
                <w:b/>
              </w:rPr>
              <w:t>Sự kiện giao dịch Visys</w:t>
            </w:r>
          </w:p>
        </w:tc>
      </w:tr>
      <w:tr w:rsidR="005E5229" w:rsidRPr="00E067F3" w14:paraId="0E011737" w14:textId="77777777" w:rsidTr="005E5229">
        <w:tc>
          <w:tcPr>
            <w:tcW w:w="3227" w:type="dxa"/>
          </w:tcPr>
          <w:p w14:paraId="679F53CA" w14:textId="284B66E6" w:rsidR="005E5229" w:rsidRPr="00E067F3" w:rsidRDefault="005E5229" w:rsidP="005E5229">
            <w:pPr>
              <w:ind w:firstLine="0"/>
            </w:pPr>
            <w:r>
              <w:rPr>
                <w:rFonts w:cs="Times New Roman"/>
                <w:szCs w:val="26"/>
              </w:rPr>
              <w:t>Thông báo bảo lãnh</w:t>
            </w:r>
          </w:p>
        </w:tc>
        <w:tc>
          <w:tcPr>
            <w:tcW w:w="4110" w:type="dxa"/>
          </w:tcPr>
          <w:p w14:paraId="64052EB6" w14:textId="77777777" w:rsidR="005E5229" w:rsidRDefault="005E5229" w:rsidP="009C2633">
            <w:pPr>
              <w:ind w:firstLine="0"/>
              <w:rPr>
                <w:rFonts w:cs="Times New Roman"/>
                <w:szCs w:val="26"/>
              </w:rPr>
            </w:pPr>
            <w:r>
              <w:rPr>
                <w:rFonts w:cs="Times New Roman"/>
                <w:szCs w:val="26"/>
              </w:rPr>
              <w:t>GTEE Advise BG Auto</w:t>
            </w:r>
          </w:p>
          <w:p w14:paraId="665E50C9" w14:textId="35DDFB1F" w:rsidR="005E5229" w:rsidRPr="00E067F3" w:rsidRDefault="005E5229" w:rsidP="005E5229">
            <w:pPr>
              <w:ind w:firstLine="0"/>
            </w:pPr>
            <w:r>
              <w:rPr>
                <w:rFonts w:cs="Times New Roman"/>
                <w:szCs w:val="26"/>
              </w:rPr>
              <w:t>GTEE Advise BG Manual</w:t>
            </w:r>
          </w:p>
        </w:tc>
        <w:tc>
          <w:tcPr>
            <w:tcW w:w="3261" w:type="dxa"/>
          </w:tcPr>
          <w:p w14:paraId="4B4E1825" w14:textId="147A16EA" w:rsidR="005E5229" w:rsidRPr="009C2633" w:rsidRDefault="005E5229" w:rsidP="009C2633">
            <w:pPr>
              <w:ind w:firstLine="0"/>
              <w:rPr>
                <w:rFonts w:cs="Times New Roman"/>
                <w:szCs w:val="26"/>
              </w:rPr>
            </w:pPr>
            <w:r>
              <w:rPr>
                <w:rFonts w:cs="Times New Roman"/>
                <w:szCs w:val="26"/>
              </w:rPr>
              <w:t>Thông báo bả</w:t>
            </w:r>
            <w:r w:rsidR="009C2633">
              <w:rPr>
                <w:rFonts w:cs="Times New Roman"/>
                <w:szCs w:val="26"/>
              </w:rPr>
              <w:t>o lãnh</w:t>
            </w:r>
          </w:p>
        </w:tc>
      </w:tr>
      <w:tr w:rsidR="005E5229" w:rsidRPr="00E067F3" w14:paraId="76210996" w14:textId="77777777" w:rsidTr="005E5229">
        <w:tc>
          <w:tcPr>
            <w:tcW w:w="3227" w:type="dxa"/>
          </w:tcPr>
          <w:p w14:paraId="5AE44F4D" w14:textId="0C82967E" w:rsidR="005E5229" w:rsidRPr="00E067F3" w:rsidRDefault="005E5229" w:rsidP="005E5229">
            <w:pPr>
              <w:ind w:firstLine="0"/>
            </w:pPr>
            <w:r>
              <w:rPr>
                <w:rFonts w:cs="Times New Roman"/>
                <w:szCs w:val="26"/>
              </w:rPr>
              <w:t>Thông báo sửa đổi bảo lãnh</w:t>
            </w:r>
          </w:p>
        </w:tc>
        <w:tc>
          <w:tcPr>
            <w:tcW w:w="4110" w:type="dxa"/>
          </w:tcPr>
          <w:p w14:paraId="4E4EC941" w14:textId="77777777" w:rsidR="005E5229" w:rsidRDefault="005E5229" w:rsidP="009C2633">
            <w:pPr>
              <w:ind w:firstLine="0"/>
              <w:rPr>
                <w:rFonts w:cs="Times New Roman"/>
                <w:szCs w:val="26"/>
              </w:rPr>
            </w:pPr>
            <w:r>
              <w:rPr>
                <w:rFonts w:cs="Times New Roman"/>
                <w:szCs w:val="26"/>
              </w:rPr>
              <w:t>GTEE Advise BG Amend Auto</w:t>
            </w:r>
          </w:p>
          <w:p w14:paraId="03C33144" w14:textId="3F8B976F" w:rsidR="005E5229" w:rsidRPr="00E067F3" w:rsidRDefault="005E5229" w:rsidP="005E5229">
            <w:pPr>
              <w:ind w:firstLine="0"/>
            </w:pPr>
            <w:r>
              <w:rPr>
                <w:rFonts w:cs="Times New Roman"/>
                <w:szCs w:val="26"/>
              </w:rPr>
              <w:t>GTEE Advise BG Amend Manual</w:t>
            </w:r>
          </w:p>
        </w:tc>
        <w:tc>
          <w:tcPr>
            <w:tcW w:w="3261" w:type="dxa"/>
          </w:tcPr>
          <w:p w14:paraId="7245AD94" w14:textId="79BE4734" w:rsidR="005E5229" w:rsidRPr="009C2633" w:rsidRDefault="005E5229" w:rsidP="005E5229">
            <w:pPr>
              <w:ind w:firstLine="0"/>
              <w:rPr>
                <w:rFonts w:cs="Times New Roman"/>
                <w:szCs w:val="26"/>
              </w:rPr>
            </w:pPr>
            <w:r>
              <w:rPr>
                <w:rFonts w:cs="Times New Roman"/>
                <w:szCs w:val="26"/>
              </w:rPr>
              <w:t>Thông báo sửa đổi bả</w:t>
            </w:r>
            <w:r w:rsidR="009C2633">
              <w:rPr>
                <w:rFonts w:cs="Times New Roman"/>
                <w:szCs w:val="26"/>
              </w:rPr>
              <w:t>o lãnh</w:t>
            </w:r>
          </w:p>
        </w:tc>
      </w:tr>
      <w:tr w:rsidR="005E5229" w:rsidRPr="00E067F3" w14:paraId="52F8233F" w14:textId="77777777" w:rsidTr="005E5229">
        <w:tc>
          <w:tcPr>
            <w:tcW w:w="3227" w:type="dxa"/>
          </w:tcPr>
          <w:p w14:paraId="6C79C563" w14:textId="1098598A" w:rsidR="005E5229" w:rsidRPr="00E067F3" w:rsidRDefault="005E5229" w:rsidP="005E5229">
            <w:pPr>
              <w:ind w:firstLine="0"/>
            </w:pPr>
            <w:r>
              <w:rPr>
                <w:rFonts w:cs="Times New Roman"/>
                <w:szCs w:val="26"/>
              </w:rPr>
              <w:t>Đăng ký BCT đòi tiền</w:t>
            </w:r>
          </w:p>
        </w:tc>
        <w:tc>
          <w:tcPr>
            <w:tcW w:w="4110" w:type="dxa"/>
          </w:tcPr>
          <w:p w14:paraId="16965796" w14:textId="51DDDD47" w:rsidR="005E5229" w:rsidRPr="00E067F3" w:rsidRDefault="005E5229" w:rsidP="005E5229">
            <w:pPr>
              <w:ind w:firstLine="0"/>
            </w:pPr>
            <w:r>
              <w:rPr>
                <w:rFonts w:cs="Times New Roman"/>
                <w:szCs w:val="26"/>
              </w:rPr>
              <w:t>GTEE Register Inward Claim</w:t>
            </w:r>
          </w:p>
        </w:tc>
        <w:tc>
          <w:tcPr>
            <w:tcW w:w="3261" w:type="dxa"/>
          </w:tcPr>
          <w:p w14:paraId="20AAC945" w14:textId="640A585E" w:rsidR="005E5229" w:rsidRDefault="005E5229" w:rsidP="005E5229">
            <w:pPr>
              <w:ind w:firstLine="0"/>
            </w:pPr>
            <w:r>
              <w:rPr>
                <w:rFonts w:cs="Times New Roman"/>
                <w:szCs w:val="26"/>
              </w:rPr>
              <w:t>Đăng ký BCT đòi tiền</w:t>
            </w:r>
          </w:p>
        </w:tc>
      </w:tr>
      <w:tr w:rsidR="005E5229" w:rsidRPr="00E067F3" w14:paraId="44FE7181" w14:textId="77777777" w:rsidTr="005E5229">
        <w:tc>
          <w:tcPr>
            <w:tcW w:w="3227" w:type="dxa"/>
          </w:tcPr>
          <w:p w14:paraId="1AA450EB" w14:textId="7BED0727" w:rsidR="005E5229" w:rsidRDefault="005E5229" w:rsidP="005E5229">
            <w:pPr>
              <w:ind w:firstLine="0"/>
              <w:rPr>
                <w:rFonts w:cs="Times New Roman"/>
                <w:szCs w:val="26"/>
              </w:rPr>
            </w:pPr>
            <w:r>
              <w:rPr>
                <w:rFonts w:cs="Times New Roman"/>
                <w:szCs w:val="26"/>
              </w:rPr>
              <w:t>Sửa đổi BCT đòi tiền</w:t>
            </w:r>
          </w:p>
        </w:tc>
        <w:tc>
          <w:tcPr>
            <w:tcW w:w="4110" w:type="dxa"/>
          </w:tcPr>
          <w:p w14:paraId="2CC11825" w14:textId="4F3870C8" w:rsidR="005E5229" w:rsidRDefault="005E5229" w:rsidP="005E5229">
            <w:pPr>
              <w:ind w:firstLine="0"/>
              <w:rPr>
                <w:rFonts w:cs="Times New Roman"/>
                <w:szCs w:val="26"/>
              </w:rPr>
            </w:pPr>
            <w:r>
              <w:rPr>
                <w:rFonts w:cs="Times New Roman"/>
                <w:szCs w:val="26"/>
              </w:rPr>
              <w:t>GTEE Amend Inward Claim</w:t>
            </w:r>
          </w:p>
        </w:tc>
        <w:tc>
          <w:tcPr>
            <w:tcW w:w="3261" w:type="dxa"/>
          </w:tcPr>
          <w:p w14:paraId="06C815F1" w14:textId="434B8E2F" w:rsidR="005E5229" w:rsidRDefault="005E5229" w:rsidP="005E5229">
            <w:pPr>
              <w:ind w:firstLine="0"/>
              <w:rPr>
                <w:rFonts w:cs="Times New Roman"/>
                <w:szCs w:val="26"/>
              </w:rPr>
            </w:pPr>
            <w:r>
              <w:rPr>
                <w:rFonts w:cs="Times New Roman"/>
                <w:szCs w:val="26"/>
              </w:rPr>
              <w:t>Sửa đổi BCT đòi tiền</w:t>
            </w:r>
          </w:p>
        </w:tc>
      </w:tr>
      <w:tr w:rsidR="005E5229" w:rsidRPr="00E067F3" w14:paraId="79C65C29" w14:textId="77777777" w:rsidTr="005E5229">
        <w:tc>
          <w:tcPr>
            <w:tcW w:w="3227" w:type="dxa"/>
          </w:tcPr>
          <w:p w14:paraId="335014D4" w14:textId="449A7FA2" w:rsidR="005E5229" w:rsidRDefault="005E5229" w:rsidP="005E5229">
            <w:pPr>
              <w:ind w:firstLine="0"/>
              <w:rPr>
                <w:rFonts w:cs="Times New Roman"/>
                <w:szCs w:val="26"/>
              </w:rPr>
            </w:pPr>
            <w:r>
              <w:rPr>
                <w:rFonts w:cs="Times New Roman"/>
                <w:szCs w:val="26"/>
              </w:rPr>
              <w:t>Thanh toán/Đóng BCT đòi tiền</w:t>
            </w:r>
          </w:p>
        </w:tc>
        <w:tc>
          <w:tcPr>
            <w:tcW w:w="4110" w:type="dxa"/>
          </w:tcPr>
          <w:p w14:paraId="223BDE83" w14:textId="761F4C87" w:rsidR="005E5229" w:rsidRDefault="005E5229" w:rsidP="005E5229">
            <w:pPr>
              <w:ind w:firstLine="0"/>
              <w:rPr>
                <w:rFonts w:cs="Times New Roman"/>
                <w:szCs w:val="26"/>
              </w:rPr>
            </w:pPr>
            <w:r>
              <w:rPr>
                <w:rFonts w:cs="Times New Roman"/>
                <w:szCs w:val="26"/>
              </w:rPr>
              <w:t>GTEE Settle/Cancel Inward Claim</w:t>
            </w:r>
          </w:p>
        </w:tc>
        <w:tc>
          <w:tcPr>
            <w:tcW w:w="3261" w:type="dxa"/>
          </w:tcPr>
          <w:p w14:paraId="6DD404BB" w14:textId="51D51FAE" w:rsidR="005E5229" w:rsidRDefault="005E5229" w:rsidP="009C2633">
            <w:pPr>
              <w:ind w:firstLine="0"/>
              <w:rPr>
                <w:rFonts w:cs="Times New Roman"/>
                <w:szCs w:val="26"/>
              </w:rPr>
            </w:pPr>
            <w:r>
              <w:rPr>
                <w:rFonts w:cs="Times New Roman"/>
                <w:szCs w:val="26"/>
              </w:rPr>
              <w:t>Thanh toán/Đóng BCT đòi tiền</w:t>
            </w:r>
          </w:p>
        </w:tc>
      </w:tr>
      <w:tr w:rsidR="005E5229" w:rsidRPr="00E067F3" w14:paraId="1304AFF5" w14:textId="77777777" w:rsidTr="005E5229">
        <w:tc>
          <w:tcPr>
            <w:tcW w:w="3227" w:type="dxa"/>
          </w:tcPr>
          <w:p w14:paraId="713C6055" w14:textId="2DBBCDFC" w:rsidR="005E5229" w:rsidRDefault="005E5229" w:rsidP="005E5229">
            <w:pPr>
              <w:ind w:firstLine="0"/>
              <w:rPr>
                <w:rFonts w:cs="Times New Roman"/>
                <w:szCs w:val="26"/>
              </w:rPr>
            </w:pPr>
            <w:r>
              <w:rPr>
                <w:rFonts w:cs="Times New Roman"/>
                <w:szCs w:val="26"/>
              </w:rPr>
              <w:t>Đóng thông báo bảo lãnh</w:t>
            </w:r>
          </w:p>
        </w:tc>
        <w:tc>
          <w:tcPr>
            <w:tcW w:w="4110" w:type="dxa"/>
          </w:tcPr>
          <w:p w14:paraId="34488D6C" w14:textId="18DA0EE5" w:rsidR="005E5229" w:rsidRDefault="005E5229" w:rsidP="005E5229">
            <w:pPr>
              <w:ind w:firstLine="0"/>
              <w:rPr>
                <w:rFonts w:cs="Times New Roman"/>
                <w:szCs w:val="26"/>
              </w:rPr>
            </w:pPr>
            <w:r>
              <w:rPr>
                <w:rFonts w:cs="Times New Roman"/>
                <w:szCs w:val="26"/>
              </w:rPr>
              <w:t>GTEE Close/Write off BG Advice</w:t>
            </w:r>
          </w:p>
        </w:tc>
        <w:tc>
          <w:tcPr>
            <w:tcW w:w="3261" w:type="dxa"/>
          </w:tcPr>
          <w:p w14:paraId="5E663B7A" w14:textId="7AB59C14" w:rsidR="005E5229" w:rsidRDefault="005E5229" w:rsidP="005E5229">
            <w:pPr>
              <w:ind w:firstLine="0"/>
              <w:rPr>
                <w:rFonts w:cs="Times New Roman"/>
                <w:szCs w:val="26"/>
              </w:rPr>
            </w:pPr>
            <w:r>
              <w:rPr>
                <w:rFonts w:cs="Times New Roman"/>
                <w:szCs w:val="26"/>
              </w:rPr>
              <w:t>Đóng thông báo bảo lãnh</w:t>
            </w:r>
          </w:p>
        </w:tc>
      </w:tr>
      <w:tr w:rsidR="005E5229" w:rsidRPr="00E067F3" w14:paraId="1A0089A0" w14:textId="77777777" w:rsidTr="005E5229">
        <w:tc>
          <w:tcPr>
            <w:tcW w:w="3227" w:type="dxa"/>
          </w:tcPr>
          <w:p w14:paraId="5371CC73" w14:textId="01B6AF43" w:rsidR="005E5229" w:rsidRDefault="005E5229" w:rsidP="005E5229">
            <w:pPr>
              <w:ind w:firstLine="0"/>
              <w:rPr>
                <w:rFonts w:cs="Times New Roman"/>
                <w:szCs w:val="26"/>
              </w:rPr>
            </w:pPr>
            <w:r>
              <w:rPr>
                <w:rFonts w:cs="Times New Roman"/>
                <w:szCs w:val="26"/>
              </w:rPr>
              <w:t>Kích hoạt thông báo bảo lãnh</w:t>
            </w:r>
          </w:p>
        </w:tc>
        <w:tc>
          <w:tcPr>
            <w:tcW w:w="4110" w:type="dxa"/>
          </w:tcPr>
          <w:p w14:paraId="4FBD40E7" w14:textId="586E5529" w:rsidR="005E5229" w:rsidRDefault="005E5229" w:rsidP="005E5229">
            <w:pPr>
              <w:ind w:firstLine="0"/>
              <w:rPr>
                <w:rFonts w:cs="Times New Roman"/>
                <w:szCs w:val="26"/>
              </w:rPr>
            </w:pPr>
            <w:r>
              <w:rPr>
                <w:rFonts w:cs="Times New Roman"/>
                <w:szCs w:val="26"/>
              </w:rPr>
              <w:t>GTEE Reopen BG Advice</w:t>
            </w:r>
          </w:p>
        </w:tc>
        <w:tc>
          <w:tcPr>
            <w:tcW w:w="3261" w:type="dxa"/>
          </w:tcPr>
          <w:p w14:paraId="2A6FB1B0" w14:textId="1BC5EC1A" w:rsidR="005E5229" w:rsidRDefault="005E5229" w:rsidP="005E5229">
            <w:pPr>
              <w:ind w:firstLine="0"/>
              <w:rPr>
                <w:rFonts w:cs="Times New Roman"/>
                <w:szCs w:val="26"/>
              </w:rPr>
            </w:pPr>
            <w:r>
              <w:rPr>
                <w:rFonts w:cs="Times New Roman"/>
                <w:szCs w:val="26"/>
              </w:rPr>
              <w:t>Kích hoạt thông báo bảo lãnh</w:t>
            </w:r>
          </w:p>
        </w:tc>
      </w:tr>
    </w:tbl>
    <w:p w14:paraId="028BA33E" w14:textId="77777777" w:rsidR="005E5229" w:rsidRPr="004660CF" w:rsidRDefault="005E5229" w:rsidP="004660CF">
      <w:pPr>
        <w:pStyle w:val="Heading8"/>
        <w:numPr>
          <w:ilvl w:val="0"/>
          <w:numId w:val="0"/>
        </w:numPr>
        <w:tabs>
          <w:tab w:val="clear" w:pos="702"/>
          <w:tab w:val="clear" w:pos="1080"/>
        </w:tabs>
        <w:spacing w:after="240"/>
        <w:ind w:left="720"/>
        <w:rPr>
          <w:rFonts w:ascii="Times New Roman" w:eastAsiaTheme="minorHAnsi" w:hAnsi="Times New Roman" w:cstheme="minorBidi"/>
          <w:b/>
          <w:bCs w:val="0"/>
          <w:iCs w:val="0"/>
          <w:noProof w:val="0"/>
          <w:snapToGrid/>
          <w:color w:val="auto"/>
          <w:sz w:val="26"/>
          <w:szCs w:val="22"/>
          <w:u w:val="single"/>
        </w:rPr>
      </w:pPr>
      <w:r w:rsidRPr="004660CF">
        <w:rPr>
          <w:rFonts w:ascii="Times New Roman" w:eastAsiaTheme="minorHAnsi" w:hAnsi="Times New Roman" w:cstheme="minorBidi"/>
          <w:b/>
          <w:bCs w:val="0"/>
          <w:iCs w:val="0"/>
          <w:noProof w:val="0"/>
          <w:snapToGrid/>
          <w:color w:val="auto"/>
          <w:sz w:val="26"/>
          <w:szCs w:val="22"/>
          <w:u w:val="single"/>
        </w:rPr>
        <w:t>Mapping TF-EE và VISYS:</w:t>
      </w:r>
    </w:p>
    <w:p w14:paraId="2B8B6363" w14:textId="420221AB" w:rsidR="005E5229" w:rsidRDefault="005E5229" w:rsidP="005E5229">
      <w:r>
        <w:object w:dxaOrig="1531" w:dyaOrig="1002" w14:anchorId="1D709187">
          <v:shape id="_x0000_i1043" type="#_x0000_t75" style="width:76.7pt;height:50.5pt" o:ole="">
            <v:imagedata r:id="rId45" o:title=""/>
          </v:shape>
          <o:OLEObject Type="Embed" ProgID="Excel.Sheet.12" ShapeID="_x0000_i1043" DrawAspect="Icon" ObjectID="_1709132684" r:id="rId46"/>
        </w:object>
      </w:r>
    </w:p>
    <w:p w14:paraId="7F9494C6" w14:textId="6BE72996" w:rsidR="00F119FA" w:rsidDel="00D26E99" w:rsidRDefault="005E5229" w:rsidP="00724F94">
      <w:pPr>
        <w:pStyle w:val="Heading7"/>
        <w:numPr>
          <w:ilvl w:val="0"/>
          <w:numId w:val="13"/>
        </w:numPr>
        <w:tabs>
          <w:tab w:val="clear" w:pos="702"/>
          <w:tab w:val="clear" w:pos="1080"/>
        </w:tabs>
        <w:ind w:left="1260" w:hanging="540"/>
        <w:rPr>
          <w:del w:id="312" w:author="Nguyen Thu Trang - VTFC - KVH" w:date="2022-03-16T11:40:00Z"/>
        </w:rPr>
      </w:pPr>
      <w:commentRangeStart w:id="313"/>
      <w:commentRangeStart w:id="314"/>
      <w:del w:id="315" w:author="Nguyen Thu Trang - VTFC - KVH" w:date="2022-03-16T11:40:00Z">
        <w:r w:rsidDel="00D26E99">
          <w:delText xml:space="preserve">Tab </w:delText>
        </w:r>
        <w:r w:rsidR="00F119FA" w:rsidDel="00D26E99">
          <w:delText>Chứng từ</w:delText>
        </w:r>
        <w:r w:rsidDel="00D26E99">
          <w:delText xml:space="preserve"> bảo lãnh</w:delText>
        </w:r>
      </w:del>
      <w:commentRangeEnd w:id="313"/>
      <w:r w:rsidR="00D26E99">
        <w:rPr>
          <w:rStyle w:val="CommentReference"/>
          <w:rFonts w:eastAsiaTheme="minorHAnsi" w:cstheme="minorBidi"/>
          <w:b w:val="0"/>
          <w:bCs w:val="0"/>
          <w:noProof w:val="0"/>
          <w:snapToGrid/>
          <w:color w:val="auto"/>
        </w:rPr>
        <w:commentReference w:id="313"/>
      </w:r>
      <w:commentRangeEnd w:id="314"/>
      <w:r w:rsidR="00F463CD">
        <w:rPr>
          <w:rStyle w:val="CommentReference"/>
          <w:rFonts w:eastAsiaTheme="minorHAnsi" w:cstheme="minorBidi"/>
          <w:b w:val="0"/>
          <w:bCs w:val="0"/>
          <w:noProof w:val="0"/>
          <w:snapToGrid/>
          <w:color w:val="auto"/>
        </w:rPr>
        <w:commentReference w:id="314"/>
      </w:r>
    </w:p>
    <w:tbl>
      <w:tblPr>
        <w:tblStyle w:val="TableGrid"/>
        <w:tblW w:w="11760" w:type="dxa"/>
        <w:tblLayout w:type="fixed"/>
        <w:tblLook w:val="04A0" w:firstRow="1" w:lastRow="0" w:firstColumn="1" w:lastColumn="0" w:noHBand="0" w:noVBand="1"/>
      </w:tblPr>
      <w:tblGrid>
        <w:gridCol w:w="1638"/>
        <w:gridCol w:w="1192"/>
        <w:gridCol w:w="709"/>
        <w:gridCol w:w="992"/>
        <w:gridCol w:w="4395"/>
        <w:gridCol w:w="1417"/>
        <w:gridCol w:w="1417"/>
      </w:tblGrid>
      <w:tr w:rsidR="00F119FA" w:rsidRPr="00571988" w:rsidDel="00D26E99" w14:paraId="137B0B9A" w14:textId="4C8D9123" w:rsidTr="004660CF">
        <w:trPr>
          <w:del w:id="316" w:author="Nguyen Thu Trang - VTFC - KVH" w:date="2022-03-16T11:40:00Z"/>
        </w:trPr>
        <w:tc>
          <w:tcPr>
            <w:tcW w:w="1638" w:type="dxa"/>
          </w:tcPr>
          <w:p w14:paraId="021C6A5E" w14:textId="18CAC4B6" w:rsidR="00F119FA" w:rsidRPr="00571988" w:rsidDel="00D26E99" w:rsidRDefault="00F119FA" w:rsidP="004660CF">
            <w:pPr>
              <w:spacing w:line="312" w:lineRule="auto"/>
              <w:ind w:firstLine="0"/>
              <w:jc w:val="center"/>
              <w:rPr>
                <w:del w:id="317" w:author="Nguyen Thu Trang - VTFC - KVH" w:date="2022-03-16T11:40:00Z"/>
                <w:rFonts w:cs="Times New Roman"/>
                <w:b/>
                <w:szCs w:val="26"/>
              </w:rPr>
            </w:pPr>
            <w:del w:id="318" w:author="Nguyen Thu Trang - VTFC - KVH" w:date="2022-03-16T11:40:00Z">
              <w:r w:rsidRPr="00571988" w:rsidDel="00D26E99">
                <w:rPr>
                  <w:rFonts w:cs="Times New Roman"/>
                  <w:b/>
                  <w:szCs w:val="26"/>
                </w:rPr>
                <w:delText>Tên trường</w:delText>
              </w:r>
            </w:del>
          </w:p>
        </w:tc>
        <w:tc>
          <w:tcPr>
            <w:tcW w:w="1192" w:type="dxa"/>
          </w:tcPr>
          <w:p w14:paraId="17294422" w14:textId="3399E464" w:rsidR="00F119FA" w:rsidRPr="00571988" w:rsidDel="00D26E99" w:rsidRDefault="00F119FA" w:rsidP="004660CF">
            <w:pPr>
              <w:spacing w:line="312" w:lineRule="auto"/>
              <w:ind w:firstLine="0"/>
              <w:jc w:val="center"/>
              <w:rPr>
                <w:del w:id="319" w:author="Nguyen Thu Trang - VTFC - KVH" w:date="2022-03-16T11:40:00Z"/>
                <w:rFonts w:cs="Times New Roman"/>
                <w:b/>
                <w:szCs w:val="26"/>
              </w:rPr>
            </w:pPr>
            <w:del w:id="320" w:author="Nguyen Thu Trang - VTFC - KVH" w:date="2022-03-16T11:40:00Z">
              <w:r w:rsidRPr="00571988" w:rsidDel="00D26E99">
                <w:rPr>
                  <w:rFonts w:cs="Times New Roman"/>
                  <w:b/>
                  <w:szCs w:val="26"/>
                </w:rPr>
                <w:delText>Kiểu ký tự</w:delText>
              </w:r>
            </w:del>
          </w:p>
        </w:tc>
        <w:tc>
          <w:tcPr>
            <w:tcW w:w="709" w:type="dxa"/>
          </w:tcPr>
          <w:p w14:paraId="252797BC" w14:textId="5D95A555" w:rsidR="00F119FA" w:rsidRPr="00571988" w:rsidDel="00D26E99" w:rsidRDefault="00F119FA" w:rsidP="004660CF">
            <w:pPr>
              <w:spacing w:line="312" w:lineRule="auto"/>
              <w:ind w:firstLine="0"/>
              <w:jc w:val="center"/>
              <w:rPr>
                <w:del w:id="321" w:author="Nguyen Thu Trang - VTFC - KVH" w:date="2022-03-16T11:40:00Z"/>
                <w:rFonts w:cs="Times New Roman"/>
                <w:b/>
                <w:szCs w:val="26"/>
              </w:rPr>
            </w:pPr>
            <w:del w:id="322" w:author="Nguyen Thu Trang - VTFC - KVH" w:date="2022-03-16T11:40:00Z">
              <w:r w:rsidRPr="00571988" w:rsidDel="00D26E99">
                <w:rPr>
                  <w:rFonts w:cs="Times New Roman"/>
                  <w:b/>
                  <w:szCs w:val="26"/>
                </w:rPr>
                <w:delText>Độ dài</w:delText>
              </w:r>
            </w:del>
          </w:p>
        </w:tc>
        <w:tc>
          <w:tcPr>
            <w:tcW w:w="992" w:type="dxa"/>
          </w:tcPr>
          <w:p w14:paraId="7AF4C76F" w14:textId="282C1BD3" w:rsidR="00F119FA" w:rsidRPr="00571988" w:rsidDel="00D26E99" w:rsidRDefault="00F119FA" w:rsidP="004660CF">
            <w:pPr>
              <w:spacing w:line="312" w:lineRule="auto"/>
              <w:ind w:firstLine="0"/>
              <w:jc w:val="center"/>
              <w:rPr>
                <w:del w:id="323" w:author="Nguyen Thu Trang - VTFC - KVH" w:date="2022-03-16T11:40:00Z"/>
                <w:rFonts w:cs="Times New Roman"/>
                <w:b/>
                <w:szCs w:val="26"/>
              </w:rPr>
            </w:pPr>
            <w:del w:id="324" w:author="Nguyen Thu Trang - VTFC - KVH" w:date="2022-03-16T11:40:00Z">
              <w:r w:rsidRPr="00571988" w:rsidDel="00D26E99">
                <w:rPr>
                  <w:rFonts w:cs="Times New Roman"/>
                  <w:b/>
                  <w:szCs w:val="26"/>
                </w:rPr>
                <w:delText>Thuộc tính</w:delText>
              </w:r>
            </w:del>
          </w:p>
        </w:tc>
        <w:tc>
          <w:tcPr>
            <w:tcW w:w="4395" w:type="dxa"/>
          </w:tcPr>
          <w:p w14:paraId="1B93D9BF" w14:textId="4FE40519" w:rsidR="00F119FA" w:rsidRPr="00571988" w:rsidDel="00D26E99" w:rsidRDefault="00F119FA" w:rsidP="004660CF">
            <w:pPr>
              <w:spacing w:line="312" w:lineRule="auto"/>
              <w:ind w:firstLine="0"/>
              <w:jc w:val="center"/>
              <w:rPr>
                <w:del w:id="325" w:author="Nguyen Thu Trang - VTFC - KVH" w:date="2022-03-16T11:40:00Z"/>
                <w:rFonts w:cs="Times New Roman"/>
                <w:b/>
                <w:szCs w:val="26"/>
              </w:rPr>
            </w:pPr>
            <w:del w:id="326" w:author="Nguyen Thu Trang - VTFC - KVH" w:date="2022-03-16T11:40:00Z">
              <w:r w:rsidRPr="00571988" w:rsidDel="00D26E99">
                <w:rPr>
                  <w:rFonts w:cs="Times New Roman"/>
                  <w:b/>
                  <w:szCs w:val="26"/>
                </w:rPr>
                <w:delText>Mô tả</w:delText>
              </w:r>
            </w:del>
          </w:p>
        </w:tc>
        <w:tc>
          <w:tcPr>
            <w:tcW w:w="1417" w:type="dxa"/>
          </w:tcPr>
          <w:p w14:paraId="121547EF" w14:textId="3654B3D1" w:rsidR="00F119FA" w:rsidDel="00D26E99" w:rsidRDefault="00F119FA" w:rsidP="004660CF">
            <w:pPr>
              <w:spacing w:line="312" w:lineRule="auto"/>
              <w:ind w:firstLine="0"/>
              <w:jc w:val="center"/>
              <w:rPr>
                <w:del w:id="327" w:author="Nguyen Thu Trang - VTFC - KVH" w:date="2022-03-16T11:40:00Z"/>
                <w:rFonts w:cs="Times New Roman"/>
                <w:b/>
                <w:szCs w:val="26"/>
              </w:rPr>
            </w:pPr>
            <w:del w:id="328" w:author="Nguyen Thu Trang - VTFC - KVH" w:date="2022-03-16T11:40:00Z">
              <w:r w:rsidRPr="00332B9E" w:rsidDel="00D26E99">
                <w:rPr>
                  <w:rFonts w:cs="Times New Roman"/>
                  <w:b/>
                  <w:szCs w:val="26"/>
                  <w:lang w:val="en-GB"/>
                </w:rPr>
                <w:delText>Mapping (Y/N)</w:delText>
              </w:r>
            </w:del>
          </w:p>
        </w:tc>
        <w:tc>
          <w:tcPr>
            <w:tcW w:w="1417" w:type="dxa"/>
          </w:tcPr>
          <w:p w14:paraId="5575639B" w14:textId="45CC600C" w:rsidR="00F119FA" w:rsidRPr="00571988" w:rsidDel="00D26E99" w:rsidRDefault="00F119FA" w:rsidP="004660CF">
            <w:pPr>
              <w:spacing w:line="312" w:lineRule="auto"/>
              <w:ind w:firstLine="0"/>
              <w:jc w:val="center"/>
              <w:rPr>
                <w:del w:id="329" w:author="Nguyen Thu Trang - VTFC - KVH" w:date="2022-03-16T11:40:00Z"/>
                <w:rFonts w:cs="Times New Roman"/>
                <w:b/>
                <w:szCs w:val="26"/>
              </w:rPr>
            </w:pPr>
            <w:del w:id="330" w:author="Nguyen Thu Trang - VTFC - KVH" w:date="2022-03-16T11:40:00Z">
              <w:r w:rsidDel="00D26E99">
                <w:rPr>
                  <w:rFonts w:cs="Times New Roman"/>
                  <w:b/>
                  <w:szCs w:val="26"/>
                </w:rPr>
                <w:delText>New Field (Y/N)</w:delText>
              </w:r>
            </w:del>
          </w:p>
        </w:tc>
      </w:tr>
      <w:tr w:rsidR="00F119FA" w:rsidRPr="00F01510" w:rsidDel="00D26E99" w14:paraId="646604A2" w14:textId="1D5A33DC" w:rsidTr="00F119FA">
        <w:trPr>
          <w:del w:id="331" w:author="Nguyen Thu Trang - VTFC - KVH" w:date="2022-03-16T11:40:00Z"/>
        </w:trPr>
        <w:tc>
          <w:tcPr>
            <w:tcW w:w="11760" w:type="dxa"/>
            <w:gridSpan w:val="7"/>
            <w:shd w:val="clear" w:color="auto" w:fill="FFFF00"/>
          </w:tcPr>
          <w:p w14:paraId="7278C1B3" w14:textId="40C49460" w:rsidR="00F119FA" w:rsidDel="00D26E99" w:rsidRDefault="00F119FA" w:rsidP="004660CF">
            <w:pPr>
              <w:spacing w:line="312" w:lineRule="auto"/>
              <w:ind w:firstLine="0"/>
              <w:rPr>
                <w:del w:id="332" w:author="Nguyen Thu Trang - VTFC - KVH" w:date="2022-03-16T11:40:00Z"/>
                <w:rFonts w:cs="Times New Roman"/>
                <w:b/>
                <w:color w:val="FF0000"/>
                <w:szCs w:val="26"/>
              </w:rPr>
            </w:pPr>
            <w:del w:id="333" w:author="Nguyen Thu Trang - VTFC - KVH" w:date="2022-03-16T11:40:00Z">
              <w:r w:rsidDel="00D26E99">
                <w:rPr>
                  <w:rFonts w:cs="Times New Roman"/>
                  <w:b/>
                  <w:color w:val="FF0000"/>
                  <w:szCs w:val="26"/>
                </w:rPr>
                <w:delText>Tại</w:delText>
              </w:r>
              <w:r w:rsidRPr="00F01510" w:rsidDel="00D26E99">
                <w:rPr>
                  <w:rFonts w:cs="Times New Roman"/>
                  <w:b/>
                  <w:color w:val="FF0000"/>
                  <w:szCs w:val="26"/>
                </w:rPr>
                <w:delText xml:space="preserve"> sự kiện</w:delText>
              </w:r>
              <w:r w:rsidDel="00D26E99">
                <w:rPr>
                  <w:rFonts w:cs="Times New Roman"/>
                  <w:b/>
                  <w:color w:val="FF0000"/>
                  <w:szCs w:val="26"/>
                </w:rPr>
                <w:delText xml:space="preserve"> Thông báo bảo lãnh, Thông báo sửa đổi bảo lãnh</w:delText>
              </w:r>
              <w:r w:rsidRPr="00F01510" w:rsidDel="00D26E99">
                <w:rPr>
                  <w:rFonts w:cs="Times New Roman"/>
                  <w:b/>
                  <w:color w:val="FF0000"/>
                  <w:szCs w:val="26"/>
                </w:rPr>
                <w:delText>:</w:delText>
              </w:r>
            </w:del>
          </w:p>
          <w:p w14:paraId="1DABD70E" w14:textId="54B420C6" w:rsidR="00F119FA" w:rsidRPr="00902B45" w:rsidDel="00D26E99" w:rsidRDefault="00F119FA" w:rsidP="004660CF">
            <w:pPr>
              <w:spacing w:line="312" w:lineRule="auto"/>
              <w:ind w:firstLine="0"/>
              <w:rPr>
                <w:del w:id="334" w:author="Nguyen Thu Trang - VTFC - KVH" w:date="2022-03-16T11:40:00Z"/>
                <w:rFonts w:cs="Times New Roman"/>
                <w:szCs w:val="26"/>
              </w:rPr>
            </w:pPr>
            <w:del w:id="335" w:author="Nguyen Thu Trang - VTFC - KVH" w:date="2022-03-16T11:40:00Z">
              <w:r w:rsidRPr="00902B45" w:rsidDel="00D26E99">
                <w:rPr>
                  <w:rFonts w:cs="Times New Roman"/>
                  <w:szCs w:val="26"/>
                  <w:lang w:val="en-GB"/>
                </w:rPr>
                <w:delText>Căn cứ vào Thông báo BL do Trung tâm TTTM đã tạo và gửi về, người dùng có thể tạo Thông báo BL gửi cho KH nếu KH yêu cầu.</w:delText>
              </w:r>
            </w:del>
          </w:p>
        </w:tc>
      </w:tr>
      <w:tr w:rsidR="00F119FA" w:rsidRPr="00571988" w:rsidDel="00D26E99" w14:paraId="55E1FA01" w14:textId="2C790925" w:rsidTr="004660CF">
        <w:trPr>
          <w:del w:id="336" w:author="Nguyen Thu Trang - VTFC - KVH" w:date="2022-03-16T11:40:00Z"/>
        </w:trPr>
        <w:tc>
          <w:tcPr>
            <w:tcW w:w="1638" w:type="dxa"/>
          </w:tcPr>
          <w:p w14:paraId="38CC9ECF" w14:textId="46E6E586" w:rsidR="00F119FA" w:rsidRPr="00902B45" w:rsidDel="00D26E99" w:rsidRDefault="00F119FA" w:rsidP="004660CF">
            <w:pPr>
              <w:spacing w:line="312" w:lineRule="auto"/>
              <w:ind w:firstLine="0"/>
              <w:jc w:val="both"/>
              <w:rPr>
                <w:del w:id="337" w:author="Nguyen Thu Trang - VTFC - KVH" w:date="2022-03-16T11:40:00Z"/>
                <w:rFonts w:cs="Times New Roman"/>
                <w:b/>
                <w:szCs w:val="26"/>
              </w:rPr>
            </w:pPr>
            <w:commentRangeStart w:id="338"/>
            <w:commentRangeStart w:id="339"/>
            <w:del w:id="340" w:author="Nguyen Thu Trang - VTFC - KVH" w:date="2022-03-16T11:40:00Z">
              <w:r w:rsidRPr="00902B45" w:rsidDel="00D26E99">
                <w:rPr>
                  <w:rFonts w:cs="Times New Roman"/>
                  <w:b/>
                  <w:szCs w:val="26"/>
                </w:rPr>
                <w:delText>Nội dung Thông báo</w:delText>
              </w:r>
              <w:commentRangeEnd w:id="338"/>
              <w:r w:rsidDel="00D26E99">
                <w:rPr>
                  <w:rStyle w:val="CommentReference"/>
                </w:rPr>
                <w:commentReference w:id="338"/>
              </w:r>
              <w:commentRangeEnd w:id="339"/>
              <w:r w:rsidR="00770BE6" w:rsidDel="00D26E99">
                <w:rPr>
                  <w:rStyle w:val="CommentReference"/>
                </w:rPr>
                <w:commentReference w:id="339"/>
              </w:r>
            </w:del>
          </w:p>
        </w:tc>
        <w:tc>
          <w:tcPr>
            <w:tcW w:w="1192" w:type="dxa"/>
          </w:tcPr>
          <w:p w14:paraId="1CF52A84" w14:textId="23000F1D" w:rsidR="00F119FA" w:rsidRPr="00571988" w:rsidDel="00D26E99" w:rsidRDefault="00F119FA" w:rsidP="004660CF">
            <w:pPr>
              <w:spacing w:line="312" w:lineRule="auto"/>
              <w:ind w:firstLine="0"/>
              <w:jc w:val="center"/>
              <w:rPr>
                <w:del w:id="341" w:author="Nguyen Thu Trang - VTFC - KVH" w:date="2022-03-16T11:40:00Z"/>
                <w:rFonts w:cs="Times New Roman"/>
                <w:szCs w:val="26"/>
              </w:rPr>
            </w:pPr>
            <w:del w:id="342" w:author="Nguyen Thu Trang - VTFC - KVH" w:date="2022-03-16T11:40:00Z">
              <w:r w:rsidRPr="00571988" w:rsidDel="00D26E99">
                <w:rPr>
                  <w:rFonts w:cs="Times New Roman"/>
                  <w:szCs w:val="26"/>
                </w:rPr>
                <w:delText>Clob</w:delText>
              </w:r>
            </w:del>
          </w:p>
        </w:tc>
        <w:tc>
          <w:tcPr>
            <w:tcW w:w="709" w:type="dxa"/>
          </w:tcPr>
          <w:p w14:paraId="046CD017" w14:textId="54507F4F" w:rsidR="00F119FA" w:rsidRPr="00571988" w:rsidDel="00D26E99" w:rsidRDefault="00F119FA" w:rsidP="004660CF">
            <w:pPr>
              <w:spacing w:line="312" w:lineRule="auto"/>
              <w:ind w:firstLine="0"/>
              <w:jc w:val="center"/>
              <w:rPr>
                <w:del w:id="343" w:author="Nguyen Thu Trang - VTFC - KVH" w:date="2022-03-16T11:40:00Z"/>
                <w:rFonts w:cs="Times New Roman"/>
                <w:szCs w:val="26"/>
              </w:rPr>
            </w:pPr>
          </w:p>
        </w:tc>
        <w:tc>
          <w:tcPr>
            <w:tcW w:w="992" w:type="dxa"/>
          </w:tcPr>
          <w:p w14:paraId="5D77B66E" w14:textId="022424CC" w:rsidR="00F119FA" w:rsidRPr="00571988" w:rsidDel="00D26E99" w:rsidRDefault="00F119FA" w:rsidP="004660CF">
            <w:pPr>
              <w:spacing w:line="312" w:lineRule="auto"/>
              <w:ind w:firstLine="0"/>
              <w:jc w:val="center"/>
              <w:rPr>
                <w:del w:id="344" w:author="Nguyen Thu Trang - VTFC - KVH" w:date="2022-03-16T11:40:00Z"/>
                <w:rFonts w:cs="Times New Roman"/>
                <w:szCs w:val="26"/>
              </w:rPr>
            </w:pPr>
            <w:del w:id="345" w:author="Nguyen Thu Trang - VTFC - KVH" w:date="2022-03-16T11:40:00Z">
              <w:r w:rsidDel="00D26E99">
                <w:rPr>
                  <w:rFonts w:cs="Times New Roman"/>
                  <w:szCs w:val="26"/>
                </w:rPr>
                <w:delText>(O</w:delText>
              </w:r>
              <w:r w:rsidRPr="00571988" w:rsidDel="00D26E99">
                <w:rPr>
                  <w:rFonts w:cs="Times New Roman"/>
                  <w:szCs w:val="26"/>
                </w:rPr>
                <w:delText>)</w:delText>
              </w:r>
            </w:del>
          </w:p>
        </w:tc>
        <w:tc>
          <w:tcPr>
            <w:tcW w:w="4395" w:type="dxa"/>
          </w:tcPr>
          <w:p w14:paraId="549E7D04" w14:textId="42ED7B2D" w:rsidR="00F119FA" w:rsidRPr="00571988" w:rsidDel="00D26E99" w:rsidRDefault="00F119FA" w:rsidP="004660CF">
            <w:pPr>
              <w:spacing w:line="312" w:lineRule="auto"/>
              <w:ind w:firstLine="0"/>
              <w:jc w:val="both"/>
              <w:rPr>
                <w:del w:id="346" w:author="Nguyen Thu Trang - VTFC - KVH" w:date="2022-03-16T11:40:00Z"/>
                <w:rFonts w:cs="Times New Roman"/>
                <w:szCs w:val="26"/>
              </w:rPr>
            </w:pPr>
            <w:del w:id="347" w:author="Nguyen Thu Trang - VTFC - KVH" w:date="2022-03-16T11:40:00Z">
              <w:r w:rsidRPr="00571988" w:rsidDel="00D26E99">
                <w:rPr>
                  <w:rFonts w:cs="Times New Roman"/>
                  <w:szCs w:val="26"/>
                </w:rPr>
                <w:delText>Nội dung củ</w:delText>
              </w:r>
              <w:r w:rsidDel="00D26E99">
                <w:rPr>
                  <w:rFonts w:cs="Times New Roman"/>
                  <w:szCs w:val="26"/>
                </w:rPr>
                <w:delText>a Thông báo thư bảo lãnh/ sửa đổi bảo lãnh</w:delText>
              </w:r>
              <w:r w:rsidDel="00D26E99">
                <w:rPr>
                  <w:rFonts w:cs="Times New Roman"/>
                  <w:szCs w:val="26"/>
                  <w:lang w:val="en-GB"/>
                </w:rPr>
                <w:delText>.</w:delText>
              </w:r>
            </w:del>
          </w:p>
          <w:p w14:paraId="5F2EE13C" w14:textId="590A8F62" w:rsidR="00F119FA" w:rsidRPr="00621BBE" w:rsidDel="00D26E99" w:rsidRDefault="00F119FA" w:rsidP="004660CF">
            <w:pPr>
              <w:spacing w:line="312" w:lineRule="auto"/>
              <w:ind w:firstLine="0"/>
              <w:jc w:val="both"/>
              <w:rPr>
                <w:del w:id="348" w:author="Nguyen Thu Trang - VTFC - KVH" w:date="2022-03-16T11:40:00Z"/>
                <w:rFonts w:cs="Times New Roman"/>
                <w:szCs w:val="26"/>
              </w:rPr>
            </w:pPr>
            <w:del w:id="349" w:author="Nguyen Thu Trang - VTFC - KVH" w:date="2022-03-16T11:40:00Z">
              <w:r w:rsidRPr="00621BBE" w:rsidDel="00D26E99">
                <w:rPr>
                  <w:rFonts w:cs="Times New Roman"/>
                  <w:szCs w:val="26"/>
                </w:rPr>
                <w:delText>Cho phép người dùng tự nhập nội dung thủ công hoặc copy nội dung từ nguồn bên ngoài vào hệ thống.</w:delText>
              </w:r>
            </w:del>
          </w:p>
          <w:p w14:paraId="2483B262" w14:textId="231424EC" w:rsidR="00F119FA" w:rsidDel="00D26E99" w:rsidRDefault="00F119FA" w:rsidP="004660CF">
            <w:pPr>
              <w:spacing w:line="312" w:lineRule="auto"/>
              <w:ind w:firstLine="0"/>
              <w:jc w:val="both"/>
              <w:rPr>
                <w:del w:id="350" w:author="Nguyen Thu Trang - VTFC - KVH" w:date="2022-03-16T11:40:00Z"/>
                <w:rFonts w:cs="Times New Roman"/>
                <w:szCs w:val="26"/>
                <w:lang w:val="en-GB"/>
              </w:rPr>
            </w:pPr>
            <w:del w:id="351" w:author="Nguyen Thu Trang - VTFC - KVH" w:date="2022-03-16T11:40:00Z">
              <w:r w:rsidRPr="00621BBE" w:rsidDel="00D26E99">
                <w:rPr>
                  <w:rFonts w:cs="Times New Roman"/>
                  <w:szCs w:val="26"/>
                  <w:lang w:val="en-GB"/>
                </w:rPr>
                <w:delText>Hệ thống hỗ trợ định dạng như trong Microsoft Word.</w:delText>
              </w:r>
            </w:del>
          </w:p>
          <w:p w14:paraId="6B5F2F8B" w14:textId="10D52C43" w:rsidR="00F119FA" w:rsidRPr="00571988" w:rsidDel="00D26E99" w:rsidRDefault="00F119FA" w:rsidP="004660CF">
            <w:pPr>
              <w:spacing w:line="312" w:lineRule="auto"/>
              <w:ind w:firstLine="0"/>
              <w:jc w:val="both"/>
              <w:rPr>
                <w:del w:id="352" w:author="Nguyen Thu Trang - VTFC - KVH" w:date="2022-03-16T11:40:00Z"/>
                <w:rFonts w:cs="Times New Roman"/>
                <w:szCs w:val="26"/>
              </w:rPr>
            </w:pPr>
            <w:del w:id="353" w:author="Nguyen Thu Trang - VTFC - KVH" w:date="2022-03-16T11:40:00Z">
              <w:r w:rsidDel="00D26E99">
                <w:rPr>
                  <w:rFonts w:cs="Times New Roman"/>
                  <w:szCs w:val="26"/>
                </w:rPr>
                <w:lastRenderedPageBreak/>
                <w:delText>Nếu</w:delText>
              </w:r>
              <w:r w:rsidRPr="00571988" w:rsidDel="00D26E99">
                <w:rPr>
                  <w:rFonts w:cs="Times New Roman"/>
                  <w:szCs w:val="26"/>
                </w:rPr>
                <w:delText xml:space="preserve"> </w:delText>
              </w:r>
              <w:r w:rsidDel="00D26E99">
                <w:rPr>
                  <w:rFonts w:cs="Times New Roman"/>
                  <w:szCs w:val="26"/>
                </w:rPr>
                <w:delText>trường này có giá trị, hệ thống sẽ sinh Thông báo theo nội dung này</w:delText>
              </w:r>
              <w:r w:rsidRPr="00571988" w:rsidDel="00D26E99">
                <w:rPr>
                  <w:rFonts w:cs="Times New Roman"/>
                  <w:szCs w:val="26"/>
                </w:rPr>
                <w:delText>.</w:delText>
              </w:r>
            </w:del>
          </w:p>
        </w:tc>
        <w:tc>
          <w:tcPr>
            <w:tcW w:w="1417" w:type="dxa"/>
          </w:tcPr>
          <w:p w14:paraId="3DAFCE73" w14:textId="5D0FBB76" w:rsidR="00F119FA" w:rsidDel="00D26E99" w:rsidRDefault="00F119FA" w:rsidP="004660CF">
            <w:pPr>
              <w:spacing w:line="312" w:lineRule="auto"/>
              <w:ind w:firstLine="0"/>
              <w:jc w:val="center"/>
              <w:rPr>
                <w:del w:id="354" w:author="Nguyen Thu Trang - VTFC - KVH" w:date="2022-03-16T11:40:00Z"/>
                <w:rFonts w:cs="Times New Roman"/>
                <w:szCs w:val="26"/>
              </w:rPr>
            </w:pPr>
            <w:del w:id="355" w:author="Nguyen Thu Trang - VTFC - KVH" w:date="2022-03-16T11:40:00Z">
              <w:r w:rsidDel="00D26E99">
                <w:rPr>
                  <w:rFonts w:cs="Times New Roman"/>
                  <w:szCs w:val="26"/>
                </w:rPr>
                <w:lastRenderedPageBreak/>
                <w:delText>N</w:delText>
              </w:r>
            </w:del>
          </w:p>
        </w:tc>
        <w:tc>
          <w:tcPr>
            <w:tcW w:w="1417" w:type="dxa"/>
          </w:tcPr>
          <w:p w14:paraId="1C8FDB6F" w14:textId="3558D891" w:rsidR="00F119FA" w:rsidRPr="00571988" w:rsidDel="00D26E99" w:rsidRDefault="00F119FA" w:rsidP="004660CF">
            <w:pPr>
              <w:spacing w:line="312" w:lineRule="auto"/>
              <w:ind w:firstLine="0"/>
              <w:jc w:val="center"/>
              <w:rPr>
                <w:del w:id="356" w:author="Nguyen Thu Trang - VTFC - KVH" w:date="2022-03-16T11:40:00Z"/>
                <w:rFonts w:cs="Times New Roman"/>
                <w:szCs w:val="26"/>
              </w:rPr>
            </w:pPr>
            <w:del w:id="357" w:author="Nguyen Thu Trang - VTFC - KVH" w:date="2022-03-16T11:40:00Z">
              <w:r w:rsidDel="00D26E99">
                <w:rPr>
                  <w:rFonts w:cs="Times New Roman"/>
                  <w:szCs w:val="26"/>
                </w:rPr>
                <w:delText>N</w:delText>
              </w:r>
            </w:del>
          </w:p>
        </w:tc>
      </w:tr>
      <w:tr w:rsidR="00F119FA" w:rsidRPr="00F01510" w:rsidDel="00D26E99" w14:paraId="27E699E4" w14:textId="3E94C4FC" w:rsidTr="00F119FA">
        <w:trPr>
          <w:del w:id="358" w:author="Nguyen Thu Trang - VTFC - KVH" w:date="2022-03-16T11:40:00Z"/>
        </w:trPr>
        <w:tc>
          <w:tcPr>
            <w:tcW w:w="11760" w:type="dxa"/>
            <w:gridSpan w:val="7"/>
            <w:shd w:val="clear" w:color="auto" w:fill="FFFF00"/>
          </w:tcPr>
          <w:p w14:paraId="5940D98B" w14:textId="151E183E" w:rsidR="00F119FA" w:rsidRPr="00F01510" w:rsidDel="00D26E99" w:rsidRDefault="00F119FA" w:rsidP="004660CF">
            <w:pPr>
              <w:spacing w:line="312" w:lineRule="auto"/>
              <w:ind w:firstLine="0"/>
              <w:rPr>
                <w:del w:id="359" w:author="Nguyen Thu Trang - VTFC - KVH" w:date="2022-03-16T11:40:00Z"/>
                <w:rFonts w:cs="Times New Roman"/>
                <w:b/>
                <w:szCs w:val="26"/>
              </w:rPr>
            </w:pPr>
            <w:del w:id="360" w:author="Nguyen Thu Trang - VTFC - KVH" w:date="2022-03-16T11:40:00Z">
              <w:r w:rsidDel="00D26E99">
                <w:rPr>
                  <w:rFonts w:cs="Times New Roman"/>
                  <w:b/>
                  <w:color w:val="FF0000"/>
                  <w:szCs w:val="26"/>
                </w:rPr>
                <w:lastRenderedPageBreak/>
                <w:delText>Tại</w:delText>
              </w:r>
              <w:r w:rsidRPr="00F01510" w:rsidDel="00D26E99">
                <w:rPr>
                  <w:rFonts w:cs="Times New Roman"/>
                  <w:b/>
                  <w:color w:val="FF0000"/>
                  <w:szCs w:val="26"/>
                </w:rPr>
                <w:delText xml:space="preserve"> sự kiện</w:delText>
              </w:r>
              <w:r w:rsidDel="00D26E99">
                <w:rPr>
                  <w:rFonts w:cs="Times New Roman"/>
                  <w:b/>
                  <w:color w:val="FF0000"/>
                  <w:szCs w:val="26"/>
                </w:rPr>
                <w:delText xml:space="preserve"> Đăng ký, Sửa đổi BCT đòi tiền:</w:delText>
              </w:r>
            </w:del>
          </w:p>
        </w:tc>
      </w:tr>
      <w:tr w:rsidR="00F119FA" w:rsidRPr="00571988" w:rsidDel="00D26E99" w14:paraId="17FB1E3E" w14:textId="4B9E5F1F" w:rsidTr="004660CF">
        <w:trPr>
          <w:del w:id="361" w:author="Nguyen Thu Trang - VTFC - KVH" w:date="2022-03-16T11:40:00Z"/>
        </w:trPr>
        <w:tc>
          <w:tcPr>
            <w:tcW w:w="1638" w:type="dxa"/>
          </w:tcPr>
          <w:p w14:paraId="54AA84FC" w14:textId="6849036C" w:rsidR="00F119FA" w:rsidRPr="002F4D0F" w:rsidDel="00D26E99" w:rsidRDefault="00F119FA" w:rsidP="004660CF">
            <w:pPr>
              <w:spacing w:line="312" w:lineRule="auto"/>
              <w:ind w:firstLine="0"/>
              <w:rPr>
                <w:del w:id="362" w:author="Nguyen Thu Trang - VTFC - KVH" w:date="2022-03-16T11:40:00Z"/>
                <w:rFonts w:cs="Times New Roman"/>
                <w:b/>
                <w:i/>
                <w:color w:val="FF0000"/>
                <w:szCs w:val="26"/>
              </w:rPr>
            </w:pPr>
            <w:commentRangeStart w:id="363"/>
            <w:commentRangeStart w:id="364"/>
            <w:del w:id="365" w:author="Nguyen Thu Trang - VTFC - KVH" w:date="2022-03-16T11:40:00Z">
              <w:r w:rsidRPr="00571988" w:rsidDel="00D26E99">
                <w:rPr>
                  <w:rFonts w:cs="Times New Roman"/>
                  <w:b/>
                  <w:szCs w:val="26"/>
                </w:rPr>
                <w:delText>Nội dung</w:delText>
              </w:r>
              <w:r w:rsidDel="00D26E99">
                <w:rPr>
                  <w:rFonts w:cs="Times New Roman"/>
                  <w:b/>
                  <w:szCs w:val="26"/>
                </w:rPr>
                <w:delText xml:space="preserve"> </w:delText>
              </w:r>
              <w:r w:rsidRPr="00FC53F1" w:rsidDel="00D26E99">
                <w:rPr>
                  <w:rFonts w:cs="Times New Roman"/>
                  <w:b/>
                  <w:szCs w:val="26"/>
                  <w:lang w:val="en-GB"/>
                </w:rPr>
                <w:delText>TB kết quả kiểm tra BCT</w:delText>
              </w:r>
              <w:r w:rsidRPr="00571988" w:rsidDel="00D26E99">
                <w:rPr>
                  <w:rFonts w:cs="Times New Roman"/>
                  <w:b/>
                  <w:szCs w:val="26"/>
                </w:rPr>
                <w:delText xml:space="preserve"> </w:delText>
              </w:r>
              <w:commentRangeEnd w:id="363"/>
              <w:r w:rsidDel="00D26E99">
                <w:rPr>
                  <w:rStyle w:val="CommentReference"/>
                </w:rPr>
                <w:commentReference w:id="363"/>
              </w:r>
              <w:commentRangeEnd w:id="364"/>
              <w:r w:rsidR="00770BE6" w:rsidDel="00D26E99">
                <w:rPr>
                  <w:rStyle w:val="CommentReference"/>
                </w:rPr>
                <w:commentReference w:id="364"/>
              </w:r>
            </w:del>
          </w:p>
        </w:tc>
        <w:tc>
          <w:tcPr>
            <w:tcW w:w="1192" w:type="dxa"/>
          </w:tcPr>
          <w:p w14:paraId="2CBCAA7D" w14:textId="541542B0" w:rsidR="00F119FA" w:rsidRPr="00571988" w:rsidDel="00D26E99" w:rsidRDefault="00F119FA" w:rsidP="004660CF">
            <w:pPr>
              <w:spacing w:line="312" w:lineRule="auto"/>
              <w:ind w:firstLine="0"/>
              <w:jc w:val="center"/>
              <w:rPr>
                <w:del w:id="366" w:author="Nguyen Thu Trang - VTFC - KVH" w:date="2022-03-16T11:40:00Z"/>
                <w:rFonts w:cs="Times New Roman"/>
                <w:szCs w:val="26"/>
              </w:rPr>
            </w:pPr>
            <w:del w:id="367" w:author="Nguyen Thu Trang - VTFC - KVH" w:date="2022-03-16T11:40:00Z">
              <w:r w:rsidRPr="00571988" w:rsidDel="00D26E99">
                <w:rPr>
                  <w:rFonts w:cs="Times New Roman"/>
                  <w:szCs w:val="26"/>
                </w:rPr>
                <w:delText>Clob</w:delText>
              </w:r>
            </w:del>
          </w:p>
        </w:tc>
        <w:tc>
          <w:tcPr>
            <w:tcW w:w="709" w:type="dxa"/>
          </w:tcPr>
          <w:p w14:paraId="5CE54950" w14:textId="4EAC4ED3" w:rsidR="00F119FA" w:rsidRPr="00571988" w:rsidDel="00D26E99" w:rsidRDefault="00F119FA" w:rsidP="004660CF">
            <w:pPr>
              <w:spacing w:line="312" w:lineRule="auto"/>
              <w:ind w:firstLine="0"/>
              <w:jc w:val="center"/>
              <w:rPr>
                <w:del w:id="368" w:author="Nguyen Thu Trang - VTFC - KVH" w:date="2022-03-16T11:40:00Z"/>
                <w:rFonts w:cs="Times New Roman"/>
                <w:szCs w:val="26"/>
              </w:rPr>
            </w:pPr>
          </w:p>
        </w:tc>
        <w:tc>
          <w:tcPr>
            <w:tcW w:w="992" w:type="dxa"/>
          </w:tcPr>
          <w:p w14:paraId="633A5BFA" w14:textId="0F9FCFB0" w:rsidR="00F119FA" w:rsidRPr="00571988" w:rsidDel="00D26E99" w:rsidRDefault="00F119FA" w:rsidP="004660CF">
            <w:pPr>
              <w:spacing w:line="312" w:lineRule="auto"/>
              <w:ind w:firstLine="0"/>
              <w:jc w:val="center"/>
              <w:rPr>
                <w:del w:id="369" w:author="Nguyen Thu Trang - VTFC - KVH" w:date="2022-03-16T11:40:00Z"/>
                <w:rFonts w:cs="Times New Roman"/>
                <w:szCs w:val="26"/>
              </w:rPr>
            </w:pPr>
            <w:del w:id="370" w:author="Nguyen Thu Trang - VTFC - KVH" w:date="2022-03-16T11:40:00Z">
              <w:r w:rsidRPr="00571988" w:rsidDel="00D26E99">
                <w:rPr>
                  <w:rFonts w:cs="Times New Roman"/>
                  <w:szCs w:val="26"/>
                </w:rPr>
                <w:delText>(</w:delText>
              </w:r>
              <w:r w:rsidDel="00D26E99">
                <w:rPr>
                  <w:rFonts w:cs="Times New Roman"/>
                  <w:szCs w:val="26"/>
                </w:rPr>
                <w:delText>O</w:delText>
              </w:r>
              <w:r w:rsidRPr="00571988" w:rsidDel="00D26E99">
                <w:rPr>
                  <w:rFonts w:cs="Times New Roman"/>
                  <w:szCs w:val="26"/>
                </w:rPr>
                <w:delText>)</w:delText>
              </w:r>
            </w:del>
          </w:p>
        </w:tc>
        <w:tc>
          <w:tcPr>
            <w:tcW w:w="4395" w:type="dxa"/>
          </w:tcPr>
          <w:p w14:paraId="50E75E76" w14:textId="05D900AF" w:rsidR="00F119FA" w:rsidRPr="00571988" w:rsidDel="00D26E99" w:rsidRDefault="00F119FA" w:rsidP="004660CF">
            <w:pPr>
              <w:spacing w:line="312" w:lineRule="auto"/>
              <w:ind w:firstLine="0"/>
              <w:jc w:val="both"/>
              <w:rPr>
                <w:del w:id="371" w:author="Nguyen Thu Trang - VTFC - KVH" w:date="2022-03-16T11:40:00Z"/>
                <w:rFonts w:cs="Times New Roman"/>
                <w:szCs w:val="26"/>
              </w:rPr>
            </w:pPr>
            <w:del w:id="372" w:author="Nguyen Thu Trang - VTFC - KVH" w:date="2022-03-16T11:40:00Z">
              <w:r w:rsidRPr="00571988" w:rsidDel="00D26E99">
                <w:rPr>
                  <w:rFonts w:cs="Times New Roman"/>
                  <w:szCs w:val="26"/>
                </w:rPr>
                <w:delText xml:space="preserve">Nội dung của Thông báo </w:delText>
              </w:r>
              <w:r w:rsidRPr="00621BBE" w:rsidDel="00D26E99">
                <w:rPr>
                  <w:rFonts w:cs="Times New Roman"/>
                  <w:szCs w:val="26"/>
                </w:rPr>
                <w:delText>kết quả kiểm tra BCT</w:delText>
              </w:r>
              <w:r w:rsidDel="00D26E99">
                <w:rPr>
                  <w:rFonts w:cs="Times New Roman"/>
                  <w:szCs w:val="26"/>
                </w:rPr>
                <w:delText>.</w:delText>
              </w:r>
            </w:del>
          </w:p>
          <w:p w14:paraId="571FAA22" w14:textId="5B65B489" w:rsidR="00F119FA" w:rsidRPr="00571988" w:rsidDel="00D26E99" w:rsidRDefault="00F119FA" w:rsidP="004660CF">
            <w:pPr>
              <w:spacing w:line="312" w:lineRule="auto"/>
              <w:ind w:firstLine="0"/>
              <w:jc w:val="both"/>
              <w:rPr>
                <w:del w:id="373" w:author="Nguyen Thu Trang - VTFC - KVH" w:date="2022-03-16T11:40:00Z"/>
                <w:rFonts w:cs="Times New Roman"/>
                <w:szCs w:val="26"/>
              </w:rPr>
            </w:pPr>
            <w:del w:id="374" w:author="Nguyen Thu Trang - VTFC - KVH" w:date="2022-03-16T11:40:00Z">
              <w:r w:rsidRPr="00571988" w:rsidDel="00D26E99">
                <w:rPr>
                  <w:rFonts w:cs="Times New Roman"/>
                  <w:szCs w:val="26"/>
                </w:rPr>
                <w:delText>Cho phép người dùng tự nhập nội dung thủ công hoặc copy nội dung thông báo từ nguồn bên ngoài hệ thống vào.</w:delText>
              </w:r>
            </w:del>
          </w:p>
          <w:p w14:paraId="74CECF50" w14:textId="4589AEA4" w:rsidR="00F119FA" w:rsidDel="00D26E99" w:rsidRDefault="00F119FA" w:rsidP="004660CF">
            <w:pPr>
              <w:spacing w:line="312" w:lineRule="auto"/>
              <w:ind w:firstLine="0"/>
              <w:jc w:val="both"/>
              <w:rPr>
                <w:del w:id="375" w:author="Nguyen Thu Trang - VTFC - KVH" w:date="2022-03-16T11:40:00Z"/>
                <w:rFonts w:cs="Times New Roman"/>
                <w:szCs w:val="26"/>
              </w:rPr>
            </w:pPr>
            <w:del w:id="376" w:author="Nguyen Thu Trang - VTFC - KVH" w:date="2022-03-16T11:40:00Z">
              <w:r w:rsidRPr="00571988" w:rsidDel="00D26E99">
                <w:rPr>
                  <w:rFonts w:cs="Times New Roman"/>
                  <w:szCs w:val="26"/>
                </w:rPr>
                <w:delText>Hệ thống hỗ trợ định dạng như trong Microsoft Word.</w:delText>
              </w:r>
            </w:del>
          </w:p>
          <w:p w14:paraId="3CF41EA8" w14:textId="78321091" w:rsidR="00F119FA" w:rsidDel="00D26E99" w:rsidRDefault="00F119FA" w:rsidP="004660CF">
            <w:pPr>
              <w:spacing w:line="312" w:lineRule="auto"/>
              <w:ind w:firstLine="0"/>
              <w:jc w:val="both"/>
              <w:rPr>
                <w:del w:id="377" w:author="Nguyen Thu Trang - VTFC - KVH" w:date="2022-03-16T11:40:00Z"/>
                <w:rFonts w:cs="Times New Roman"/>
                <w:color w:val="FF0000"/>
                <w:szCs w:val="26"/>
              </w:rPr>
            </w:pPr>
            <w:del w:id="378" w:author="Nguyen Thu Trang - VTFC - KVH" w:date="2022-03-16T11:40:00Z">
              <w:r w:rsidRPr="00C76184" w:rsidDel="00D26E99">
                <w:rPr>
                  <w:rFonts w:cs="Times New Roman"/>
                  <w:color w:val="FF0000"/>
                  <w:szCs w:val="26"/>
                </w:rPr>
                <w:delText>Hệ thống cho phép người dùng xem trước nội dung chứng từ để chủ động chỉnh sửa cho phù hợp.</w:delText>
              </w:r>
            </w:del>
          </w:p>
          <w:p w14:paraId="7C48F0C3" w14:textId="4E913895" w:rsidR="00F119FA" w:rsidRPr="00571988" w:rsidDel="00D26E99" w:rsidRDefault="00F119FA" w:rsidP="004660CF">
            <w:pPr>
              <w:spacing w:line="312" w:lineRule="auto"/>
              <w:ind w:firstLine="0"/>
              <w:jc w:val="both"/>
              <w:rPr>
                <w:del w:id="379" w:author="Nguyen Thu Trang - VTFC - KVH" w:date="2022-03-16T11:40:00Z"/>
                <w:rFonts w:cs="Times New Roman"/>
                <w:szCs w:val="26"/>
              </w:rPr>
            </w:pPr>
            <w:del w:id="380" w:author="Nguyen Thu Trang - VTFC - KVH" w:date="2022-03-16T11:40:00Z">
              <w:r w:rsidDel="00D26E99">
                <w:rPr>
                  <w:rFonts w:cs="Times New Roman"/>
                  <w:szCs w:val="26"/>
                </w:rPr>
                <w:delText>Nếu</w:delText>
              </w:r>
              <w:r w:rsidRPr="00571988" w:rsidDel="00D26E99">
                <w:rPr>
                  <w:rFonts w:cs="Times New Roman"/>
                  <w:szCs w:val="26"/>
                </w:rPr>
                <w:delText xml:space="preserve"> </w:delText>
              </w:r>
              <w:r w:rsidDel="00D26E99">
                <w:rPr>
                  <w:rFonts w:cs="Times New Roman"/>
                  <w:szCs w:val="26"/>
                </w:rPr>
                <w:delText>trường này có giá trị, hệ thống sẽ sinh Thông báo theo nội dung này</w:delText>
              </w:r>
              <w:r w:rsidRPr="00571988" w:rsidDel="00D26E99">
                <w:rPr>
                  <w:rFonts w:cs="Times New Roman"/>
                  <w:szCs w:val="26"/>
                </w:rPr>
                <w:delText>.</w:delText>
              </w:r>
            </w:del>
          </w:p>
        </w:tc>
        <w:tc>
          <w:tcPr>
            <w:tcW w:w="1417" w:type="dxa"/>
          </w:tcPr>
          <w:p w14:paraId="154971F6" w14:textId="34348811" w:rsidR="00F119FA" w:rsidDel="00D26E99" w:rsidRDefault="00F119FA" w:rsidP="004660CF">
            <w:pPr>
              <w:spacing w:line="312" w:lineRule="auto"/>
              <w:ind w:firstLine="0"/>
              <w:jc w:val="center"/>
              <w:rPr>
                <w:del w:id="381" w:author="Nguyen Thu Trang - VTFC - KVH" w:date="2022-03-16T11:40:00Z"/>
                <w:rFonts w:cs="Times New Roman"/>
                <w:szCs w:val="26"/>
              </w:rPr>
            </w:pPr>
            <w:del w:id="382" w:author="Nguyen Thu Trang - VTFC - KVH" w:date="2022-03-16T11:40:00Z">
              <w:r w:rsidDel="00D26E99">
                <w:rPr>
                  <w:rFonts w:cs="Times New Roman"/>
                  <w:szCs w:val="26"/>
                </w:rPr>
                <w:delText>N</w:delText>
              </w:r>
            </w:del>
          </w:p>
        </w:tc>
        <w:tc>
          <w:tcPr>
            <w:tcW w:w="1417" w:type="dxa"/>
          </w:tcPr>
          <w:p w14:paraId="3DA5AD6E" w14:textId="75B56987" w:rsidR="00F119FA" w:rsidRPr="00571988" w:rsidDel="00D26E99" w:rsidRDefault="00F119FA" w:rsidP="004660CF">
            <w:pPr>
              <w:spacing w:line="312" w:lineRule="auto"/>
              <w:ind w:firstLine="0"/>
              <w:jc w:val="center"/>
              <w:rPr>
                <w:del w:id="383" w:author="Nguyen Thu Trang - VTFC - KVH" w:date="2022-03-16T11:40:00Z"/>
                <w:rFonts w:cs="Times New Roman"/>
                <w:szCs w:val="26"/>
              </w:rPr>
            </w:pPr>
            <w:del w:id="384" w:author="Nguyen Thu Trang - VTFC - KVH" w:date="2022-03-16T11:40:00Z">
              <w:r w:rsidDel="00D26E99">
                <w:rPr>
                  <w:rFonts w:cs="Times New Roman"/>
                  <w:szCs w:val="26"/>
                </w:rPr>
                <w:delText>N</w:delText>
              </w:r>
            </w:del>
          </w:p>
        </w:tc>
      </w:tr>
      <w:tr w:rsidR="00F119FA" w:rsidRPr="00571988" w:rsidDel="00D26E99" w14:paraId="7B869258" w14:textId="7F3137BD" w:rsidTr="004660CF">
        <w:trPr>
          <w:del w:id="385" w:author="Nguyen Thu Trang - VTFC - KVH" w:date="2022-03-16T11:40:00Z"/>
        </w:trPr>
        <w:tc>
          <w:tcPr>
            <w:tcW w:w="1638" w:type="dxa"/>
          </w:tcPr>
          <w:p w14:paraId="17C3FCBA" w14:textId="5D51F5B2" w:rsidR="00F119FA" w:rsidRPr="00332B9E" w:rsidDel="00D26E99" w:rsidRDefault="00F119FA" w:rsidP="004660CF">
            <w:pPr>
              <w:spacing w:line="312" w:lineRule="auto"/>
              <w:ind w:firstLine="0"/>
              <w:jc w:val="both"/>
              <w:rPr>
                <w:del w:id="386" w:author="Nguyen Thu Trang - VTFC - KVH" w:date="2022-03-16T11:40:00Z"/>
                <w:rFonts w:cs="Times New Roman"/>
                <w:b/>
                <w:color w:val="FF0000"/>
                <w:szCs w:val="26"/>
              </w:rPr>
            </w:pPr>
            <w:commentRangeStart w:id="387"/>
            <w:commentRangeStart w:id="388"/>
            <w:del w:id="389" w:author="Nguyen Thu Trang - VTFC - KVH" w:date="2022-03-16T11:40:00Z">
              <w:r w:rsidRPr="00571988" w:rsidDel="00D26E99">
                <w:rPr>
                  <w:rFonts w:cs="Times New Roman"/>
                  <w:b/>
                  <w:szCs w:val="26"/>
                </w:rPr>
                <w:delText>Nội dung</w:delText>
              </w:r>
              <w:r w:rsidDel="00D26E99">
                <w:rPr>
                  <w:rFonts w:cs="Times New Roman"/>
                  <w:b/>
                  <w:szCs w:val="26"/>
                </w:rPr>
                <w:delText xml:space="preserve"> </w:delText>
              </w:r>
              <w:r w:rsidRPr="00FC53F1" w:rsidDel="00D26E99">
                <w:rPr>
                  <w:rFonts w:cs="Times New Roman"/>
                  <w:b/>
                  <w:szCs w:val="26"/>
                  <w:lang w:val="en-GB"/>
                </w:rPr>
                <w:delText>Thư đòi tiền</w:delText>
              </w:r>
              <w:r w:rsidRPr="00571988" w:rsidDel="00D26E99">
                <w:rPr>
                  <w:rFonts w:cs="Times New Roman"/>
                  <w:b/>
                  <w:szCs w:val="26"/>
                </w:rPr>
                <w:delText xml:space="preserve"> </w:delText>
              </w:r>
              <w:commentRangeEnd w:id="387"/>
              <w:r w:rsidDel="00D26E99">
                <w:rPr>
                  <w:rStyle w:val="CommentReference"/>
                </w:rPr>
                <w:commentReference w:id="387"/>
              </w:r>
              <w:commentRangeEnd w:id="388"/>
              <w:r w:rsidR="00770BE6" w:rsidDel="00D26E99">
                <w:rPr>
                  <w:rStyle w:val="CommentReference"/>
                </w:rPr>
                <w:commentReference w:id="388"/>
              </w:r>
            </w:del>
          </w:p>
        </w:tc>
        <w:tc>
          <w:tcPr>
            <w:tcW w:w="1192" w:type="dxa"/>
          </w:tcPr>
          <w:p w14:paraId="54C33AFE" w14:textId="2C4B9943" w:rsidR="00F119FA" w:rsidRPr="00571988" w:rsidDel="00D26E99" w:rsidRDefault="00F119FA" w:rsidP="004660CF">
            <w:pPr>
              <w:spacing w:line="312" w:lineRule="auto"/>
              <w:ind w:firstLine="0"/>
              <w:jc w:val="center"/>
              <w:rPr>
                <w:del w:id="390" w:author="Nguyen Thu Trang - VTFC - KVH" w:date="2022-03-16T11:40:00Z"/>
                <w:rFonts w:cs="Times New Roman"/>
                <w:szCs w:val="26"/>
              </w:rPr>
            </w:pPr>
            <w:del w:id="391" w:author="Nguyen Thu Trang - VTFC - KVH" w:date="2022-03-16T11:40:00Z">
              <w:r w:rsidRPr="00571988" w:rsidDel="00D26E99">
                <w:rPr>
                  <w:rFonts w:cs="Times New Roman"/>
                  <w:szCs w:val="26"/>
                </w:rPr>
                <w:delText>Clob</w:delText>
              </w:r>
            </w:del>
          </w:p>
        </w:tc>
        <w:tc>
          <w:tcPr>
            <w:tcW w:w="709" w:type="dxa"/>
          </w:tcPr>
          <w:p w14:paraId="60BB10CA" w14:textId="6B4372E2" w:rsidR="00F119FA" w:rsidRPr="00571988" w:rsidDel="00D26E99" w:rsidRDefault="00F119FA" w:rsidP="004660CF">
            <w:pPr>
              <w:spacing w:line="312" w:lineRule="auto"/>
              <w:ind w:firstLine="0"/>
              <w:jc w:val="center"/>
              <w:rPr>
                <w:del w:id="392" w:author="Nguyen Thu Trang - VTFC - KVH" w:date="2022-03-16T11:40:00Z"/>
                <w:rFonts w:cs="Times New Roman"/>
                <w:szCs w:val="26"/>
              </w:rPr>
            </w:pPr>
          </w:p>
        </w:tc>
        <w:tc>
          <w:tcPr>
            <w:tcW w:w="992" w:type="dxa"/>
          </w:tcPr>
          <w:p w14:paraId="03801284" w14:textId="190FF836" w:rsidR="00F119FA" w:rsidRPr="00571988" w:rsidDel="00D26E99" w:rsidRDefault="00F119FA" w:rsidP="004660CF">
            <w:pPr>
              <w:spacing w:line="312" w:lineRule="auto"/>
              <w:ind w:firstLine="0"/>
              <w:jc w:val="center"/>
              <w:rPr>
                <w:del w:id="393" w:author="Nguyen Thu Trang - VTFC - KVH" w:date="2022-03-16T11:40:00Z"/>
                <w:rFonts w:cs="Times New Roman"/>
                <w:szCs w:val="26"/>
              </w:rPr>
            </w:pPr>
            <w:del w:id="394" w:author="Nguyen Thu Trang - VTFC - KVH" w:date="2022-03-16T11:40:00Z">
              <w:r w:rsidRPr="00571988" w:rsidDel="00D26E99">
                <w:rPr>
                  <w:rFonts w:cs="Times New Roman"/>
                  <w:szCs w:val="26"/>
                </w:rPr>
                <w:delText>(</w:delText>
              </w:r>
              <w:r w:rsidDel="00D26E99">
                <w:rPr>
                  <w:rFonts w:cs="Times New Roman"/>
                  <w:szCs w:val="26"/>
                </w:rPr>
                <w:delText>O</w:delText>
              </w:r>
              <w:r w:rsidRPr="00571988" w:rsidDel="00D26E99">
                <w:rPr>
                  <w:rFonts w:cs="Times New Roman"/>
                  <w:szCs w:val="26"/>
                </w:rPr>
                <w:delText>)</w:delText>
              </w:r>
            </w:del>
          </w:p>
        </w:tc>
        <w:tc>
          <w:tcPr>
            <w:tcW w:w="4395" w:type="dxa"/>
          </w:tcPr>
          <w:p w14:paraId="63531277" w14:textId="5A3AC7B9" w:rsidR="00F119FA" w:rsidRPr="00571988" w:rsidDel="00D26E99" w:rsidRDefault="00F119FA" w:rsidP="004660CF">
            <w:pPr>
              <w:spacing w:line="312" w:lineRule="auto"/>
              <w:ind w:firstLine="0"/>
              <w:jc w:val="both"/>
              <w:rPr>
                <w:del w:id="395" w:author="Nguyen Thu Trang - VTFC - KVH" w:date="2022-03-16T11:40:00Z"/>
                <w:rFonts w:cs="Times New Roman"/>
                <w:szCs w:val="26"/>
              </w:rPr>
            </w:pPr>
            <w:del w:id="396" w:author="Nguyen Thu Trang - VTFC - KVH" w:date="2022-03-16T11:40:00Z">
              <w:r w:rsidRPr="00571988" w:rsidDel="00D26E99">
                <w:rPr>
                  <w:rFonts w:cs="Times New Roman"/>
                  <w:szCs w:val="26"/>
                </w:rPr>
                <w:delText xml:space="preserve">Nội dung của </w:delText>
              </w:r>
              <w:r w:rsidRPr="00621BBE" w:rsidDel="00D26E99">
                <w:rPr>
                  <w:rFonts w:cs="Times New Roman"/>
                  <w:szCs w:val="26"/>
                  <w:lang w:val="en-GB"/>
                </w:rPr>
                <w:delText>Thư đòi tiền</w:delText>
              </w:r>
            </w:del>
          </w:p>
          <w:p w14:paraId="04F84822" w14:textId="777A8D9E" w:rsidR="00F119FA" w:rsidRPr="00571988" w:rsidDel="00D26E99" w:rsidRDefault="00F119FA" w:rsidP="004660CF">
            <w:pPr>
              <w:spacing w:line="312" w:lineRule="auto"/>
              <w:ind w:firstLine="0"/>
              <w:jc w:val="both"/>
              <w:rPr>
                <w:del w:id="397" w:author="Nguyen Thu Trang - VTFC - KVH" w:date="2022-03-16T11:40:00Z"/>
                <w:rFonts w:cs="Times New Roman"/>
                <w:szCs w:val="26"/>
              </w:rPr>
            </w:pPr>
            <w:del w:id="398" w:author="Nguyen Thu Trang - VTFC - KVH" w:date="2022-03-16T11:40:00Z">
              <w:r w:rsidRPr="00571988" w:rsidDel="00D26E99">
                <w:rPr>
                  <w:rFonts w:cs="Times New Roman"/>
                  <w:szCs w:val="26"/>
                </w:rPr>
                <w:delText>Cho phép người dùng tự nhập nội dung thủ công hoặc copy nội dung thông báo từ nguồn bên ngoài hệ thống vào.</w:delText>
              </w:r>
            </w:del>
          </w:p>
          <w:p w14:paraId="43F3FF37" w14:textId="093211FC" w:rsidR="00F119FA" w:rsidDel="00D26E99" w:rsidRDefault="00F119FA" w:rsidP="004660CF">
            <w:pPr>
              <w:spacing w:line="312" w:lineRule="auto"/>
              <w:ind w:firstLine="0"/>
              <w:jc w:val="both"/>
              <w:rPr>
                <w:del w:id="399" w:author="Nguyen Thu Trang - VTFC - KVH" w:date="2022-03-16T11:40:00Z"/>
                <w:rFonts w:cs="Times New Roman"/>
                <w:szCs w:val="26"/>
              </w:rPr>
            </w:pPr>
            <w:del w:id="400" w:author="Nguyen Thu Trang - VTFC - KVH" w:date="2022-03-16T11:40:00Z">
              <w:r w:rsidRPr="00571988" w:rsidDel="00D26E99">
                <w:rPr>
                  <w:rFonts w:cs="Times New Roman"/>
                  <w:szCs w:val="26"/>
                </w:rPr>
                <w:delText>Hệ thống hỗ trợ định dạng như trong Microsoft Word.</w:delText>
              </w:r>
            </w:del>
          </w:p>
          <w:p w14:paraId="0292CA09" w14:textId="504ADEF9" w:rsidR="00F119FA" w:rsidDel="00D26E99" w:rsidRDefault="00F119FA" w:rsidP="004660CF">
            <w:pPr>
              <w:spacing w:line="312" w:lineRule="auto"/>
              <w:ind w:firstLine="0"/>
              <w:jc w:val="both"/>
              <w:rPr>
                <w:del w:id="401" w:author="Nguyen Thu Trang - VTFC - KVH" w:date="2022-03-16T11:40:00Z"/>
                <w:rFonts w:cs="Times New Roman"/>
                <w:color w:val="FF0000"/>
                <w:szCs w:val="26"/>
              </w:rPr>
            </w:pPr>
            <w:del w:id="402" w:author="Nguyen Thu Trang - VTFC - KVH" w:date="2022-03-16T11:40:00Z">
              <w:r w:rsidRPr="00C76184" w:rsidDel="00D26E99">
                <w:rPr>
                  <w:rFonts w:cs="Times New Roman"/>
                  <w:color w:val="FF0000"/>
                  <w:szCs w:val="26"/>
                </w:rPr>
                <w:delText>Hệ thống cho phép người dùng xem trước nội dung chứng từ để chủ động chỉnh sửa cho phù hợp.</w:delText>
              </w:r>
            </w:del>
          </w:p>
          <w:p w14:paraId="545D61B5" w14:textId="3B65E716" w:rsidR="00F119FA" w:rsidRPr="008E0028" w:rsidDel="00D26E99" w:rsidRDefault="00F119FA" w:rsidP="004660CF">
            <w:pPr>
              <w:spacing w:line="312" w:lineRule="auto"/>
              <w:ind w:firstLine="0"/>
              <w:jc w:val="both"/>
              <w:rPr>
                <w:del w:id="403" w:author="Nguyen Thu Trang - VTFC - KVH" w:date="2022-03-16T11:40:00Z"/>
                <w:rFonts w:cs="Times New Roman"/>
                <w:szCs w:val="26"/>
              </w:rPr>
            </w:pPr>
            <w:del w:id="404" w:author="Nguyen Thu Trang - VTFC - KVH" w:date="2022-03-16T11:40:00Z">
              <w:r w:rsidDel="00D26E99">
                <w:rPr>
                  <w:rFonts w:cs="Times New Roman"/>
                  <w:szCs w:val="26"/>
                </w:rPr>
                <w:delText>Nếu</w:delText>
              </w:r>
              <w:r w:rsidRPr="00571988" w:rsidDel="00D26E99">
                <w:rPr>
                  <w:rFonts w:cs="Times New Roman"/>
                  <w:szCs w:val="26"/>
                </w:rPr>
                <w:delText xml:space="preserve"> </w:delText>
              </w:r>
              <w:r w:rsidDel="00D26E99">
                <w:rPr>
                  <w:rFonts w:cs="Times New Roman"/>
                  <w:szCs w:val="26"/>
                </w:rPr>
                <w:delText>trường này có giá trị, hệ thống sẽ sinh Thông báo theo nội dung này</w:delText>
              </w:r>
              <w:r w:rsidRPr="00571988" w:rsidDel="00D26E99">
                <w:rPr>
                  <w:rFonts w:cs="Times New Roman"/>
                  <w:szCs w:val="26"/>
                </w:rPr>
                <w:delText>.</w:delText>
              </w:r>
            </w:del>
          </w:p>
        </w:tc>
        <w:tc>
          <w:tcPr>
            <w:tcW w:w="1417" w:type="dxa"/>
          </w:tcPr>
          <w:p w14:paraId="1D7A3D91" w14:textId="4F5F0AE9" w:rsidR="00F119FA" w:rsidDel="00D26E99" w:rsidRDefault="00F119FA" w:rsidP="004660CF">
            <w:pPr>
              <w:spacing w:line="312" w:lineRule="auto"/>
              <w:ind w:firstLine="0"/>
              <w:jc w:val="center"/>
              <w:rPr>
                <w:del w:id="405" w:author="Nguyen Thu Trang - VTFC - KVH" w:date="2022-03-16T11:40:00Z"/>
                <w:rFonts w:cs="Times New Roman"/>
                <w:szCs w:val="26"/>
              </w:rPr>
            </w:pPr>
            <w:del w:id="406" w:author="Nguyen Thu Trang - VTFC - KVH" w:date="2022-03-16T11:40:00Z">
              <w:r w:rsidDel="00D26E99">
                <w:rPr>
                  <w:rFonts w:cs="Times New Roman"/>
                  <w:szCs w:val="26"/>
                </w:rPr>
                <w:delText>N</w:delText>
              </w:r>
            </w:del>
          </w:p>
        </w:tc>
        <w:tc>
          <w:tcPr>
            <w:tcW w:w="1417" w:type="dxa"/>
          </w:tcPr>
          <w:p w14:paraId="7598A1DD" w14:textId="071657C1" w:rsidR="00F119FA" w:rsidRPr="00571988" w:rsidDel="00D26E99" w:rsidRDefault="00F119FA" w:rsidP="004660CF">
            <w:pPr>
              <w:spacing w:line="312" w:lineRule="auto"/>
              <w:ind w:firstLine="0"/>
              <w:jc w:val="center"/>
              <w:rPr>
                <w:del w:id="407" w:author="Nguyen Thu Trang - VTFC - KVH" w:date="2022-03-16T11:40:00Z"/>
                <w:rFonts w:cs="Times New Roman"/>
                <w:szCs w:val="26"/>
              </w:rPr>
            </w:pPr>
            <w:del w:id="408" w:author="Nguyen Thu Trang - VTFC - KVH" w:date="2022-03-16T11:40:00Z">
              <w:r w:rsidDel="00D26E99">
                <w:rPr>
                  <w:rFonts w:cs="Times New Roman"/>
                  <w:szCs w:val="26"/>
                </w:rPr>
                <w:delText>N</w:delText>
              </w:r>
            </w:del>
          </w:p>
        </w:tc>
      </w:tr>
      <w:tr w:rsidR="00F119FA" w:rsidRPr="00F01510" w:rsidDel="00D26E99" w14:paraId="1907544E" w14:textId="3E437BED" w:rsidTr="00F119FA">
        <w:trPr>
          <w:del w:id="409" w:author="Nguyen Thu Trang - VTFC - KVH" w:date="2022-03-16T11:40:00Z"/>
        </w:trPr>
        <w:tc>
          <w:tcPr>
            <w:tcW w:w="11760" w:type="dxa"/>
            <w:gridSpan w:val="7"/>
            <w:shd w:val="clear" w:color="auto" w:fill="FFFF00"/>
          </w:tcPr>
          <w:p w14:paraId="74A92BEF" w14:textId="501E8790" w:rsidR="00F119FA" w:rsidRPr="00F01510" w:rsidDel="00D26E99" w:rsidRDefault="00F119FA" w:rsidP="004660CF">
            <w:pPr>
              <w:spacing w:line="312" w:lineRule="auto"/>
              <w:ind w:firstLine="0"/>
              <w:rPr>
                <w:del w:id="410" w:author="Nguyen Thu Trang - VTFC - KVH" w:date="2022-03-16T11:40:00Z"/>
                <w:rFonts w:cs="Times New Roman"/>
                <w:b/>
                <w:szCs w:val="26"/>
              </w:rPr>
            </w:pPr>
            <w:del w:id="411" w:author="Nguyen Thu Trang - VTFC - KVH" w:date="2022-03-16T11:40:00Z">
              <w:r w:rsidDel="00D26E99">
                <w:rPr>
                  <w:rFonts w:cs="Times New Roman"/>
                  <w:b/>
                  <w:color w:val="FF0000"/>
                  <w:szCs w:val="26"/>
                </w:rPr>
                <w:delText>Tại</w:delText>
              </w:r>
              <w:r w:rsidRPr="00F01510" w:rsidDel="00D26E99">
                <w:rPr>
                  <w:rFonts w:cs="Times New Roman"/>
                  <w:b/>
                  <w:color w:val="FF0000"/>
                  <w:szCs w:val="26"/>
                </w:rPr>
                <w:delText xml:space="preserve"> sự kiện</w:delText>
              </w:r>
              <w:r w:rsidDel="00D26E99">
                <w:rPr>
                  <w:rFonts w:cs="Times New Roman"/>
                  <w:b/>
                  <w:color w:val="FF0000"/>
                  <w:szCs w:val="26"/>
                </w:rPr>
                <w:delText xml:space="preserve"> Thanh toán BCT đòi tiền, Đóng TB bảo lãnh, Kích hoạt TB bảo lãnh:</w:delText>
              </w:r>
            </w:del>
          </w:p>
        </w:tc>
      </w:tr>
      <w:tr w:rsidR="00F119FA" w:rsidRPr="00571988" w:rsidDel="00D26E99" w14:paraId="5A182D44" w14:textId="04280804" w:rsidTr="004660CF">
        <w:trPr>
          <w:del w:id="412" w:author="Nguyen Thu Trang - VTFC - KVH" w:date="2022-03-16T11:40:00Z"/>
        </w:trPr>
        <w:tc>
          <w:tcPr>
            <w:tcW w:w="1638" w:type="dxa"/>
          </w:tcPr>
          <w:p w14:paraId="4939FE24" w14:textId="45156DA6" w:rsidR="00F119FA" w:rsidRPr="00571988" w:rsidDel="00D26E99" w:rsidRDefault="00F119FA" w:rsidP="004660CF">
            <w:pPr>
              <w:spacing w:line="312" w:lineRule="auto"/>
              <w:ind w:firstLine="0"/>
              <w:jc w:val="both"/>
              <w:rPr>
                <w:del w:id="413" w:author="Nguyen Thu Trang - VTFC - KVH" w:date="2022-03-16T11:40:00Z"/>
                <w:rFonts w:cs="Times New Roman"/>
                <w:b/>
                <w:szCs w:val="26"/>
              </w:rPr>
            </w:pPr>
            <w:del w:id="414" w:author="Nguyen Thu Trang - VTFC - KVH" w:date="2022-03-16T11:40:00Z">
              <w:r w:rsidRPr="00571988" w:rsidDel="00D26E99">
                <w:rPr>
                  <w:rFonts w:cs="Times New Roman"/>
                  <w:b/>
                  <w:szCs w:val="26"/>
                </w:rPr>
                <w:delText xml:space="preserve">Tạo </w:delText>
              </w:r>
              <w:r w:rsidDel="00D26E99">
                <w:rPr>
                  <w:rFonts w:cs="Times New Roman"/>
                  <w:b/>
                  <w:szCs w:val="26"/>
                </w:rPr>
                <w:delText>thông báo</w:delText>
              </w:r>
            </w:del>
          </w:p>
        </w:tc>
        <w:tc>
          <w:tcPr>
            <w:tcW w:w="1192" w:type="dxa"/>
          </w:tcPr>
          <w:p w14:paraId="50D781B2" w14:textId="73A304A1" w:rsidR="00F119FA" w:rsidRPr="00571988" w:rsidDel="00D26E99" w:rsidRDefault="00F119FA" w:rsidP="004660CF">
            <w:pPr>
              <w:spacing w:line="312" w:lineRule="auto"/>
              <w:ind w:firstLine="0"/>
              <w:jc w:val="center"/>
              <w:rPr>
                <w:del w:id="415" w:author="Nguyen Thu Trang - VTFC - KVH" w:date="2022-03-16T11:40:00Z"/>
                <w:rFonts w:cs="Times New Roman"/>
                <w:szCs w:val="26"/>
              </w:rPr>
            </w:pPr>
            <w:del w:id="416" w:author="Nguyen Thu Trang - VTFC - KVH" w:date="2022-03-16T11:40:00Z">
              <w:r w:rsidDel="00D26E99">
                <w:rPr>
                  <w:rFonts w:cs="Times New Roman"/>
                  <w:szCs w:val="26"/>
                </w:rPr>
                <w:delText>nVarchar</w:delText>
              </w:r>
            </w:del>
          </w:p>
        </w:tc>
        <w:tc>
          <w:tcPr>
            <w:tcW w:w="709" w:type="dxa"/>
          </w:tcPr>
          <w:p w14:paraId="7697629A" w14:textId="4FF57E5C" w:rsidR="00F119FA" w:rsidRPr="00571988" w:rsidDel="00D26E99" w:rsidRDefault="00F119FA" w:rsidP="004660CF">
            <w:pPr>
              <w:spacing w:line="312" w:lineRule="auto"/>
              <w:ind w:firstLine="0"/>
              <w:jc w:val="center"/>
              <w:rPr>
                <w:del w:id="417" w:author="Nguyen Thu Trang - VTFC - KVH" w:date="2022-03-16T11:40:00Z"/>
                <w:rFonts w:cs="Times New Roman"/>
                <w:szCs w:val="26"/>
              </w:rPr>
            </w:pPr>
            <w:del w:id="418" w:author="Nguyen Thu Trang - VTFC - KVH" w:date="2022-03-16T11:40:00Z">
              <w:r w:rsidRPr="00571988" w:rsidDel="00D26E99">
                <w:rPr>
                  <w:rFonts w:cs="Times New Roman"/>
                  <w:szCs w:val="26"/>
                </w:rPr>
                <w:delText>6</w:delText>
              </w:r>
            </w:del>
          </w:p>
        </w:tc>
        <w:tc>
          <w:tcPr>
            <w:tcW w:w="992" w:type="dxa"/>
          </w:tcPr>
          <w:p w14:paraId="28AE9F17" w14:textId="17FD8297" w:rsidR="00F119FA" w:rsidRPr="00571988" w:rsidDel="00D26E99" w:rsidRDefault="00F119FA" w:rsidP="004660CF">
            <w:pPr>
              <w:spacing w:line="312" w:lineRule="auto"/>
              <w:ind w:firstLine="0"/>
              <w:jc w:val="center"/>
              <w:rPr>
                <w:del w:id="419" w:author="Nguyen Thu Trang - VTFC - KVH" w:date="2022-03-16T11:40:00Z"/>
                <w:rFonts w:cs="Times New Roman"/>
                <w:szCs w:val="26"/>
              </w:rPr>
            </w:pPr>
            <w:del w:id="420" w:author="Nguyen Thu Trang - VTFC - KVH" w:date="2022-03-16T11:40:00Z">
              <w:r w:rsidRPr="00571988" w:rsidDel="00D26E99">
                <w:rPr>
                  <w:rFonts w:cs="Times New Roman"/>
                  <w:szCs w:val="26"/>
                </w:rPr>
                <w:delText>(O)</w:delText>
              </w:r>
            </w:del>
          </w:p>
        </w:tc>
        <w:tc>
          <w:tcPr>
            <w:tcW w:w="4395" w:type="dxa"/>
          </w:tcPr>
          <w:p w14:paraId="4E19F39F" w14:textId="67879CFD" w:rsidR="00F119FA" w:rsidRPr="00571988" w:rsidDel="00D26E99" w:rsidRDefault="00F119FA" w:rsidP="004660CF">
            <w:pPr>
              <w:spacing w:line="312" w:lineRule="auto"/>
              <w:ind w:firstLine="0"/>
              <w:jc w:val="both"/>
              <w:rPr>
                <w:del w:id="421" w:author="Nguyen Thu Trang - VTFC - KVH" w:date="2022-03-16T11:40:00Z"/>
                <w:rFonts w:cs="Times New Roman"/>
                <w:szCs w:val="26"/>
              </w:rPr>
            </w:pPr>
            <w:del w:id="422" w:author="Nguyen Thu Trang - VTFC - KVH" w:date="2022-03-16T11:40:00Z">
              <w:r w:rsidRPr="00571988" w:rsidDel="00D26E99">
                <w:rPr>
                  <w:rFonts w:cs="Times New Roman"/>
                  <w:szCs w:val="26"/>
                </w:rPr>
                <w:delText>Cho biết có tạo Thông báo thanh toán BCT</w:delText>
              </w:r>
              <w:r w:rsidDel="00D26E99">
                <w:rPr>
                  <w:rFonts w:cs="Times New Roman"/>
                  <w:szCs w:val="26"/>
                </w:rPr>
                <w:delText>/ Thông báo đóng BCT/ Thông báo đóng TB bảo lãnh/ Thông báo kích hoạt TB bảo lãnh</w:delText>
              </w:r>
              <w:r w:rsidRPr="00571988" w:rsidDel="00D26E99">
                <w:rPr>
                  <w:rFonts w:cs="Times New Roman"/>
                  <w:szCs w:val="26"/>
                </w:rPr>
                <w:delText xml:space="preserve"> không</w:delText>
              </w:r>
              <w:r w:rsidDel="00D26E99">
                <w:rPr>
                  <w:rFonts w:cs="Times New Roman"/>
                  <w:szCs w:val="26"/>
                </w:rPr>
                <w:delText>?</w:delText>
              </w:r>
            </w:del>
          </w:p>
          <w:p w14:paraId="54A3F26D" w14:textId="2920A01C" w:rsidR="00F119FA" w:rsidRPr="00571988" w:rsidDel="00D26E99" w:rsidRDefault="00F119FA" w:rsidP="004660CF">
            <w:pPr>
              <w:spacing w:line="312" w:lineRule="auto"/>
              <w:ind w:firstLine="0"/>
              <w:jc w:val="both"/>
              <w:rPr>
                <w:del w:id="423" w:author="Nguyen Thu Trang - VTFC - KVH" w:date="2022-03-16T11:40:00Z"/>
                <w:rFonts w:cs="Times New Roman"/>
                <w:szCs w:val="26"/>
              </w:rPr>
            </w:pPr>
            <w:del w:id="424" w:author="Nguyen Thu Trang - VTFC - KVH" w:date="2022-03-16T11:40:00Z">
              <w:r w:rsidRPr="00571988" w:rsidDel="00D26E99">
                <w:rPr>
                  <w:rFonts w:cs="Times New Roman"/>
                  <w:szCs w:val="26"/>
                </w:rPr>
                <w:delText>Gồm 2 giá trị cho người dùng chọn:</w:delText>
              </w:r>
            </w:del>
          </w:p>
          <w:p w14:paraId="30982D5E" w14:textId="63AB1B60" w:rsidR="00F119FA" w:rsidRPr="00571988" w:rsidDel="00D26E99" w:rsidRDefault="00F119FA" w:rsidP="004660CF">
            <w:pPr>
              <w:pStyle w:val="ListParagraph"/>
              <w:numPr>
                <w:ilvl w:val="0"/>
                <w:numId w:val="1"/>
              </w:numPr>
              <w:spacing w:line="312" w:lineRule="auto"/>
              <w:ind w:left="357" w:firstLine="0"/>
              <w:contextualSpacing w:val="0"/>
              <w:jc w:val="both"/>
              <w:rPr>
                <w:del w:id="425" w:author="Nguyen Thu Trang - VTFC - KVH" w:date="2022-03-16T11:40:00Z"/>
                <w:rFonts w:cs="Times New Roman"/>
                <w:szCs w:val="26"/>
              </w:rPr>
            </w:pPr>
            <w:del w:id="426" w:author="Nguyen Thu Trang - VTFC - KVH" w:date="2022-03-16T11:40:00Z">
              <w:r w:rsidRPr="00571988" w:rsidDel="00D26E99">
                <w:rPr>
                  <w:rFonts w:cs="Times New Roman"/>
                  <w:szCs w:val="26"/>
                </w:rPr>
                <w:delText>Có</w:delText>
              </w:r>
            </w:del>
          </w:p>
          <w:p w14:paraId="59114CF5" w14:textId="36461D79" w:rsidR="00F119FA" w:rsidRPr="00571988" w:rsidDel="00D26E99" w:rsidRDefault="00F119FA" w:rsidP="004660CF">
            <w:pPr>
              <w:pStyle w:val="ListParagraph"/>
              <w:numPr>
                <w:ilvl w:val="0"/>
                <w:numId w:val="1"/>
              </w:numPr>
              <w:spacing w:line="312" w:lineRule="auto"/>
              <w:ind w:left="357" w:firstLine="0"/>
              <w:contextualSpacing w:val="0"/>
              <w:jc w:val="both"/>
              <w:rPr>
                <w:del w:id="427" w:author="Nguyen Thu Trang - VTFC - KVH" w:date="2022-03-16T11:40:00Z"/>
                <w:rFonts w:cs="Times New Roman"/>
                <w:szCs w:val="26"/>
              </w:rPr>
            </w:pPr>
            <w:del w:id="428" w:author="Nguyen Thu Trang - VTFC - KVH" w:date="2022-03-16T11:40:00Z">
              <w:r w:rsidRPr="00571988" w:rsidDel="00D26E99">
                <w:rPr>
                  <w:rFonts w:cs="Times New Roman"/>
                  <w:szCs w:val="26"/>
                </w:rPr>
                <w:lastRenderedPageBreak/>
                <w:delText>Không</w:delText>
              </w:r>
            </w:del>
          </w:p>
          <w:p w14:paraId="07C23CBB" w14:textId="771747CD" w:rsidR="00F119FA" w:rsidRPr="00571988" w:rsidDel="00D26E99" w:rsidRDefault="00F119FA" w:rsidP="004660CF">
            <w:pPr>
              <w:spacing w:line="312" w:lineRule="auto"/>
              <w:ind w:firstLine="0"/>
              <w:jc w:val="both"/>
              <w:rPr>
                <w:del w:id="429" w:author="Nguyen Thu Trang - VTFC - KVH" w:date="2022-03-16T11:40:00Z"/>
                <w:rFonts w:cs="Times New Roman"/>
                <w:szCs w:val="26"/>
              </w:rPr>
            </w:pPr>
            <w:del w:id="430" w:author="Nguyen Thu Trang - VTFC - KVH" w:date="2022-03-16T11:40:00Z">
              <w:r w:rsidRPr="00571988" w:rsidDel="00D26E99">
                <w:rPr>
                  <w:rFonts w:cs="Times New Roman"/>
                  <w:szCs w:val="26"/>
                </w:rPr>
                <w:delText>Hệ thống mặc định sẵn giá trị “Có”, người dùng có thể sửa lại.</w:delText>
              </w:r>
            </w:del>
          </w:p>
          <w:p w14:paraId="41A090B9" w14:textId="51E94266" w:rsidR="00F119FA" w:rsidRPr="00571988" w:rsidDel="00D26E99" w:rsidRDefault="00F119FA" w:rsidP="004660CF">
            <w:pPr>
              <w:spacing w:line="312" w:lineRule="auto"/>
              <w:ind w:firstLine="0"/>
              <w:jc w:val="both"/>
              <w:rPr>
                <w:del w:id="431" w:author="Nguyen Thu Trang - VTFC - KVH" w:date="2022-03-16T11:40:00Z"/>
                <w:rFonts w:cs="Times New Roman"/>
                <w:szCs w:val="26"/>
              </w:rPr>
            </w:pPr>
            <w:del w:id="432" w:author="Nguyen Thu Trang - VTFC - KVH" w:date="2022-03-16T11:40:00Z">
              <w:r w:rsidRPr="00571988" w:rsidDel="00D26E99">
                <w:rPr>
                  <w:rFonts w:cs="Times New Roman"/>
                  <w:szCs w:val="26"/>
                </w:rPr>
                <w:delText>Hệ thống sẽ sử dụng thông tin các trường trên màn hình để tạo</w:delText>
              </w:r>
              <w:r w:rsidDel="00D26E99">
                <w:rPr>
                  <w:rFonts w:cs="Times New Roman"/>
                  <w:szCs w:val="26"/>
                </w:rPr>
                <w:delText xml:space="preserve"> Thông báo tự động.</w:delText>
              </w:r>
            </w:del>
          </w:p>
        </w:tc>
        <w:tc>
          <w:tcPr>
            <w:tcW w:w="1417" w:type="dxa"/>
          </w:tcPr>
          <w:p w14:paraId="47DCEB4A" w14:textId="7CA51B64" w:rsidR="00F119FA" w:rsidDel="00D26E99" w:rsidRDefault="00F119FA" w:rsidP="004660CF">
            <w:pPr>
              <w:spacing w:line="312" w:lineRule="auto"/>
              <w:ind w:firstLine="0"/>
              <w:jc w:val="center"/>
              <w:rPr>
                <w:del w:id="433" w:author="Nguyen Thu Trang - VTFC - KVH" w:date="2022-03-16T11:40:00Z"/>
                <w:rFonts w:cs="Times New Roman"/>
                <w:szCs w:val="26"/>
              </w:rPr>
            </w:pPr>
            <w:del w:id="434" w:author="Nguyen Thu Trang - VTFC - KVH" w:date="2022-03-16T11:40:00Z">
              <w:r w:rsidDel="00D26E99">
                <w:rPr>
                  <w:rFonts w:cs="Times New Roman"/>
                  <w:szCs w:val="26"/>
                </w:rPr>
                <w:lastRenderedPageBreak/>
                <w:delText>N</w:delText>
              </w:r>
            </w:del>
          </w:p>
        </w:tc>
        <w:tc>
          <w:tcPr>
            <w:tcW w:w="1417" w:type="dxa"/>
          </w:tcPr>
          <w:p w14:paraId="013B46CF" w14:textId="6518D173" w:rsidR="00F119FA" w:rsidDel="00D26E99" w:rsidRDefault="00F119FA" w:rsidP="004660CF">
            <w:pPr>
              <w:spacing w:line="312" w:lineRule="auto"/>
              <w:ind w:firstLine="0"/>
              <w:jc w:val="center"/>
              <w:rPr>
                <w:del w:id="435" w:author="Nguyen Thu Trang - VTFC - KVH" w:date="2022-03-16T11:40:00Z"/>
                <w:rFonts w:cs="Times New Roman"/>
                <w:szCs w:val="26"/>
              </w:rPr>
            </w:pPr>
            <w:del w:id="436" w:author="Nguyen Thu Trang - VTFC - KVH" w:date="2022-03-16T11:40:00Z">
              <w:r w:rsidDel="00D26E99">
                <w:rPr>
                  <w:rFonts w:cs="Times New Roman"/>
                  <w:szCs w:val="26"/>
                </w:rPr>
                <w:delText>Y</w:delText>
              </w:r>
            </w:del>
          </w:p>
        </w:tc>
      </w:tr>
      <w:tr w:rsidR="00F119FA" w:rsidRPr="00571988" w:rsidDel="00D26E99" w14:paraId="58527C70" w14:textId="57ADFB62" w:rsidTr="004660CF">
        <w:trPr>
          <w:del w:id="437" w:author="Nguyen Thu Trang - VTFC - KVH" w:date="2022-03-16T11:40:00Z"/>
        </w:trPr>
        <w:tc>
          <w:tcPr>
            <w:tcW w:w="1638" w:type="dxa"/>
          </w:tcPr>
          <w:p w14:paraId="6C8D8123" w14:textId="5A793A8A" w:rsidR="00F119FA" w:rsidRPr="00571988" w:rsidDel="00D26E99" w:rsidRDefault="00F119FA" w:rsidP="004660CF">
            <w:pPr>
              <w:spacing w:line="312" w:lineRule="auto"/>
              <w:ind w:firstLine="0"/>
              <w:jc w:val="both"/>
              <w:rPr>
                <w:del w:id="438" w:author="Nguyen Thu Trang - VTFC - KVH" w:date="2022-03-16T11:40:00Z"/>
                <w:rFonts w:cs="Times New Roman"/>
                <w:b/>
                <w:szCs w:val="26"/>
              </w:rPr>
            </w:pPr>
            <w:del w:id="439" w:author="Nguyen Thu Trang - VTFC - KVH" w:date="2022-03-16T11:40:00Z">
              <w:r w:rsidRPr="00571988" w:rsidDel="00D26E99">
                <w:rPr>
                  <w:rFonts w:cs="Times New Roman"/>
                  <w:b/>
                  <w:szCs w:val="26"/>
                </w:rPr>
                <w:lastRenderedPageBreak/>
                <w:delText xml:space="preserve">Ngôn ngữ </w:delText>
              </w:r>
              <w:r w:rsidDel="00D26E99">
                <w:rPr>
                  <w:rFonts w:cs="Times New Roman"/>
                  <w:b/>
                  <w:szCs w:val="26"/>
                </w:rPr>
                <w:delText>thông báo</w:delText>
              </w:r>
            </w:del>
          </w:p>
        </w:tc>
        <w:tc>
          <w:tcPr>
            <w:tcW w:w="1192" w:type="dxa"/>
          </w:tcPr>
          <w:p w14:paraId="0BA0158D" w14:textId="43758892" w:rsidR="00F119FA" w:rsidRPr="00571988" w:rsidDel="00D26E99" w:rsidRDefault="00F119FA" w:rsidP="004660CF">
            <w:pPr>
              <w:spacing w:line="312" w:lineRule="auto"/>
              <w:ind w:firstLine="0"/>
              <w:jc w:val="center"/>
              <w:rPr>
                <w:del w:id="440" w:author="Nguyen Thu Trang - VTFC - KVH" w:date="2022-03-16T11:40:00Z"/>
                <w:rFonts w:cs="Times New Roman"/>
                <w:szCs w:val="26"/>
              </w:rPr>
            </w:pPr>
            <w:del w:id="441" w:author="Nguyen Thu Trang - VTFC - KVH" w:date="2022-03-16T11:40:00Z">
              <w:r w:rsidDel="00D26E99">
                <w:rPr>
                  <w:rFonts w:cs="Times New Roman"/>
                  <w:szCs w:val="26"/>
                </w:rPr>
                <w:delText>nVarchar</w:delText>
              </w:r>
            </w:del>
          </w:p>
        </w:tc>
        <w:tc>
          <w:tcPr>
            <w:tcW w:w="709" w:type="dxa"/>
          </w:tcPr>
          <w:p w14:paraId="17678330" w14:textId="0F052F2B" w:rsidR="00F119FA" w:rsidRPr="00571988" w:rsidDel="00D26E99" w:rsidRDefault="00F119FA" w:rsidP="004660CF">
            <w:pPr>
              <w:spacing w:line="312" w:lineRule="auto"/>
              <w:ind w:firstLine="0"/>
              <w:jc w:val="center"/>
              <w:rPr>
                <w:del w:id="442" w:author="Nguyen Thu Trang - VTFC - KVH" w:date="2022-03-16T11:40:00Z"/>
                <w:rFonts w:cs="Times New Roman"/>
                <w:szCs w:val="26"/>
              </w:rPr>
            </w:pPr>
            <w:del w:id="443" w:author="Nguyen Thu Trang - VTFC - KVH" w:date="2022-03-16T11:40:00Z">
              <w:r w:rsidRPr="00571988" w:rsidDel="00D26E99">
                <w:rPr>
                  <w:rFonts w:cs="Times New Roman"/>
                  <w:szCs w:val="26"/>
                </w:rPr>
                <w:delText>12</w:delText>
              </w:r>
            </w:del>
          </w:p>
        </w:tc>
        <w:tc>
          <w:tcPr>
            <w:tcW w:w="992" w:type="dxa"/>
          </w:tcPr>
          <w:p w14:paraId="79208E6B" w14:textId="0CDD1340" w:rsidR="00F119FA" w:rsidRPr="00571988" w:rsidDel="00D26E99" w:rsidRDefault="00F119FA" w:rsidP="004660CF">
            <w:pPr>
              <w:spacing w:line="312" w:lineRule="auto"/>
              <w:ind w:firstLine="0"/>
              <w:jc w:val="center"/>
              <w:rPr>
                <w:del w:id="444" w:author="Nguyen Thu Trang - VTFC - KVH" w:date="2022-03-16T11:40:00Z"/>
                <w:rFonts w:cs="Times New Roman"/>
                <w:szCs w:val="26"/>
              </w:rPr>
            </w:pPr>
            <w:del w:id="445" w:author="Nguyen Thu Trang - VTFC - KVH" w:date="2022-03-16T11:40:00Z">
              <w:r w:rsidRPr="00571988" w:rsidDel="00D26E99">
                <w:rPr>
                  <w:rFonts w:cs="Times New Roman"/>
                  <w:szCs w:val="26"/>
                </w:rPr>
                <w:delText>(</w:delText>
              </w:r>
              <w:r w:rsidDel="00D26E99">
                <w:rPr>
                  <w:rFonts w:cs="Times New Roman"/>
                  <w:szCs w:val="26"/>
                </w:rPr>
                <w:delText>O</w:delText>
              </w:r>
              <w:r w:rsidRPr="00571988" w:rsidDel="00D26E99">
                <w:rPr>
                  <w:rFonts w:cs="Times New Roman"/>
                  <w:szCs w:val="26"/>
                </w:rPr>
                <w:delText>)</w:delText>
              </w:r>
            </w:del>
          </w:p>
        </w:tc>
        <w:tc>
          <w:tcPr>
            <w:tcW w:w="4395" w:type="dxa"/>
          </w:tcPr>
          <w:p w14:paraId="710491BC" w14:textId="7989CFDE" w:rsidR="00F119FA" w:rsidRPr="00571988" w:rsidDel="00D26E99" w:rsidRDefault="00F119FA" w:rsidP="004660CF">
            <w:pPr>
              <w:spacing w:line="312" w:lineRule="auto"/>
              <w:ind w:firstLine="0"/>
              <w:jc w:val="both"/>
              <w:rPr>
                <w:del w:id="446" w:author="Nguyen Thu Trang - VTFC - KVH" w:date="2022-03-16T11:40:00Z"/>
                <w:rFonts w:cs="Times New Roman"/>
                <w:szCs w:val="26"/>
              </w:rPr>
            </w:pPr>
            <w:del w:id="447" w:author="Nguyen Thu Trang - VTFC - KVH" w:date="2022-03-16T11:40:00Z">
              <w:r w:rsidRPr="00571988" w:rsidDel="00D26E99">
                <w:rPr>
                  <w:rFonts w:cs="Times New Roman"/>
                  <w:szCs w:val="26"/>
                </w:rPr>
                <w:delText xml:space="preserve">Loại ngôn ngữ được sử dụng để tạo Thông báo </w:delText>
              </w:r>
            </w:del>
          </w:p>
          <w:p w14:paraId="5757C4AB" w14:textId="54F192DD" w:rsidR="00F119FA" w:rsidRPr="00571988" w:rsidDel="00D26E99" w:rsidRDefault="00F119FA" w:rsidP="004660CF">
            <w:pPr>
              <w:spacing w:line="312" w:lineRule="auto"/>
              <w:ind w:firstLine="0"/>
              <w:jc w:val="both"/>
              <w:rPr>
                <w:del w:id="448" w:author="Nguyen Thu Trang - VTFC - KVH" w:date="2022-03-16T11:40:00Z"/>
                <w:rFonts w:cs="Times New Roman"/>
                <w:szCs w:val="26"/>
              </w:rPr>
            </w:pPr>
            <w:del w:id="449" w:author="Nguyen Thu Trang - VTFC - KVH" w:date="2022-03-16T11:40:00Z">
              <w:r w:rsidRPr="00571988" w:rsidDel="00D26E99">
                <w:rPr>
                  <w:rFonts w:cs="Times New Roman"/>
                  <w:szCs w:val="26"/>
                </w:rPr>
                <w:delText>Gồm các giá trị cho người dùng chọn:</w:delText>
              </w:r>
            </w:del>
          </w:p>
          <w:p w14:paraId="5D20B933" w14:textId="6039BE59" w:rsidR="00F119FA" w:rsidRPr="00571988" w:rsidDel="00D26E99" w:rsidRDefault="00F119FA" w:rsidP="004660CF">
            <w:pPr>
              <w:pStyle w:val="ListParagraph"/>
              <w:numPr>
                <w:ilvl w:val="0"/>
                <w:numId w:val="1"/>
              </w:numPr>
              <w:spacing w:line="312" w:lineRule="auto"/>
              <w:ind w:left="357" w:firstLine="0"/>
              <w:contextualSpacing w:val="0"/>
              <w:jc w:val="both"/>
              <w:rPr>
                <w:del w:id="450" w:author="Nguyen Thu Trang - VTFC - KVH" w:date="2022-03-16T11:40:00Z"/>
                <w:rFonts w:cs="Times New Roman"/>
                <w:szCs w:val="26"/>
              </w:rPr>
            </w:pPr>
            <w:commentRangeStart w:id="451"/>
            <w:commentRangeStart w:id="452"/>
            <w:del w:id="453" w:author="Nguyen Thu Trang - VTFC - KVH" w:date="2022-03-16T11:40:00Z">
              <w:r w:rsidRPr="00571988" w:rsidDel="00D26E99">
                <w:rPr>
                  <w:rFonts w:cs="Times New Roman"/>
                  <w:szCs w:val="26"/>
                </w:rPr>
                <w:delText>Tiếng Anh</w:delText>
              </w:r>
            </w:del>
          </w:p>
          <w:p w14:paraId="4B6DB4A4" w14:textId="7A312C1A" w:rsidR="00F119FA" w:rsidRPr="00571988" w:rsidDel="00D26E99" w:rsidRDefault="00F119FA" w:rsidP="004660CF">
            <w:pPr>
              <w:pStyle w:val="ListParagraph"/>
              <w:numPr>
                <w:ilvl w:val="0"/>
                <w:numId w:val="1"/>
              </w:numPr>
              <w:spacing w:line="312" w:lineRule="auto"/>
              <w:ind w:left="357" w:firstLine="0"/>
              <w:contextualSpacing w:val="0"/>
              <w:jc w:val="both"/>
              <w:rPr>
                <w:del w:id="454" w:author="Nguyen Thu Trang - VTFC - KVH" w:date="2022-03-16T11:40:00Z"/>
                <w:rFonts w:cs="Times New Roman"/>
                <w:szCs w:val="26"/>
              </w:rPr>
            </w:pPr>
            <w:del w:id="455" w:author="Nguyen Thu Trang - VTFC - KVH" w:date="2022-03-16T11:40:00Z">
              <w:r w:rsidRPr="00571988" w:rsidDel="00D26E99">
                <w:rPr>
                  <w:rFonts w:cs="Times New Roman"/>
                  <w:szCs w:val="26"/>
                </w:rPr>
                <w:delText>Tiếng Lào</w:delText>
              </w:r>
            </w:del>
          </w:p>
          <w:p w14:paraId="4AB7CC9F" w14:textId="09F7A43A" w:rsidR="00F119FA" w:rsidRPr="00571988" w:rsidDel="00D26E99" w:rsidRDefault="00F119FA" w:rsidP="004660CF">
            <w:pPr>
              <w:pStyle w:val="ListParagraph"/>
              <w:numPr>
                <w:ilvl w:val="0"/>
                <w:numId w:val="1"/>
              </w:numPr>
              <w:spacing w:line="312" w:lineRule="auto"/>
              <w:ind w:left="357" w:firstLine="0"/>
              <w:contextualSpacing w:val="0"/>
              <w:jc w:val="both"/>
              <w:rPr>
                <w:del w:id="456" w:author="Nguyen Thu Trang - VTFC - KVH" w:date="2022-03-16T11:40:00Z"/>
                <w:rFonts w:cs="Times New Roman"/>
                <w:szCs w:val="26"/>
              </w:rPr>
            </w:pPr>
            <w:del w:id="457" w:author="Nguyen Thu Trang - VTFC - KVH" w:date="2022-03-16T11:40:00Z">
              <w:r w:rsidRPr="00571988" w:rsidDel="00D26E99">
                <w:rPr>
                  <w:rFonts w:cs="Times New Roman"/>
                  <w:szCs w:val="26"/>
                </w:rPr>
                <w:delText>Tiếng Việt</w:delText>
              </w:r>
              <w:commentRangeEnd w:id="451"/>
              <w:r w:rsidDel="00D26E99">
                <w:rPr>
                  <w:rStyle w:val="CommentReference"/>
                </w:rPr>
                <w:commentReference w:id="451"/>
              </w:r>
              <w:commentRangeEnd w:id="452"/>
              <w:r w:rsidR="00770BE6" w:rsidDel="00D26E99">
                <w:rPr>
                  <w:rStyle w:val="CommentReference"/>
                </w:rPr>
                <w:commentReference w:id="452"/>
              </w:r>
            </w:del>
          </w:p>
          <w:p w14:paraId="0831CFD3" w14:textId="0DBD538B" w:rsidR="00F119FA" w:rsidRPr="00571988" w:rsidDel="00D26E99" w:rsidRDefault="00F119FA" w:rsidP="004660CF">
            <w:pPr>
              <w:spacing w:line="312" w:lineRule="auto"/>
              <w:ind w:firstLine="0"/>
              <w:jc w:val="both"/>
              <w:rPr>
                <w:del w:id="458" w:author="Nguyen Thu Trang - VTFC - KVH" w:date="2022-03-16T11:40:00Z"/>
                <w:rFonts w:cs="Times New Roman"/>
                <w:szCs w:val="26"/>
              </w:rPr>
            </w:pPr>
            <w:del w:id="459" w:author="Nguyen Thu Trang - VTFC - KVH" w:date="2022-03-16T11:40:00Z">
              <w:r w:rsidRPr="00571988" w:rsidDel="00D26E99">
                <w:rPr>
                  <w:rFonts w:cs="Times New Roman"/>
                  <w:szCs w:val="26"/>
                </w:rPr>
                <w:delText>Mặc định giá trị là “Tiếng ...”, người dùng có thể sửa lại</w:delText>
              </w:r>
              <w:r w:rsidDel="00D26E99">
                <w:rPr>
                  <w:rFonts w:cs="Times New Roman"/>
                  <w:szCs w:val="26"/>
                </w:rPr>
                <w:delText>.</w:delText>
              </w:r>
            </w:del>
          </w:p>
        </w:tc>
        <w:tc>
          <w:tcPr>
            <w:tcW w:w="1417" w:type="dxa"/>
          </w:tcPr>
          <w:p w14:paraId="79FE7FE1" w14:textId="333AA203" w:rsidR="00F119FA" w:rsidDel="00D26E99" w:rsidRDefault="00F119FA" w:rsidP="004660CF">
            <w:pPr>
              <w:spacing w:line="312" w:lineRule="auto"/>
              <w:ind w:firstLine="0"/>
              <w:jc w:val="center"/>
              <w:rPr>
                <w:del w:id="460" w:author="Nguyen Thu Trang - VTFC - KVH" w:date="2022-03-16T11:40:00Z"/>
                <w:rFonts w:cs="Times New Roman"/>
                <w:szCs w:val="26"/>
              </w:rPr>
            </w:pPr>
            <w:del w:id="461" w:author="Nguyen Thu Trang - VTFC - KVH" w:date="2022-03-16T11:40:00Z">
              <w:r w:rsidDel="00D26E99">
                <w:rPr>
                  <w:rFonts w:cs="Times New Roman"/>
                  <w:szCs w:val="26"/>
                </w:rPr>
                <w:delText>N</w:delText>
              </w:r>
            </w:del>
          </w:p>
        </w:tc>
        <w:tc>
          <w:tcPr>
            <w:tcW w:w="1417" w:type="dxa"/>
          </w:tcPr>
          <w:p w14:paraId="337CDDB7" w14:textId="4547344B" w:rsidR="00F119FA" w:rsidRPr="00571988" w:rsidDel="00D26E99" w:rsidRDefault="00F119FA" w:rsidP="004660CF">
            <w:pPr>
              <w:spacing w:line="312" w:lineRule="auto"/>
              <w:ind w:firstLine="0"/>
              <w:jc w:val="center"/>
              <w:rPr>
                <w:del w:id="462" w:author="Nguyen Thu Trang - VTFC - KVH" w:date="2022-03-16T11:40:00Z"/>
                <w:rFonts w:cs="Times New Roman"/>
                <w:szCs w:val="26"/>
              </w:rPr>
            </w:pPr>
            <w:del w:id="463" w:author="Nguyen Thu Trang - VTFC - KVH" w:date="2022-03-16T11:40:00Z">
              <w:r w:rsidDel="00D26E99">
                <w:rPr>
                  <w:rFonts w:cs="Times New Roman"/>
                  <w:szCs w:val="26"/>
                </w:rPr>
                <w:delText>Y</w:delText>
              </w:r>
            </w:del>
          </w:p>
        </w:tc>
      </w:tr>
    </w:tbl>
    <w:p w14:paraId="6F7CAF0C" w14:textId="77777777" w:rsidR="00F119FA" w:rsidRPr="00465A44" w:rsidRDefault="00F119FA" w:rsidP="00F119FA"/>
    <w:p w14:paraId="1D5461D0" w14:textId="2362380D" w:rsidR="00F119FA" w:rsidRPr="00571988" w:rsidRDefault="00F23825" w:rsidP="00724F94">
      <w:pPr>
        <w:pStyle w:val="Heading7"/>
        <w:numPr>
          <w:ilvl w:val="0"/>
          <w:numId w:val="13"/>
        </w:numPr>
        <w:tabs>
          <w:tab w:val="clear" w:pos="702"/>
          <w:tab w:val="clear" w:pos="1080"/>
        </w:tabs>
        <w:ind w:left="1260" w:hanging="540"/>
      </w:pPr>
      <w:r>
        <w:t xml:space="preserve">Tab </w:t>
      </w:r>
      <w:r w:rsidR="00F119FA" w:rsidRPr="00571988">
        <w:t xml:space="preserve">Thông tin </w:t>
      </w:r>
      <w:r w:rsidR="004660CF">
        <w:t>Hạch toán</w:t>
      </w:r>
    </w:p>
    <w:tbl>
      <w:tblPr>
        <w:tblStyle w:val="TableGrid"/>
        <w:tblW w:w="11875" w:type="dxa"/>
        <w:tblLayout w:type="fixed"/>
        <w:tblLook w:val="04A0" w:firstRow="1" w:lastRow="0" w:firstColumn="1" w:lastColumn="0" w:noHBand="0" w:noVBand="1"/>
      </w:tblPr>
      <w:tblGrid>
        <w:gridCol w:w="1638"/>
        <w:gridCol w:w="1192"/>
        <w:gridCol w:w="709"/>
        <w:gridCol w:w="992"/>
        <w:gridCol w:w="4667"/>
        <w:gridCol w:w="1260"/>
        <w:gridCol w:w="1417"/>
      </w:tblGrid>
      <w:tr w:rsidR="004660CF" w:rsidRPr="00571988" w14:paraId="61E14FBA" w14:textId="77777777" w:rsidTr="006C5939">
        <w:tc>
          <w:tcPr>
            <w:tcW w:w="1638" w:type="dxa"/>
          </w:tcPr>
          <w:p w14:paraId="34524C23" w14:textId="77777777" w:rsidR="004660CF" w:rsidRPr="00571988" w:rsidRDefault="004660CF" w:rsidP="006C5939">
            <w:pPr>
              <w:spacing w:line="312" w:lineRule="auto"/>
              <w:ind w:firstLine="0"/>
              <w:jc w:val="center"/>
              <w:rPr>
                <w:rFonts w:cs="Times New Roman"/>
                <w:b/>
                <w:szCs w:val="26"/>
              </w:rPr>
            </w:pPr>
            <w:r w:rsidRPr="00571988">
              <w:rPr>
                <w:rFonts w:cs="Times New Roman"/>
                <w:b/>
                <w:szCs w:val="26"/>
              </w:rPr>
              <w:t>Tên trường</w:t>
            </w:r>
          </w:p>
        </w:tc>
        <w:tc>
          <w:tcPr>
            <w:tcW w:w="1192" w:type="dxa"/>
          </w:tcPr>
          <w:p w14:paraId="543F983B" w14:textId="77777777" w:rsidR="004660CF" w:rsidRPr="00571988" w:rsidRDefault="004660CF" w:rsidP="006C5939">
            <w:pPr>
              <w:spacing w:line="312" w:lineRule="auto"/>
              <w:ind w:firstLine="0"/>
              <w:jc w:val="center"/>
              <w:rPr>
                <w:rFonts w:cs="Times New Roman"/>
                <w:b/>
                <w:szCs w:val="26"/>
              </w:rPr>
            </w:pPr>
            <w:r w:rsidRPr="00571988">
              <w:rPr>
                <w:rFonts w:cs="Times New Roman"/>
                <w:b/>
                <w:szCs w:val="26"/>
              </w:rPr>
              <w:t>Kiểu ký tự</w:t>
            </w:r>
          </w:p>
        </w:tc>
        <w:tc>
          <w:tcPr>
            <w:tcW w:w="709" w:type="dxa"/>
          </w:tcPr>
          <w:p w14:paraId="26BFEE25" w14:textId="77777777" w:rsidR="004660CF" w:rsidRPr="00571988" w:rsidRDefault="004660CF" w:rsidP="006C5939">
            <w:pPr>
              <w:spacing w:line="312" w:lineRule="auto"/>
              <w:ind w:firstLine="0"/>
              <w:jc w:val="center"/>
              <w:rPr>
                <w:rFonts w:cs="Times New Roman"/>
                <w:b/>
                <w:szCs w:val="26"/>
              </w:rPr>
            </w:pPr>
            <w:r w:rsidRPr="00571988">
              <w:rPr>
                <w:rFonts w:cs="Times New Roman"/>
                <w:b/>
                <w:szCs w:val="26"/>
              </w:rPr>
              <w:t>Độ dài</w:t>
            </w:r>
          </w:p>
        </w:tc>
        <w:tc>
          <w:tcPr>
            <w:tcW w:w="992" w:type="dxa"/>
          </w:tcPr>
          <w:p w14:paraId="2C1FCBB2" w14:textId="77777777" w:rsidR="004660CF" w:rsidRPr="00571988" w:rsidRDefault="004660CF" w:rsidP="006C5939">
            <w:pPr>
              <w:spacing w:line="312" w:lineRule="auto"/>
              <w:ind w:firstLine="0"/>
              <w:jc w:val="center"/>
              <w:rPr>
                <w:rFonts w:cs="Times New Roman"/>
                <w:b/>
                <w:szCs w:val="26"/>
              </w:rPr>
            </w:pPr>
            <w:r w:rsidRPr="00571988">
              <w:rPr>
                <w:rFonts w:cs="Times New Roman"/>
                <w:b/>
                <w:szCs w:val="26"/>
              </w:rPr>
              <w:t>Thuộc tính</w:t>
            </w:r>
          </w:p>
        </w:tc>
        <w:tc>
          <w:tcPr>
            <w:tcW w:w="4667" w:type="dxa"/>
          </w:tcPr>
          <w:p w14:paraId="5AD645BA" w14:textId="77777777" w:rsidR="004660CF" w:rsidRPr="00571988" w:rsidRDefault="004660CF" w:rsidP="006C5939">
            <w:pPr>
              <w:spacing w:line="312" w:lineRule="auto"/>
              <w:ind w:firstLine="0"/>
              <w:jc w:val="center"/>
              <w:rPr>
                <w:rFonts w:cs="Times New Roman"/>
                <w:b/>
                <w:szCs w:val="26"/>
              </w:rPr>
            </w:pPr>
            <w:r w:rsidRPr="00571988">
              <w:rPr>
                <w:rFonts w:cs="Times New Roman"/>
                <w:b/>
                <w:szCs w:val="26"/>
              </w:rPr>
              <w:t>Mô tả</w:t>
            </w:r>
          </w:p>
        </w:tc>
        <w:tc>
          <w:tcPr>
            <w:tcW w:w="1260" w:type="dxa"/>
          </w:tcPr>
          <w:p w14:paraId="693DD725" w14:textId="77777777" w:rsidR="004660CF" w:rsidRDefault="004660CF" w:rsidP="006C5939">
            <w:pPr>
              <w:spacing w:line="312" w:lineRule="auto"/>
              <w:ind w:firstLine="0"/>
              <w:jc w:val="center"/>
              <w:rPr>
                <w:rFonts w:cs="Times New Roman"/>
                <w:b/>
                <w:szCs w:val="26"/>
              </w:rPr>
            </w:pPr>
            <w:r w:rsidRPr="00332B9E">
              <w:rPr>
                <w:rFonts w:cs="Times New Roman"/>
                <w:b/>
                <w:szCs w:val="26"/>
                <w:lang w:val="en-GB"/>
              </w:rPr>
              <w:t>Mapping (Y/N)</w:t>
            </w:r>
          </w:p>
        </w:tc>
        <w:tc>
          <w:tcPr>
            <w:tcW w:w="1417" w:type="dxa"/>
          </w:tcPr>
          <w:p w14:paraId="047399D6" w14:textId="77777777" w:rsidR="004660CF" w:rsidRPr="00571988" w:rsidRDefault="004660CF" w:rsidP="006C5939">
            <w:pPr>
              <w:spacing w:line="312" w:lineRule="auto"/>
              <w:ind w:firstLine="0"/>
              <w:jc w:val="center"/>
              <w:rPr>
                <w:rFonts w:cs="Times New Roman"/>
                <w:b/>
                <w:szCs w:val="26"/>
              </w:rPr>
            </w:pPr>
            <w:r>
              <w:rPr>
                <w:rFonts w:cs="Times New Roman"/>
                <w:b/>
                <w:szCs w:val="26"/>
              </w:rPr>
              <w:t>New Field (Y/N)</w:t>
            </w:r>
          </w:p>
        </w:tc>
      </w:tr>
      <w:tr w:rsidR="004660CF" w:rsidRPr="00571988" w14:paraId="6B610405" w14:textId="77777777" w:rsidTr="006C5939">
        <w:tc>
          <w:tcPr>
            <w:tcW w:w="1638" w:type="dxa"/>
            <w:shd w:val="clear" w:color="auto" w:fill="FFFF00"/>
          </w:tcPr>
          <w:p w14:paraId="1BBC7A20" w14:textId="77777777" w:rsidR="004660CF" w:rsidRPr="00BD3695" w:rsidRDefault="004660CF" w:rsidP="006C5939">
            <w:pPr>
              <w:spacing w:line="312" w:lineRule="auto"/>
              <w:ind w:firstLine="0"/>
              <w:jc w:val="both"/>
              <w:rPr>
                <w:rFonts w:cs="Times New Roman"/>
                <w:b/>
                <w:color w:val="FF0000"/>
                <w:szCs w:val="26"/>
              </w:rPr>
            </w:pPr>
            <w:r w:rsidRPr="00BD3695">
              <w:rPr>
                <w:rFonts w:cs="Times New Roman"/>
                <w:b/>
                <w:bCs/>
                <w:szCs w:val="26"/>
              </w:rPr>
              <w:t>Thông tin phí</w:t>
            </w:r>
          </w:p>
        </w:tc>
        <w:tc>
          <w:tcPr>
            <w:tcW w:w="7560" w:type="dxa"/>
            <w:gridSpan w:val="4"/>
            <w:shd w:val="clear" w:color="auto" w:fill="FFFF00"/>
          </w:tcPr>
          <w:p w14:paraId="28A5D227" w14:textId="77777777" w:rsidR="004660CF" w:rsidRPr="00571988" w:rsidRDefault="004660CF" w:rsidP="006C5939">
            <w:pPr>
              <w:spacing w:line="312" w:lineRule="auto"/>
              <w:ind w:firstLine="0"/>
              <w:jc w:val="both"/>
              <w:rPr>
                <w:rFonts w:cs="Times New Roman"/>
                <w:szCs w:val="26"/>
              </w:rPr>
            </w:pPr>
            <w:r w:rsidRPr="00626CED">
              <w:rPr>
                <w:rFonts w:cs="Times New Roman"/>
                <w:bCs/>
                <w:i/>
                <w:color w:val="FF0000"/>
                <w:szCs w:val="26"/>
              </w:rPr>
              <w:t>Xem Phụ lục 1.5.1</w:t>
            </w:r>
          </w:p>
        </w:tc>
        <w:tc>
          <w:tcPr>
            <w:tcW w:w="1260" w:type="dxa"/>
            <w:shd w:val="clear" w:color="auto" w:fill="FFFF00"/>
          </w:tcPr>
          <w:p w14:paraId="7C7BE24E" w14:textId="77777777" w:rsidR="004660CF" w:rsidRDefault="004660CF" w:rsidP="006C5939">
            <w:pPr>
              <w:spacing w:line="312" w:lineRule="auto"/>
              <w:ind w:firstLine="0"/>
              <w:jc w:val="center"/>
              <w:rPr>
                <w:rFonts w:cs="Times New Roman"/>
                <w:szCs w:val="26"/>
              </w:rPr>
            </w:pPr>
            <w:r>
              <w:rPr>
                <w:rFonts w:cs="Times New Roman"/>
                <w:szCs w:val="26"/>
              </w:rPr>
              <w:t>N</w:t>
            </w:r>
          </w:p>
        </w:tc>
        <w:tc>
          <w:tcPr>
            <w:tcW w:w="1417" w:type="dxa"/>
            <w:shd w:val="clear" w:color="auto" w:fill="FFFF00"/>
          </w:tcPr>
          <w:p w14:paraId="37A5B6C2" w14:textId="77777777" w:rsidR="004660CF" w:rsidRDefault="004660CF" w:rsidP="006C5939">
            <w:pPr>
              <w:spacing w:line="312" w:lineRule="auto"/>
              <w:ind w:firstLine="0"/>
              <w:jc w:val="center"/>
              <w:rPr>
                <w:rFonts w:cs="Times New Roman"/>
                <w:szCs w:val="26"/>
              </w:rPr>
            </w:pPr>
            <w:r>
              <w:rPr>
                <w:rFonts w:cs="Times New Roman"/>
                <w:szCs w:val="26"/>
              </w:rPr>
              <w:t>Y</w:t>
            </w:r>
          </w:p>
        </w:tc>
      </w:tr>
      <w:tr w:rsidR="004660CF" w:rsidRPr="001F55DC" w14:paraId="77F85A97" w14:textId="77777777" w:rsidTr="006C5939">
        <w:tc>
          <w:tcPr>
            <w:tcW w:w="1638" w:type="dxa"/>
            <w:shd w:val="clear" w:color="auto" w:fill="FFFF00"/>
          </w:tcPr>
          <w:p w14:paraId="07EF4692" w14:textId="77777777" w:rsidR="004660CF" w:rsidRPr="001F55DC" w:rsidRDefault="004660CF" w:rsidP="006C5939">
            <w:pPr>
              <w:spacing w:line="312" w:lineRule="auto"/>
              <w:ind w:firstLine="0"/>
              <w:jc w:val="both"/>
              <w:rPr>
                <w:rFonts w:cs="Times New Roman"/>
                <w:b/>
                <w:szCs w:val="26"/>
              </w:rPr>
            </w:pPr>
            <w:r>
              <w:rPr>
                <w:rFonts w:cs="Times New Roman"/>
                <w:b/>
                <w:szCs w:val="26"/>
              </w:rPr>
              <w:t>Thông tin thanh toán BCT</w:t>
            </w:r>
          </w:p>
        </w:tc>
        <w:tc>
          <w:tcPr>
            <w:tcW w:w="7560" w:type="dxa"/>
            <w:gridSpan w:val="4"/>
            <w:shd w:val="clear" w:color="auto" w:fill="FFFF00"/>
          </w:tcPr>
          <w:p w14:paraId="017316D3" w14:textId="77777777" w:rsidR="004660CF" w:rsidRPr="001F55DC" w:rsidRDefault="004660CF" w:rsidP="006C5939">
            <w:pPr>
              <w:spacing w:line="312" w:lineRule="auto"/>
              <w:ind w:firstLine="0"/>
              <w:jc w:val="both"/>
              <w:rPr>
                <w:rFonts w:cs="Times New Roman"/>
                <w:b/>
                <w:szCs w:val="26"/>
              </w:rPr>
            </w:pPr>
          </w:p>
        </w:tc>
        <w:tc>
          <w:tcPr>
            <w:tcW w:w="1260" w:type="dxa"/>
            <w:shd w:val="clear" w:color="auto" w:fill="FFFF00"/>
          </w:tcPr>
          <w:p w14:paraId="373F5094" w14:textId="77777777" w:rsidR="004660CF" w:rsidRPr="001F55DC" w:rsidRDefault="004660CF" w:rsidP="006C5939">
            <w:pPr>
              <w:spacing w:line="312" w:lineRule="auto"/>
              <w:ind w:firstLine="0"/>
              <w:jc w:val="both"/>
              <w:rPr>
                <w:rFonts w:cs="Times New Roman"/>
                <w:b/>
                <w:szCs w:val="26"/>
              </w:rPr>
            </w:pPr>
          </w:p>
        </w:tc>
        <w:tc>
          <w:tcPr>
            <w:tcW w:w="1417" w:type="dxa"/>
            <w:shd w:val="clear" w:color="auto" w:fill="FFFF00"/>
          </w:tcPr>
          <w:p w14:paraId="130312E3" w14:textId="77777777" w:rsidR="004660CF" w:rsidRPr="001F55DC" w:rsidRDefault="004660CF" w:rsidP="006C5939">
            <w:pPr>
              <w:spacing w:line="312" w:lineRule="auto"/>
              <w:ind w:firstLine="0"/>
              <w:jc w:val="both"/>
              <w:rPr>
                <w:rFonts w:cs="Times New Roman"/>
                <w:b/>
                <w:szCs w:val="26"/>
              </w:rPr>
            </w:pPr>
          </w:p>
        </w:tc>
      </w:tr>
      <w:tr w:rsidR="004660CF" w:rsidRPr="00571988" w14:paraId="596E374E" w14:textId="77777777" w:rsidTr="006C5939">
        <w:tc>
          <w:tcPr>
            <w:tcW w:w="1638" w:type="dxa"/>
          </w:tcPr>
          <w:p w14:paraId="365B88E6" w14:textId="77777777" w:rsidR="004660CF" w:rsidRDefault="004660CF" w:rsidP="006C5939">
            <w:pPr>
              <w:spacing w:line="312" w:lineRule="auto"/>
              <w:ind w:firstLine="0"/>
              <w:jc w:val="both"/>
              <w:rPr>
                <w:rFonts w:cs="Times New Roman"/>
                <w:b/>
                <w:color w:val="FF0000"/>
                <w:szCs w:val="26"/>
              </w:rPr>
            </w:pPr>
            <w:r w:rsidRPr="00630B42">
              <w:rPr>
                <w:rFonts w:cs="Times New Roman"/>
                <w:b/>
                <w:color w:val="FF0000"/>
                <w:szCs w:val="26"/>
              </w:rPr>
              <w:t>Loại tiền Số tiền thanh toán</w:t>
            </w:r>
          </w:p>
          <w:p w14:paraId="222F8D98" w14:textId="709FB4AC" w:rsidR="004660CF" w:rsidRPr="00630B42" w:rsidRDefault="004660CF" w:rsidP="006C5939">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 xml:space="preserve">Loại tiền </w:t>
            </w:r>
            <w:r w:rsidRPr="00B902FC">
              <w:rPr>
                <w:rFonts w:cs="Times New Roman"/>
                <w:i/>
                <w:color w:val="FF0000"/>
                <w:szCs w:val="26"/>
              </w:rPr>
              <w:t>(*))</w:t>
            </w:r>
          </w:p>
        </w:tc>
        <w:tc>
          <w:tcPr>
            <w:tcW w:w="1192" w:type="dxa"/>
          </w:tcPr>
          <w:p w14:paraId="1557B51F" w14:textId="39E31183" w:rsidR="004660CF" w:rsidRDefault="004660CF" w:rsidP="006C5939">
            <w:pPr>
              <w:spacing w:line="312" w:lineRule="auto"/>
              <w:ind w:firstLine="0"/>
              <w:jc w:val="center"/>
              <w:rPr>
                <w:rFonts w:cs="Times New Roman"/>
                <w:szCs w:val="26"/>
              </w:rPr>
            </w:pPr>
            <w:r>
              <w:rPr>
                <w:rFonts w:cs="Times New Roman"/>
                <w:szCs w:val="26"/>
              </w:rPr>
              <w:t>nVarchar</w:t>
            </w:r>
          </w:p>
        </w:tc>
        <w:tc>
          <w:tcPr>
            <w:tcW w:w="709" w:type="dxa"/>
          </w:tcPr>
          <w:p w14:paraId="60CC22E1" w14:textId="57239F23" w:rsidR="004660CF" w:rsidRPr="00571988" w:rsidRDefault="004660CF" w:rsidP="006C5939">
            <w:pPr>
              <w:spacing w:line="312" w:lineRule="auto"/>
              <w:ind w:firstLine="0"/>
              <w:jc w:val="center"/>
              <w:rPr>
                <w:rFonts w:cs="Times New Roman"/>
                <w:szCs w:val="26"/>
              </w:rPr>
            </w:pPr>
            <w:r w:rsidRPr="00571988">
              <w:rPr>
                <w:rFonts w:cs="Times New Roman"/>
                <w:szCs w:val="26"/>
              </w:rPr>
              <w:t>3</w:t>
            </w:r>
          </w:p>
        </w:tc>
        <w:tc>
          <w:tcPr>
            <w:tcW w:w="992" w:type="dxa"/>
          </w:tcPr>
          <w:p w14:paraId="1262E98F" w14:textId="0C9CE5AC" w:rsidR="004660CF" w:rsidRPr="00571988" w:rsidRDefault="004660CF" w:rsidP="006C5939">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7A23B6CC" w14:textId="77777777" w:rsidR="004660CF" w:rsidRDefault="004660CF" w:rsidP="006C5939">
            <w:pPr>
              <w:spacing w:line="312" w:lineRule="auto"/>
              <w:ind w:firstLine="0"/>
              <w:jc w:val="both"/>
              <w:rPr>
                <w:rFonts w:cs="Times New Roman"/>
                <w:szCs w:val="26"/>
              </w:rPr>
            </w:pPr>
            <w:r w:rsidRPr="00571988">
              <w:rPr>
                <w:rFonts w:cs="Times New Roman"/>
                <w:szCs w:val="26"/>
              </w:rPr>
              <w:t>Loại tiền và Số tiền thanh toán của BCT đòi tiề</w:t>
            </w:r>
            <w:r>
              <w:rPr>
                <w:rFonts w:cs="Times New Roman"/>
                <w:szCs w:val="26"/>
              </w:rPr>
              <w:t>n theo bảo lãnh</w:t>
            </w:r>
            <w:r w:rsidRPr="00571988">
              <w:rPr>
                <w:rFonts w:cs="Times New Roman"/>
                <w:szCs w:val="26"/>
              </w:rPr>
              <w:t>.</w:t>
            </w:r>
          </w:p>
          <w:p w14:paraId="47289C9B" w14:textId="77777777" w:rsidR="004660CF" w:rsidRPr="008C7CCA" w:rsidRDefault="004660CF" w:rsidP="006C5939">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7C0CC0BE" w14:textId="77777777" w:rsidR="004660CF" w:rsidRPr="00630B42" w:rsidRDefault="004660CF" w:rsidP="006C5939">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77A6C1ED" w14:textId="104B4272" w:rsidR="004660CF" w:rsidRPr="00571988" w:rsidRDefault="004660CF" w:rsidP="006C5939">
            <w:pPr>
              <w:spacing w:line="312" w:lineRule="auto"/>
              <w:ind w:firstLine="0"/>
              <w:jc w:val="both"/>
              <w:rPr>
                <w:rFonts w:cs="Times New Roman"/>
                <w:szCs w:val="26"/>
              </w:rPr>
            </w:pPr>
            <w:r w:rsidRPr="00630B42">
              <w:rPr>
                <w:rFonts w:cs="Times New Roman"/>
                <w:b/>
                <w:color w:val="FF0000"/>
                <w:szCs w:val="26"/>
              </w:rPr>
              <w:t>Số tiền thanh toán</w:t>
            </w:r>
            <w:r w:rsidRPr="00630B42">
              <w:rPr>
                <w:rFonts w:cs="Times New Roman"/>
                <w:color w:val="FF0000"/>
                <w:szCs w:val="26"/>
              </w:rPr>
              <w:t>.</w:t>
            </w:r>
          </w:p>
        </w:tc>
        <w:tc>
          <w:tcPr>
            <w:tcW w:w="1260" w:type="dxa"/>
          </w:tcPr>
          <w:p w14:paraId="536A9D07" w14:textId="3240C7FC" w:rsidR="004660CF" w:rsidRDefault="004660CF" w:rsidP="006C5939">
            <w:pPr>
              <w:spacing w:line="312" w:lineRule="auto"/>
              <w:ind w:firstLine="0"/>
              <w:jc w:val="center"/>
              <w:rPr>
                <w:rFonts w:cs="Times New Roman"/>
                <w:szCs w:val="26"/>
              </w:rPr>
            </w:pPr>
            <w:r>
              <w:rPr>
                <w:rFonts w:cs="Times New Roman"/>
                <w:szCs w:val="26"/>
              </w:rPr>
              <w:t>Y</w:t>
            </w:r>
          </w:p>
        </w:tc>
        <w:tc>
          <w:tcPr>
            <w:tcW w:w="1417" w:type="dxa"/>
          </w:tcPr>
          <w:p w14:paraId="3C17002B" w14:textId="7A44EDB4" w:rsidR="004660CF" w:rsidRDefault="004660CF" w:rsidP="006C5939">
            <w:pPr>
              <w:spacing w:line="312" w:lineRule="auto"/>
              <w:ind w:firstLine="0"/>
              <w:jc w:val="center"/>
              <w:rPr>
                <w:rFonts w:cs="Times New Roman"/>
                <w:szCs w:val="26"/>
              </w:rPr>
            </w:pPr>
            <w:r>
              <w:rPr>
                <w:rFonts w:cs="Times New Roman"/>
                <w:szCs w:val="26"/>
              </w:rPr>
              <w:t>N</w:t>
            </w:r>
          </w:p>
        </w:tc>
      </w:tr>
      <w:tr w:rsidR="004660CF" w:rsidRPr="00571988" w14:paraId="4BEBFC20" w14:textId="77777777" w:rsidTr="006C5939">
        <w:tc>
          <w:tcPr>
            <w:tcW w:w="1638" w:type="dxa"/>
          </w:tcPr>
          <w:p w14:paraId="41600674" w14:textId="77777777" w:rsidR="004660CF" w:rsidRDefault="004660CF" w:rsidP="006C5939">
            <w:pPr>
              <w:spacing w:line="312" w:lineRule="auto"/>
              <w:ind w:firstLine="0"/>
              <w:jc w:val="both"/>
              <w:rPr>
                <w:rFonts w:cs="Times New Roman"/>
                <w:b/>
                <w:color w:val="FF0000"/>
                <w:szCs w:val="26"/>
              </w:rPr>
            </w:pPr>
            <w:r w:rsidRPr="00630B42">
              <w:rPr>
                <w:rFonts w:cs="Times New Roman"/>
                <w:b/>
                <w:color w:val="FF0000"/>
                <w:szCs w:val="26"/>
              </w:rPr>
              <w:t>Số tiền thanh toán</w:t>
            </w:r>
          </w:p>
          <w:p w14:paraId="22372DEF" w14:textId="1BE477EB" w:rsidR="004660CF" w:rsidRPr="00630B42" w:rsidRDefault="004660CF" w:rsidP="006C5939">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 xml:space="preserve">Tiền T,Toán </w:t>
            </w:r>
            <w:r w:rsidRPr="00B902FC">
              <w:rPr>
                <w:rFonts w:cs="Times New Roman"/>
                <w:i/>
                <w:color w:val="FF0000"/>
                <w:szCs w:val="26"/>
              </w:rPr>
              <w:t>(*))</w:t>
            </w:r>
          </w:p>
        </w:tc>
        <w:tc>
          <w:tcPr>
            <w:tcW w:w="1192" w:type="dxa"/>
          </w:tcPr>
          <w:p w14:paraId="39E9FFEB" w14:textId="26D93BCD" w:rsidR="004660CF" w:rsidRDefault="004660CF" w:rsidP="006C5939">
            <w:pPr>
              <w:spacing w:line="312" w:lineRule="auto"/>
              <w:ind w:firstLine="0"/>
              <w:jc w:val="center"/>
              <w:rPr>
                <w:rFonts w:cs="Times New Roman"/>
                <w:szCs w:val="26"/>
              </w:rPr>
            </w:pPr>
            <w:r w:rsidRPr="00571988">
              <w:rPr>
                <w:rFonts w:cs="Times New Roman"/>
                <w:szCs w:val="26"/>
              </w:rPr>
              <w:t>Decimal</w:t>
            </w:r>
          </w:p>
        </w:tc>
        <w:tc>
          <w:tcPr>
            <w:tcW w:w="709" w:type="dxa"/>
          </w:tcPr>
          <w:p w14:paraId="610BA8E5" w14:textId="76D8019C" w:rsidR="004660CF" w:rsidRPr="00571988" w:rsidRDefault="004660CF" w:rsidP="006C5939">
            <w:pPr>
              <w:spacing w:line="312" w:lineRule="auto"/>
              <w:ind w:firstLine="0"/>
              <w:jc w:val="center"/>
              <w:rPr>
                <w:rFonts w:cs="Times New Roman"/>
                <w:szCs w:val="26"/>
              </w:rPr>
            </w:pPr>
            <w:r w:rsidRPr="00571988">
              <w:rPr>
                <w:rFonts w:cs="Times New Roman"/>
                <w:szCs w:val="26"/>
              </w:rPr>
              <w:t>18,3</w:t>
            </w:r>
          </w:p>
        </w:tc>
        <w:tc>
          <w:tcPr>
            <w:tcW w:w="992" w:type="dxa"/>
          </w:tcPr>
          <w:p w14:paraId="175B40D2" w14:textId="57C2AB37" w:rsidR="004660CF" w:rsidRPr="00571988" w:rsidRDefault="004660CF" w:rsidP="006C5939">
            <w:pPr>
              <w:spacing w:line="312" w:lineRule="auto"/>
              <w:ind w:firstLine="0"/>
              <w:jc w:val="center"/>
              <w:rPr>
                <w:rFonts w:cs="Times New Roman"/>
                <w:szCs w:val="26"/>
              </w:rPr>
            </w:pPr>
            <w:r w:rsidRPr="00571988">
              <w:rPr>
                <w:rFonts w:cs="Times New Roman"/>
                <w:szCs w:val="26"/>
              </w:rPr>
              <w:t>(P)</w:t>
            </w:r>
          </w:p>
        </w:tc>
        <w:tc>
          <w:tcPr>
            <w:tcW w:w="4667" w:type="dxa"/>
            <w:vMerge/>
          </w:tcPr>
          <w:p w14:paraId="22D273C9" w14:textId="77777777" w:rsidR="004660CF" w:rsidRPr="00571988" w:rsidRDefault="004660CF" w:rsidP="006C5939">
            <w:pPr>
              <w:spacing w:line="312" w:lineRule="auto"/>
              <w:ind w:firstLine="0"/>
              <w:jc w:val="both"/>
              <w:rPr>
                <w:rFonts w:cs="Times New Roman"/>
                <w:szCs w:val="26"/>
              </w:rPr>
            </w:pPr>
          </w:p>
        </w:tc>
        <w:tc>
          <w:tcPr>
            <w:tcW w:w="1260" w:type="dxa"/>
          </w:tcPr>
          <w:p w14:paraId="7EB0A209" w14:textId="622F4C66" w:rsidR="004660CF" w:rsidRDefault="004660CF" w:rsidP="006C5939">
            <w:pPr>
              <w:spacing w:line="312" w:lineRule="auto"/>
              <w:ind w:firstLine="0"/>
              <w:jc w:val="center"/>
              <w:rPr>
                <w:rFonts w:cs="Times New Roman"/>
                <w:szCs w:val="26"/>
              </w:rPr>
            </w:pPr>
            <w:r>
              <w:rPr>
                <w:rFonts w:cs="Times New Roman"/>
                <w:szCs w:val="26"/>
              </w:rPr>
              <w:t>Y</w:t>
            </w:r>
          </w:p>
        </w:tc>
        <w:tc>
          <w:tcPr>
            <w:tcW w:w="1417" w:type="dxa"/>
          </w:tcPr>
          <w:p w14:paraId="59452010" w14:textId="4B92C2B7" w:rsidR="004660CF" w:rsidRDefault="004660CF" w:rsidP="006C5939">
            <w:pPr>
              <w:spacing w:line="312" w:lineRule="auto"/>
              <w:ind w:firstLine="0"/>
              <w:jc w:val="center"/>
              <w:rPr>
                <w:rFonts w:cs="Times New Roman"/>
                <w:szCs w:val="26"/>
              </w:rPr>
            </w:pPr>
            <w:r>
              <w:rPr>
                <w:rFonts w:cs="Times New Roman"/>
                <w:szCs w:val="26"/>
              </w:rPr>
              <w:t>N</w:t>
            </w:r>
          </w:p>
        </w:tc>
      </w:tr>
      <w:tr w:rsidR="004660CF" w:rsidRPr="00571988" w14:paraId="0DA77485" w14:textId="77777777" w:rsidTr="006C5939">
        <w:tc>
          <w:tcPr>
            <w:tcW w:w="1638" w:type="dxa"/>
          </w:tcPr>
          <w:p w14:paraId="70BC5632" w14:textId="5844C244" w:rsidR="004660CF" w:rsidRPr="00260411" w:rsidRDefault="004660CF" w:rsidP="006C5939">
            <w:pPr>
              <w:spacing w:line="312" w:lineRule="auto"/>
              <w:ind w:firstLine="0"/>
              <w:jc w:val="both"/>
              <w:rPr>
                <w:rFonts w:cs="Times New Roman"/>
                <w:b/>
                <w:color w:val="FF0000"/>
                <w:szCs w:val="26"/>
              </w:rPr>
            </w:pPr>
            <w:r w:rsidRPr="00571988">
              <w:rPr>
                <w:rFonts w:cs="Times New Roman"/>
                <w:b/>
                <w:szCs w:val="26"/>
              </w:rPr>
              <w:lastRenderedPageBreak/>
              <w:t>Loại tiền Khoản phải trả thanh toán</w:t>
            </w:r>
          </w:p>
        </w:tc>
        <w:tc>
          <w:tcPr>
            <w:tcW w:w="1192" w:type="dxa"/>
          </w:tcPr>
          <w:p w14:paraId="0443BFE4" w14:textId="60DD9819" w:rsidR="004660CF" w:rsidRPr="00571988" w:rsidRDefault="004660CF" w:rsidP="006C5939">
            <w:pPr>
              <w:spacing w:line="312" w:lineRule="auto"/>
              <w:ind w:firstLine="0"/>
              <w:jc w:val="center"/>
              <w:rPr>
                <w:rFonts w:cs="Times New Roman"/>
                <w:szCs w:val="26"/>
              </w:rPr>
            </w:pPr>
            <w:r>
              <w:rPr>
                <w:rFonts w:cs="Times New Roman"/>
                <w:szCs w:val="26"/>
              </w:rPr>
              <w:t>nVarchar</w:t>
            </w:r>
          </w:p>
        </w:tc>
        <w:tc>
          <w:tcPr>
            <w:tcW w:w="709" w:type="dxa"/>
          </w:tcPr>
          <w:p w14:paraId="36254DE5" w14:textId="3020D86A" w:rsidR="004660CF" w:rsidRPr="00571988" w:rsidRDefault="004660CF" w:rsidP="006C5939">
            <w:pPr>
              <w:spacing w:line="312" w:lineRule="auto"/>
              <w:ind w:firstLine="0"/>
              <w:jc w:val="center"/>
              <w:rPr>
                <w:rFonts w:cs="Times New Roman"/>
                <w:szCs w:val="26"/>
              </w:rPr>
            </w:pPr>
            <w:r w:rsidRPr="00571988">
              <w:rPr>
                <w:rFonts w:cs="Times New Roman"/>
                <w:szCs w:val="26"/>
              </w:rPr>
              <w:t>3</w:t>
            </w:r>
          </w:p>
        </w:tc>
        <w:tc>
          <w:tcPr>
            <w:tcW w:w="992" w:type="dxa"/>
          </w:tcPr>
          <w:p w14:paraId="502A0948" w14:textId="771B3278" w:rsidR="004660CF" w:rsidRPr="00571988" w:rsidRDefault="004660CF" w:rsidP="006C5939">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696C2F3C" w14:textId="77777777" w:rsidR="004660CF" w:rsidRDefault="004660CF" w:rsidP="006C5939">
            <w:pPr>
              <w:spacing w:line="312" w:lineRule="auto"/>
              <w:ind w:firstLine="0"/>
              <w:jc w:val="both"/>
              <w:rPr>
                <w:rFonts w:cs="Times New Roman"/>
                <w:szCs w:val="26"/>
              </w:rPr>
            </w:pPr>
            <w:r w:rsidRPr="00571988">
              <w:rPr>
                <w:rFonts w:cs="Times New Roman"/>
                <w:szCs w:val="26"/>
              </w:rPr>
              <w:t xml:space="preserve">Loại tiền và Số tiền thanh toán Khoản phải trả khác của BCT đòi tiền theo </w:t>
            </w:r>
            <w:r>
              <w:rPr>
                <w:rFonts w:cs="Times New Roman"/>
                <w:szCs w:val="26"/>
              </w:rPr>
              <w:t>bảo lãnh</w:t>
            </w:r>
            <w:r w:rsidRPr="00571988">
              <w:rPr>
                <w:rFonts w:cs="Times New Roman"/>
                <w:szCs w:val="26"/>
              </w:rPr>
              <w:t>.</w:t>
            </w:r>
          </w:p>
          <w:p w14:paraId="765D048F" w14:textId="77777777" w:rsidR="004660CF" w:rsidRPr="008C7CCA" w:rsidRDefault="004660CF" w:rsidP="006C5939">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r w:rsidRPr="008C7CCA">
              <w:rPr>
                <w:rFonts w:cs="Times New Roman"/>
                <w:szCs w:val="26"/>
              </w:rPr>
              <w:t xml:space="preserve">  </w:t>
            </w:r>
          </w:p>
          <w:p w14:paraId="6984D423" w14:textId="77777777" w:rsidR="004660CF" w:rsidRPr="00630B42" w:rsidRDefault="004660CF" w:rsidP="006C5939">
            <w:pPr>
              <w:spacing w:line="312" w:lineRule="auto"/>
              <w:ind w:firstLine="0"/>
              <w:jc w:val="both"/>
              <w:rPr>
                <w:rFonts w:cs="Times New Roman"/>
                <w:color w:val="FF0000"/>
                <w:szCs w:val="26"/>
              </w:rPr>
            </w:pPr>
            <w:r w:rsidRPr="00630B42">
              <w:rPr>
                <w:rFonts w:cs="Times New Roman"/>
                <w:color w:val="FF0000"/>
                <w:szCs w:val="26"/>
              </w:rPr>
              <w:t>Trên màn hình, 2 trường này nằm trên 1 hàng và có chung 1 tên hiển thị là:</w:t>
            </w:r>
          </w:p>
          <w:p w14:paraId="0DEE9A80" w14:textId="27CB3C07" w:rsidR="004660CF" w:rsidRPr="00571988" w:rsidRDefault="004660CF" w:rsidP="006C5939">
            <w:pPr>
              <w:spacing w:line="312" w:lineRule="auto"/>
              <w:ind w:firstLine="0"/>
              <w:jc w:val="both"/>
              <w:rPr>
                <w:rFonts w:cs="Times New Roman"/>
                <w:szCs w:val="26"/>
              </w:rPr>
            </w:pPr>
            <w:r w:rsidRPr="00630B42">
              <w:rPr>
                <w:rFonts w:cs="Times New Roman"/>
                <w:b/>
                <w:color w:val="FF0000"/>
                <w:szCs w:val="26"/>
              </w:rPr>
              <w:t>T/toán</w:t>
            </w:r>
            <w:r w:rsidRPr="00630B42">
              <w:rPr>
                <w:rFonts w:cs="Times New Roman"/>
                <w:color w:val="FF0000"/>
                <w:szCs w:val="26"/>
              </w:rPr>
              <w:t xml:space="preserve"> </w:t>
            </w:r>
            <w:r w:rsidRPr="00630B42">
              <w:rPr>
                <w:rFonts w:cs="Times New Roman"/>
                <w:b/>
                <w:color w:val="FF0000"/>
                <w:szCs w:val="26"/>
              </w:rPr>
              <w:t>Khoản phải trả khác</w:t>
            </w:r>
          </w:p>
        </w:tc>
        <w:tc>
          <w:tcPr>
            <w:tcW w:w="1260" w:type="dxa"/>
          </w:tcPr>
          <w:p w14:paraId="15A9E2D0" w14:textId="3ACA8EF1" w:rsidR="004660CF" w:rsidRDefault="004660CF" w:rsidP="006C5939">
            <w:pPr>
              <w:spacing w:line="312" w:lineRule="auto"/>
              <w:ind w:firstLine="0"/>
              <w:jc w:val="center"/>
              <w:rPr>
                <w:rFonts w:cs="Times New Roman"/>
                <w:szCs w:val="26"/>
              </w:rPr>
            </w:pPr>
            <w:r>
              <w:rPr>
                <w:rFonts w:cs="Times New Roman"/>
                <w:szCs w:val="26"/>
              </w:rPr>
              <w:t>Y</w:t>
            </w:r>
          </w:p>
        </w:tc>
        <w:tc>
          <w:tcPr>
            <w:tcW w:w="1417" w:type="dxa"/>
          </w:tcPr>
          <w:p w14:paraId="316F15E3" w14:textId="07DA8873" w:rsidR="004660CF" w:rsidRDefault="004660CF" w:rsidP="006C5939">
            <w:pPr>
              <w:spacing w:line="312" w:lineRule="auto"/>
              <w:ind w:firstLine="0"/>
              <w:jc w:val="center"/>
              <w:rPr>
                <w:rFonts w:cs="Times New Roman"/>
                <w:szCs w:val="26"/>
              </w:rPr>
            </w:pPr>
            <w:r>
              <w:rPr>
                <w:rFonts w:cs="Times New Roman"/>
                <w:szCs w:val="26"/>
              </w:rPr>
              <w:t>Y</w:t>
            </w:r>
          </w:p>
        </w:tc>
      </w:tr>
      <w:tr w:rsidR="004660CF" w:rsidRPr="00571988" w14:paraId="6CC98974" w14:textId="77777777" w:rsidTr="006C5939">
        <w:tc>
          <w:tcPr>
            <w:tcW w:w="1638" w:type="dxa"/>
          </w:tcPr>
          <w:p w14:paraId="30EA86DD" w14:textId="65B14F89" w:rsidR="004660CF" w:rsidRPr="00260411" w:rsidRDefault="004660CF" w:rsidP="006C5939">
            <w:pPr>
              <w:spacing w:line="312" w:lineRule="auto"/>
              <w:ind w:firstLine="0"/>
              <w:jc w:val="both"/>
              <w:rPr>
                <w:rFonts w:cs="Times New Roman"/>
                <w:b/>
                <w:color w:val="FF0000"/>
                <w:szCs w:val="26"/>
              </w:rPr>
            </w:pPr>
            <w:r w:rsidRPr="00571988">
              <w:rPr>
                <w:rFonts w:cs="Times New Roman"/>
                <w:b/>
                <w:szCs w:val="26"/>
              </w:rPr>
              <w:t>Khoản phải trả thanh toán</w:t>
            </w:r>
          </w:p>
        </w:tc>
        <w:tc>
          <w:tcPr>
            <w:tcW w:w="1192" w:type="dxa"/>
          </w:tcPr>
          <w:p w14:paraId="30448B00" w14:textId="5E45179B" w:rsidR="004660CF" w:rsidRPr="00571988" w:rsidRDefault="004660CF" w:rsidP="006C5939">
            <w:pPr>
              <w:spacing w:line="312" w:lineRule="auto"/>
              <w:ind w:firstLine="0"/>
              <w:jc w:val="center"/>
              <w:rPr>
                <w:rFonts w:cs="Times New Roman"/>
                <w:szCs w:val="26"/>
              </w:rPr>
            </w:pPr>
            <w:r w:rsidRPr="00571988">
              <w:rPr>
                <w:rFonts w:cs="Times New Roman"/>
                <w:szCs w:val="26"/>
              </w:rPr>
              <w:t>Decimal</w:t>
            </w:r>
          </w:p>
        </w:tc>
        <w:tc>
          <w:tcPr>
            <w:tcW w:w="709" w:type="dxa"/>
          </w:tcPr>
          <w:p w14:paraId="50955A1D" w14:textId="1BA7712C" w:rsidR="004660CF" w:rsidRPr="00571988" w:rsidRDefault="004660CF" w:rsidP="006C5939">
            <w:pPr>
              <w:spacing w:line="312" w:lineRule="auto"/>
              <w:ind w:firstLine="0"/>
              <w:jc w:val="center"/>
              <w:rPr>
                <w:rFonts w:cs="Times New Roman"/>
                <w:szCs w:val="26"/>
              </w:rPr>
            </w:pPr>
            <w:r w:rsidRPr="00571988">
              <w:rPr>
                <w:rFonts w:cs="Times New Roman"/>
                <w:szCs w:val="26"/>
              </w:rPr>
              <w:t>18,3</w:t>
            </w:r>
          </w:p>
        </w:tc>
        <w:tc>
          <w:tcPr>
            <w:tcW w:w="992" w:type="dxa"/>
          </w:tcPr>
          <w:p w14:paraId="0CAEDF95" w14:textId="01AD72FD" w:rsidR="004660CF" w:rsidRPr="00571988" w:rsidRDefault="004660CF" w:rsidP="006C5939">
            <w:pPr>
              <w:spacing w:line="312" w:lineRule="auto"/>
              <w:ind w:firstLine="0"/>
              <w:jc w:val="center"/>
              <w:rPr>
                <w:rFonts w:cs="Times New Roman"/>
                <w:szCs w:val="26"/>
              </w:rPr>
            </w:pPr>
            <w:r w:rsidRPr="00571988">
              <w:rPr>
                <w:rFonts w:cs="Times New Roman"/>
                <w:szCs w:val="26"/>
              </w:rPr>
              <w:t>(P)</w:t>
            </w:r>
          </w:p>
        </w:tc>
        <w:tc>
          <w:tcPr>
            <w:tcW w:w="4667" w:type="dxa"/>
            <w:vMerge/>
          </w:tcPr>
          <w:p w14:paraId="2BC410D3" w14:textId="77777777" w:rsidR="004660CF" w:rsidRPr="00571988" w:rsidRDefault="004660CF" w:rsidP="006C5939">
            <w:pPr>
              <w:spacing w:line="312" w:lineRule="auto"/>
              <w:ind w:firstLine="0"/>
              <w:jc w:val="both"/>
              <w:rPr>
                <w:rFonts w:cs="Times New Roman"/>
                <w:szCs w:val="26"/>
              </w:rPr>
            </w:pPr>
          </w:p>
        </w:tc>
        <w:tc>
          <w:tcPr>
            <w:tcW w:w="1260" w:type="dxa"/>
          </w:tcPr>
          <w:p w14:paraId="1BC64340" w14:textId="76210AC1" w:rsidR="004660CF" w:rsidRDefault="004660CF" w:rsidP="006C5939">
            <w:pPr>
              <w:spacing w:line="312" w:lineRule="auto"/>
              <w:ind w:firstLine="0"/>
              <w:jc w:val="center"/>
              <w:rPr>
                <w:rFonts w:cs="Times New Roman"/>
                <w:szCs w:val="26"/>
              </w:rPr>
            </w:pPr>
            <w:r>
              <w:rPr>
                <w:rFonts w:cs="Times New Roman"/>
                <w:szCs w:val="26"/>
              </w:rPr>
              <w:t>Y</w:t>
            </w:r>
          </w:p>
        </w:tc>
        <w:tc>
          <w:tcPr>
            <w:tcW w:w="1417" w:type="dxa"/>
          </w:tcPr>
          <w:p w14:paraId="200EA480" w14:textId="6CA68CD1" w:rsidR="004660CF" w:rsidRDefault="004660CF" w:rsidP="006C5939">
            <w:pPr>
              <w:spacing w:line="312" w:lineRule="auto"/>
              <w:ind w:firstLine="0"/>
              <w:jc w:val="center"/>
              <w:rPr>
                <w:rFonts w:cs="Times New Roman"/>
                <w:szCs w:val="26"/>
              </w:rPr>
            </w:pPr>
            <w:r>
              <w:rPr>
                <w:rFonts w:cs="Times New Roman"/>
                <w:szCs w:val="26"/>
              </w:rPr>
              <w:t>Y</w:t>
            </w:r>
          </w:p>
        </w:tc>
      </w:tr>
      <w:tr w:rsidR="004660CF" w:rsidRPr="00571988" w14:paraId="518DFDEC" w14:textId="77777777" w:rsidTr="006C5939">
        <w:tc>
          <w:tcPr>
            <w:tcW w:w="1638" w:type="dxa"/>
          </w:tcPr>
          <w:p w14:paraId="0AAB27DF" w14:textId="4C7524B0" w:rsidR="004660CF" w:rsidRPr="00630B42" w:rsidRDefault="004660CF" w:rsidP="006C5939">
            <w:pPr>
              <w:spacing w:line="312" w:lineRule="auto"/>
              <w:ind w:firstLine="0"/>
              <w:jc w:val="both"/>
              <w:rPr>
                <w:rFonts w:cs="Times New Roman"/>
                <w:b/>
                <w:color w:val="FF0000"/>
                <w:szCs w:val="26"/>
              </w:rPr>
            </w:pPr>
            <w:r w:rsidRPr="00571988">
              <w:rPr>
                <w:rFonts w:cs="Times New Roman"/>
                <w:b/>
                <w:szCs w:val="26"/>
              </w:rPr>
              <w:t>Loại tiền Tổng số tiền thanh toán</w:t>
            </w:r>
          </w:p>
        </w:tc>
        <w:tc>
          <w:tcPr>
            <w:tcW w:w="1192" w:type="dxa"/>
          </w:tcPr>
          <w:p w14:paraId="63254BE2" w14:textId="450D4A08" w:rsidR="004660CF" w:rsidRPr="00571988" w:rsidRDefault="004660CF" w:rsidP="006C5939">
            <w:pPr>
              <w:spacing w:line="312" w:lineRule="auto"/>
              <w:ind w:firstLine="0"/>
              <w:jc w:val="center"/>
              <w:rPr>
                <w:rFonts w:cs="Times New Roman"/>
                <w:szCs w:val="26"/>
              </w:rPr>
            </w:pPr>
            <w:r>
              <w:rPr>
                <w:rFonts w:cs="Times New Roman"/>
                <w:szCs w:val="26"/>
              </w:rPr>
              <w:t>nVarchar</w:t>
            </w:r>
          </w:p>
        </w:tc>
        <w:tc>
          <w:tcPr>
            <w:tcW w:w="709" w:type="dxa"/>
          </w:tcPr>
          <w:p w14:paraId="28DD0DF2" w14:textId="29DDE36F" w:rsidR="004660CF" w:rsidRPr="00571988" w:rsidRDefault="004660CF" w:rsidP="006C5939">
            <w:pPr>
              <w:spacing w:line="312" w:lineRule="auto"/>
              <w:ind w:firstLine="0"/>
              <w:jc w:val="center"/>
              <w:rPr>
                <w:rFonts w:cs="Times New Roman"/>
                <w:szCs w:val="26"/>
              </w:rPr>
            </w:pPr>
            <w:r w:rsidRPr="00571988">
              <w:rPr>
                <w:rFonts w:cs="Times New Roman"/>
                <w:szCs w:val="26"/>
              </w:rPr>
              <w:t>3</w:t>
            </w:r>
          </w:p>
        </w:tc>
        <w:tc>
          <w:tcPr>
            <w:tcW w:w="992" w:type="dxa"/>
          </w:tcPr>
          <w:p w14:paraId="436CC585" w14:textId="406ADA96" w:rsidR="004660CF" w:rsidRPr="00571988" w:rsidRDefault="004660CF" w:rsidP="006C5939">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5E508E59" w14:textId="77777777" w:rsidR="004660CF" w:rsidRDefault="004660CF" w:rsidP="006C5939">
            <w:pPr>
              <w:spacing w:line="312" w:lineRule="auto"/>
              <w:ind w:firstLine="0"/>
              <w:jc w:val="both"/>
              <w:rPr>
                <w:rFonts w:cs="Times New Roman"/>
                <w:szCs w:val="26"/>
              </w:rPr>
            </w:pPr>
            <w:r w:rsidRPr="00571988">
              <w:rPr>
                <w:rFonts w:cs="Times New Roman"/>
                <w:szCs w:val="26"/>
              </w:rPr>
              <w:t>Loại tiền và Số tiền thanh toán của BCT đòi tiề</w:t>
            </w:r>
            <w:r>
              <w:rPr>
                <w:rFonts w:cs="Times New Roman"/>
                <w:szCs w:val="26"/>
              </w:rPr>
              <w:t>n theo bảo lãnh</w:t>
            </w:r>
            <w:r w:rsidRPr="00571988">
              <w:rPr>
                <w:rFonts w:cs="Times New Roman"/>
                <w:szCs w:val="26"/>
              </w:rPr>
              <w:t xml:space="preserve"> đã cộng số tiền thanh toán Khoản phải trả khác.</w:t>
            </w:r>
          </w:p>
          <w:p w14:paraId="5371CEB6" w14:textId="77777777" w:rsidR="004660CF" w:rsidRPr="008C7CCA" w:rsidRDefault="004660CF" w:rsidP="006C5939">
            <w:pPr>
              <w:spacing w:line="312" w:lineRule="auto"/>
              <w:ind w:firstLine="0"/>
              <w:jc w:val="both"/>
              <w:rPr>
                <w:rFonts w:cs="Times New Roman"/>
                <w:szCs w:val="26"/>
              </w:rPr>
            </w:pPr>
            <w:r w:rsidRPr="008E0028">
              <w:rPr>
                <w:rFonts w:cs="Times New Roman"/>
                <w:szCs w:val="26"/>
              </w:rPr>
              <w:t>Thông tin này được trả về từ TF-EE</w:t>
            </w:r>
            <w:r>
              <w:rPr>
                <w:rFonts w:cs="Times New Roman"/>
                <w:szCs w:val="26"/>
              </w:rPr>
              <w:t>.</w:t>
            </w:r>
          </w:p>
          <w:p w14:paraId="501408EA" w14:textId="77777777" w:rsidR="004660CF" w:rsidRPr="00630B42" w:rsidRDefault="004660CF" w:rsidP="006C5939">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52B5CA65" w14:textId="2BA6C8F5" w:rsidR="004660CF" w:rsidRPr="00571988" w:rsidRDefault="004660CF" w:rsidP="006C5939">
            <w:pPr>
              <w:spacing w:line="312" w:lineRule="auto"/>
              <w:ind w:firstLine="0"/>
              <w:jc w:val="both"/>
              <w:rPr>
                <w:rFonts w:cs="Times New Roman"/>
                <w:szCs w:val="26"/>
              </w:rPr>
            </w:pPr>
            <w:r w:rsidRPr="00630B42">
              <w:rPr>
                <w:rFonts w:cs="Times New Roman"/>
                <w:b/>
                <w:color w:val="FF0000"/>
                <w:szCs w:val="26"/>
              </w:rPr>
              <w:t>Tổng số tiền thanh toán</w:t>
            </w:r>
            <w:r w:rsidRPr="00630B42">
              <w:rPr>
                <w:rFonts w:cs="Times New Roman"/>
                <w:color w:val="FF0000"/>
                <w:szCs w:val="26"/>
              </w:rPr>
              <w:t>.</w:t>
            </w:r>
          </w:p>
        </w:tc>
        <w:tc>
          <w:tcPr>
            <w:tcW w:w="1260" w:type="dxa"/>
          </w:tcPr>
          <w:p w14:paraId="23226533" w14:textId="38783193" w:rsidR="004660CF" w:rsidRDefault="004660CF" w:rsidP="006C5939">
            <w:pPr>
              <w:spacing w:line="312" w:lineRule="auto"/>
              <w:ind w:firstLine="0"/>
              <w:jc w:val="center"/>
              <w:rPr>
                <w:rFonts w:cs="Times New Roman"/>
                <w:szCs w:val="26"/>
              </w:rPr>
            </w:pPr>
            <w:r>
              <w:rPr>
                <w:rFonts w:cs="Times New Roman"/>
                <w:szCs w:val="26"/>
              </w:rPr>
              <w:t>Y</w:t>
            </w:r>
          </w:p>
        </w:tc>
        <w:tc>
          <w:tcPr>
            <w:tcW w:w="1417" w:type="dxa"/>
          </w:tcPr>
          <w:p w14:paraId="79912D91" w14:textId="7612B4AF" w:rsidR="004660CF" w:rsidRDefault="004660CF" w:rsidP="006C5939">
            <w:pPr>
              <w:spacing w:line="312" w:lineRule="auto"/>
              <w:ind w:firstLine="0"/>
              <w:jc w:val="center"/>
              <w:rPr>
                <w:rFonts w:cs="Times New Roman"/>
                <w:szCs w:val="26"/>
              </w:rPr>
            </w:pPr>
            <w:r>
              <w:rPr>
                <w:rFonts w:cs="Times New Roman"/>
                <w:szCs w:val="26"/>
              </w:rPr>
              <w:t>Y</w:t>
            </w:r>
          </w:p>
        </w:tc>
      </w:tr>
      <w:tr w:rsidR="004660CF" w:rsidRPr="00571988" w14:paraId="75307402" w14:textId="77777777" w:rsidTr="006C5939">
        <w:tc>
          <w:tcPr>
            <w:tcW w:w="1638" w:type="dxa"/>
          </w:tcPr>
          <w:p w14:paraId="4F533674" w14:textId="46AA8713" w:rsidR="004660CF" w:rsidRPr="00571988" w:rsidRDefault="004660CF" w:rsidP="006C5939">
            <w:pPr>
              <w:spacing w:line="312" w:lineRule="auto"/>
              <w:ind w:firstLine="0"/>
              <w:jc w:val="both"/>
              <w:rPr>
                <w:rFonts w:cs="Times New Roman"/>
                <w:b/>
                <w:szCs w:val="26"/>
              </w:rPr>
            </w:pPr>
            <w:r w:rsidRPr="00571988">
              <w:rPr>
                <w:rFonts w:cs="Times New Roman"/>
                <w:b/>
                <w:szCs w:val="26"/>
              </w:rPr>
              <w:t>Tổng số tiền thanh toán</w:t>
            </w:r>
          </w:p>
        </w:tc>
        <w:tc>
          <w:tcPr>
            <w:tcW w:w="1192" w:type="dxa"/>
          </w:tcPr>
          <w:p w14:paraId="465CD350" w14:textId="170CB427" w:rsidR="004660CF" w:rsidRDefault="004660CF" w:rsidP="006C5939">
            <w:pPr>
              <w:spacing w:line="312" w:lineRule="auto"/>
              <w:ind w:firstLine="0"/>
              <w:jc w:val="center"/>
              <w:rPr>
                <w:rFonts w:cs="Times New Roman"/>
                <w:szCs w:val="26"/>
              </w:rPr>
            </w:pPr>
            <w:r w:rsidRPr="00571988">
              <w:rPr>
                <w:rFonts w:cs="Times New Roman"/>
                <w:szCs w:val="26"/>
              </w:rPr>
              <w:t>Decimal</w:t>
            </w:r>
          </w:p>
        </w:tc>
        <w:tc>
          <w:tcPr>
            <w:tcW w:w="709" w:type="dxa"/>
          </w:tcPr>
          <w:p w14:paraId="72236F5D" w14:textId="5D68043F" w:rsidR="004660CF" w:rsidRPr="00571988" w:rsidRDefault="004660CF" w:rsidP="006C5939">
            <w:pPr>
              <w:spacing w:line="312" w:lineRule="auto"/>
              <w:ind w:firstLine="0"/>
              <w:jc w:val="center"/>
              <w:rPr>
                <w:rFonts w:cs="Times New Roman"/>
                <w:szCs w:val="26"/>
              </w:rPr>
            </w:pPr>
            <w:r w:rsidRPr="00571988">
              <w:rPr>
                <w:rFonts w:cs="Times New Roman"/>
                <w:szCs w:val="26"/>
              </w:rPr>
              <w:t>18,3</w:t>
            </w:r>
          </w:p>
        </w:tc>
        <w:tc>
          <w:tcPr>
            <w:tcW w:w="992" w:type="dxa"/>
          </w:tcPr>
          <w:p w14:paraId="547431AE" w14:textId="7A77DB0C" w:rsidR="004660CF" w:rsidRPr="00571988" w:rsidRDefault="004660CF" w:rsidP="006C5939">
            <w:pPr>
              <w:spacing w:line="312" w:lineRule="auto"/>
              <w:ind w:firstLine="0"/>
              <w:jc w:val="center"/>
              <w:rPr>
                <w:rFonts w:cs="Times New Roman"/>
                <w:szCs w:val="26"/>
              </w:rPr>
            </w:pPr>
            <w:r w:rsidRPr="00571988">
              <w:rPr>
                <w:rFonts w:cs="Times New Roman"/>
                <w:szCs w:val="26"/>
              </w:rPr>
              <w:t>(P)</w:t>
            </w:r>
          </w:p>
        </w:tc>
        <w:tc>
          <w:tcPr>
            <w:tcW w:w="4667" w:type="dxa"/>
            <w:vMerge/>
          </w:tcPr>
          <w:p w14:paraId="08A2B376" w14:textId="77777777" w:rsidR="004660CF" w:rsidRPr="00571988" w:rsidRDefault="004660CF" w:rsidP="006C5939">
            <w:pPr>
              <w:spacing w:line="312" w:lineRule="auto"/>
              <w:ind w:firstLine="0"/>
              <w:jc w:val="both"/>
              <w:rPr>
                <w:rFonts w:cs="Times New Roman"/>
                <w:szCs w:val="26"/>
              </w:rPr>
            </w:pPr>
          </w:p>
        </w:tc>
        <w:tc>
          <w:tcPr>
            <w:tcW w:w="1260" w:type="dxa"/>
          </w:tcPr>
          <w:p w14:paraId="64CB61C6" w14:textId="631B465B" w:rsidR="004660CF" w:rsidRDefault="004660CF" w:rsidP="006C5939">
            <w:pPr>
              <w:spacing w:line="312" w:lineRule="auto"/>
              <w:ind w:firstLine="0"/>
              <w:jc w:val="center"/>
              <w:rPr>
                <w:rFonts w:cs="Times New Roman"/>
                <w:szCs w:val="26"/>
              </w:rPr>
            </w:pPr>
            <w:r>
              <w:rPr>
                <w:rFonts w:cs="Times New Roman"/>
                <w:szCs w:val="26"/>
              </w:rPr>
              <w:t>Y</w:t>
            </w:r>
          </w:p>
        </w:tc>
        <w:tc>
          <w:tcPr>
            <w:tcW w:w="1417" w:type="dxa"/>
          </w:tcPr>
          <w:p w14:paraId="6972D3B3" w14:textId="2866F996" w:rsidR="004660CF" w:rsidRDefault="004660CF" w:rsidP="006C5939">
            <w:pPr>
              <w:spacing w:line="312" w:lineRule="auto"/>
              <w:ind w:firstLine="0"/>
              <w:jc w:val="center"/>
              <w:rPr>
                <w:rFonts w:cs="Times New Roman"/>
                <w:szCs w:val="26"/>
              </w:rPr>
            </w:pPr>
            <w:r>
              <w:rPr>
                <w:rFonts w:cs="Times New Roman"/>
                <w:szCs w:val="26"/>
              </w:rPr>
              <w:t>Y</w:t>
            </w:r>
          </w:p>
        </w:tc>
      </w:tr>
      <w:tr w:rsidR="004660CF" w:rsidRPr="00571988" w14:paraId="6B2EDD03" w14:textId="77777777" w:rsidTr="006C5939">
        <w:tc>
          <w:tcPr>
            <w:tcW w:w="1638" w:type="dxa"/>
          </w:tcPr>
          <w:p w14:paraId="65205E10" w14:textId="4E0DC413" w:rsidR="004660CF" w:rsidRDefault="004660CF" w:rsidP="006C5939">
            <w:pPr>
              <w:spacing w:line="312" w:lineRule="auto"/>
              <w:ind w:firstLine="0"/>
              <w:jc w:val="both"/>
              <w:rPr>
                <w:rFonts w:cs="Times New Roman"/>
                <w:b/>
                <w:szCs w:val="26"/>
              </w:rPr>
            </w:pPr>
            <w:r w:rsidRPr="00126716">
              <w:rPr>
                <w:rFonts w:cs="Times New Roman"/>
                <w:b/>
                <w:szCs w:val="26"/>
              </w:rPr>
              <w:t>Tài khoản ghi nợ</w:t>
            </w:r>
          </w:p>
        </w:tc>
        <w:tc>
          <w:tcPr>
            <w:tcW w:w="1192" w:type="dxa"/>
          </w:tcPr>
          <w:p w14:paraId="25C566ED" w14:textId="0127F608" w:rsidR="004660CF" w:rsidRPr="00571988" w:rsidRDefault="004660CF" w:rsidP="006C5939">
            <w:pPr>
              <w:spacing w:line="312" w:lineRule="auto"/>
              <w:ind w:firstLine="0"/>
              <w:jc w:val="center"/>
              <w:rPr>
                <w:rFonts w:cs="Times New Roman"/>
                <w:szCs w:val="26"/>
              </w:rPr>
            </w:pPr>
            <w:r w:rsidRPr="00126716">
              <w:rPr>
                <w:rFonts w:cs="Times New Roman"/>
                <w:szCs w:val="26"/>
              </w:rPr>
              <w:t>Char</w:t>
            </w:r>
          </w:p>
        </w:tc>
        <w:tc>
          <w:tcPr>
            <w:tcW w:w="709" w:type="dxa"/>
          </w:tcPr>
          <w:p w14:paraId="210A6725" w14:textId="77777777" w:rsidR="004660CF" w:rsidRPr="00571988" w:rsidRDefault="004660CF" w:rsidP="006C5939">
            <w:pPr>
              <w:spacing w:line="312" w:lineRule="auto"/>
              <w:ind w:firstLine="0"/>
              <w:jc w:val="center"/>
              <w:rPr>
                <w:rFonts w:cs="Times New Roman"/>
                <w:szCs w:val="26"/>
              </w:rPr>
            </w:pPr>
          </w:p>
        </w:tc>
        <w:tc>
          <w:tcPr>
            <w:tcW w:w="992" w:type="dxa"/>
          </w:tcPr>
          <w:p w14:paraId="2723B023" w14:textId="75163E4F" w:rsidR="004660CF" w:rsidRPr="00571988" w:rsidRDefault="004660CF" w:rsidP="006C5939">
            <w:pPr>
              <w:spacing w:line="312" w:lineRule="auto"/>
              <w:ind w:firstLine="0"/>
              <w:jc w:val="center"/>
              <w:rPr>
                <w:rFonts w:cs="Times New Roman"/>
                <w:szCs w:val="26"/>
              </w:rPr>
            </w:pPr>
            <w:r>
              <w:rPr>
                <w:rFonts w:cs="Times New Roman"/>
                <w:szCs w:val="26"/>
              </w:rPr>
              <w:t>(O)</w:t>
            </w:r>
          </w:p>
        </w:tc>
        <w:tc>
          <w:tcPr>
            <w:tcW w:w="4667" w:type="dxa"/>
          </w:tcPr>
          <w:p w14:paraId="71615FBF" w14:textId="77777777" w:rsidR="004660CF" w:rsidRPr="00126716" w:rsidRDefault="004660CF" w:rsidP="006C5939">
            <w:pPr>
              <w:spacing w:line="312" w:lineRule="auto"/>
              <w:ind w:firstLine="0"/>
              <w:rPr>
                <w:rFonts w:cs="Times New Roman"/>
                <w:szCs w:val="26"/>
              </w:rPr>
            </w:pPr>
            <w:r w:rsidRPr="00126716">
              <w:rPr>
                <w:rFonts w:cs="Times New Roman"/>
                <w:szCs w:val="26"/>
              </w:rPr>
              <w:t>Tài khoản ghi nợ:</w:t>
            </w:r>
          </w:p>
          <w:p w14:paraId="3FA3224A" w14:textId="77777777" w:rsidR="004660CF" w:rsidRDefault="004660CF" w:rsidP="006C5939">
            <w:pPr>
              <w:spacing w:line="312" w:lineRule="auto"/>
              <w:ind w:firstLine="0"/>
              <w:jc w:val="both"/>
              <w:rPr>
                <w:rFonts w:cs="Times New Roman"/>
                <w:szCs w:val="26"/>
              </w:rPr>
            </w:pPr>
            <w:r w:rsidRPr="00126716">
              <w:rPr>
                <w:rFonts w:cs="Times New Roman"/>
                <w:szCs w:val="26"/>
              </w:rPr>
              <w:t xml:space="preserve">Thể hiện tài khoản ghi nợ </w:t>
            </w:r>
            <w:r>
              <w:rPr>
                <w:rFonts w:cs="Times New Roman"/>
                <w:szCs w:val="26"/>
              </w:rPr>
              <w:t>để thanh toán</w:t>
            </w:r>
          </w:p>
          <w:p w14:paraId="190E2606" w14:textId="70674D1E" w:rsidR="004660CF" w:rsidRPr="00571988" w:rsidRDefault="004660CF" w:rsidP="006C5939">
            <w:pPr>
              <w:spacing w:line="312" w:lineRule="auto"/>
              <w:ind w:firstLine="0"/>
              <w:jc w:val="both"/>
              <w:rPr>
                <w:rFonts w:cs="Times New Roman"/>
                <w:szCs w:val="26"/>
              </w:rPr>
            </w:pPr>
            <w:r>
              <w:rPr>
                <w:rFonts w:cs="Times New Roman"/>
                <w:szCs w:val="26"/>
              </w:rPr>
              <w:t>Người dùng nhập thủ công</w:t>
            </w:r>
          </w:p>
        </w:tc>
        <w:tc>
          <w:tcPr>
            <w:tcW w:w="1260" w:type="dxa"/>
          </w:tcPr>
          <w:p w14:paraId="4ED5682E" w14:textId="460668BE" w:rsidR="004660CF" w:rsidRDefault="004660CF" w:rsidP="006C5939">
            <w:pPr>
              <w:spacing w:line="312" w:lineRule="auto"/>
              <w:ind w:firstLine="0"/>
              <w:jc w:val="center"/>
              <w:rPr>
                <w:rFonts w:cs="Times New Roman"/>
                <w:szCs w:val="26"/>
              </w:rPr>
            </w:pPr>
            <w:r>
              <w:rPr>
                <w:rFonts w:cs="Times New Roman"/>
                <w:szCs w:val="26"/>
              </w:rPr>
              <w:t>N</w:t>
            </w:r>
          </w:p>
        </w:tc>
        <w:tc>
          <w:tcPr>
            <w:tcW w:w="1417" w:type="dxa"/>
          </w:tcPr>
          <w:p w14:paraId="6C0A88CC" w14:textId="7EED09C6" w:rsidR="004660CF" w:rsidRDefault="004660CF" w:rsidP="006C5939">
            <w:pPr>
              <w:spacing w:line="312" w:lineRule="auto"/>
              <w:ind w:firstLine="0"/>
              <w:jc w:val="center"/>
              <w:rPr>
                <w:rFonts w:cs="Times New Roman"/>
                <w:szCs w:val="26"/>
              </w:rPr>
            </w:pPr>
            <w:r>
              <w:rPr>
                <w:rFonts w:cs="Times New Roman"/>
                <w:szCs w:val="26"/>
              </w:rPr>
              <w:t>Y</w:t>
            </w:r>
          </w:p>
        </w:tc>
      </w:tr>
      <w:tr w:rsidR="004660CF" w:rsidRPr="00571988" w14:paraId="3E0186F8" w14:textId="77777777" w:rsidTr="006C5939">
        <w:tc>
          <w:tcPr>
            <w:tcW w:w="1638" w:type="dxa"/>
          </w:tcPr>
          <w:p w14:paraId="7FE1B34C" w14:textId="669CFF71" w:rsidR="004660CF" w:rsidRPr="00126716" w:rsidRDefault="004660CF" w:rsidP="006C5939">
            <w:pPr>
              <w:spacing w:line="312" w:lineRule="auto"/>
              <w:ind w:firstLine="0"/>
              <w:jc w:val="both"/>
              <w:rPr>
                <w:rFonts w:cs="Times New Roman"/>
                <w:b/>
                <w:szCs w:val="26"/>
              </w:rPr>
            </w:pPr>
            <w:r w:rsidRPr="00126716">
              <w:rPr>
                <w:rFonts w:cs="Times New Roman"/>
                <w:b/>
                <w:szCs w:val="26"/>
              </w:rPr>
              <w:t>Tài khoản ghi có</w:t>
            </w:r>
          </w:p>
        </w:tc>
        <w:tc>
          <w:tcPr>
            <w:tcW w:w="1192" w:type="dxa"/>
          </w:tcPr>
          <w:p w14:paraId="10A86A84" w14:textId="30007E79" w:rsidR="004660CF" w:rsidRPr="00126716" w:rsidRDefault="004660CF" w:rsidP="006C5939">
            <w:pPr>
              <w:spacing w:line="312" w:lineRule="auto"/>
              <w:ind w:firstLine="0"/>
              <w:jc w:val="center"/>
              <w:rPr>
                <w:rFonts w:cs="Times New Roman"/>
                <w:szCs w:val="26"/>
              </w:rPr>
            </w:pPr>
            <w:r w:rsidRPr="00126716">
              <w:rPr>
                <w:rFonts w:cs="Times New Roman"/>
                <w:szCs w:val="26"/>
              </w:rPr>
              <w:t>Char</w:t>
            </w:r>
          </w:p>
        </w:tc>
        <w:tc>
          <w:tcPr>
            <w:tcW w:w="709" w:type="dxa"/>
          </w:tcPr>
          <w:p w14:paraId="280AFFD4" w14:textId="77777777" w:rsidR="004660CF" w:rsidRPr="00571988" w:rsidRDefault="004660CF" w:rsidP="006C5939">
            <w:pPr>
              <w:spacing w:line="312" w:lineRule="auto"/>
              <w:ind w:firstLine="0"/>
              <w:jc w:val="center"/>
              <w:rPr>
                <w:rFonts w:cs="Times New Roman"/>
                <w:szCs w:val="26"/>
              </w:rPr>
            </w:pPr>
          </w:p>
        </w:tc>
        <w:tc>
          <w:tcPr>
            <w:tcW w:w="992" w:type="dxa"/>
          </w:tcPr>
          <w:p w14:paraId="4905327E" w14:textId="1E00BB6E" w:rsidR="004660CF" w:rsidRDefault="004660CF" w:rsidP="006C5939">
            <w:pPr>
              <w:spacing w:line="312" w:lineRule="auto"/>
              <w:ind w:firstLine="0"/>
              <w:jc w:val="center"/>
              <w:rPr>
                <w:rFonts w:cs="Times New Roman"/>
                <w:szCs w:val="26"/>
              </w:rPr>
            </w:pPr>
            <w:r>
              <w:rPr>
                <w:rFonts w:cs="Times New Roman"/>
                <w:szCs w:val="26"/>
              </w:rPr>
              <w:t>(O)</w:t>
            </w:r>
          </w:p>
        </w:tc>
        <w:tc>
          <w:tcPr>
            <w:tcW w:w="4667" w:type="dxa"/>
          </w:tcPr>
          <w:p w14:paraId="1D232BC7" w14:textId="77777777" w:rsidR="004660CF" w:rsidRPr="00126716" w:rsidRDefault="004660CF" w:rsidP="006C5939">
            <w:pPr>
              <w:spacing w:line="312" w:lineRule="auto"/>
              <w:ind w:firstLine="0"/>
              <w:rPr>
                <w:rFonts w:cs="Times New Roman"/>
                <w:szCs w:val="26"/>
              </w:rPr>
            </w:pPr>
            <w:r w:rsidRPr="00126716">
              <w:rPr>
                <w:rFonts w:cs="Times New Roman"/>
                <w:szCs w:val="26"/>
              </w:rPr>
              <w:t>Tài khoản ghi có:</w:t>
            </w:r>
          </w:p>
          <w:p w14:paraId="69532956" w14:textId="77777777" w:rsidR="004660CF" w:rsidRDefault="004660CF" w:rsidP="006C5939">
            <w:pPr>
              <w:spacing w:line="312" w:lineRule="auto"/>
              <w:ind w:firstLine="0"/>
              <w:jc w:val="both"/>
              <w:rPr>
                <w:rFonts w:cs="Times New Roman"/>
                <w:szCs w:val="26"/>
              </w:rPr>
            </w:pPr>
            <w:r w:rsidRPr="00126716">
              <w:rPr>
                <w:rFonts w:cs="Times New Roman"/>
                <w:szCs w:val="26"/>
              </w:rPr>
              <w:t xml:space="preserve">Thể hiện tài khoản ghi có </w:t>
            </w:r>
            <w:r>
              <w:rPr>
                <w:rFonts w:cs="Times New Roman"/>
                <w:szCs w:val="26"/>
              </w:rPr>
              <w:t>để thanh toán</w:t>
            </w:r>
          </w:p>
          <w:p w14:paraId="461F634F" w14:textId="3665C35A" w:rsidR="004660CF" w:rsidRPr="00126716" w:rsidRDefault="004660CF" w:rsidP="006C5939">
            <w:pPr>
              <w:spacing w:line="312" w:lineRule="auto"/>
              <w:ind w:firstLine="0"/>
              <w:rPr>
                <w:rFonts w:cs="Times New Roman"/>
                <w:szCs w:val="26"/>
              </w:rPr>
            </w:pPr>
            <w:r>
              <w:rPr>
                <w:rFonts w:cs="Times New Roman"/>
                <w:szCs w:val="26"/>
              </w:rPr>
              <w:t>Người dùng nhập thủ công</w:t>
            </w:r>
          </w:p>
        </w:tc>
        <w:tc>
          <w:tcPr>
            <w:tcW w:w="1260" w:type="dxa"/>
          </w:tcPr>
          <w:p w14:paraId="3D31B8D9" w14:textId="790417E0" w:rsidR="004660CF" w:rsidRDefault="004660CF" w:rsidP="006C5939">
            <w:pPr>
              <w:spacing w:line="312" w:lineRule="auto"/>
              <w:ind w:firstLine="0"/>
              <w:jc w:val="center"/>
              <w:rPr>
                <w:rFonts w:cs="Times New Roman"/>
                <w:szCs w:val="26"/>
              </w:rPr>
            </w:pPr>
            <w:r>
              <w:rPr>
                <w:rFonts w:cs="Times New Roman"/>
                <w:szCs w:val="26"/>
              </w:rPr>
              <w:t>N</w:t>
            </w:r>
          </w:p>
        </w:tc>
        <w:tc>
          <w:tcPr>
            <w:tcW w:w="1417" w:type="dxa"/>
          </w:tcPr>
          <w:p w14:paraId="378D2CEE" w14:textId="2D14F7D1" w:rsidR="004660CF" w:rsidRDefault="004660CF" w:rsidP="006C5939">
            <w:pPr>
              <w:spacing w:line="312" w:lineRule="auto"/>
              <w:ind w:firstLine="0"/>
              <w:jc w:val="center"/>
              <w:rPr>
                <w:rFonts w:cs="Times New Roman"/>
                <w:szCs w:val="26"/>
              </w:rPr>
            </w:pPr>
            <w:r>
              <w:rPr>
                <w:rFonts w:cs="Times New Roman"/>
                <w:szCs w:val="26"/>
              </w:rPr>
              <w:t>Y</w:t>
            </w:r>
          </w:p>
        </w:tc>
      </w:tr>
    </w:tbl>
    <w:p w14:paraId="061CD355" w14:textId="7DE3E9C0" w:rsidR="004A7D63" w:rsidRDefault="004A7D63" w:rsidP="004660CF">
      <w:pPr>
        <w:ind w:firstLine="0"/>
        <w:jc w:val="both"/>
        <w:rPr>
          <w:rFonts w:cs="Times New Roman"/>
          <w:szCs w:val="26"/>
        </w:rPr>
      </w:pPr>
    </w:p>
    <w:p w14:paraId="5167098C" w14:textId="2FF028A1" w:rsidR="00E80D4E" w:rsidRDefault="00E80D4E" w:rsidP="00E80D4E">
      <w:pPr>
        <w:pStyle w:val="Heading6"/>
        <w:numPr>
          <w:ilvl w:val="0"/>
          <w:numId w:val="0"/>
        </w:numPr>
        <w:ind w:left="1701" w:hanging="1275"/>
      </w:pPr>
      <w:r>
        <w:t>Đầu ra</w:t>
      </w:r>
    </w:p>
    <w:p w14:paraId="28636963"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w:t>
      </w:r>
      <w:r>
        <w:rPr>
          <w:rFonts w:cs="Times New Roman"/>
          <w:szCs w:val="26"/>
        </w:rPr>
        <w:t xml:space="preserve">giao dịch </w:t>
      </w:r>
      <w:r w:rsidRPr="00571988">
        <w:rPr>
          <w:rFonts w:cs="Times New Roman"/>
          <w:szCs w:val="26"/>
        </w:rPr>
        <w:t xml:space="preserve">sau khi được phê duyệt thành công sẽ có Trạng thái </w:t>
      </w:r>
      <w:r w:rsidRPr="00571988">
        <w:rPr>
          <w:rFonts w:cs="Times New Roman"/>
          <w:b/>
          <w:szCs w:val="26"/>
        </w:rPr>
        <w:t>M</w:t>
      </w:r>
      <w:r>
        <w:rPr>
          <w:rFonts w:cs="Times New Roman"/>
          <w:szCs w:val="26"/>
        </w:rPr>
        <w:t>.</w:t>
      </w:r>
    </w:p>
    <w:p w14:paraId="08CED089" w14:textId="77777777" w:rsidR="00F119FA" w:rsidRPr="004660CF" w:rsidRDefault="00F119FA" w:rsidP="00F119FA">
      <w:pPr>
        <w:pStyle w:val="ListParagraph"/>
        <w:numPr>
          <w:ilvl w:val="0"/>
          <w:numId w:val="1"/>
        </w:numPr>
        <w:spacing w:before="120" w:after="120" w:line="312" w:lineRule="auto"/>
        <w:ind w:left="0" w:firstLine="425"/>
        <w:contextualSpacing w:val="0"/>
        <w:jc w:val="both"/>
        <w:rPr>
          <w:rFonts w:cs="Times New Roman"/>
          <w:b/>
          <w:szCs w:val="26"/>
        </w:rPr>
      </w:pPr>
      <w:r w:rsidRPr="004660CF">
        <w:rPr>
          <w:rFonts w:cs="Times New Roman"/>
          <w:b/>
          <w:szCs w:val="26"/>
          <w:lang w:val="en-GB"/>
        </w:rPr>
        <w:t xml:space="preserve">Cập nhật Số dư BL sau khi phê duyệt: </w:t>
      </w:r>
    </w:p>
    <w:p w14:paraId="0122DBE2" w14:textId="77777777" w:rsidR="00F119FA" w:rsidRPr="00CC251E" w:rsidRDefault="00F119FA" w:rsidP="00F119FA">
      <w:pPr>
        <w:pStyle w:val="ListParagraph"/>
        <w:numPr>
          <w:ilvl w:val="1"/>
          <w:numId w:val="1"/>
        </w:numPr>
        <w:spacing w:before="120" w:after="120" w:line="312" w:lineRule="auto"/>
        <w:contextualSpacing w:val="0"/>
        <w:jc w:val="both"/>
        <w:rPr>
          <w:rFonts w:cs="Times New Roman"/>
          <w:szCs w:val="26"/>
        </w:rPr>
      </w:pPr>
      <w:r>
        <w:rPr>
          <w:rFonts w:cs="Times New Roman"/>
          <w:szCs w:val="26"/>
          <w:lang w:val="en-GB"/>
        </w:rPr>
        <w:t xml:space="preserve">Tại sự kiện đăng ký/ sửa đổi BCT: </w:t>
      </w:r>
      <w:r w:rsidRPr="004A39F9">
        <w:rPr>
          <w:rFonts w:cs="Times New Roman"/>
          <w:szCs w:val="26"/>
        </w:rPr>
        <w:t>Số dư BL sẽ giảm</w:t>
      </w:r>
      <w:r>
        <w:rPr>
          <w:rFonts w:cs="Times New Roman"/>
          <w:szCs w:val="26"/>
        </w:rPr>
        <w:t>/tăng</w:t>
      </w:r>
      <w:r w:rsidRPr="004A39F9">
        <w:rPr>
          <w:rFonts w:cs="Times New Roman"/>
          <w:szCs w:val="26"/>
        </w:rPr>
        <w:t xml:space="preserve"> tương ứng với giá trị Số tiền phải trả được </w:t>
      </w:r>
      <w:r>
        <w:rPr>
          <w:rFonts w:cs="Times New Roman"/>
          <w:szCs w:val="26"/>
        </w:rPr>
        <w:t xml:space="preserve">đăng ký mới và/hoặc </w:t>
      </w:r>
      <w:r w:rsidRPr="004A39F9">
        <w:rPr>
          <w:rFonts w:cs="Times New Roman"/>
          <w:szCs w:val="26"/>
        </w:rPr>
        <w:t>sửa đổi tăng</w:t>
      </w:r>
      <w:r>
        <w:rPr>
          <w:rFonts w:cs="Times New Roman"/>
          <w:szCs w:val="26"/>
        </w:rPr>
        <w:t>/giảm</w:t>
      </w:r>
      <w:r w:rsidRPr="004A39F9">
        <w:rPr>
          <w:rFonts w:cs="Times New Roman"/>
          <w:szCs w:val="26"/>
        </w:rPr>
        <w:t xml:space="preserve">. </w:t>
      </w:r>
    </w:p>
    <w:p w14:paraId="315A24D9" w14:textId="77777777" w:rsidR="00F119FA" w:rsidRPr="00CC251E" w:rsidRDefault="00F119FA" w:rsidP="00F119FA">
      <w:pPr>
        <w:pStyle w:val="ListParagraph"/>
        <w:numPr>
          <w:ilvl w:val="1"/>
          <w:numId w:val="1"/>
        </w:numPr>
        <w:spacing w:before="120" w:after="120" w:line="312" w:lineRule="auto"/>
        <w:contextualSpacing w:val="0"/>
        <w:jc w:val="both"/>
        <w:rPr>
          <w:rFonts w:cs="Times New Roman"/>
          <w:szCs w:val="26"/>
        </w:rPr>
      </w:pPr>
      <w:r>
        <w:rPr>
          <w:rFonts w:cs="Times New Roman"/>
          <w:szCs w:val="26"/>
          <w:lang w:val="en-GB"/>
        </w:rPr>
        <w:t>Tại sự kiện đóng BCT:</w:t>
      </w:r>
      <w:r w:rsidRPr="00CC251E">
        <w:rPr>
          <w:rFonts w:cs="Times New Roman"/>
          <w:szCs w:val="26"/>
          <w:lang w:val="en-GB"/>
        </w:rPr>
        <w:t xml:space="preserve"> Số dư BL sẽ tăng tương ứng với số tiền còn lại chưa thanh toán của</w:t>
      </w:r>
      <w:r>
        <w:rPr>
          <w:rFonts w:cs="Times New Roman"/>
          <w:szCs w:val="26"/>
          <w:lang w:val="en-GB"/>
        </w:rPr>
        <w:t xml:space="preserve"> BCT.</w:t>
      </w:r>
    </w:p>
    <w:p w14:paraId="6A447811" w14:textId="4A9BB55B" w:rsidR="00F119FA" w:rsidRPr="004660CF" w:rsidRDefault="004660CF" w:rsidP="004660CF">
      <w:pPr>
        <w:pStyle w:val="ListParagraph"/>
        <w:spacing w:before="120" w:after="120" w:line="312" w:lineRule="auto"/>
        <w:ind w:left="1080" w:hanging="65"/>
        <w:contextualSpacing w:val="0"/>
        <w:jc w:val="both"/>
        <w:rPr>
          <w:rFonts w:cs="Times New Roman"/>
          <w:i/>
          <w:szCs w:val="26"/>
          <w:lang w:val="en-GB"/>
        </w:rPr>
      </w:pPr>
      <w:r w:rsidRPr="004660CF">
        <w:rPr>
          <w:rFonts w:cs="Times New Roman"/>
          <w:i/>
          <w:szCs w:val="26"/>
          <w:lang w:val="en-GB"/>
        </w:rPr>
        <w:t>(</w:t>
      </w:r>
      <w:r w:rsidR="00F119FA" w:rsidRPr="004660CF">
        <w:rPr>
          <w:rFonts w:cs="Times New Roman"/>
          <w:i/>
          <w:szCs w:val="26"/>
          <w:lang w:val="en-GB"/>
        </w:rPr>
        <w:t>Khoản phải trả khác chưa thanh toán là khoản đòi tiền phát sinh thêm nên không ảnh hưởng đến Số dư BL).</w:t>
      </w:r>
    </w:p>
    <w:p w14:paraId="2CFD949C" w14:textId="52893CD9" w:rsidR="003A0EC1" w:rsidRPr="004660CF" w:rsidRDefault="003A0EC1" w:rsidP="003A0EC1">
      <w:pPr>
        <w:pStyle w:val="ListParagraph"/>
        <w:numPr>
          <w:ilvl w:val="0"/>
          <w:numId w:val="1"/>
        </w:numPr>
        <w:spacing w:before="120" w:after="120" w:line="312" w:lineRule="auto"/>
        <w:ind w:left="0" w:firstLine="425"/>
        <w:contextualSpacing w:val="0"/>
        <w:jc w:val="both"/>
        <w:rPr>
          <w:rFonts w:cs="Times New Roman"/>
          <w:b/>
          <w:szCs w:val="26"/>
        </w:rPr>
      </w:pPr>
      <w:r w:rsidRPr="004660CF">
        <w:rPr>
          <w:rFonts w:cs="Times New Roman"/>
          <w:b/>
          <w:szCs w:val="26"/>
          <w:lang w:val="en-GB"/>
        </w:rPr>
        <w:lastRenderedPageBreak/>
        <w:t>Chứng từ</w:t>
      </w:r>
      <w:r w:rsidR="004660CF" w:rsidRPr="004660CF">
        <w:rPr>
          <w:rFonts w:cs="Times New Roman"/>
          <w:b/>
          <w:szCs w:val="26"/>
          <w:lang w:val="en-GB"/>
        </w:rPr>
        <w:t xml:space="preserve"> bảo lãnh</w:t>
      </w:r>
      <w:r w:rsidRPr="004660CF">
        <w:rPr>
          <w:rFonts w:cs="Times New Roman"/>
          <w:b/>
          <w:szCs w:val="26"/>
          <w:lang w:val="en-GB"/>
        </w:rPr>
        <w:t>:</w:t>
      </w:r>
    </w:p>
    <w:p w14:paraId="42E1C487" w14:textId="7CB24030" w:rsidR="003A0EC1" w:rsidRPr="003A498C" w:rsidDel="00957637" w:rsidRDefault="003A0EC1" w:rsidP="004660CF">
      <w:pPr>
        <w:pStyle w:val="ListParagraph"/>
        <w:spacing w:before="120" w:after="120" w:line="312" w:lineRule="auto"/>
        <w:ind w:left="425" w:firstLine="295"/>
        <w:contextualSpacing w:val="0"/>
        <w:jc w:val="both"/>
        <w:rPr>
          <w:del w:id="464" w:author="Nguyen Thu Trang - VTFC - KVH" w:date="2022-03-16T11:41:00Z"/>
          <w:b/>
        </w:rPr>
      </w:pPr>
      <w:commentRangeStart w:id="465"/>
      <w:commentRangeStart w:id="466"/>
      <w:del w:id="467" w:author="Nguyen Thu Trang - VTFC - KVH" w:date="2022-03-16T11:41:00Z">
        <w:r w:rsidRPr="003A498C" w:rsidDel="00957637">
          <w:rPr>
            <w:b/>
          </w:rPr>
          <w:delText>Cam kết bảo lãnh</w:delText>
        </w:r>
      </w:del>
    </w:p>
    <w:p w14:paraId="6A3D42D0" w14:textId="0716368F" w:rsidR="003A0EC1" w:rsidRPr="003A498C" w:rsidDel="00957637" w:rsidRDefault="003A0EC1" w:rsidP="003A0EC1">
      <w:pPr>
        <w:pStyle w:val="ListParagraph"/>
        <w:spacing w:before="120" w:after="120" w:line="312" w:lineRule="auto"/>
        <w:ind w:firstLine="0"/>
        <w:contextualSpacing w:val="0"/>
        <w:jc w:val="both"/>
        <w:rPr>
          <w:del w:id="468" w:author="Nguyen Thu Trang - VTFC - KVH" w:date="2022-03-16T11:41:00Z"/>
          <w:color w:val="FF0000"/>
        </w:rPr>
      </w:pPr>
      <w:del w:id="469" w:author="Nguyen Thu Trang - VTFC - KVH" w:date="2022-03-16T11:41:00Z">
        <w:r w:rsidRPr="003A498C" w:rsidDel="00957637">
          <w:rPr>
            <w:color w:val="FF0000"/>
          </w:rPr>
          <w:delText>(Cần bổ sung các mẫu Cam kết bảo lãnh được tạo trong giao dịch)</w:delText>
        </w:r>
      </w:del>
    </w:p>
    <w:p w14:paraId="4B390240" w14:textId="5B5A85CB" w:rsidR="003A0EC1" w:rsidRPr="003A498C" w:rsidDel="00957637" w:rsidRDefault="003A0EC1" w:rsidP="004660CF">
      <w:pPr>
        <w:pStyle w:val="ListParagraph"/>
        <w:spacing w:before="120" w:after="120" w:line="312" w:lineRule="auto"/>
        <w:ind w:left="425" w:firstLine="295"/>
        <w:contextualSpacing w:val="0"/>
        <w:jc w:val="both"/>
        <w:rPr>
          <w:del w:id="470" w:author="Nguyen Thu Trang - VTFC - KVH" w:date="2022-03-16T11:41:00Z"/>
          <w:b/>
        </w:rPr>
      </w:pPr>
      <w:del w:id="471" w:author="Nguyen Thu Trang - VTFC - KVH" w:date="2022-03-16T11:41:00Z">
        <w:r w:rsidRPr="003A498C" w:rsidDel="00957637">
          <w:rPr>
            <w:b/>
          </w:rPr>
          <w:delText>Các loại Thông báo</w:delText>
        </w:r>
      </w:del>
    </w:p>
    <w:p w14:paraId="65181F2C" w14:textId="06C85AF7" w:rsidR="003A0EC1" w:rsidRPr="003A498C" w:rsidDel="00957637" w:rsidRDefault="003A0EC1" w:rsidP="003A0EC1">
      <w:pPr>
        <w:pStyle w:val="ListParagraph"/>
        <w:spacing w:before="120" w:after="120" w:line="312" w:lineRule="auto"/>
        <w:ind w:firstLine="0"/>
        <w:contextualSpacing w:val="0"/>
        <w:jc w:val="both"/>
        <w:rPr>
          <w:del w:id="472" w:author="Nguyen Thu Trang - VTFC - KVH" w:date="2022-03-16T11:41:00Z"/>
          <w:color w:val="FF0000"/>
        </w:rPr>
      </w:pPr>
      <w:del w:id="473" w:author="Nguyen Thu Trang - VTFC - KVH" w:date="2022-03-16T11:41:00Z">
        <w:r w:rsidRPr="003A498C" w:rsidDel="00957637">
          <w:rPr>
            <w:color w:val="FF0000"/>
          </w:rPr>
          <w:delText>(Cần bổ sung các mẫu Thông báo được tạo trong giao dịch)</w:delText>
        </w:r>
      </w:del>
      <w:commentRangeEnd w:id="465"/>
      <w:r w:rsidR="00957637">
        <w:rPr>
          <w:rStyle w:val="CommentReference"/>
        </w:rPr>
        <w:commentReference w:id="465"/>
      </w:r>
      <w:commentRangeEnd w:id="466"/>
      <w:r w:rsidR="00F463CD">
        <w:rPr>
          <w:rStyle w:val="CommentReference"/>
        </w:rPr>
        <w:commentReference w:id="466"/>
      </w:r>
    </w:p>
    <w:p w14:paraId="6970D797" w14:textId="77777777" w:rsidR="003A0EC1" w:rsidRPr="003A498C" w:rsidRDefault="003A0EC1" w:rsidP="004660CF">
      <w:pPr>
        <w:pStyle w:val="ListParagraph"/>
        <w:spacing w:before="120" w:after="120" w:line="312" w:lineRule="auto"/>
        <w:ind w:left="425" w:firstLine="295"/>
        <w:contextualSpacing w:val="0"/>
        <w:jc w:val="both"/>
        <w:rPr>
          <w:b/>
        </w:rPr>
      </w:pPr>
      <w:r w:rsidRPr="003A498C">
        <w:rPr>
          <w:b/>
        </w:rPr>
        <w:t>Giấy đề nghị hạch toán</w:t>
      </w:r>
    </w:p>
    <w:p w14:paraId="253C3C59" w14:textId="290B9852" w:rsidR="003A0EC1" w:rsidRPr="00CC251E" w:rsidRDefault="003A0EC1" w:rsidP="004660CF">
      <w:pPr>
        <w:pStyle w:val="ListParagraph"/>
        <w:spacing w:before="120" w:after="120" w:line="312" w:lineRule="auto"/>
        <w:ind w:left="810" w:firstLine="0"/>
        <w:contextualSpacing w:val="0"/>
        <w:jc w:val="both"/>
        <w:rPr>
          <w:rFonts w:cs="Times New Roman"/>
          <w:szCs w:val="26"/>
          <w:lang w:val="en-GB"/>
        </w:rPr>
      </w:pPr>
      <w:r>
        <w:object w:dxaOrig="1531" w:dyaOrig="1002" w14:anchorId="1AA4E494">
          <v:shape id="_x0000_i1044" type="#_x0000_t75" style="width:76.7pt;height:50.5pt" o:ole="">
            <v:imagedata r:id="rId41" o:title=""/>
          </v:shape>
          <o:OLEObject Type="Embed" ProgID="Word.Document.8" ShapeID="_x0000_i1044" DrawAspect="Icon" ObjectID="_1709132685" r:id="rId47">
            <o:FieldCodes>\s</o:FieldCodes>
          </o:OLEObject>
        </w:object>
      </w:r>
    </w:p>
    <w:p w14:paraId="07E22F54" w14:textId="7120BDDA" w:rsidR="00E80D4E" w:rsidRDefault="00E80D4E" w:rsidP="00E80D4E">
      <w:pPr>
        <w:pStyle w:val="Heading6"/>
        <w:numPr>
          <w:ilvl w:val="0"/>
          <w:numId w:val="0"/>
        </w:numPr>
        <w:ind w:left="1701" w:hanging="1275"/>
      </w:pPr>
      <w:r>
        <w:t>Xử lý lỗi</w:t>
      </w:r>
    </w:p>
    <w:p w14:paraId="3E169629"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khách hàng không tồn tại hoặc ở trạng thái không hoạt động.</w:t>
      </w:r>
    </w:p>
    <w:p w14:paraId="038B75D8"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183495DF" w14:textId="77777777" w:rsidR="00F119FA"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khai báo đòi tiền vượt quá hoặc giá trị trường Tổng số tiền phải trả = 0</w:t>
      </w:r>
      <w:r>
        <w:rPr>
          <w:rFonts w:cs="Times New Roman"/>
          <w:szCs w:val="26"/>
        </w:rPr>
        <w:t xml:space="preserve"> (trường hợp đăng ký/sửa đổi BCT đòi tiền)</w:t>
      </w:r>
      <w:r w:rsidRPr="00571988">
        <w:rPr>
          <w:rFonts w:cs="Times New Roman"/>
          <w:szCs w:val="26"/>
        </w:rPr>
        <w:t>.</w:t>
      </w:r>
    </w:p>
    <w:p w14:paraId="34663A8B" w14:textId="77777777" w:rsidR="00F119FA"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Thông báo lỗi nếu Số tiền thanh toán vượt </w:t>
      </w:r>
      <w:r>
        <w:rPr>
          <w:rFonts w:cs="Times New Roman"/>
          <w:szCs w:val="26"/>
        </w:rPr>
        <w:t>quá Số dư cần thanh toán (trường hợp thanh toán BCT đòi tiền)</w:t>
      </w:r>
    </w:p>
    <w:p w14:paraId="50E0B89E"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5817623C"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142073A9" w14:textId="44A77093" w:rsidR="00F119FA" w:rsidRPr="00571988" w:rsidRDefault="004A7D63" w:rsidP="004660CF">
      <w:pPr>
        <w:pStyle w:val="Heading4"/>
      </w:pPr>
      <w:r>
        <w:t xml:space="preserve">Chức năng </w:t>
      </w:r>
      <w:r w:rsidR="00F119FA">
        <w:t>Chỉnh sửa hồ sơ</w:t>
      </w:r>
    </w:p>
    <w:p w14:paraId="3C01E865" w14:textId="77777777" w:rsidR="00F119FA" w:rsidRPr="00571988" w:rsidRDefault="00F119FA" w:rsidP="00F119FA">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303D47E7"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 xml:space="preserve">Tìm kiếm và lựa chọn </w:t>
      </w:r>
      <w:r w:rsidRPr="00C320C8">
        <w:rPr>
          <w:rFonts w:cs="Times New Roman"/>
          <w:szCs w:val="26"/>
        </w:rPr>
        <w:t>hồ</w:t>
      </w:r>
      <w:r>
        <w:rPr>
          <w:rFonts w:cs="Times New Roman"/>
          <w:szCs w:val="26"/>
        </w:rPr>
        <w:t xml:space="preserve"> sơ giao dịch Bảo lãnh đến đã xử lý và chỉ cho phép sửa đổi, bổ sung các thông tin cuối cùng của giao dịch</w:t>
      </w:r>
      <w:r w:rsidRPr="00571988">
        <w:rPr>
          <w:rFonts w:cs="Times New Roman"/>
          <w:szCs w:val="26"/>
        </w:rPr>
        <w:t>.</w:t>
      </w:r>
      <w:r w:rsidRPr="00D708B5">
        <w:rPr>
          <w:rFonts w:cs="Times New Roman"/>
          <w:color w:val="FF0000"/>
          <w:szCs w:val="26"/>
        </w:rPr>
        <w:t xml:space="preserve"> </w:t>
      </w:r>
    </w:p>
    <w:p w14:paraId="39FC4142" w14:textId="77777777" w:rsidR="00F119FA" w:rsidRPr="00571988" w:rsidRDefault="00F119FA" w:rsidP="00F119FA">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Chỉnh sửa khi </w:t>
      </w:r>
      <w:r>
        <w:rPr>
          <w:rFonts w:cs="Times New Roman"/>
          <w:szCs w:val="26"/>
        </w:rPr>
        <w:t>giao dịch chỉnh sửa hồ sơ</w:t>
      </w:r>
      <w:r w:rsidRPr="00571988">
        <w:rPr>
          <w:rFonts w:cs="Times New Roman"/>
          <w:szCs w:val="26"/>
        </w:rPr>
        <w:t xml:space="preserve"> </w:t>
      </w:r>
      <w:r>
        <w:rPr>
          <w:rFonts w:cs="Times New Roman"/>
          <w:szCs w:val="26"/>
        </w:rPr>
        <w:t xml:space="preserve">Bảo lãnh đến </w:t>
      </w:r>
      <w:r w:rsidRPr="00571988">
        <w:rPr>
          <w:rFonts w:cs="Times New Roman"/>
          <w:szCs w:val="26"/>
        </w:rPr>
        <w:t xml:space="preserve">chưa </w:t>
      </w:r>
      <w:r>
        <w:rPr>
          <w:rFonts w:cs="Times New Roman"/>
          <w:szCs w:val="26"/>
        </w:rPr>
        <w:t xml:space="preserve">được </w:t>
      </w:r>
      <w:r w:rsidRPr="00571988">
        <w:rPr>
          <w:rFonts w:cs="Times New Roman"/>
          <w:szCs w:val="26"/>
        </w:rPr>
        <w:t>phê duyệ</w:t>
      </w:r>
      <w:r>
        <w:rPr>
          <w:rFonts w:cs="Times New Roman"/>
          <w:szCs w:val="26"/>
        </w:rPr>
        <w:t>t</w:t>
      </w:r>
      <w:r w:rsidRPr="00571988">
        <w:rPr>
          <w:rFonts w:cs="Times New Roman"/>
          <w:szCs w:val="26"/>
        </w:rPr>
        <w:t xml:space="preserve"> </w:t>
      </w:r>
    </w:p>
    <w:p w14:paraId="1D6060BD" w14:textId="77777777" w:rsidR="00F119FA" w:rsidRDefault="00F119FA" w:rsidP="00F119FA">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w:t>
      </w:r>
      <w:r>
        <w:rPr>
          <w:rFonts w:cs="Times New Roman"/>
          <w:szCs w:val="26"/>
        </w:rPr>
        <w:t>chỉnh sửa hồ sơ Bảo lãnh đến.</w:t>
      </w:r>
    </w:p>
    <w:p w14:paraId="156BEB62" w14:textId="77777777" w:rsidR="00F119FA" w:rsidRPr="00571988" w:rsidRDefault="00F119FA" w:rsidP="00F119FA">
      <w:pPr>
        <w:pStyle w:val="ListParagraph"/>
        <w:spacing w:before="120" w:after="120" w:line="312" w:lineRule="auto"/>
        <w:ind w:left="426" w:firstLine="294"/>
        <w:contextualSpacing w:val="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102035C1" w14:textId="2526B16C" w:rsidR="00E80D4E" w:rsidRDefault="00E80D4E" w:rsidP="00E80D4E">
      <w:pPr>
        <w:pStyle w:val="Heading6"/>
        <w:numPr>
          <w:ilvl w:val="0"/>
          <w:numId w:val="0"/>
        </w:numPr>
        <w:ind w:left="1701" w:hanging="1275"/>
      </w:pPr>
      <w:r>
        <w:lastRenderedPageBreak/>
        <w:t>Tìm kiếm hồ sơ</w:t>
      </w:r>
    </w:p>
    <w:p w14:paraId="5AD209B3" w14:textId="77777777" w:rsidR="00F119FA"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Điều kiện lọc: Tất cả các giao dịch đã qua bước xử lý và lưu thông tin Người tạo, Người phê duyệt</w:t>
      </w:r>
    </w:p>
    <w:p w14:paraId="46CB007A" w14:textId="77777777" w:rsidR="00F119FA" w:rsidRPr="009D0341"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 xml:space="preserve">Hệ </w:t>
      </w:r>
      <w:r w:rsidRPr="00571988">
        <w:rPr>
          <w:rFonts w:cs="Times New Roman"/>
          <w:szCs w:val="26"/>
        </w:rPr>
        <w:t>thống cho phép tìm kiếm theo các tiêu chí sau đây</w:t>
      </w:r>
      <w:r>
        <w:rPr>
          <w:rFonts w:cs="Times New Roman"/>
          <w:szCs w:val="26"/>
        </w:rPr>
        <w:t>:</w:t>
      </w:r>
    </w:p>
    <w:tbl>
      <w:tblPr>
        <w:tblStyle w:val="TableGrid"/>
        <w:tblW w:w="0" w:type="auto"/>
        <w:tblLook w:val="04A0" w:firstRow="1" w:lastRow="0" w:firstColumn="1" w:lastColumn="0" w:noHBand="0" w:noVBand="1"/>
      </w:tblPr>
      <w:tblGrid>
        <w:gridCol w:w="4508"/>
        <w:gridCol w:w="4508"/>
      </w:tblGrid>
      <w:tr w:rsidR="00F119FA" w14:paraId="0A347C7B" w14:textId="77777777" w:rsidTr="00F119FA">
        <w:tc>
          <w:tcPr>
            <w:tcW w:w="4508" w:type="dxa"/>
          </w:tcPr>
          <w:p w14:paraId="74DE2A19" w14:textId="77777777" w:rsidR="00F119FA" w:rsidRPr="004E5D81" w:rsidRDefault="00F119FA" w:rsidP="004660CF">
            <w:pPr>
              <w:spacing w:line="312" w:lineRule="auto"/>
              <w:ind w:firstLine="0"/>
              <w:jc w:val="center"/>
              <w:rPr>
                <w:rFonts w:cs="Times New Roman"/>
                <w:b/>
                <w:szCs w:val="26"/>
              </w:rPr>
            </w:pPr>
            <w:r w:rsidRPr="004E5D81">
              <w:rPr>
                <w:rFonts w:cs="Times New Roman"/>
                <w:b/>
                <w:szCs w:val="26"/>
              </w:rPr>
              <w:t>Tiêu chí</w:t>
            </w:r>
          </w:p>
        </w:tc>
        <w:tc>
          <w:tcPr>
            <w:tcW w:w="4508" w:type="dxa"/>
          </w:tcPr>
          <w:p w14:paraId="0A0202DD" w14:textId="77777777" w:rsidR="00F119FA" w:rsidRPr="004E5D81" w:rsidRDefault="00F119FA" w:rsidP="004660CF">
            <w:pPr>
              <w:spacing w:line="312" w:lineRule="auto"/>
              <w:ind w:firstLine="0"/>
              <w:jc w:val="center"/>
              <w:rPr>
                <w:rFonts w:cs="Times New Roman"/>
                <w:b/>
                <w:szCs w:val="26"/>
              </w:rPr>
            </w:pPr>
            <w:r w:rsidRPr="004E5D81">
              <w:rPr>
                <w:rFonts w:cs="Times New Roman"/>
                <w:b/>
                <w:szCs w:val="26"/>
              </w:rPr>
              <w:t>Mô tả</w:t>
            </w:r>
          </w:p>
        </w:tc>
      </w:tr>
      <w:tr w:rsidR="00F119FA" w14:paraId="4848FEEE" w14:textId="77777777" w:rsidTr="00F119FA">
        <w:tc>
          <w:tcPr>
            <w:tcW w:w="4508" w:type="dxa"/>
          </w:tcPr>
          <w:p w14:paraId="1A9823E6" w14:textId="77777777" w:rsidR="00F119FA" w:rsidRDefault="00F119FA" w:rsidP="004660CF">
            <w:pPr>
              <w:spacing w:line="312" w:lineRule="auto"/>
              <w:ind w:firstLine="0"/>
              <w:jc w:val="both"/>
              <w:rPr>
                <w:rFonts w:cs="Times New Roman"/>
                <w:szCs w:val="26"/>
              </w:rPr>
            </w:pPr>
            <w:r w:rsidRPr="004E5D81">
              <w:rPr>
                <w:rFonts w:cs="Times New Roman"/>
                <w:szCs w:val="26"/>
              </w:rPr>
              <w:t>Trạng thái</w:t>
            </w:r>
          </w:p>
        </w:tc>
        <w:tc>
          <w:tcPr>
            <w:tcW w:w="4508" w:type="dxa"/>
          </w:tcPr>
          <w:p w14:paraId="59A5DE48" w14:textId="77777777" w:rsidR="00F119FA" w:rsidRDefault="00F119FA" w:rsidP="00724F94">
            <w:pPr>
              <w:numPr>
                <w:ilvl w:val="0"/>
                <w:numId w:val="8"/>
              </w:numPr>
              <w:tabs>
                <w:tab w:val="left" w:pos="392"/>
              </w:tabs>
              <w:spacing w:line="312" w:lineRule="auto"/>
              <w:ind w:left="0" w:firstLine="0"/>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4B4D650B" w14:textId="77777777" w:rsidR="00F119FA" w:rsidRPr="00967EAA" w:rsidRDefault="00F119FA" w:rsidP="0074166A">
            <w:pPr>
              <w:spacing w:line="312" w:lineRule="auto"/>
              <w:ind w:firstLine="0"/>
              <w:jc w:val="both"/>
              <w:rPr>
                <w:rFonts w:cs="Times New Roman"/>
                <w:szCs w:val="26"/>
              </w:rPr>
            </w:pPr>
            <w:r>
              <w:rPr>
                <w:rFonts w:cs="Times New Roman"/>
                <w:szCs w:val="26"/>
              </w:rPr>
              <w:t>M</w:t>
            </w:r>
            <w:r w:rsidRPr="00967EAA">
              <w:rPr>
                <w:rFonts w:cs="Times New Roman"/>
                <w:szCs w:val="26"/>
              </w:rPr>
              <w:t>-</w:t>
            </w:r>
            <w:r>
              <w:rPr>
                <w:rFonts w:cs="Times New Roman"/>
                <w:szCs w:val="26"/>
              </w:rPr>
              <w:t>Đã xử lý</w:t>
            </w:r>
            <w:r w:rsidRPr="00967EAA">
              <w:rPr>
                <w:rFonts w:cs="Times New Roman"/>
                <w:szCs w:val="26"/>
              </w:rPr>
              <w:t>, S-Lưu, R-Từ chối phê duyệ</w:t>
            </w:r>
            <w:r>
              <w:rPr>
                <w:rFonts w:cs="Times New Roman"/>
                <w:szCs w:val="26"/>
              </w:rPr>
              <w:t>t</w:t>
            </w:r>
          </w:p>
          <w:p w14:paraId="732A3E9E" w14:textId="77777777" w:rsidR="00F119FA" w:rsidRDefault="00F119FA" w:rsidP="00724F94">
            <w:pPr>
              <w:numPr>
                <w:ilvl w:val="0"/>
                <w:numId w:val="8"/>
              </w:numPr>
              <w:tabs>
                <w:tab w:val="left" w:pos="392"/>
              </w:tabs>
              <w:spacing w:line="312" w:lineRule="auto"/>
              <w:ind w:left="0" w:firstLine="0"/>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36B13B9E" w14:textId="77777777" w:rsidR="00F119FA" w:rsidRDefault="00F119FA" w:rsidP="0074166A">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F119FA" w14:paraId="1DF9784E" w14:textId="77777777" w:rsidTr="00F119FA">
        <w:tc>
          <w:tcPr>
            <w:tcW w:w="4508" w:type="dxa"/>
          </w:tcPr>
          <w:p w14:paraId="3368C4D5" w14:textId="77777777" w:rsidR="00F119FA" w:rsidRPr="004E5D81" w:rsidRDefault="00F119FA" w:rsidP="004660CF">
            <w:pPr>
              <w:spacing w:line="312" w:lineRule="auto"/>
              <w:ind w:firstLine="0"/>
              <w:jc w:val="both"/>
              <w:rPr>
                <w:rFonts w:cs="Times New Roman"/>
                <w:szCs w:val="26"/>
              </w:rPr>
            </w:pPr>
            <w:r>
              <w:rPr>
                <w:rFonts w:cs="Times New Roman"/>
                <w:szCs w:val="26"/>
              </w:rPr>
              <w:t>Tình trạng hoạt động</w:t>
            </w:r>
          </w:p>
        </w:tc>
        <w:tc>
          <w:tcPr>
            <w:tcW w:w="4508" w:type="dxa"/>
          </w:tcPr>
          <w:p w14:paraId="5553E716" w14:textId="77777777" w:rsidR="00F119FA" w:rsidRDefault="00F119FA" w:rsidP="004660CF">
            <w:pPr>
              <w:spacing w:line="312" w:lineRule="auto"/>
              <w:ind w:firstLine="0"/>
              <w:jc w:val="both"/>
              <w:rPr>
                <w:rFonts w:cs="Times New Roman"/>
                <w:szCs w:val="26"/>
              </w:rPr>
            </w:pPr>
            <w:r>
              <w:rPr>
                <w:rFonts w:cs="Times New Roman"/>
                <w:szCs w:val="26"/>
              </w:rPr>
              <w:t>Gồm c</w:t>
            </w:r>
            <w:r w:rsidRPr="004E5D81">
              <w:rPr>
                <w:rFonts w:cs="Times New Roman"/>
                <w:szCs w:val="26"/>
              </w:rPr>
              <w:t xml:space="preserve">ác lựa chọn: </w:t>
            </w:r>
          </w:p>
          <w:p w14:paraId="0ED50A51" w14:textId="77777777" w:rsidR="00F119FA" w:rsidRDefault="00F119FA" w:rsidP="004660CF">
            <w:pPr>
              <w:spacing w:line="312" w:lineRule="auto"/>
              <w:ind w:firstLine="0"/>
              <w:jc w:val="both"/>
              <w:rPr>
                <w:rFonts w:cs="Times New Roman"/>
                <w:szCs w:val="26"/>
              </w:rPr>
            </w:pPr>
            <w:r>
              <w:rPr>
                <w:rFonts w:cs="Times New Roman"/>
                <w:szCs w:val="26"/>
              </w:rPr>
              <w:t>Đang hoạt động, Đóng</w:t>
            </w:r>
          </w:p>
        </w:tc>
      </w:tr>
      <w:tr w:rsidR="00F119FA" w14:paraId="32838E7E" w14:textId="77777777" w:rsidTr="00F119FA">
        <w:tc>
          <w:tcPr>
            <w:tcW w:w="4508" w:type="dxa"/>
          </w:tcPr>
          <w:p w14:paraId="068908A1" w14:textId="77777777" w:rsidR="00F119FA" w:rsidRPr="004E5D81" w:rsidRDefault="00F119FA" w:rsidP="004660CF">
            <w:pPr>
              <w:spacing w:line="312" w:lineRule="auto"/>
              <w:ind w:firstLine="0"/>
              <w:jc w:val="both"/>
              <w:rPr>
                <w:rFonts w:cs="Times New Roman"/>
                <w:szCs w:val="26"/>
              </w:rPr>
            </w:pPr>
            <w:r>
              <w:rPr>
                <w:rFonts w:cs="Times New Roman"/>
                <w:szCs w:val="26"/>
              </w:rPr>
              <w:t>Số TB bảo lãnh</w:t>
            </w:r>
          </w:p>
        </w:tc>
        <w:tc>
          <w:tcPr>
            <w:tcW w:w="4508" w:type="dxa"/>
          </w:tcPr>
          <w:p w14:paraId="521CB61E" w14:textId="77777777" w:rsidR="00F119FA" w:rsidRDefault="00F119FA" w:rsidP="004660CF">
            <w:pPr>
              <w:spacing w:line="312" w:lineRule="auto"/>
              <w:ind w:firstLine="0"/>
              <w:jc w:val="both"/>
              <w:rPr>
                <w:rFonts w:cs="Times New Roman"/>
                <w:szCs w:val="26"/>
              </w:rPr>
            </w:pPr>
          </w:p>
        </w:tc>
      </w:tr>
      <w:tr w:rsidR="00F119FA" w14:paraId="56C885B8" w14:textId="77777777" w:rsidTr="00F119FA">
        <w:tc>
          <w:tcPr>
            <w:tcW w:w="4508" w:type="dxa"/>
          </w:tcPr>
          <w:p w14:paraId="7BFE3955" w14:textId="77777777" w:rsidR="00F119FA" w:rsidRDefault="00F119FA" w:rsidP="004660CF">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62EA6F9B" w14:textId="77777777" w:rsidR="00F119FA" w:rsidRDefault="00F119FA" w:rsidP="004660CF">
            <w:pPr>
              <w:spacing w:line="312" w:lineRule="auto"/>
              <w:ind w:firstLine="0"/>
              <w:jc w:val="both"/>
              <w:rPr>
                <w:rFonts w:cs="Times New Roman"/>
                <w:szCs w:val="26"/>
              </w:rPr>
            </w:pPr>
          </w:p>
        </w:tc>
      </w:tr>
      <w:tr w:rsidR="00F119FA" w14:paraId="269EC213" w14:textId="77777777" w:rsidTr="00F119FA">
        <w:tc>
          <w:tcPr>
            <w:tcW w:w="4508" w:type="dxa"/>
          </w:tcPr>
          <w:p w14:paraId="65BEB9B6" w14:textId="77777777" w:rsidR="00F119FA" w:rsidRPr="004E5D81" w:rsidRDefault="00F119FA" w:rsidP="004660CF">
            <w:pPr>
              <w:spacing w:line="312" w:lineRule="auto"/>
              <w:ind w:firstLine="0"/>
              <w:jc w:val="both"/>
              <w:rPr>
                <w:rFonts w:cs="Times New Roman"/>
                <w:szCs w:val="26"/>
              </w:rPr>
            </w:pPr>
            <w:r>
              <w:rPr>
                <w:rFonts w:cs="Times New Roman"/>
                <w:szCs w:val="26"/>
              </w:rPr>
              <w:t>Số Ref TBBL EE</w:t>
            </w:r>
          </w:p>
        </w:tc>
        <w:tc>
          <w:tcPr>
            <w:tcW w:w="4508" w:type="dxa"/>
          </w:tcPr>
          <w:p w14:paraId="60E75B19" w14:textId="77777777" w:rsidR="00F119FA" w:rsidRDefault="00F119FA" w:rsidP="004660CF">
            <w:pPr>
              <w:spacing w:line="312" w:lineRule="auto"/>
              <w:ind w:firstLine="0"/>
              <w:jc w:val="both"/>
              <w:rPr>
                <w:rFonts w:cs="Times New Roman"/>
                <w:szCs w:val="26"/>
              </w:rPr>
            </w:pPr>
          </w:p>
        </w:tc>
      </w:tr>
      <w:tr w:rsidR="00F119FA" w14:paraId="010439FB" w14:textId="77777777" w:rsidTr="00F119FA">
        <w:tc>
          <w:tcPr>
            <w:tcW w:w="4508" w:type="dxa"/>
          </w:tcPr>
          <w:p w14:paraId="33880D46" w14:textId="77777777" w:rsidR="00F119FA" w:rsidRDefault="00F119FA" w:rsidP="004660CF">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0571FD04" w14:textId="77777777" w:rsidR="00F119FA" w:rsidRDefault="00F119FA" w:rsidP="004660CF">
            <w:pPr>
              <w:spacing w:line="312" w:lineRule="auto"/>
              <w:ind w:firstLine="0"/>
              <w:jc w:val="both"/>
              <w:rPr>
                <w:rFonts w:cs="Times New Roman"/>
                <w:szCs w:val="26"/>
              </w:rPr>
            </w:pPr>
            <w:r w:rsidRPr="00572448">
              <w:rPr>
                <w:rFonts w:cs="Times New Roman"/>
                <w:szCs w:val="26"/>
              </w:rPr>
              <w:t xml:space="preserve">CIF Bên </w:t>
            </w:r>
            <w:r>
              <w:rPr>
                <w:rFonts w:cs="Times New Roman"/>
                <w:szCs w:val="26"/>
              </w:rPr>
              <w:t>nhận bảo lãnh</w:t>
            </w:r>
          </w:p>
        </w:tc>
      </w:tr>
      <w:tr w:rsidR="00F119FA" w14:paraId="72A72FB2" w14:textId="77777777" w:rsidTr="00F119FA">
        <w:tc>
          <w:tcPr>
            <w:tcW w:w="4508" w:type="dxa"/>
          </w:tcPr>
          <w:p w14:paraId="1A30F627" w14:textId="77777777" w:rsidR="00F119FA" w:rsidRPr="004E5D81" w:rsidRDefault="00F119FA" w:rsidP="004660CF">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635FF0D6" w14:textId="77777777" w:rsidR="00F119FA" w:rsidRDefault="00F119FA" w:rsidP="004660CF">
            <w:pPr>
              <w:spacing w:line="312" w:lineRule="auto"/>
              <w:ind w:firstLine="0"/>
              <w:jc w:val="both"/>
              <w:rPr>
                <w:rFonts w:cs="Times New Roman"/>
                <w:szCs w:val="26"/>
              </w:rPr>
            </w:pPr>
            <w:r w:rsidRPr="00572448">
              <w:rPr>
                <w:rFonts w:cs="Times New Roman"/>
                <w:szCs w:val="26"/>
              </w:rPr>
              <w:t xml:space="preserve">Tên Bên </w:t>
            </w:r>
            <w:r>
              <w:rPr>
                <w:rFonts w:cs="Times New Roman"/>
                <w:szCs w:val="26"/>
              </w:rPr>
              <w:t>nhận bảo lãnh</w:t>
            </w:r>
          </w:p>
        </w:tc>
      </w:tr>
      <w:tr w:rsidR="00F119FA" w14:paraId="57331702" w14:textId="77777777" w:rsidTr="00F119FA">
        <w:tc>
          <w:tcPr>
            <w:tcW w:w="4508" w:type="dxa"/>
          </w:tcPr>
          <w:p w14:paraId="12DDC20B" w14:textId="77777777" w:rsidR="00F119FA" w:rsidRPr="004E5D81" w:rsidRDefault="00F119FA" w:rsidP="004660CF">
            <w:pPr>
              <w:spacing w:line="312" w:lineRule="auto"/>
              <w:ind w:firstLine="0"/>
              <w:jc w:val="both"/>
              <w:rPr>
                <w:rFonts w:cs="Times New Roman"/>
                <w:szCs w:val="26"/>
              </w:rPr>
            </w:pPr>
            <w:r>
              <w:rPr>
                <w:rFonts w:cs="Times New Roman"/>
                <w:szCs w:val="26"/>
                <w:lang w:val="en-GB"/>
              </w:rPr>
              <w:t>Sự kiện</w:t>
            </w:r>
          </w:p>
        </w:tc>
        <w:tc>
          <w:tcPr>
            <w:tcW w:w="4508" w:type="dxa"/>
          </w:tcPr>
          <w:p w14:paraId="6069D591" w14:textId="77777777" w:rsidR="00F119FA" w:rsidRDefault="00F119FA" w:rsidP="004660CF">
            <w:pPr>
              <w:spacing w:line="312" w:lineRule="auto"/>
              <w:ind w:firstLine="0"/>
              <w:jc w:val="both"/>
              <w:rPr>
                <w:rFonts w:cs="Times New Roman"/>
                <w:szCs w:val="26"/>
              </w:rPr>
            </w:pPr>
            <w:r w:rsidRPr="00954EB7">
              <w:rPr>
                <w:rFonts w:cs="Times New Roman"/>
                <w:szCs w:val="26"/>
                <w:lang w:val="en-GB"/>
              </w:rPr>
              <w:t xml:space="preserve">Các lựa chọn: Tham chiếu Bảng diễn giải sự kiện </w:t>
            </w:r>
            <w:r>
              <w:rPr>
                <w:rFonts w:cs="Times New Roman"/>
                <w:szCs w:val="26"/>
                <w:lang w:val="en-GB"/>
              </w:rPr>
              <w:t>ở chức năng Xử lý hồ sơ mới</w:t>
            </w:r>
          </w:p>
        </w:tc>
      </w:tr>
    </w:tbl>
    <w:p w14:paraId="5E0680D1" w14:textId="77777777" w:rsidR="00F119FA" w:rsidRDefault="00F119FA" w:rsidP="00F119FA">
      <w:pPr>
        <w:spacing w:before="120" w:after="120" w:line="312" w:lineRule="auto"/>
        <w:jc w:val="both"/>
        <w:rPr>
          <w:rFonts w:cs="Times New Roman"/>
          <w:szCs w:val="26"/>
        </w:rPr>
      </w:pPr>
      <w:r w:rsidRPr="00954EB7">
        <w:rPr>
          <w:rFonts w:cs="Times New Roman"/>
          <w:szCs w:val="26"/>
        </w:rPr>
        <w:t xml:space="preserve">Sau khi người dùng bấm nút </w:t>
      </w:r>
      <w:r>
        <w:rPr>
          <w:rFonts w:cs="Times New Roman"/>
          <w:b/>
          <w:szCs w:val="26"/>
        </w:rPr>
        <w:t>Tìm</w:t>
      </w:r>
      <w:r w:rsidRPr="00954EB7">
        <w:rPr>
          <w:rFonts w:cs="Times New Roman"/>
          <w:szCs w:val="26"/>
        </w:rPr>
        <w:t>, nếu có dữ liệu thoả mãn điều kiện tìm kiế</w:t>
      </w:r>
      <w:r>
        <w:rPr>
          <w:rFonts w:cs="Times New Roman"/>
          <w:szCs w:val="26"/>
        </w:rPr>
        <w:t>m, d</w:t>
      </w:r>
      <w:r w:rsidRPr="00954EB7">
        <w:rPr>
          <w:rFonts w:cs="Times New Roman"/>
          <w:szCs w:val="26"/>
        </w:rPr>
        <w:t>anh sách hồ sơ sẽ hiển thị gồm các cột thông tin sau:</w:t>
      </w:r>
    </w:p>
    <w:tbl>
      <w:tblPr>
        <w:tblStyle w:val="TableGrid"/>
        <w:tblW w:w="13431" w:type="dxa"/>
        <w:tblLayout w:type="fixed"/>
        <w:tblLook w:val="04A0" w:firstRow="1" w:lastRow="0" w:firstColumn="1" w:lastColumn="0" w:noHBand="0" w:noVBand="1"/>
      </w:tblPr>
      <w:tblGrid>
        <w:gridCol w:w="738"/>
        <w:gridCol w:w="911"/>
        <w:gridCol w:w="551"/>
        <w:gridCol w:w="982"/>
        <w:gridCol w:w="992"/>
        <w:gridCol w:w="992"/>
        <w:gridCol w:w="992"/>
        <w:gridCol w:w="851"/>
        <w:gridCol w:w="850"/>
        <w:gridCol w:w="709"/>
        <w:gridCol w:w="851"/>
        <w:gridCol w:w="851"/>
        <w:gridCol w:w="851"/>
        <w:gridCol w:w="770"/>
        <w:gridCol w:w="770"/>
        <w:gridCol w:w="770"/>
      </w:tblGrid>
      <w:tr w:rsidR="00F119FA" w:rsidRPr="00582FD9" w14:paraId="1C034E50" w14:textId="77777777" w:rsidTr="004660CF">
        <w:tc>
          <w:tcPr>
            <w:tcW w:w="738" w:type="dxa"/>
          </w:tcPr>
          <w:p w14:paraId="3A88AAA4"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Ngày GD</w:t>
            </w:r>
          </w:p>
        </w:tc>
        <w:tc>
          <w:tcPr>
            <w:tcW w:w="911" w:type="dxa"/>
          </w:tcPr>
          <w:p w14:paraId="280731D1" w14:textId="77777777" w:rsidR="00F119FA" w:rsidRPr="00582FD9" w:rsidRDefault="00F119FA" w:rsidP="004660CF">
            <w:pPr>
              <w:spacing w:before="120" w:after="120" w:line="312" w:lineRule="auto"/>
              <w:ind w:firstLine="0"/>
              <w:jc w:val="both"/>
              <w:rPr>
                <w:rFonts w:cs="Times New Roman"/>
                <w:sz w:val="20"/>
                <w:szCs w:val="20"/>
              </w:rPr>
            </w:pPr>
            <w:r>
              <w:rPr>
                <w:rFonts w:cs="Times New Roman"/>
                <w:sz w:val="20"/>
                <w:szCs w:val="20"/>
              </w:rPr>
              <w:t>Số TBBL</w:t>
            </w:r>
          </w:p>
        </w:tc>
        <w:tc>
          <w:tcPr>
            <w:tcW w:w="551" w:type="dxa"/>
          </w:tcPr>
          <w:p w14:paraId="370EE968"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Số BL</w:t>
            </w:r>
          </w:p>
        </w:tc>
        <w:tc>
          <w:tcPr>
            <w:tcW w:w="982" w:type="dxa"/>
          </w:tcPr>
          <w:p w14:paraId="521D0363"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 xml:space="preserve">Số Ref </w:t>
            </w:r>
            <w:r>
              <w:rPr>
                <w:rFonts w:cs="Times New Roman"/>
                <w:sz w:val="20"/>
                <w:szCs w:val="20"/>
              </w:rPr>
              <w:t>TBBL EE</w:t>
            </w:r>
          </w:p>
        </w:tc>
        <w:tc>
          <w:tcPr>
            <w:tcW w:w="992" w:type="dxa"/>
          </w:tcPr>
          <w:p w14:paraId="3E17C72E"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 xml:space="preserve">CIF Bên </w:t>
            </w:r>
            <w:r>
              <w:rPr>
                <w:rFonts w:cs="Times New Roman"/>
                <w:sz w:val="20"/>
                <w:szCs w:val="20"/>
              </w:rPr>
              <w:t>nhận</w:t>
            </w:r>
            <w:r w:rsidRPr="00582FD9">
              <w:rPr>
                <w:rFonts w:cs="Times New Roman"/>
                <w:sz w:val="20"/>
                <w:szCs w:val="20"/>
              </w:rPr>
              <w:t xml:space="preserve"> BL</w:t>
            </w:r>
          </w:p>
        </w:tc>
        <w:tc>
          <w:tcPr>
            <w:tcW w:w="992" w:type="dxa"/>
          </w:tcPr>
          <w:p w14:paraId="3140FDDD"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 xml:space="preserve">Tên Bên </w:t>
            </w:r>
            <w:r>
              <w:rPr>
                <w:rFonts w:cs="Times New Roman"/>
                <w:sz w:val="20"/>
                <w:szCs w:val="20"/>
              </w:rPr>
              <w:t>nhận</w:t>
            </w:r>
            <w:r w:rsidRPr="00582FD9">
              <w:rPr>
                <w:rFonts w:cs="Times New Roman"/>
                <w:sz w:val="20"/>
                <w:szCs w:val="20"/>
              </w:rPr>
              <w:t xml:space="preserve"> BL</w:t>
            </w:r>
          </w:p>
        </w:tc>
        <w:tc>
          <w:tcPr>
            <w:tcW w:w="992" w:type="dxa"/>
          </w:tcPr>
          <w:p w14:paraId="2557CC12"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 xml:space="preserve">Tên Bên </w:t>
            </w:r>
            <w:r>
              <w:rPr>
                <w:rFonts w:cs="Times New Roman"/>
                <w:sz w:val="20"/>
                <w:szCs w:val="20"/>
              </w:rPr>
              <w:t>được</w:t>
            </w:r>
            <w:r w:rsidRPr="00582FD9">
              <w:rPr>
                <w:rFonts w:cs="Times New Roman"/>
                <w:sz w:val="20"/>
                <w:szCs w:val="20"/>
              </w:rPr>
              <w:t xml:space="preserve"> BL</w:t>
            </w:r>
          </w:p>
        </w:tc>
        <w:tc>
          <w:tcPr>
            <w:tcW w:w="851" w:type="dxa"/>
          </w:tcPr>
          <w:p w14:paraId="343C9EA3"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850" w:type="dxa"/>
          </w:tcPr>
          <w:p w14:paraId="149EB3BA"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709" w:type="dxa"/>
          </w:tcPr>
          <w:p w14:paraId="27619840"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Số dư BL</w:t>
            </w:r>
          </w:p>
        </w:tc>
        <w:tc>
          <w:tcPr>
            <w:tcW w:w="851" w:type="dxa"/>
          </w:tcPr>
          <w:p w14:paraId="661A9322" w14:textId="77777777" w:rsidR="00F119FA" w:rsidRPr="00582FD9" w:rsidRDefault="00F119FA" w:rsidP="004660CF">
            <w:pPr>
              <w:spacing w:before="120" w:after="120" w:line="312" w:lineRule="auto"/>
              <w:ind w:firstLine="0"/>
              <w:jc w:val="both"/>
              <w:rPr>
                <w:rFonts w:cs="Times New Roman"/>
                <w:sz w:val="20"/>
                <w:szCs w:val="20"/>
              </w:rPr>
            </w:pPr>
            <w:r w:rsidRPr="00954EB7">
              <w:rPr>
                <w:rFonts w:cs="Times New Roman"/>
                <w:sz w:val="20"/>
                <w:szCs w:val="20"/>
                <w:lang w:val="en-GB"/>
              </w:rPr>
              <w:t>Sự kiện</w:t>
            </w:r>
          </w:p>
        </w:tc>
        <w:tc>
          <w:tcPr>
            <w:tcW w:w="851" w:type="dxa"/>
          </w:tcPr>
          <w:p w14:paraId="248B6EEC" w14:textId="77777777" w:rsidR="00F119FA" w:rsidRPr="00582FD9" w:rsidRDefault="00F119FA" w:rsidP="004660CF">
            <w:pPr>
              <w:spacing w:before="120" w:after="120" w:line="312" w:lineRule="auto"/>
              <w:ind w:firstLine="0"/>
              <w:jc w:val="both"/>
              <w:rPr>
                <w:rFonts w:cs="Times New Roman"/>
                <w:sz w:val="20"/>
                <w:szCs w:val="20"/>
              </w:rPr>
            </w:pPr>
            <w:r>
              <w:rPr>
                <w:rFonts w:cs="Times New Roman"/>
                <w:sz w:val="20"/>
                <w:szCs w:val="20"/>
              </w:rPr>
              <w:t>STT Sự kiện</w:t>
            </w:r>
          </w:p>
        </w:tc>
        <w:tc>
          <w:tcPr>
            <w:tcW w:w="851" w:type="dxa"/>
          </w:tcPr>
          <w:p w14:paraId="142B18F9"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770" w:type="dxa"/>
          </w:tcPr>
          <w:p w14:paraId="5469B5A3" w14:textId="77777777" w:rsidR="00F119FA" w:rsidRPr="00582FD9" w:rsidRDefault="00F119FA" w:rsidP="004660CF">
            <w:pPr>
              <w:spacing w:before="120" w:after="120" w:line="312" w:lineRule="auto"/>
              <w:ind w:firstLine="0"/>
              <w:jc w:val="both"/>
              <w:rPr>
                <w:rFonts w:cs="Times New Roman"/>
                <w:sz w:val="20"/>
                <w:szCs w:val="20"/>
              </w:rPr>
            </w:pPr>
            <w:r>
              <w:rPr>
                <w:rFonts w:cs="Times New Roman"/>
                <w:sz w:val="20"/>
                <w:szCs w:val="20"/>
              </w:rPr>
              <w:t>Người phê duyệt</w:t>
            </w:r>
          </w:p>
        </w:tc>
        <w:tc>
          <w:tcPr>
            <w:tcW w:w="770" w:type="dxa"/>
          </w:tcPr>
          <w:p w14:paraId="766A1C5B" w14:textId="77777777" w:rsidR="00F119FA" w:rsidRPr="00582FD9" w:rsidRDefault="00F119FA" w:rsidP="004660CF">
            <w:pPr>
              <w:spacing w:before="120" w:after="120" w:line="312" w:lineRule="auto"/>
              <w:ind w:firstLine="0"/>
              <w:jc w:val="both"/>
              <w:rPr>
                <w:rFonts w:cs="Times New Roman"/>
                <w:sz w:val="20"/>
                <w:szCs w:val="20"/>
              </w:rPr>
            </w:pPr>
            <w:r w:rsidRPr="00582FD9">
              <w:rPr>
                <w:rFonts w:cs="Times New Roman"/>
                <w:sz w:val="20"/>
                <w:szCs w:val="20"/>
              </w:rPr>
              <w:t>Trạng thái</w:t>
            </w:r>
          </w:p>
        </w:tc>
        <w:tc>
          <w:tcPr>
            <w:tcW w:w="770" w:type="dxa"/>
          </w:tcPr>
          <w:p w14:paraId="5FCECFB5" w14:textId="77777777" w:rsidR="00F119FA" w:rsidRPr="00582FD9" w:rsidRDefault="00F119FA" w:rsidP="004660CF">
            <w:pPr>
              <w:spacing w:before="120" w:after="120" w:line="312" w:lineRule="auto"/>
              <w:ind w:firstLine="0"/>
              <w:jc w:val="both"/>
              <w:rPr>
                <w:rFonts w:cs="Times New Roman"/>
                <w:sz w:val="20"/>
                <w:szCs w:val="20"/>
              </w:rPr>
            </w:pPr>
            <w:r>
              <w:rPr>
                <w:rFonts w:cs="Times New Roman"/>
                <w:sz w:val="20"/>
                <w:szCs w:val="20"/>
              </w:rPr>
              <w:t>Tình trạng HĐ</w:t>
            </w:r>
          </w:p>
        </w:tc>
      </w:tr>
    </w:tbl>
    <w:p w14:paraId="58714271" w14:textId="2E79C970" w:rsidR="00E80D4E" w:rsidRDefault="00E80D4E" w:rsidP="00E80D4E">
      <w:pPr>
        <w:pStyle w:val="Heading6"/>
        <w:numPr>
          <w:ilvl w:val="0"/>
          <w:numId w:val="0"/>
        </w:numPr>
        <w:ind w:left="1701" w:hanging="1275"/>
      </w:pPr>
      <w:r>
        <w:t>Màn hình giao dịch</w:t>
      </w:r>
    </w:p>
    <w:p w14:paraId="0A80D5D1" w14:textId="1D3E7A2E" w:rsidR="00F119FA" w:rsidRDefault="00F119FA" w:rsidP="00F119FA">
      <w:pPr>
        <w:spacing w:before="120" w:after="120" w:line="312" w:lineRule="auto"/>
        <w:ind w:firstLine="397"/>
        <w:jc w:val="both"/>
        <w:rPr>
          <w:rFonts w:cs="Times New Roman"/>
          <w:szCs w:val="26"/>
        </w:rPr>
      </w:pPr>
      <w:r w:rsidRPr="005F3CB8">
        <w:rPr>
          <w:rFonts w:cs="Times New Roman"/>
          <w:szCs w:val="26"/>
        </w:rPr>
        <w:t xml:space="preserve">Màn hình chức năng Chỉnh sửa hồ sơ tương tự như Màn hình chức năng Xử lý hồ sơ mới </w:t>
      </w:r>
      <w:r>
        <w:rPr>
          <w:rFonts w:cs="Times New Roman"/>
          <w:szCs w:val="26"/>
        </w:rPr>
        <w:t xml:space="preserve">nhưng thông tin hiển thị là </w:t>
      </w:r>
      <w:r w:rsidRPr="005F3CB8">
        <w:rPr>
          <w:rFonts w:cs="Times New Roman"/>
          <w:szCs w:val="26"/>
        </w:rPr>
        <w:t>thông tin cuối cùng của giao dịch (Master)</w:t>
      </w:r>
      <w:r>
        <w:rPr>
          <w:rFonts w:cs="Times New Roman"/>
          <w:szCs w:val="26"/>
        </w:rPr>
        <w:t xml:space="preserve">, cho phép người dùng chỉnh sửa một số thông tin giao dịch, Chứng từ, Thông tin hạch toán </w:t>
      </w:r>
      <w:r w:rsidR="004660CF">
        <w:rPr>
          <w:rFonts w:cs="Times New Roman"/>
          <w:szCs w:val="26"/>
        </w:rPr>
        <w:t xml:space="preserve">gồm </w:t>
      </w:r>
      <w:r>
        <w:rPr>
          <w:rFonts w:cs="Times New Roman"/>
          <w:szCs w:val="26"/>
        </w:rPr>
        <w:t>Phí, Thanh toán và TSBĐ.</w:t>
      </w:r>
    </w:p>
    <w:p w14:paraId="1131ACDA" w14:textId="77777777" w:rsidR="00E80D4E" w:rsidRDefault="00E80D4E" w:rsidP="00E80D4E">
      <w:pPr>
        <w:pStyle w:val="Heading6"/>
        <w:numPr>
          <w:ilvl w:val="0"/>
          <w:numId w:val="0"/>
        </w:numPr>
        <w:ind w:left="1701" w:hanging="1275"/>
      </w:pPr>
      <w:r>
        <w:lastRenderedPageBreak/>
        <w:t>Đầu ra</w:t>
      </w:r>
    </w:p>
    <w:p w14:paraId="4C1D799F"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w:t>
      </w:r>
      <w:r>
        <w:rPr>
          <w:rFonts w:cs="Times New Roman"/>
          <w:szCs w:val="26"/>
        </w:rPr>
        <w:t xml:space="preserve">giao dịch </w:t>
      </w:r>
      <w:r w:rsidRPr="00571988">
        <w:rPr>
          <w:rFonts w:cs="Times New Roman"/>
          <w:szCs w:val="26"/>
        </w:rPr>
        <w:t xml:space="preserve">sau khi được phê duyệt thành công sẽ có Trạng thái </w:t>
      </w:r>
      <w:r w:rsidRPr="00571988">
        <w:rPr>
          <w:rFonts w:cs="Times New Roman"/>
          <w:b/>
          <w:szCs w:val="26"/>
        </w:rPr>
        <w:t>M</w:t>
      </w:r>
      <w:r>
        <w:rPr>
          <w:rFonts w:cs="Times New Roman"/>
          <w:szCs w:val="26"/>
        </w:rPr>
        <w:t xml:space="preserve">. </w:t>
      </w:r>
      <w:r w:rsidRPr="001D7B38">
        <w:rPr>
          <w:rFonts w:cs="Times New Roman"/>
          <w:color w:val="FF0000"/>
          <w:szCs w:val="26"/>
        </w:rPr>
        <w:t>Sau khi phê duyệt giao dịch, hệ thống cập nhật trạng thái giao dịch “Điều chỉnh thủ công”</w:t>
      </w:r>
      <w:r>
        <w:rPr>
          <w:rFonts w:cs="Times New Roman"/>
          <w:color w:val="FF0000"/>
          <w:szCs w:val="26"/>
        </w:rPr>
        <w:t>.</w:t>
      </w:r>
    </w:p>
    <w:p w14:paraId="21CFA899" w14:textId="3215DE75" w:rsidR="00F119FA" w:rsidRPr="00CC251E" w:rsidRDefault="004660CF" w:rsidP="00F119FA">
      <w:pPr>
        <w:pStyle w:val="ListParagraph"/>
        <w:numPr>
          <w:ilvl w:val="0"/>
          <w:numId w:val="1"/>
        </w:numPr>
        <w:spacing w:before="120" w:after="120" w:line="312" w:lineRule="auto"/>
        <w:ind w:left="0" w:firstLine="425"/>
        <w:contextualSpacing w:val="0"/>
        <w:jc w:val="both"/>
        <w:rPr>
          <w:rFonts w:cs="Times New Roman"/>
          <w:szCs w:val="26"/>
        </w:rPr>
      </w:pPr>
      <w:r w:rsidRPr="00F23825">
        <w:rPr>
          <w:rFonts w:cs="Times New Roman"/>
          <w:b/>
          <w:szCs w:val="26"/>
        </w:rPr>
        <w:t xml:space="preserve">Cập nhật số dư sau khi phê duyệt, </w:t>
      </w:r>
      <w:r w:rsidRPr="00F23825">
        <w:rPr>
          <w:b/>
        </w:rPr>
        <w:t>Chứng từ bảo lãnh</w:t>
      </w:r>
      <w:r w:rsidRPr="0030365C">
        <w:rPr>
          <w:rFonts w:cs="Times New Roman"/>
          <w:szCs w:val="26"/>
        </w:rPr>
        <w:t xml:space="preserve">: </w:t>
      </w:r>
      <w:r>
        <w:rPr>
          <w:rFonts w:cs="Times New Roman"/>
          <w:szCs w:val="26"/>
        </w:rPr>
        <w:t>Xem mô tả ở chức năng Xử lý hồ sơ mới</w:t>
      </w:r>
      <w:r w:rsidR="00F119FA" w:rsidRPr="00CC251E">
        <w:rPr>
          <w:rFonts w:cs="Times New Roman"/>
          <w:szCs w:val="26"/>
          <w:lang w:val="en-GB"/>
        </w:rPr>
        <w:t xml:space="preserve"> </w:t>
      </w:r>
    </w:p>
    <w:p w14:paraId="39C0CE89" w14:textId="497637A2" w:rsidR="00E80D4E" w:rsidRDefault="00E80D4E" w:rsidP="00E80D4E">
      <w:pPr>
        <w:pStyle w:val="Heading6"/>
        <w:numPr>
          <w:ilvl w:val="0"/>
          <w:numId w:val="0"/>
        </w:numPr>
        <w:ind w:left="1701" w:hanging="1275"/>
      </w:pPr>
      <w:r>
        <w:t>Xử lý lỗi</w:t>
      </w:r>
    </w:p>
    <w:p w14:paraId="7C073D65" w14:textId="3ED32E0B" w:rsidR="00F119FA" w:rsidRPr="004660CF" w:rsidRDefault="004660CF" w:rsidP="004660CF">
      <w:pPr>
        <w:pStyle w:val="ListParagraph"/>
        <w:spacing w:before="120" w:after="120" w:line="312" w:lineRule="auto"/>
        <w:ind w:left="0" w:firstLine="397"/>
        <w:contextualSpacing w:val="0"/>
        <w:jc w:val="both"/>
        <w:rPr>
          <w:rFonts w:cs="Times New Roman"/>
          <w:szCs w:val="26"/>
        </w:rPr>
      </w:pPr>
      <w:r>
        <w:rPr>
          <w:rFonts w:cs="Times New Roman"/>
          <w:szCs w:val="26"/>
        </w:rPr>
        <w:t>Giống chức năng Xử lý hồ sơ mới</w:t>
      </w:r>
      <w:r w:rsidRPr="00571988">
        <w:rPr>
          <w:rFonts w:cs="Times New Roman"/>
          <w:szCs w:val="26"/>
        </w:rPr>
        <w:t>.</w:t>
      </w:r>
    </w:p>
    <w:p w14:paraId="3CCB4B4B" w14:textId="66967E5B" w:rsidR="00F119FA" w:rsidRPr="00571988" w:rsidRDefault="004A7D63" w:rsidP="004660CF">
      <w:pPr>
        <w:pStyle w:val="Heading4"/>
      </w:pPr>
      <w:r>
        <w:t xml:space="preserve">Chức năng </w:t>
      </w:r>
      <w:r w:rsidR="00F119FA">
        <w:t xml:space="preserve">Vấn tin hồ sơ </w:t>
      </w:r>
      <w:r w:rsidR="00F119FA" w:rsidRPr="004660CF">
        <w:rPr>
          <w:i/>
          <w:color w:val="FF0000"/>
        </w:rPr>
        <w:t>(tên cũ: Vấn tin lịch sử thông báo bảo lãnh (AG))</w:t>
      </w:r>
    </w:p>
    <w:p w14:paraId="5E1462F9" w14:textId="77777777" w:rsidR="00F119FA" w:rsidRPr="00571988" w:rsidRDefault="00F119FA" w:rsidP="00F119FA">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4F25C56B" w14:textId="77777777" w:rsidR="00F119FA" w:rsidRPr="00571988" w:rsidRDefault="00F119FA" w:rsidP="00F119FA">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Vấn tin các thông tin chính của </w:t>
      </w:r>
      <w:r>
        <w:rPr>
          <w:rFonts w:cs="Times New Roman"/>
          <w:szCs w:val="26"/>
        </w:rPr>
        <w:t>giao dịch bảo lãnh</w:t>
      </w:r>
      <w:r w:rsidRPr="00571988">
        <w:rPr>
          <w:rFonts w:cs="Times New Roman"/>
          <w:szCs w:val="26"/>
        </w:rPr>
        <w:t xml:space="preserve"> </w:t>
      </w:r>
      <w:r>
        <w:rPr>
          <w:rFonts w:cs="Times New Roman"/>
          <w:szCs w:val="26"/>
        </w:rPr>
        <w:t>đến</w:t>
      </w:r>
      <w:r w:rsidRPr="00571988">
        <w:rPr>
          <w:rFonts w:cs="Times New Roman"/>
          <w:szCs w:val="26"/>
        </w:rPr>
        <w:t xml:space="preserve"> và/hoặc hồ sơ BCT đòi tiền theo </w:t>
      </w:r>
      <w:r>
        <w:rPr>
          <w:rFonts w:cs="Times New Roman"/>
          <w:szCs w:val="26"/>
        </w:rPr>
        <w:t>bảo lãnh</w:t>
      </w:r>
      <w:r w:rsidRPr="00571988">
        <w:rPr>
          <w:rFonts w:cs="Times New Roman"/>
          <w:szCs w:val="26"/>
        </w:rPr>
        <w:t xml:space="preserve"> </w:t>
      </w:r>
      <w:r>
        <w:rPr>
          <w:rFonts w:cs="Times New Roman"/>
          <w:szCs w:val="26"/>
        </w:rPr>
        <w:t>đến</w:t>
      </w:r>
      <w:r w:rsidRPr="00571988">
        <w:rPr>
          <w:rFonts w:cs="Times New Roman"/>
          <w:szCs w:val="26"/>
        </w:rPr>
        <w:t xml:space="preserve"> được cập nhật nhất đến thời điểm hiện tại (Thông tin Master).</w:t>
      </w:r>
    </w:p>
    <w:p w14:paraId="77138757" w14:textId="77777777" w:rsidR="00F119FA" w:rsidRPr="00571988" w:rsidRDefault="00F119FA" w:rsidP="00F119FA">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Vấn tin lịch sử giao dị</w:t>
      </w:r>
      <w:r>
        <w:rPr>
          <w:rFonts w:cs="Times New Roman"/>
          <w:szCs w:val="26"/>
        </w:rPr>
        <w:t>ch:</w:t>
      </w:r>
      <w:r w:rsidRPr="00571988">
        <w:rPr>
          <w:rFonts w:cs="Times New Roman"/>
          <w:szCs w:val="26"/>
        </w:rPr>
        <w:t xml:space="preserve"> Người dùng có thể chọn xem từng sự kiện giao dịch và in chứng từ nếu muốn.</w:t>
      </w:r>
    </w:p>
    <w:p w14:paraId="433BFCE8" w14:textId="77777777" w:rsidR="00F119FA" w:rsidRPr="00571988" w:rsidRDefault="00F119FA" w:rsidP="00F119FA">
      <w:pPr>
        <w:pStyle w:val="ListParagraph"/>
        <w:spacing w:before="120" w:after="120" w:line="312" w:lineRule="auto"/>
        <w:ind w:left="426" w:firstLine="294"/>
        <w:contextualSpacing w:val="0"/>
        <w:jc w:val="both"/>
        <w:rPr>
          <w:rFonts w:cs="Times New Roman"/>
          <w:szCs w:val="26"/>
        </w:rPr>
      </w:pPr>
      <w:r w:rsidRPr="00571988">
        <w:rPr>
          <w:rFonts w:cs="Times New Roman"/>
          <w:szCs w:val="26"/>
        </w:rPr>
        <w:t>Vấn tin thông tin người khởi tạo, người phê duyệt hồ sơ.</w:t>
      </w:r>
    </w:p>
    <w:p w14:paraId="5741201C" w14:textId="71AE5F65" w:rsidR="00E80D4E" w:rsidRDefault="00E80D4E" w:rsidP="00E80D4E">
      <w:pPr>
        <w:pStyle w:val="Heading6"/>
        <w:numPr>
          <w:ilvl w:val="0"/>
          <w:numId w:val="0"/>
        </w:numPr>
        <w:ind w:left="1701" w:hanging="1275"/>
      </w:pPr>
      <w:r>
        <w:t>Tìm kiếm hồ sơ</w:t>
      </w:r>
    </w:p>
    <w:p w14:paraId="2310C348" w14:textId="77777777" w:rsidR="00F119FA" w:rsidRPr="009D0341" w:rsidRDefault="00F119FA" w:rsidP="00F119FA">
      <w:pPr>
        <w:pStyle w:val="ListParagraph"/>
        <w:spacing w:before="120" w:after="120" w:line="312" w:lineRule="auto"/>
        <w:ind w:left="425" w:firstLine="0"/>
        <w:contextualSpacing w:val="0"/>
        <w:jc w:val="both"/>
        <w:rPr>
          <w:rFonts w:cs="Times New Roman"/>
          <w:szCs w:val="26"/>
        </w:rPr>
      </w:pPr>
      <w:r>
        <w:rPr>
          <w:rFonts w:cs="Times New Roman"/>
          <w:szCs w:val="26"/>
        </w:rPr>
        <w:t>Tương tự chức năng Vấn tin bảo lãnh trong nước.</w:t>
      </w:r>
    </w:p>
    <w:p w14:paraId="498E8A05" w14:textId="67DADF37" w:rsidR="00E80D4E" w:rsidRDefault="00E80D4E" w:rsidP="00E80D4E">
      <w:pPr>
        <w:pStyle w:val="Heading6"/>
        <w:numPr>
          <w:ilvl w:val="0"/>
          <w:numId w:val="0"/>
        </w:numPr>
        <w:ind w:left="1701" w:hanging="1275"/>
      </w:pPr>
      <w:r>
        <w:t>Màn hình giao dịch</w:t>
      </w:r>
    </w:p>
    <w:p w14:paraId="57B9F5B9" w14:textId="77777777" w:rsidR="00F119FA" w:rsidRDefault="00F119FA" w:rsidP="00F119FA">
      <w:pPr>
        <w:pStyle w:val="ListParagraph"/>
        <w:spacing w:before="120" w:after="120" w:line="312" w:lineRule="auto"/>
        <w:ind w:left="425" w:firstLine="0"/>
        <w:contextualSpacing w:val="0"/>
        <w:jc w:val="both"/>
        <w:rPr>
          <w:rFonts w:cs="Times New Roman"/>
          <w:szCs w:val="26"/>
        </w:rPr>
      </w:pPr>
      <w:r>
        <w:rPr>
          <w:rFonts w:cs="Times New Roman"/>
          <w:szCs w:val="26"/>
        </w:rPr>
        <w:t>Tương tự chức năng Vấn tin bảo lãnh trong nước.</w:t>
      </w:r>
    </w:p>
    <w:p w14:paraId="691FCADE" w14:textId="11654849" w:rsidR="008B1181" w:rsidRDefault="008B1181" w:rsidP="008B1181">
      <w:pPr>
        <w:pStyle w:val="Heading2"/>
      </w:pPr>
      <w:r>
        <w:t>Phụ lục</w:t>
      </w:r>
    </w:p>
    <w:p w14:paraId="2B0A5845" w14:textId="77777777" w:rsidR="008B1181" w:rsidRDefault="008B1181" w:rsidP="008B1181">
      <w:pPr>
        <w:pStyle w:val="Heading3"/>
      </w:pPr>
      <w:r>
        <w:t xml:space="preserve">Tab Thông tin Phí: </w:t>
      </w:r>
    </w:p>
    <w:p w14:paraId="6265100D" w14:textId="6AA1F0BE" w:rsidR="008B1181" w:rsidRPr="008B1181" w:rsidRDefault="008B1181" w:rsidP="008B1181">
      <w:r>
        <w:t>S</w:t>
      </w:r>
      <w:r w:rsidRPr="008B1181">
        <w:t>ử dụng chung cho các chức năng Xử lý hồ sơ mới và Chỉnh sửa hồ sơ</w:t>
      </w:r>
    </w:p>
    <w:tbl>
      <w:tblPr>
        <w:tblStyle w:val="TableGrid"/>
        <w:tblW w:w="11998" w:type="dxa"/>
        <w:tblInd w:w="18" w:type="dxa"/>
        <w:tblLayout w:type="fixed"/>
        <w:tblLook w:val="04A0" w:firstRow="1" w:lastRow="0" w:firstColumn="1" w:lastColumn="0" w:noHBand="0" w:noVBand="1"/>
      </w:tblPr>
      <w:tblGrid>
        <w:gridCol w:w="1791"/>
        <w:gridCol w:w="1418"/>
        <w:gridCol w:w="567"/>
        <w:gridCol w:w="567"/>
        <w:gridCol w:w="4819"/>
        <w:gridCol w:w="1418"/>
        <w:gridCol w:w="1418"/>
      </w:tblGrid>
      <w:tr w:rsidR="008B1181" w:rsidRPr="00615117" w14:paraId="7737548D" w14:textId="77777777" w:rsidTr="005E5229">
        <w:tc>
          <w:tcPr>
            <w:tcW w:w="1791" w:type="dxa"/>
          </w:tcPr>
          <w:p w14:paraId="1579CDDB" w14:textId="77777777" w:rsidR="008B1181" w:rsidRPr="00615117" w:rsidRDefault="008B1181" w:rsidP="005E5229">
            <w:pPr>
              <w:spacing w:line="312" w:lineRule="auto"/>
              <w:ind w:firstLine="72"/>
              <w:rPr>
                <w:rFonts w:cs="Times New Roman"/>
                <w:b/>
                <w:szCs w:val="26"/>
              </w:rPr>
            </w:pPr>
            <w:r w:rsidRPr="00615117">
              <w:rPr>
                <w:rFonts w:cs="Times New Roman"/>
                <w:b/>
                <w:szCs w:val="26"/>
              </w:rPr>
              <w:t>Tên trường</w:t>
            </w:r>
          </w:p>
        </w:tc>
        <w:tc>
          <w:tcPr>
            <w:tcW w:w="1418" w:type="dxa"/>
          </w:tcPr>
          <w:p w14:paraId="7CDAF7E3" w14:textId="77777777" w:rsidR="008B1181" w:rsidRPr="00615117" w:rsidRDefault="008B1181" w:rsidP="005E5229">
            <w:pPr>
              <w:spacing w:line="312" w:lineRule="auto"/>
              <w:ind w:firstLine="0"/>
              <w:rPr>
                <w:rFonts w:cs="Times New Roman"/>
                <w:b/>
                <w:szCs w:val="26"/>
              </w:rPr>
            </w:pPr>
            <w:r w:rsidRPr="00615117">
              <w:rPr>
                <w:rFonts w:cs="Times New Roman"/>
                <w:b/>
                <w:szCs w:val="26"/>
              </w:rPr>
              <w:t>Định dạng</w:t>
            </w:r>
          </w:p>
        </w:tc>
        <w:tc>
          <w:tcPr>
            <w:tcW w:w="567" w:type="dxa"/>
          </w:tcPr>
          <w:p w14:paraId="7764BB8B" w14:textId="77777777" w:rsidR="008B1181" w:rsidRPr="00615117" w:rsidRDefault="008B1181" w:rsidP="005E5229">
            <w:pPr>
              <w:spacing w:line="312" w:lineRule="auto"/>
              <w:ind w:firstLine="0"/>
              <w:rPr>
                <w:rFonts w:cs="Times New Roman"/>
                <w:b/>
                <w:szCs w:val="26"/>
              </w:rPr>
            </w:pPr>
            <w:r w:rsidRPr="00615117">
              <w:rPr>
                <w:rFonts w:cs="Times New Roman"/>
                <w:b/>
                <w:szCs w:val="26"/>
              </w:rPr>
              <w:t>Độ dài</w:t>
            </w:r>
          </w:p>
        </w:tc>
        <w:tc>
          <w:tcPr>
            <w:tcW w:w="5386" w:type="dxa"/>
            <w:gridSpan w:val="2"/>
            <w:shd w:val="clear" w:color="auto" w:fill="auto"/>
          </w:tcPr>
          <w:p w14:paraId="6E7BBBE7" w14:textId="77777777" w:rsidR="008B1181" w:rsidRDefault="008B1181" w:rsidP="005E5229">
            <w:pPr>
              <w:spacing w:line="312" w:lineRule="auto"/>
              <w:ind w:firstLine="0"/>
              <w:rPr>
                <w:rFonts w:cs="Times New Roman"/>
                <w:b/>
                <w:szCs w:val="26"/>
              </w:rPr>
            </w:pPr>
            <w:r w:rsidRPr="00615117">
              <w:rPr>
                <w:rFonts w:cs="Times New Roman"/>
                <w:b/>
                <w:szCs w:val="26"/>
              </w:rPr>
              <w:t>Mô tả</w:t>
            </w:r>
          </w:p>
          <w:p w14:paraId="1BE4893A" w14:textId="77777777" w:rsidR="008B1181" w:rsidRPr="0092625B" w:rsidRDefault="008B1181" w:rsidP="005E5229">
            <w:pPr>
              <w:spacing w:line="312" w:lineRule="auto"/>
              <w:ind w:firstLine="0"/>
              <w:rPr>
                <w:rFonts w:cs="Times New Roman"/>
                <w:i/>
                <w:szCs w:val="26"/>
              </w:rPr>
            </w:pPr>
            <w:r w:rsidRPr="0092625B">
              <w:rPr>
                <w:rFonts w:cs="Times New Roman"/>
                <w:i/>
                <w:szCs w:val="26"/>
              </w:rPr>
              <w:t>(M-Mandatory, O-Optional, P-Protect)</w:t>
            </w:r>
          </w:p>
        </w:tc>
        <w:tc>
          <w:tcPr>
            <w:tcW w:w="1418" w:type="dxa"/>
            <w:shd w:val="clear" w:color="auto" w:fill="auto"/>
          </w:tcPr>
          <w:p w14:paraId="297136BC" w14:textId="77777777" w:rsidR="008B1181" w:rsidRPr="00615117" w:rsidRDefault="008B1181" w:rsidP="005E5229">
            <w:pPr>
              <w:spacing w:line="312" w:lineRule="auto"/>
              <w:ind w:firstLine="0"/>
              <w:jc w:val="center"/>
              <w:rPr>
                <w:rFonts w:cs="Times New Roman"/>
                <w:b/>
                <w:szCs w:val="26"/>
              </w:rPr>
            </w:pPr>
            <w:r>
              <w:rPr>
                <w:rFonts w:cs="Times New Roman"/>
                <w:b/>
                <w:szCs w:val="26"/>
              </w:rPr>
              <w:t>Mapping (Y/N)</w:t>
            </w:r>
          </w:p>
        </w:tc>
        <w:tc>
          <w:tcPr>
            <w:tcW w:w="1418" w:type="dxa"/>
          </w:tcPr>
          <w:p w14:paraId="774D9AC4" w14:textId="77777777" w:rsidR="008B1181" w:rsidRDefault="008B1181" w:rsidP="005E5229">
            <w:pPr>
              <w:spacing w:line="312" w:lineRule="auto"/>
              <w:ind w:firstLine="0"/>
              <w:jc w:val="center"/>
              <w:rPr>
                <w:rFonts w:cs="Times New Roman"/>
                <w:b/>
                <w:szCs w:val="26"/>
              </w:rPr>
            </w:pPr>
            <w:r>
              <w:rPr>
                <w:rFonts w:cs="Times New Roman"/>
                <w:b/>
                <w:szCs w:val="26"/>
              </w:rPr>
              <w:t>New field (Y/N)</w:t>
            </w:r>
          </w:p>
        </w:tc>
      </w:tr>
      <w:tr w:rsidR="008B1181" w:rsidRPr="00965713" w14:paraId="6DD51C29" w14:textId="77777777" w:rsidTr="005E5229">
        <w:tc>
          <w:tcPr>
            <w:tcW w:w="10580" w:type="dxa"/>
            <w:gridSpan w:val="6"/>
          </w:tcPr>
          <w:p w14:paraId="20B38F19" w14:textId="77777777" w:rsidR="008B1181" w:rsidRPr="00965713" w:rsidRDefault="008B1181" w:rsidP="005E5229">
            <w:pPr>
              <w:spacing w:line="312" w:lineRule="auto"/>
              <w:ind w:firstLine="0"/>
              <w:rPr>
                <w:rFonts w:cs="Times New Roman"/>
                <w:szCs w:val="26"/>
              </w:rPr>
            </w:pPr>
            <w:r w:rsidRPr="00965713">
              <w:rPr>
                <w:rFonts w:cs="Times New Roman"/>
                <w:szCs w:val="26"/>
              </w:rPr>
              <w:t>Hệ thống cho phép thêm/bớt dòng thu phí để hạch toán</w:t>
            </w:r>
          </w:p>
          <w:p w14:paraId="23857EE3" w14:textId="77777777" w:rsidR="008B1181" w:rsidRPr="00965713" w:rsidRDefault="008B1181" w:rsidP="005E5229">
            <w:pPr>
              <w:spacing w:line="312" w:lineRule="auto"/>
              <w:ind w:firstLine="0"/>
              <w:rPr>
                <w:rFonts w:cs="Times New Roman"/>
                <w:szCs w:val="26"/>
              </w:rPr>
            </w:pPr>
            <w:r w:rsidRPr="00965713">
              <w:rPr>
                <w:rFonts w:cs="Times New Roman"/>
                <w:szCs w:val="26"/>
              </w:rPr>
              <w:t>Nút Thêm: thêm dòng phí</w:t>
            </w:r>
          </w:p>
          <w:p w14:paraId="536184E8" w14:textId="77777777" w:rsidR="008B1181" w:rsidRPr="00965713" w:rsidRDefault="008B1181" w:rsidP="005E5229">
            <w:pPr>
              <w:spacing w:line="312" w:lineRule="auto"/>
              <w:ind w:firstLine="0"/>
              <w:rPr>
                <w:rFonts w:cs="Times New Roman"/>
                <w:szCs w:val="26"/>
              </w:rPr>
            </w:pPr>
            <w:r w:rsidRPr="00965713">
              <w:rPr>
                <w:rFonts w:cs="Times New Roman"/>
                <w:szCs w:val="26"/>
              </w:rPr>
              <w:t>Nút Xóa: xóa dòng phí</w:t>
            </w:r>
          </w:p>
          <w:p w14:paraId="5F34AC32" w14:textId="77777777" w:rsidR="008B1181" w:rsidRPr="00965713" w:rsidRDefault="008B1181" w:rsidP="005E5229">
            <w:pPr>
              <w:spacing w:line="312" w:lineRule="auto"/>
              <w:ind w:firstLine="0"/>
              <w:rPr>
                <w:rFonts w:cs="Times New Roman"/>
                <w:b/>
                <w:szCs w:val="26"/>
              </w:rPr>
            </w:pPr>
            <w:r w:rsidRPr="00965713">
              <w:rPr>
                <w:rFonts w:cs="Times New Roman"/>
                <w:szCs w:val="26"/>
              </w:rPr>
              <w:lastRenderedPageBreak/>
              <w:t>Tối đa cho phép 5 dòng thu phí</w:t>
            </w:r>
          </w:p>
        </w:tc>
        <w:tc>
          <w:tcPr>
            <w:tcW w:w="1418" w:type="dxa"/>
            <w:vAlign w:val="center"/>
          </w:tcPr>
          <w:p w14:paraId="02BED3EF" w14:textId="77777777" w:rsidR="008B1181" w:rsidRPr="00965713" w:rsidRDefault="008B1181" w:rsidP="005E5229">
            <w:pPr>
              <w:spacing w:line="312" w:lineRule="auto"/>
              <w:ind w:firstLine="0"/>
              <w:rPr>
                <w:rFonts w:cs="Times New Roman"/>
                <w:szCs w:val="26"/>
              </w:rPr>
            </w:pPr>
          </w:p>
        </w:tc>
      </w:tr>
      <w:tr w:rsidR="008B1181" w:rsidRPr="00965713" w14:paraId="5F65E58E" w14:textId="77777777" w:rsidTr="005E5229">
        <w:tc>
          <w:tcPr>
            <w:tcW w:w="1791" w:type="dxa"/>
          </w:tcPr>
          <w:p w14:paraId="23A654C6" w14:textId="77777777" w:rsidR="008B1181" w:rsidRPr="00965713" w:rsidRDefault="008B1181" w:rsidP="005E5229">
            <w:pPr>
              <w:spacing w:line="312" w:lineRule="auto"/>
              <w:ind w:firstLine="0"/>
              <w:rPr>
                <w:rFonts w:cs="Times New Roman"/>
                <w:szCs w:val="26"/>
              </w:rPr>
            </w:pPr>
            <w:r w:rsidRPr="00965713">
              <w:rPr>
                <w:rFonts w:cs="Times New Roman"/>
                <w:szCs w:val="26"/>
              </w:rPr>
              <w:lastRenderedPageBreak/>
              <w:t>Tên phí</w:t>
            </w:r>
          </w:p>
        </w:tc>
        <w:tc>
          <w:tcPr>
            <w:tcW w:w="1418" w:type="dxa"/>
          </w:tcPr>
          <w:p w14:paraId="3F0EEE7F" w14:textId="77777777" w:rsidR="008B1181" w:rsidRPr="00965713" w:rsidRDefault="008B1181" w:rsidP="005E5229">
            <w:pPr>
              <w:spacing w:line="312" w:lineRule="auto"/>
              <w:ind w:firstLine="0"/>
              <w:rPr>
                <w:rFonts w:cs="Times New Roman"/>
                <w:szCs w:val="26"/>
              </w:rPr>
            </w:pPr>
            <w:r w:rsidRPr="00965713">
              <w:rPr>
                <w:rFonts w:cs="Times New Roman"/>
                <w:szCs w:val="26"/>
              </w:rPr>
              <w:t>Char</w:t>
            </w:r>
          </w:p>
        </w:tc>
        <w:tc>
          <w:tcPr>
            <w:tcW w:w="567" w:type="dxa"/>
          </w:tcPr>
          <w:p w14:paraId="3AE04B50" w14:textId="77777777" w:rsidR="008B1181" w:rsidRPr="00965713" w:rsidRDefault="008B1181" w:rsidP="005E5229">
            <w:pPr>
              <w:spacing w:line="312" w:lineRule="auto"/>
              <w:ind w:firstLine="0"/>
              <w:rPr>
                <w:rFonts w:cs="Times New Roman"/>
                <w:szCs w:val="26"/>
              </w:rPr>
            </w:pPr>
            <w:r w:rsidRPr="00965713">
              <w:rPr>
                <w:rFonts w:cs="Times New Roman"/>
                <w:sz w:val="24"/>
                <w:szCs w:val="26"/>
              </w:rPr>
              <w:t>NA</w:t>
            </w:r>
          </w:p>
        </w:tc>
        <w:tc>
          <w:tcPr>
            <w:tcW w:w="567" w:type="dxa"/>
          </w:tcPr>
          <w:p w14:paraId="49B61959" w14:textId="77777777" w:rsidR="008B1181" w:rsidRPr="00965713" w:rsidRDefault="008B1181" w:rsidP="005E5229">
            <w:pPr>
              <w:spacing w:line="312" w:lineRule="auto"/>
              <w:ind w:firstLine="0"/>
              <w:rPr>
                <w:rFonts w:cs="Times New Roman"/>
                <w:szCs w:val="26"/>
              </w:rPr>
            </w:pPr>
            <w:r w:rsidRPr="00965713">
              <w:rPr>
                <w:rFonts w:cs="Times New Roman"/>
                <w:szCs w:val="26"/>
              </w:rPr>
              <w:t>O</w:t>
            </w:r>
          </w:p>
        </w:tc>
        <w:tc>
          <w:tcPr>
            <w:tcW w:w="4819" w:type="dxa"/>
          </w:tcPr>
          <w:p w14:paraId="69F74AA3"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Tên phí:</w:t>
            </w:r>
          </w:p>
          <w:p w14:paraId="4EF75137" w14:textId="77777777" w:rsidR="008B1181" w:rsidRPr="00965713" w:rsidRDefault="008B1181" w:rsidP="00724F94">
            <w:pPr>
              <w:pStyle w:val="ListParagraph"/>
              <w:numPr>
                <w:ilvl w:val="0"/>
                <w:numId w:val="6"/>
              </w:numPr>
              <w:spacing w:line="312" w:lineRule="auto"/>
              <w:rPr>
                <w:rFonts w:cs="Times New Roman"/>
                <w:szCs w:val="26"/>
              </w:rPr>
            </w:pPr>
            <w:r w:rsidRPr="00965713">
              <w:rPr>
                <w:rFonts w:cs="Times New Roman"/>
                <w:szCs w:val="26"/>
              </w:rPr>
              <w:t>Thể hiện danh sách tên phí theo biểu phí: ví dụ Phí phát hành LC, Phí SWIFT…</w:t>
            </w:r>
          </w:p>
        </w:tc>
        <w:tc>
          <w:tcPr>
            <w:tcW w:w="1418" w:type="dxa"/>
            <w:vAlign w:val="center"/>
          </w:tcPr>
          <w:p w14:paraId="00F38A71" w14:textId="77777777" w:rsidR="008B1181" w:rsidRPr="00965713" w:rsidRDefault="008B1181" w:rsidP="005E5229">
            <w:pPr>
              <w:spacing w:line="312" w:lineRule="auto"/>
              <w:ind w:firstLine="0"/>
              <w:rPr>
                <w:rFonts w:cs="Times New Roman"/>
                <w:sz w:val="20"/>
                <w:szCs w:val="26"/>
                <w:u w:val="single"/>
              </w:rPr>
            </w:pPr>
            <w:r w:rsidRPr="00965713">
              <w:rPr>
                <w:rFonts w:cs="Times New Roman"/>
                <w:szCs w:val="26"/>
                <w:u w:val="single"/>
              </w:rPr>
              <w:t>N</w:t>
            </w:r>
          </w:p>
        </w:tc>
        <w:tc>
          <w:tcPr>
            <w:tcW w:w="1418" w:type="dxa"/>
            <w:vAlign w:val="center"/>
          </w:tcPr>
          <w:p w14:paraId="1A12D444"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Y</w:t>
            </w:r>
          </w:p>
        </w:tc>
      </w:tr>
      <w:tr w:rsidR="008B1181" w:rsidRPr="00965713" w14:paraId="2DE8DD2D" w14:textId="77777777" w:rsidTr="005E5229">
        <w:tc>
          <w:tcPr>
            <w:tcW w:w="1791" w:type="dxa"/>
          </w:tcPr>
          <w:p w14:paraId="63246E69" w14:textId="77777777" w:rsidR="008B1181" w:rsidRPr="00965713" w:rsidRDefault="008B1181" w:rsidP="005E5229">
            <w:pPr>
              <w:spacing w:line="312" w:lineRule="auto"/>
              <w:ind w:firstLine="0"/>
              <w:rPr>
                <w:rFonts w:cs="Times New Roman"/>
                <w:szCs w:val="26"/>
              </w:rPr>
            </w:pPr>
            <w:r w:rsidRPr="00965713">
              <w:rPr>
                <w:rFonts w:cs="Times New Roman"/>
                <w:szCs w:val="26"/>
              </w:rPr>
              <w:t>Loại tiền phí</w:t>
            </w:r>
          </w:p>
        </w:tc>
        <w:tc>
          <w:tcPr>
            <w:tcW w:w="1418" w:type="dxa"/>
          </w:tcPr>
          <w:p w14:paraId="07AC9102" w14:textId="77777777" w:rsidR="008B1181" w:rsidRPr="00965713" w:rsidRDefault="008B1181" w:rsidP="005E5229">
            <w:pPr>
              <w:spacing w:line="312" w:lineRule="auto"/>
              <w:ind w:firstLine="0"/>
              <w:rPr>
                <w:rFonts w:cs="Times New Roman"/>
                <w:szCs w:val="26"/>
              </w:rPr>
            </w:pPr>
            <w:r w:rsidRPr="00965713">
              <w:rPr>
                <w:rFonts w:cs="Times New Roman"/>
                <w:szCs w:val="26"/>
              </w:rPr>
              <w:t>Char</w:t>
            </w:r>
          </w:p>
        </w:tc>
        <w:tc>
          <w:tcPr>
            <w:tcW w:w="567" w:type="dxa"/>
          </w:tcPr>
          <w:p w14:paraId="0243AB8F" w14:textId="77777777" w:rsidR="008B1181" w:rsidRPr="00965713" w:rsidRDefault="008B1181" w:rsidP="005E5229">
            <w:pPr>
              <w:spacing w:line="312" w:lineRule="auto"/>
              <w:ind w:firstLine="0"/>
              <w:rPr>
                <w:rFonts w:cs="Times New Roman"/>
                <w:szCs w:val="26"/>
              </w:rPr>
            </w:pPr>
            <w:r w:rsidRPr="00965713">
              <w:rPr>
                <w:rFonts w:cs="Times New Roman"/>
                <w:szCs w:val="26"/>
              </w:rPr>
              <w:t>3</w:t>
            </w:r>
          </w:p>
        </w:tc>
        <w:tc>
          <w:tcPr>
            <w:tcW w:w="567" w:type="dxa"/>
          </w:tcPr>
          <w:p w14:paraId="79193868" w14:textId="77777777" w:rsidR="008B1181" w:rsidRPr="00965713" w:rsidRDefault="008B1181" w:rsidP="005E5229">
            <w:pPr>
              <w:spacing w:line="312" w:lineRule="auto"/>
              <w:ind w:firstLine="0"/>
              <w:rPr>
                <w:rFonts w:cs="Times New Roman"/>
                <w:szCs w:val="26"/>
              </w:rPr>
            </w:pPr>
            <w:r w:rsidRPr="00965713">
              <w:rPr>
                <w:rFonts w:cs="Times New Roman"/>
                <w:szCs w:val="26"/>
              </w:rPr>
              <w:t>O</w:t>
            </w:r>
          </w:p>
        </w:tc>
        <w:tc>
          <w:tcPr>
            <w:tcW w:w="4819" w:type="dxa"/>
          </w:tcPr>
          <w:p w14:paraId="5795D51C"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Loại tiền phí:</w:t>
            </w:r>
          </w:p>
          <w:p w14:paraId="2A1D7029" w14:textId="77777777" w:rsidR="008B1181" w:rsidRPr="00965713" w:rsidRDefault="008B1181" w:rsidP="00724F94">
            <w:pPr>
              <w:pStyle w:val="ListParagraph"/>
              <w:numPr>
                <w:ilvl w:val="0"/>
                <w:numId w:val="6"/>
              </w:numPr>
              <w:spacing w:line="312" w:lineRule="auto"/>
              <w:rPr>
                <w:rFonts w:cs="Times New Roman"/>
                <w:szCs w:val="26"/>
              </w:rPr>
            </w:pPr>
            <w:r w:rsidRPr="00965713">
              <w:rPr>
                <w:rFonts w:cs="Times New Roman"/>
                <w:szCs w:val="26"/>
              </w:rPr>
              <w:t>Cho phép người dùng lựa chọn trong danh sách các mã tiền tệ</w:t>
            </w:r>
          </w:p>
        </w:tc>
        <w:tc>
          <w:tcPr>
            <w:tcW w:w="1418" w:type="dxa"/>
            <w:vAlign w:val="center"/>
          </w:tcPr>
          <w:p w14:paraId="46649854" w14:textId="77777777" w:rsidR="008B1181" w:rsidRPr="00965713" w:rsidRDefault="008B1181" w:rsidP="005E5229">
            <w:pPr>
              <w:spacing w:line="312" w:lineRule="auto"/>
              <w:ind w:firstLine="0"/>
              <w:rPr>
                <w:rFonts w:cs="Times New Roman"/>
                <w:i/>
                <w:sz w:val="20"/>
                <w:szCs w:val="26"/>
              </w:rPr>
            </w:pPr>
            <w:r w:rsidRPr="00965713">
              <w:rPr>
                <w:rFonts w:cs="Times New Roman"/>
                <w:szCs w:val="26"/>
                <w:u w:val="single"/>
              </w:rPr>
              <w:t>N</w:t>
            </w:r>
          </w:p>
        </w:tc>
        <w:tc>
          <w:tcPr>
            <w:tcW w:w="1418" w:type="dxa"/>
            <w:vAlign w:val="center"/>
          </w:tcPr>
          <w:p w14:paraId="1C34BAA4"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Y</w:t>
            </w:r>
          </w:p>
        </w:tc>
      </w:tr>
      <w:tr w:rsidR="008B1181" w:rsidRPr="00965713" w14:paraId="4BBB5ADF" w14:textId="77777777" w:rsidTr="005E5229">
        <w:tc>
          <w:tcPr>
            <w:tcW w:w="1791" w:type="dxa"/>
          </w:tcPr>
          <w:p w14:paraId="5979D8A5" w14:textId="77777777" w:rsidR="008B1181" w:rsidRPr="00965713" w:rsidRDefault="008B1181" w:rsidP="005E5229">
            <w:pPr>
              <w:spacing w:line="312" w:lineRule="auto"/>
              <w:ind w:firstLine="0"/>
              <w:rPr>
                <w:rFonts w:cs="Times New Roman"/>
                <w:szCs w:val="26"/>
              </w:rPr>
            </w:pPr>
            <w:r w:rsidRPr="00965713">
              <w:rPr>
                <w:rFonts w:cs="Times New Roman"/>
                <w:szCs w:val="26"/>
              </w:rPr>
              <w:t>Số tiền phí</w:t>
            </w:r>
          </w:p>
        </w:tc>
        <w:tc>
          <w:tcPr>
            <w:tcW w:w="1418" w:type="dxa"/>
          </w:tcPr>
          <w:p w14:paraId="32790EDB" w14:textId="77777777" w:rsidR="008B1181" w:rsidRPr="00965713" w:rsidRDefault="008B1181" w:rsidP="005E5229">
            <w:pPr>
              <w:spacing w:line="312" w:lineRule="auto"/>
              <w:ind w:firstLine="0"/>
              <w:rPr>
                <w:rFonts w:cs="Times New Roman"/>
                <w:szCs w:val="26"/>
              </w:rPr>
            </w:pPr>
            <w:r w:rsidRPr="009076A4">
              <w:rPr>
                <w:rFonts w:cs="Times New Roman"/>
                <w:szCs w:val="26"/>
              </w:rPr>
              <w:t>Decimal</w:t>
            </w:r>
          </w:p>
        </w:tc>
        <w:tc>
          <w:tcPr>
            <w:tcW w:w="567" w:type="dxa"/>
          </w:tcPr>
          <w:p w14:paraId="693BA406" w14:textId="77777777" w:rsidR="008B1181" w:rsidRPr="00965713" w:rsidRDefault="008B1181" w:rsidP="005E5229">
            <w:pPr>
              <w:spacing w:line="312" w:lineRule="auto"/>
              <w:ind w:firstLine="0"/>
              <w:rPr>
                <w:rFonts w:cs="Times New Roman"/>
                <w:szCs w:val="26"/>
              </w:rPr>
            </w:pPr>
            <w:r w:rsidRPr="009076A4">
              <w:rPr>
                <w:rFonts w:cs="Times New Roman"/>
                <w:szCs w:val="26"/>
              </w:rPr>
              <w:t>18,3</w:t>
            </w:r>
          </w:p>
        </w:tc>
        <w:tc>
          <w:tcPr>
            <w:tcW w:w="567" w:type="dxa"/>
          </w:tcPr>
          <w:p w14:paraId="30106A6C" w14:textId="77777777" w:rsidR="008B1181" w:rsidRPr="00965713" w:rsidRDefault="008B1181" w:rsidP="005E5229">
            <w:pPr>
              <w:spacing w:line="312" w:lineRule="auto"/>
              <w:ind w:firstLine="0"/>
              <w:rPr>
                <w:rFonts w:cs="Times New Roman"/>
                <w:szCs w:val="26"/>
              </w:rPr>
            </w:pPr>
            <w:r w:rsidRPr="00965713">
              <w:rPr>
                <w:rFonts w:cs="Times New Roman"/>
                <w:szCs w:val="26"/>
              </w:rPr>
              <w:t>O</w:t>
            </w:r>
          </w:p>
        </w:tc>
        <w:tc>
          <w:tcPr>
            <w:tcW w:w="4819" w:type="dxa"/>
          </w:tcPr>
          <w:p w14:paraId="00CF8ED3"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Số tiền phí:</w:t>
            </w:r>
          </w:p>
          <w:p w14:paraId="35A6E31C" w14:textId="77777777" w:rsidR="008B1181" w:rsidRPr="00965713" w:rsidRDefault="008B1181" w:rsidP="00724F94">
            <w:pPr>
              <w:pStyle w:val="ListParagraph"/>
              <w:numPr>
                <w:ilvl w:val="0"/>
                <w:numId w:val="6"/>
              </w:numPr>
              <w:spacing w:line="312" w:lineRule="auto"/>
              <w:rPr>
                <w:rFonts w:cs="Times New Roman"/>
                <w:szCs w:val="26"/>
              </w:rPr>
            </w:pPr>
            <w:r w:rsidRPr="00965713">
              <w:rPr>
                <w:rFonts w:cs="Times New Roman"/>
                <w:szCs w:val="26"/>
              </w:rPr>
              <w:t>Cho phép nhập liệu thủ công</w:t>
            </w:r>
          </w:p>
        </w:tc>
        <w:tc>
          <w:tcPr>
            <w:tcW w:w="1418" w:type="dxa"/>
            <w:vAlign w:val="center"/>
          </w:tcPr>
          <w:p w14:paraId="5E637453" w14:textId="77777777" w:rsidR="008B1181" w:rsidRPr="00965713" w:rsidRDefault="008B1181" w:rsidP="005E5229">
            <w:pPr>
              <w:spacing w:line="312" w:lineRule="auto"/>
              <w:ind w:firstLine="0"/>
              <w:rPr>
                <w:rFonts w:cs="Times New Roman"/>
                <w:i/>
                <w:sz w:val="20"/>
                <w:szCs w:val="26"/>
              </w:rPr>
            </w:pPr>
            <w:r w:rsidRPr="00965713">
              <w:rPr>
                <w:rFonts w:cs="Times New Roman"/>
                <w:szCs w:val="26"/>
                <w:u w:val="single"/>
              </w:rPr>
              <w:t>N</w:t>
            </w:r>
          </w:p>
        </w:tc>
        <w:tc>
          <w:tcPr>
            <w:tcW w:w="1418" w:type="dxa"/>
            <w:vAlign w:val="center"/>
          </w:tcPr>
          <w:p w14:paraId="28728093"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Y</w:t>
            </w:r>
          </w:p>
        </w:tc>
      </w:tr>
      <w:tr w:rsidR="008B1181" w:rsidRPr="00965713" w14:paraId="6C88BB89" w14:textId="77777777" w:rsidTr="005E5229">
        <w:tc>
          <w:tcPr>
            <w:tcW w:w="1791" w:type="dxa"/>
          </w:tcPr>
          <w:p w14:paraId="6D9A042F" w14:textId="77777777" w:rsidR="008B1181" w:rsidRPr="00965713" w:rsidRDefault="008B1181" w:rsidP="005E5229">
            <w:pPr>
              <w:spacing w:line="312" w:lineRule="auto"/>
              <w:ind w:firstLine="0"/>
              <w:rPr>
                <w:rFonts w:cs="Times New Roman"/>
                <w:szCs w:val="26"/>
              </w:rPr>
            </w:pPr>
            <w:r w:rsidRPr="00965713">
              <w:rPr>
                <w:rFonts w:cs="Times New Roman"/>
                <w:szCs w:val="26"/>
              </w:rPr>
              <w:t>Tên Bên chịu phí</w:t>
            </w:r>
          </w:p>
        </w:tc>
        <w:tc>
          <w:tcPr>
            <w:tcW w:w="1418" w:type="dxa"/>
          </w:tcPr>
          <w:p w14:paraId="489F83D9" w14:textId="77777777" w:rsidR="008B1181" w:rsidRPr="00965713" w:rsidRDefault="008B1181" w:rsidP="005E5229">
            <w:pPr>
              <w:spacing w:line="312" w:lineRule="auto"/>
              <w:ind w:firstLine="0"/>
              <w:rPr>
                <w:rFonts w:cs="Times New Roman"/>
                <w:szCs w:val="26"/>
              </w:rPr>
            </w:pPr>
            <w:r w:rsidRPr="00615117">
              <w:rPr>
                <w:rFonts w:cs="Times New Roman"/>
                <w:szCs w:val="26"/>
              </w:rPr>
              <w:t xml:space="preserve">Nvarchar </w:t>
            </w:r>
          </w:p>
        </w:tc>
        <w:tc>
          <w:tcPr>
            <w:tcW w:w="567" w:type="dxa"/>
          </w:tcPr>
          <w:p w14:paraId="2A91F094" w14:textId="77777777" w:rsidR="008B1181" w:rsidRPr="00965713" w:rsidRDefault="008B1181" w:rsidP="005E5229">
            <w:pPr>
              <w:spacing w:line="312" w:lineRule="auto"/>
              <w:ind w:firstLine="0"/>
              <w:rPr>
                <w:rFonts w:cs="Times New Roman"/>
                <w:szCs w:val="26"/>
              </w:rPr>
            </w:pPr>
            <w:r w:rsidRPr="00AD7813">
              <w:rPr>
                <w:rFonts w:cs="Times New Roman"/>
                <w:color w:val="7030A0"/>
                <w:sz w:val="24"/>
                <w:szCs w:val="26"/>
              </w:rPr>
              <w:t>NA</w:t>
            </w:r>
          </w:p>
        </w:tc>
        <w:tc>
          <w:tcPr>
            <w:tcW w:w="567" w:type="dxa"/>
          </w:tcPr>
          <w:p w14:paraId="3BC721F3" w14:textId="77777777" w:rsidR="008B1181" w:rsidRPr="00965713" w:rsidRDefault="008B1181" w:rsidP="005E5229">
            <w:pPr>
              <w:spacing w:line="312" w:lineRule="auto"/>
              <w:ind w:firstLine="0"/>
              <w:rPr>
                <w:rFonts w:cs="Times New Roman"/>
                <w:szCs w:val="26"/>
              </w:rPr>
            </w:pPr>
            <w:r w:rsidRPr="00965713">
              <w:rPr>
                <w:rFonts w:cs="Times New Roman"/>
                <w:szCs w:val="26"/>
              </w:rPr>
              <w:t>M</w:t>
            </w:r>
          </w:p>
        </w:tc>
        <w:tc>
          <w:tcPr>
            <w:tcW w:w="4819" w:type="dxa"/>
          </w:tcPr>
          <w:p w14:paraId="616E4C5B"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Tên Bên chịu phí:</w:t>
            </w:r>
          </w:p>
          <w:p w14:paraId="5F741A2B" w14:textId="77777777" w:rsidR="008B1181" w:rsidRPr="00965713" w:rsidRDefault="008B1181" w:rsidP="00724F94">
            <w:pPr>
              <w:pStyle w:val="ListParagraph"/>
              <w:numPr>
                <w:ilvl w:val="0"/>
                <w:numId w:val="6"/>
              </w:numPr>
              <w:spacing w:line="312" w:lineRule="auto"/>
              <w:rPr>
                <w:rFonts w:cs="Times New Roman"/>
                <w:szCs w:val="26"/>
                <w:u w:val="single"/>
              </w:rPr>
            </w:pPr>
            <w:r w:rsidRPr="00965713">
              <w:rPr>
                <w:rFonts w:cs="Times New Roman"/>
                <w:szCs w:val="26"/>
              </w:rPr>
              <w:t>Mặc định Tên Khách hàng và cho phép chỉnh sửa</w:t>
            </w:r>
          </w:p>
        </w:tc>
        <w:tc>
          <w:tcPr>
            <w:tcW w:w="1418" w:type="dxa"/>
            <w:vAlign w:val="center"/>
          </w:tcPr>
          <w:p w14:paraId="041CDF08" w14:textId="77777777" w:rsidR="008B1181" w:rsidRPr="00965713" w:rsidRDefault="008B1181" w:rsidP="005E5229">
            <w:pPr>
              <w:spacing w:line="312" w:lineRule="auto"/>
              <w:ind w:firstLine="0"/>
              <w:rPr>
                <w:rFonts w:cs="Times New Roman"/>
                <w:i/>
                <w:sz w:val="20"/>
                <w:szCs w:val="26"/>
              </w:rPr>
            </w:pPr>
            <w:r w:rsidRPr="00965713">
              <w:rPr>
                <w:rFonts w:cs="Times New Roman"/>
                <w:szCs w:val="26"/>
                <w:u w:val="single"/>
              </w:rPr>
              <w:t>N</w:t>
            </w:r>
          </w:p>
        </w:tc>
        <w:tc>
          <w:tcPr>
            <w:tcW w:w="1418" w:type="dxa"/>
            <w:vAlign w:val="center"/>
          </w:tcPr>
          <w:p w14:paraId="62A4EF99"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Y</w:t>
            </w:r>
          </w:p>
        </w:tc>
      </w:tr>
      <w:tr w:rsidR="008B1181" w:rsidRPr="00965713" w14:paraId="31A4E58B" w14:textId="77777777" w:rsidTr="005E5229">
        <w:tc>
          <w:tcPr>
            <w:tcW w:w="1791" w:type="dxa"/>
          </w:tcPr>
          <w:p w14:paraId="548F79BE" w14:textId="77777777" w:rsidR="008B1181" w:rsidRPr="00965713" w:rsidRDefault="008B1181" w:rsidP="005E5229">
            <w:pPr>
              <w:spacing w:line="312" w:lineRule="auto"/>
              <w:ind w:firstLine="0"/>
              <w:rPr>
                <w:rFonts w:cs="Times New Roman"/>
                <w:szCs w:val="26"/>
              </w:rPr>
            </w:pPr>
            <w:r w:rsidRPr="00965713">
              <w:rPr>
                <w:rFonts w:cs="Times New Roman"/>
                <w:szCs w:val="26"/>
              </w:rPr>
              <w:t>Số CIF Bên chịu phí</w:t>
            </w:r>
          </w:p>
        </w:tc>
        <w:tc>
          <w:tcPr>
            <w:tcW w:w="1418" w:type="dxa"/>
          </w:tcPr>
          <w:p w14:paraId="1F3E5B59" w14:textId="77777777" w:rsidR="008B1181" w:rsidRPr="00965713" w:rsidRDefault="008B1181" w:rsidP="005E5229">
            <w:pPr>
              <w:spacing w:line="312" w:lineRule="auto"/>
              <w:ind w:firstLine="0"/>
              <w:rPr>
                <w:rFonts w:cs="Times New Roman"/>
                <w:szCs w:val="26"/>
              </w:rPr>
            </w:pPr>
            <w:r>
              <w:rPr>
                <w:rFonts w:cs="Times New Roman"/>
                <w:szCs w:val="26"/>
              </w:rPr>
              <w:t>Int</w:t>
            </w:r>
          </w:p>
        </w:tc>
        <w:tc>
          <w:tcPr>
            <w:tcW w:w="567" w:type="dxa"/>
          </w:tcPr>
          <w:p w14:paraId="36431955" w14:textId="77777777" w:rsidR="008B1181" w:rsidRPr="00965713" w:rsidRDefault="008B1181" w:rsidP="005E5229">
            <w:pPr>
              <w:spacing w:line="312" w:lineRule="auto"/>
              <w:ind w:firstLine="0"/>
              <w:rPr>
                <w:rFonts w:cs="Times New Roman"/>
                <w:szCs w:val="26"/>
              </w:rPr>
            </w:pPr>
            <w:r w:rsidRPr="00AD7813">
              <w:rPr>
                <w:rFonts w:cs="Times New Roman"/>
                <w:color w:val="7030A0"/>
                <w:sz w:val="24"/>
                <w:szCs w:val="26"/>
              </w:rPr>
              <w:t>NA</w:t>
            </w:r>
          </w:p>
        </w:tc>
        <w:tc>
          <w:tcPr>
            <w:tcW w:w="567" w:type="dxa"/>
          </w:tcPr>
          <w:p w14:paraId="472FADF7" w14:textId="77777777" w:rsidR="008B1181" w:rsidRPr="00965713" w:rsidRDefault="008B1181" w:rsidP="005E5229">
            <w:pPr>
              <w:spacing w:line="312" w:lineRule="auto"/>
              <w:ind w:firstLine="0"/>
              <w:rPr>
                <w:rFonts w:cs="Times New Roman"/>
                <w:szCs w:val="26"/>
              </w:rPr>
            </w:pPr>
            <w:r w:rsidRPr="00965713">
              <w:rPr>
                <w:rFonts w:cs="Times New Roman"/>
                <w:szCs w:val="26"/>
              </w:rPr>
              <w:t>M</w:t>
            </w:r>
          </w:p>
        </w:tc>
        <w:tc>
          <w:tcPr>
            <w:tcW w:w="4819" w:type="dxa"/>
          </w:tcPr>
          <w:p w14:paraId="0B31BFA4"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Số CIF Bên chịu phí:</w:t>
            </w:r>
          </w:p>
          <w:p w14:paraId="0E91A111" w14:textId="77777777" w:rsidR="008B1181" w:rsidRPr="00965713" w:rsidRDefault="008B1181" w:rsidP="00724F94">
            <w:pPr>
              <w:pStyle w:val="ListParagraph"/>
              <w:numPr>
                <w:ilvl w:val="0"/>
                <w:numId w:val="6"/>
              </w:numPr>
              <w:spacing w:line="312" w:lineRule="auto"/>
              <w:rPr>
                <w:rFonts w:cs="Times New Roman"/>
                <w:szCs w:val="26"/>
                <w:u w:val="single"/>
              </w:rPr>
            </w:pPr>
            <w:r w:rsidRPr="00965713">
              <w:rPr>
                <w:rFonts w:cs="Times New Roman"/>
                <w:szCs w:val="26"/>
              </w:rPr>
              <w:t>Mặc định số CIF Khách hàng và cho phép chỉnh sửa</w:t>
            </w:r>
          </w:p>
        </w:tc>
        <w:tc>
          <w:tcPr>
            <w:tcW w:w="1418" w:type="dxa"/>
            <w:vAlign w:val="center"/>
          </w:tcPr>
          <w:p w14:paraId="03DCBC48" w14:textId="77777777" w:rsidR="008B1181" w:rsidRPr="00965713" w:rsidRDefault="008B1181" w:rsidP="005E5229">
            <w:pPr>
              <w:spacing w:line="312" w:lineRule="auto"/>
              <w:ind w:firstLine="0"/>
              <w:rPr>
                <w:rFonts w:cs="Times New Roman"/>
                <w:i/>
                <w:sz w:val="20"/>
                <w:szCs w:val="26"/>
              </w:rPr>
            </w:pPr>
            <w:r w:rsidRPr="00965713">
              <w:rPr>
                <w:rFonts w:cs="Times New Roman"/>
                <w:szCs w:val="26"/>
                <w:u w:val="single"/>
              </w:rPr>
              <w:t>N</w:t>
            </w:r>
          </w:p>
        </w:tc>
        <w:tc>
          <w:tcPr>
            <w:tcW w:w="1418" w:type="dxa"/>
            <w:vAlign w:val="center"/>
          </w:tcPr>
          <w:p w14:paraId="462FC4FD"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Y</w:t>
            </w:r>
          </w:p>
        </w:tc>
      </w:tr>
      <w:tr w:rsidR="008B1181" w:rsidRPr="00965713" w14:paraId="0A6515C6" w14:textId="77777777" w:rsidTr="005E5229">
        <w:tc>
          <w:tcPr>
            <w:tcW w:w="1791" w:type="dxa"/>
          </w:tcPr>
          <w:p w14:paraId="1E06D1DA" w14:textId="77777777" w:rsidR="008B1181" w:rsidRPr="00965713" w:rsidRDefault="008B1181" w:rsidP="005E5229">
            <w:pPr>
              <w:spacing w:line="312" w:lineRule="auto"/>
              <w:ind w:firstLine="0"/>
              <w:rPr>
                <w:rFonts w:cs="Times New Roman"/>
                <w:szCs w:val="26"/>
              </w:rPr>
            </w:pPr>
            <w:r w:rsidRPr="00965713">
              <w:rPr>
                <w:rFonts w:cs="Times New Roman"/>
                <w:szCs w:val="26"/>
              </w:rPr>
              <w:t>Tài khoản thu phí</w:t>
            </w:r>
          </w:p>
        </w:tc>
        <w:tc>
          <w:tcPr>
            <w:tcW w:w="1418" w:type="dxa"/>
          </w:tcPr>
          <w:p w14:paraId="06AD4F32" w14:textId="77777777" w:rsidR="008B1181" w:rsidRPr="00965713" w:rsidRDefault="008B1181" w:rsidP="005E5229">
            <w:pPr>
              <w:spacing w:line="312" w:lineRule="auto"/>
              <w:ind w:firstLine="0"/>
              <w:rPr>
                <w:rFonts w:cs="Times New Roman"/>
                <w:szCs w:val="26"/>
              </w:rPr>
            </w:pPr>
            <w:r w:rsidRPr="00615117">
              <w:rPr>
                <w:rFonts w:cs="Times New Roman"/>
                <w:szCs w:val="26"/>
              </w:rPr>
              <w:t xml:space="preserve">Nvarchar </w:t>
            </w:r>
          </w:p>
        </w:tc>
        <w:tc>
          <w:tcPr>
            <w:tcW w:w="567" w:type="dxa"/>
          </w:tcPr>
          <w:p w14:paraId="41C3F114" w14:textId="77777777" w:rsidR="008B1181" w:rsidRPr="00965713" w:rsidRDefault="008B1181" w:rsidP="005E5229">
            <w:pPr>
              <w:spacing w:line="312" w:lineRule="auto"/>
              <w:ind w:firstLine="0"/>
              <w:rPr>
                <w:rFonts w:cs="Times New Roman"/>
                <w:szCs w:val="26"/>
              </w:rPr>
            </w:pPr>
            <w:r w:rsidRPr="00AD7813">
              <w:rPr>
                <w:rFonts w:cs="Times New Roman"/>
                <w:color w:val="7030A0"/>
                <w:sz w:val="24"/>
                <w:szCs w:val="26"/>
              </w:rPr>
              <w:t>NA</w:t>
            </w:r>
          </w:p>
        </w:tc>
        <w:tc>
          <w:tcPr>
            <w:tcW w:w="567" w:type="dxa"/>
          </w:tcPr>
          <w:p w14:paraId="150463C9" w14:textId="77777777" w:rsidR="008B1181" w:rsidRPr="00965713" w:rsidRDefault="008B1181" w:rsidP="005E5229">
            <w:pPr>
              <w:spacing w:line="312" w:lineRule="auto"/>
              <w:ind w:firstLine="0"/>
              <w:rPr>
                <w:rFonts w:cs="Times New Roman"/>
                <w:szCs w:val="26"/>
              </w:rPr>
            </w:pPr>
            <w:r w:rsidRPr="00965713">
              <w:rPr>
                <w:rFonts w:cs="Times New Roman"/>
                <w:szCs w:val="26"/>
              </w:rPr>
              <w:t>M</w:t>
            </w:r>
          </w:p>
        </w:tc>
        <w:tc>
          <w:tcPr>
            <w:tcW w:w="4819" w:type="dxa"/>
          </w:tcPr>
          <w:p w14:paraId="6474CF7D"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Tài khoản thu phí:</w:t>
            </w:r>
          </w:p>
          <w:p w14:paraId="7048D476" w14:textId="77777777" w:rsidR="008B1181" w:rsidRPr="00965713" w:rsidRDefault="008B1181" w:rsidP="00724F94">
            <w:pPr>
              <w:pStyle w:val="ListParagraph"/>
              <w:numPr>
                <w:ilvl w:val="0"/>
                <w:numId w:val="6"/>
              </w:numPr>
              <w:spacing w:line="312" w:lineRule="auto"/>
              <w:rPr>
                <w:rFonts w:cs="Times New Roman"/>
                <w:szCs w:val="26"/>
                <w:u w:val="single"/>
              </w:rPr>
            </w:pPr>
            <w:r w:rsidRPr="00965713">
              <w:rPr>
                <w:rFonts w:cs="Times New Roman"/>
                <w:szCs w:val="26"/>
              </w:rPr>
              <w:t>Cho phép nhập liệu thủ công</w:t>
            </w:r>
          </w:p>
        </w:tc>
        <w:tc>
          <w:tcPr>
            <w:tcW w:w="1418" w:type="dxa"/>
            <w:vAlign w:val="center"/>
          </w:tcPr>
          <w:p w14:paraId="350B9BD8" w14:textId="77777777" w:rsidR="008B1181" w:rsidRPr="00965713" w:rsidRDefault="008B1181" w:rsidP="005E5229">
            <w:pPr>
              <w:spacing w:line="312" w:lineRule="auto"/>
              <w:ind w:firstLine="0"/>
              <w:rPr>
                <w:rFonts w:cs="Times New Roman"/>
                <w:i/>
                <w:sz w:val="20"/>
                <w:szCs w:val="26"/>
              </w:rPr>
            </w:pPr>
            <w:r w:rsidRPr="00965713">
              <w:rPr>
                <w:rFonts w:cs="Times New Roman"/>
                <w:szCs w:val="26"/>
                <w:u w:val="single"/>
              </w:rPr>
              <w:t>N</w:t>
            </w:r>
          </w:p>
        </w:tc>
        <w:tc>
          <w:tcPr>
            <w:tcW w:w="1418" w:type="dxa"/>
            <w:vAlign w:val="center"/>
          </w:tcPr>
          <w:p w14:paraId="19667361"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Y</w:t>
            </w:r>
          </w:p>
        </w:tc>
      </w:tr>
      <w:tr w:rsidR="008B1181" w:rsidRPr="00965713" w14:paraId="31FA9BCF" w14:textId="77777777" w:rsidTr="005E5229">
        <w:tc>
          <w:tcPr>
            <w:tcW w:w="1791" w:type="dxa"/>
          </w:tcPr>
          <w:p w14:paraId="630115FC" w14:textId="77777777" w:rsidR="008B1181" w:rsidRPr="00965713" w:rsidRDefault="008B1181" w:rsidP="005E5229">
            <w:pPr>
              <w:spacing w:line="312" w:lineRule="auto"/>
              <w:ind w:firstLine="0"/>
              <w:rPr>
                <w:rFonts w:cs="Times New Roman"/>
                <w:szCs w:val="26"/>
              </w:rPr>
            </w:pPr>
            <w:r w:rsidRPr="00965713">
              <w:rPr>
                <w:rFonts w:cs="Times New Roman"/>
                <w:szCs w:val="26"/>
              </w:rPr>
              <w:t>Ghi chú</w:t>
            </w:r>
          </w:p>
        </w:tc>
        <w:tc>
          <w:tcPr>
            <w:tcW w:w="1418" w:type="dxa"/>
          </w:tcPr>
          <w:p w14:paraId="3BB54235" w14:textId="77777777" w:rsidR="008B1181" w:rsidRPr="00965713" w:rsidRDefault="008B1181" w:rsidP="005E5229">
            <w:pPr>
              <w:spacing w:line="312" w:lineRule="auto"/>
              <w:ind w:firstLine="0"/>
              <w:rPr>
                <w:rFonts w:cs="Times New Roman"/>
                <w:szCs w:val="26"/>
              </w:rPr>
            </w:pPr>
            <w:r w:rsidRPr="00615117">
              <w:rPr>
                <w:rFonts w:cs="Times New Roman"/>
                <w:szCs w:val="26"/>
              </w:rPr>
              <w:t xml:space="preserve">Nvarchar </w:t>
            </w:r>
          </w:p>
        </w:tc>
        <w:tc>
          <w:tcPr>
            <w:tcW w:w="567" w:type="dxa"/>
          </w:tcPr>
          <w:p w14:paraId="33B9C70B" w14:textId="77777777" w:rsidR="008B1181" w:rsidRPr="00965713" w:rsidRDefault="008B1181" w:rsidP="005E5229">
            <w:pPr>
              <w:spacing w:line="312" w:lineRule="auto"/>
              <w:ind w:firstLine="0"/>
              <w:rPr>
                <w:rFonts w:cs="Times New Roman"/>
                <w:szCs w:val="26"/>
              </w:rPr>
            </w:pPr>
            <w:r w:rsidRPr="00AD7813">
              <w:rPr>
                <w:rFonts w:cs="Times New Roman"/>
                <w:color w:val="7030A0"/>
                <w:sz w:val="24"/>
                <w:szCs w:val="26"/>
              </w:rPr>
              <w:t>NA</w:t>
            </w:r>
          </w:p>
        </w:tc>
        <w:tc>
          <w:tcPr>
            <w:tcW w:w="567" w:type="dxa"/>
          </w:tcPr>
          <w:p w14:paraId="7915B806" w14:textId="77777777" w:rsidR="008B1181" w:rsidRPr="00965713" w:rsidRDefault="008B1181" w:rsidP="005E5229">
            <w:pPr>
              <w:spacing w:line="312" w:lineRule="auto"/>
              <w:ind w:firstLine="0"/>
              <w:rPr>
                <w:rFonts w:cs="Times New Roman"/>
                <w:szCs w:val="26"/>
              </w:rPr>
            </w:pPr>
            <w:r w:rsidRPr="00965713">
              <w:rPr>
                <w:rFonts w:cs="Times New Roman"/>
                <w:szCs w:val="26"/>
              </w:rPr>
              <w:t>O</w:t>
            </w:r>
          </w:p>
        </w:tc>
        <w:tc>
          <w:tcPr>
            <w:tcW w:w="4819" w:type="dxa"/>
          </w:tcPr>
          <w:p w14:paraId="5141C5E0"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Ghi chú:</w:t>
            </w:r>
          </w:p>
          <w:p w14:paraId="6350FA6A" w14:textId="77777777" w:rsidR="008B1181" w:rsidRPr="00965713" w:rsidRDefault="008B1181" w:rsidP="00724F94">
            <w:pPr>
              <w:pStyle w:val="ListParagraph"/>
              <w:numPr>
                <w:ilvl w:val="0"/>
                <w:numId w:val="6"/>
              </w:numPr>
              <w:spacing w:line="312" w:lineRule="auto"/>
              <w:rPr>
                <w:rFonts w:cs="Times New Roman"/>
                <w:szCs w:val="26"/>
                <w:u w:val="single"/>
              </w:rPr>
            </w:pPr>
            <w:r w:rsidRPr="00965713">
              <w:rPr>
                <w:rFonts w:cs="Times New Roman"/>
                <w:szCs w:val="26"/>
              </w:rPr>
              <w:t>Liệt kê chi tiết mức phí, số ngày thu phí nếu có, thành tiền của khoản phí, nếu có</w:t>
            </w:r>
          </w:p>
        </w:tc>
        <w:tc>
          <w:tcPr>
            <w:tcW w:w="1418" w:type="dxa"/>
            <w:vAlign w:val="center"/>
          </w:tcPr>
          <w:p w14:paraId="34A39EC2"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N</w:t>
            </w:r>
          </w:p>
        </w:tc>
        <w:tc>
          <w:tcPr>
            <w:tcW w:w="1418" w:type="dxa"/>
            <w:vAlign w:val="center"/>
          </w:tcPr>
          <w:p w14:paraId="040E41AF" w14:textId="77777777" w:rsidR="008B1181" w:rsidRPr="00965713" w:rsidRDefault="008B1181" w:rsidP="005E5229">
            <w:pPr>
              <w:spacing w:line="312" w:lineRule="auto"/>
              <w:ind w:firstLine="0"/>
              <w:rPr>
                <w:rFonts w:cs="Times New Roman"/>
                <w:szCs w:val="26"/>
                <w:u w:val="single"/>
              </w:rPr>
            </w:pPr>
            <w:r w:rsidRPr="00965713">
              <w:rPr>
                <w:rFonts w:cs="Times New Roman"/>
                <w:szCs w:val="26"/>
                <w:u w:val="single"/>
              </w:rPr>
              <w:t>Y</w:t>
            </w:r>
          </w:p>
        </w:tc>
      </w:tr>
    </w:tbl>
    <w:p w14:paraId="71EF2549" w14:textId="692EE12A" w:rsidR="00A15A26" w:rsidRDefault="00A15A26" w:rsidP="00A15A26">
      <w:pPr>
        <w:pStyle w:val="Heading3"/>
      </w:pPr>
      <w:commentRangeStart w:id="474"/>
      <w:r>
        <w:t xml:space="preserve">Tính toán hạn mức khách hàng: </w:t>
      </w:r>
      <w:commentRangeEnd w:id="474"/>
      <w:r w:rsidR="00CC1CE6">
        <w:rPr>
          <w:rStyle w:val="CommentReference"/>
          <w:rFonts w:eastAsiaTheme="minorHAnsi" w:cstheme="minorBidi"/>
          <w:b w:val="0"/>
        </w:rPr>
        <w:commentReference w:id="474"/>
      </w:r>
    </w:p>
    <w:p w14:paraId="3E616B62" w14:textId="30F14D62" w:rsidR="00F119FA" w:rsidRDefault="00A15A26" w:rsidP="00F119FA">
      <w:pPr>
        <w:ind w:firstLine="567"/>
      </w:pPr>
      <w:r>
        <w:t>Tại các bước Xử lý hồ sơ mới</w:t>
      </w:r>
      <w:r w:rsidR="00F96750">
        <w:t>, Chỉnh sửa hồ sơ</w:t>
      </w:r>
      <w:r>
        <w:t xml:space="preserve"> của giao dịch LC nhập khẩu, </w:t>
      </w:r>
      <w:r w:rsidR="00561F4B">
        <w:t xml:space="preserve">Xác nhận LC, </w:t>
      </w:r>
      <w:r>
        <w:t xml:space="preserve">Chiết khấu BCT xuất khẩu và Bảo lãnh đi nước ngoài, sau khi KSV phê duyệt giao dịch, hệ thống sẽ tự động cập nhật </w:t>
      </w:r>
      <w:r w:rsidRPr="00A15A26">
        <w:rPr>
          <w:b/>
          <w:i/>
        </w:rPr>
        <w:t>Số tiền giao dịch</w:t>
      </w:r>
      <w:r>
        <w:t xml:space="preserve"> tương ứng vào </w:t>
      </w:r>
      <w:r w:rsidRPr="00A15A26">
        <w:rPr>
          <w:b/>
          <w:i/>
        </w:rPr>
        <w:t>Giá trị đã sử dụng</w:t>
      </w:r>
      <w:r>
        <w:t xml:space="preserve"> của Hạn mức khách hàng tương ứng.</w:t>
      </w:r>
    </w:p>
    <w:p w14:paraId="5D627D3B" w14:textId="4F4D15FE" w:rsidR="00A15A26" w:rsidRDefault="00A15A26" w:rsidP="00F119FA">
      <w:pPr>
        <w:ind w:firstLine="567"/>
      </w:pPr>
      <w:r>
        <w:t>Chi tiết sự kiện giao dịch như sau:</w:t>
      </w:r>
    </w:p>
    <w:tbl>
      <w:tblPr>
        <w:tblStyle w:val="TableGrid"/>
        <w:tblW w:w="0" w:type="auto"/>
        <w:tblLook w:val="04A0" w:firstRow="1" w:lastRow="0" w:firstColumn="1" w:lastColumn="0" w:noHBand="0" w:noVBand="1"/>
      </w:tblPr>
      <w:tblGrid>
        <w:gridCol w:w="2341"/>
        <w:gridCol w:w="2501"/>
        <w:gridCol w:w="2457"/>
        <w:gridCol w:w="2277"/>
      </w:tblGrid>
      <w:tr w:rsidR="00CC1CE6" w14:paraId="47B9D0A6" w14:textId="5CE3B038" w:rsidTr="00CC1CE6">
        <w:tc>
          <w:tcPr>
            <w:tcW w:w="2341" w:type="dxa"/>
          </w:tcPr>
          <w:p w14:paraId="5B203673" w14:textId="3857F845" w:rsidR="00CC1CE6" w:rsidRDefault="00CC1CE6" w:rsidP="00F119FA">
            <w:pPr>
              <w:ind w:firstLine="0"/>
            </w:pPr>
            <w:r>
              <w:t>Sản phẩm</w:t>
            </w:r>
          </w:p>
        </w:tc>
        <w:tc>
          <w:tcPr>
            <w:tcW w:w="2501" w:type="dxa"/>
          </w:tcPr>
          <w:p w14:paraId="7E9FBC67" w14:textId="1748B3A3" w:rsidR="00CC1CE6" w:rsidRDefault="00CC1CE6" w:rsidP="00F119FA">
            <w:pPr>
              <w:ind w:firstLine="0"/>
            </w:pPr>
            <w:r>
              <w:t>Sự kiện giao dịch</w:t>
            </w:r>
          </w:p>
        </w:tc>
        <w:tc>
          <w:tcPr>
            <w:tcW w:w="2457" w:type="dxa"/>
          </w:tcPr>
          <w:p w14:paraId="510BAB5C" w14:textId="714DD9FD" w:rsidR="00CC1CE6" w:rsidRDefault="00CC1CE6" w:rsidP="00F119FA">
            <w:pPr>
              <w:ind w:firstLine="0"/>
            </w:pPr>
            <w:r>
              <w:t>Số tiền giao dịch</w:t>
            </w:r>
          </w:p>
        </w:tc>
        <w:tc>
          <w:tcPr>
            <w:tcW w:w="2277" w:type="dxa"/>
          </w:tcPr>
          <w:p w14:paraId="25EC4D5B" w14:textId="00BE45A7" w:rsidR="00CC1CE6" w:rsidRDefault="00CC1CE6" w:rsidP="00F119FA">
            <w:pPr>
              <w:ind w:firstLine="0"/>
            </w:pPr>
            <w:r>
              <w:t>Cập nhật hạn mức còn lại</w:t>
            </w:r>
          </w:p>
        </w:tc>
      </w:tr>
      <w:tr w:rsidR="00561F4B" w14:paraId="1F719A58" w14:textId="77777777" w:rsidTr="00CC1CE6">
        <w:tc>
          <w:tcPr>
            <w:tcW w:w="2341" w:type="dxa"/>
          </w:tcPr>
          <w:p w14:paraId="0F981319" w14:textId="643AF271" w:rsidR="00561F4B" w:rsidRDefault="00561F4B" w:rsidP="00F119FA">
            <w:pPr>
              <w:ind w:firstLine="0"/>
            </w:pPr>
            <w:r>
              <w:lastRenderedPageBreak/>
              <w:t>LC xuất khẩu</w:t>
            </w:r>
          </w:p>
        </w:tc>
        <w:tc>
          <w:tcPr>
            <w:tcW w:w="2501" w:type="dxa"/>
          </w:tcPr>
          <w:p w14:paraId="5B9210FF" w14:textId="77777777" w:rsidR="00561F4B" w:rsidRDefault="00D408F9" w:rsidP="00F119FA">
            <w:pPr>
              <w:ind w:firstLine="0"/>
            </w:pPr>
            <w:r>
              <w:t>Thông báo LC + cờ Xác nhận = Yes</w:t>
            </w:r>
          </w:p>
          <w:p w14:paraId="58216DDD" w14:textId="4147836B" w:rsidR="00D408F9" w:rsidRDefault="00D408F9" w:rsidP="00F119FA">
            <w:pPr>
              <w:ind w:firstLine="0"/>
            </w:pPr>
            <w:r>
              <w:t>Xác nhận LC</w:t>
            </w:r>
          </w:p>
        </w:tc>
        <w:tc>
          <w:tcPr>
            <w:tcW w:w="2457" w:type="dxa"/>
          </w:tcPr>
          <w:p w14:paraId="15809194" w14:textId="6F896C85" w:rsidR="00561F4B" w:rsidRDefault="00D408F9" w:rsidP="00F119FA">
            <w:pPr>
              <w:ind w:firstLine="0"/>
            </w:pPr>
            <w:r>
              <w:t>Số dư LC x Tỷ giá quy đổi</w:t>
            </w:r>
          </w:p>
        </w:tc>
        <w:tc>
          <w:tcPr>
            <w:tcW w:w="2277" w:type="dxa"/>
          </w:tcPr>
          <w:p w14:paraId="005D8986" w14:textId="0615238E" w:rsidR="00561F4B" w:rsidRDefault="00D408F9" w:rsidP="00F119FA">
            <w:pPr>
              <w:ind w:firstLine="0"/>
            </w:pPr>
            <w:r>
              <w:t>Giảm</w:t>
            </w:r>
          </w:p>
        </w:tc>
      </w:tr>
      <w:tr w:rsidR="00D408F9" w14:paraId="4C5E14CF" w14:textId="77777777" w:rsidTr="00CC1CE6">
        <w:tc>
          <w:tcPr>
            <w:tcW w:w="2341" w:type="dxa"/>
          </w:tcPr>
          <w:p w14:paraId="6136299E" w14:textId="50512C2E" w:rsidR="00D408F9" w:rsidRDefault="00D408F9" w:rsidP="00F119FA">
            <w:pPr>
              <w:ind w:firstLine="0"/>
            </w:pPr>
            <w:r>
              <w:t>LC xuất khẩu</w:t>
            </w:r>
          </w:p>
        </w:tc>
        <w:tc>
          <w:tcPr>
            <w:tcW w:w="2501" w:type="dxa"/>
          </w:tcPr>
          <w:p w14:paraId="75E773BA" w14:textId="5518B887" w:rsidR="00D408F9" w:rsidRDefault="00D408F9" w:rsidP="00F119FA">
            <w:pPr>
              <w:ind w:firstLine="0"/>
            </w:pPr>
            <w:r>
              <w:t>Xác nhận sửa đổi LC</w:t>
            </w:r>
          </w:p>
        </w:tc>
        <w:tc>
          <w:tcPr>
            <w:tcW w:w="2457" w:type="dxa"/>
          </w:tcPr>
          <w:p w14:paraId="4B4FA4E6" w14:textId="306BE863" w:rsidR="00D408F9" w:rsidRDefault="00D408F9" w:rsidP="00F119FA">
            <w:pPr>
              <w:ind w:firstLine="0"/>
            </w:pPr>
            <w:r>
              <w:t>Tăng/giảm hạn mức x Tỷ giá quy đổi</w:t>
            </w:r>
          </w:p>
        </w:tc>
        <w:tc>
          <w:tcPr>
            <w:tcW w:w="2277" w:type="dxa"/>
          </w:tcPr>
          <w:p w14:paraId="4975EEFC" w14:textId="36BEF389" w:rsidR="00D408F9" w:rsidRDefault="00D408F9" w:rsidP="00F119FA">
            <w:pPr>
              <w:ind w:firstLine="0"/>
            </w:pPr>
            <w:r>
              <w:t>Tăng/Giảm</w:t>
            </w:r>
            <w:bookmarkStart w:id="475" w:name="_GoBack"/>
            <w:bookmarkEnd w:id="475"/>
          </w:p>
        </w:tc>
      </w:tr>
      <w:tr w:rsidR="00CC1CE6" w14:paraId="170785D8" w14:textId="75605CF2" w:rsidTr="00CC1CE6">
        <w:trPr>
          <w:trHeight w:val="557"/>
        </w:trPr>
        <w:tc>
          <w:tcPr>
            <w:tcW w:w="2341" w:type="dxa"/>
          </w:tcPr>
          <w:p w14:paraId="0D9FE04F" w14:textId="0DA30019" w:rsidR="00CC1CE6" w:rsidRDefault="00CC1CE6" w:rsidP="00F119FA">
            <w:pPr>
              <w:ind w:firstLine="0"/>
            </w:pPr>
            <w:r>
              <w:t>LC xuất khẩu</w:t>
            </w:r>
          </w:p>
        </w:tc>
        <w:tc>
          <w:tcPr>
            <w:tcW w:w="2501" w:type="dxa"/>
          </w:tcPr>
          <w:p w14:paraId="3E863D2E" w14:textId="37DABCEF" w:rsidR="00CC1CE6" w:rsidRDefault="00CC1CE6" w:rsidP="00F119FA">
            <w:pPr>
              <w:ind w:firstLine="0"/>
            </w:pPr>
            <w:r>
              <w:t>Khởi tạo BCT</w:t>
            </w:r>
          </w:p>
        </w:tc>
        <w:tc>
          <w:tcPr>
            <w:tcW w:w="2457" w:type="dxa"/>
          </w:tcPr>
          <w:p w14:paraId="3EE5F57D" w14:textId="5D8EFD2E" w:rsidR="00CC1CE6" w:rsidRDefault="00CC1CE6" w:rsidP="00F119FA">
            <w:pPr>
              <w:ind w:firstLine="0"/>
            </w:pPr>
            <w:r>
              <w:t>Số tiền chiết khấu x Tỷ giá quy đổi, nếu Đồng tiền chiết khấu khác LAK</w:t>
            </w:r>
          </w:p>
        </w:tc>
        <w:tc>
          <w:tcPr>
            <w:tcW w:w="2277" w:type="dxa"/>
          </w:tcPr>
          <w:p w14:paraId="0CDA954C" w14:textId="2478C0C0" w:rsidR="00CC1CE6" w:rsidRDefault="00CC1CE6" w:rsidP="00CC1CE6">
            <w:pPr>
              <w:ind w:firstLine="0"/>
            </w:pPr>
            <w:r>
              <w:t>Giảm</w:t>
            </w:r>
          </w:p>
        </w:tc>
      </w:tr>
      <w:tr w:rsidR="00CC1CE6" w14:paraId="60790503" w14:textId="389E2EF2" w:rsidTr="00CC1CE6">
        <w:tc>
          <w:tcPr>
            <w:tcW w:w="2341" w:type="dxa"/>
          </w:tcPr>
          <w:p w14:paraId="60058933" w14:textId="28B7256C" w:rsidR="00CC1CE6" w:rsidRDefault="00CC1CE6" w:rsidP="00F119FA">
            <w:pPr>
              <w:ind w:firstLine="0"/>
            </w:pPr>
            <w:r>
              <w:t>LC xuất khẩu</w:t>
            </w:r>
          </w:p>
        </w:tc>
        <w:tc>
          <w:tcPr>
            <w:tcW w:w="2501" w:type="dxa"/>
          </w:tcPr>
          <w:p w14:paraId="4F6D5187" w14:textId="084ECFD6" w:rsidR="00CC1CE6" w:rsidRDefault="00CC1CE6" w:rsidP="00F119FA">
            <w:pPr>
              <w:ind w:firstLine="0"/>
            </w:pPr>
            <w:r>
              <w:t>Sửa đổi BCT</w:t>
            </w:r>
          </w:p>
        </w:tc>
        <w:tc>
          <w:tcPr>
            <w:tcW w:w="2457" w:type="dxa"/>
          </w:tcPr>
          <w:p w14:paraId="2FDD8661" w14:textId="39E80447" w:rsidR="00CC1CE6" w:rsidRDefault="00CC1CE6" w:rsidP="00F119FA">
            <w:pPr>
              <w:ind w:firstLine="0"/>
            </w:pPr>
            <w:r>
              <w:t>Số tiền chiết khấu tăng thêm x Tỷ giá quy đổi, nếu Đồng tiền chiết khấu khác LAK</w:t>
            </w:r>
          </w:p>
        </w:tc>
        <w:tc>
          <w:tcPr>
            <w:tcW w:w="2277" w:type="dxa"/>
          </w:tcPr>
          <w:p w14:paraId="277BC572" w14:textId="47873FEF" w:rsidR="00CC1CE6" w:rsidRDefault="00CC1CE6" w:rsidP="00F119FA">
            <w:pPr>
              <w:ind w:firstLine="0"/>
            </w:pPr>
            <w:r>
              <w:t>Giảm</w:t>
            </w:r>
          </w:p>
        </w:tc>
      </w:tr>
      <w:tr w:rsidR="00CC1CE6" w14:paraId="3ADA7E98" w14:textId="77777777" w:rsidTr="00CC1CE6">
        <w:tc>
          <w:tcPr>
            <w:tcW w:w="2341" w:type="dxa"/>
          </w:tcPr>
          <w:p w14:paraId="33789854" w14:textId="4587471E" w:rsidR="00CC1CE6" w:rsidRDefault="00CC1CE6" w:rsidP="00F119FA">
            <w:pPr>
              <w:ind w:firstLine="0"/>
            </w:pPr>
            <w:r>
              <w:t>LC xuất khẩu</w:t>
            </w:r>
          </w:p>
        </w:tc>
        <w:tc>
          <w:tcPr>
            <w:tcW w:w="2501" w:type="dxa"/>
          </w:tcPr>
          <w:p w14:paraId="3478A8CE" w14:textId="4063E169" w:rsidR="00CC1CE6" w:rsidRDefault="00CC1CE6" w:rsidP="00F119FA">
            <w:pPr>
              <w:ind w:firstLine="0"/>
            </w:pPr>
            <w:r>
              <w:t>Thanh toán BCT</w:t>
            </w:r>
          </w:p>
        </w:tc>
        <w:tc>
          <w:tcPr>
            <w:tcW w:w="2457" w:type="dxa"/>
          </w:tcPr>
          <w:p w14:paraId="13F0BBF5" w14:textId="53556269" w:rsidR="00CC1CE6" w:rsidRDefault="00CC1CE6" w:rsidP="00CC1CE6">
            <w:pPr>
              <w:ind w:firstLine="0"/>
            </w:pPr>
            <w:r>
              <w:t>Số dư gốc được thanh toán x Tỷ giá quy đổi, nếu Đồng tiền chiết khấu khác LAK</w:t>
            </w:r>
          </w:p>
        </w:tc>
        <w:tc>
          <w:tcPr>
            <w:tcW w:w="2277" w:type="dxa"/>
          </w:tcPr>
          <w:p w14:paraId="156766AC" w14:textId="609E8DAD" w:rsidR="00CC1CE6" w:rsidRDefault="00CC1CE6" w:rsidP="00CC1CE6">
            <w:pPr>
              <w:ind w:firstLine="0"/>
            </w:pPr>
            <w:r>
              <w:t>Tăng</w:t>
            </w:r>
          </w:p>
        </w:tc>
      </w:tr>
      <w:tr w:rsidR="00CC1CE6" w14:paraId="3B2C8E72" w14:textId="52525D7C" w:rsidTr="00CC1CE6">
        <w:tc>
          <w:tcPr>
            <w:tcW w:w="2341" w:type="dxa"/>
          </w:tcPr>
          <w:p w14:paraId="75F868A2" w14:textId="0BE58759" w:rsidR="00CC1CE6" w:rsidRDefault="00CC1CE6" w:rsidP="00F119FA">
            <w:pPr>
              <w:ind w:firstLine="0"/>
            </w:pPr>
            <w:r>
              <w:t>Nhờ thu xuất khẩu</w:t>
            </w:r>
          </w:p>
        </w:tc>
        <w:tc>
          <w:tcPr>
            <w:tcW w:w="2501" w:type="dxa"/>
          </w:tcPr>
          <w:p w14:paraId="16A6633F" w14:textId="40341F8C" w:rsidR="00CC1CE6" w:rsidRDefault="00CC1CE6" w:rsidP="00F119FA">
            <w:pPr>
              <w:ind w:firstLine="0"/>
            </w:pPr>
            <w:r>
              <w:t>Khởi tạo BCT</w:t>
            </w:r>
          </w:p>
        </w:tc>
        <w:tc>
          <w:tcPr>
            <w:tcW w:w="2457" w:type="dxa"/>
          </w:tcPr>
          <w:p w14:paraId="083A2F13" w14:textId="2AAB01D2" w:rsidR="00CC1CE6" w:rsidRDefault="00CC1CE6" w:rsidP="00F119FA">
            <w:pPr>
              <w:ind w:firstLine="0"/>
            </w:pPr>
            <w:r>
              <w:t>Số tiền chiết khấu x Tỷ giá quy đổi, nếu Đồng tiền chiết khấu khác LAK</w:t>
            </w:r>
          </w:p>
        </w:tc>
        <w:tc>
          <w:tcPr>
            <w:tcW w:w="2277" w:type="dxa"/>
          </w:tcPr>
          <w:p w14:paraId="3CD94B4B" w14:textId="2AAC7C2B" w:rsidR="00CC1CE6" w:rsidRDefault="00CC1CE6" w:rsidP="00F119FA">
            <w:pPr>
              <w:ind w:firstLine="0"/>
            </w:pPr>
            <w:r>
              <w:t>Giảm</w:t>
            </w:r>
          </w:p>
        </w:tc>
      </w:tr>
      <w:tr w:rsidR="00CC1CE6" w14:paraId="648A7AA0" w14:textId="772A4FA3" w:rsidTr="00CC1CE6">
        <w:tc>
          <w:tcPr>
            <w:tcW w:w="2341" w:type="dxa"/>
          </w:tcPr>
          <w:p w14:paraId="102C0143" w14:textId="4D3BFD09" w:rsidR="00CC1CE6" w:rsidRDefault="00CC1CE6" w:rsidP="00F119FA">
            <w:pPr>
              <w:ind w:firstLine="0"/>
            </w:pPr>
            <w:r>
              <w:t>Nhờ thu xuất khẩu</w:t>
            </w:r>
          </w:p>
        </w:tc>
        <w:tc>
          <w:tcPr>
            <w:tcW w:w="2501" w:type="dxa"/>
          </w:tcPr>
          <w:p w14:paraId="033910C7" w14:textId="6600BC6A" w:rsidR="00CC1CE6" w:rsidRDefault="00CC1CE6" w:rsidP="00F119FA">
            <w:pPr>
              <w:ind w:firstLine="0"/>
            </w:pPr>
            <w:r>
              <w:t>Sửa đổi BCT</w:t>
            </w:r>
          </w:p>
        </w:tc>
        <w:tc>
          <w:tcPr>
            <w:tcW w:w="2457" w:type="dxa"/>
          </w:tcPr>
          <w:p w14:paraId="3F4566ED" w14:textId="11671046" w:rsidR="00CC1CE6" w:rsidRDefault="00CC1CE6" w:rsidP="00F119FA">
            <w:pPr>
              <w:ind w:firstLine="0"/>
            </w:pPr>
            <w:r>
              <w:t>Số tiền chiết khấu tăng thêm x Tỷ giá quy đổi, nếu Đồng tiền chiết khấu khác LAK</w:t>
            </w:r>
          </w:p>
        </w:tc>
        <w:tc>
          <w:tcPr>
            <w:tcW w:w="2277" w:type="dxa"/>
          </w:tcPr>
          <w:p w14:paraId="2D3E26CA" w14:textId="36245297" w:rsidR="00CC1CE6" w:rsidRDefault="00CC1CE6" w:rsidP="00F119FA">
            <w:pPr>
              <w:ind w:firstLine="0"/>
            </w:pPr>
            <w:r>
              <w:t>Giảm</w:t>
            </w:r>
          </w:p>
        </w:tc>
      </w:tr>
      <w:tr w:rsidR="00CC1CE6" w14:paraId="5F4DFC23" w14:textId="77777777" w:rsidTr="00CC1CE6">
        <w:tc>
          <w:tcPr>
            <w:tcW w:w="2341" w:type="dxa"/>
          </w:tcPr>
          <w:p w14:paraId="7A8957C5" w14:textId="3D79BF68" w:rsidR="00CC1CE6" w:rsidRDefault="00CC1CE6" w:rsidP="00CC1CE6">
            <w:pPr>
              <w:ind w:firstLine="0"/>
            </w:pPr>
            <w:r>
              <w:lastRenderedPageBreak/>
              <w:t>Nhờ thu xuất khẩu</w:t>
            </w:r>
          </w:p>
        </w:tc>
        <w:tc>
          <w:tcPr>
            <w:tcW w:w="2501" w:type="dxa"/>
          </w:tcPr>
          <w:p w14:paraId="01F91070" w14:textId="4A39BFD8" w:rsidR="00CC1CE6" w:rsidRDefault="00CC1CE6" w:rsidP="00F119FA">
            <w:pPr>
              <w:ind w:firstLine="0"/>
            </w:pPr>
            <w:r>
              <w:t>Thanh toán BCT</w:t>
            </w:r>
          </w:p>
        </w:tc>
        <w:tc>
          <w:tcPr>
            <w:tcW w:w="2457" w:type="dxa"/>
          </w:tcPr>
          <w:p w14:paraId="4AF85382" w14:textId="2481A26E" w:rsidR="00CC1CE6" w:rsidRDefault="00CC1CE6" w:rsidP="00F119FA">
            <w:pPr>
              <w:ind w:firstLine="0"/>
            </w:pPr>
            <w:r>
              <w:t>Số dư gốc được thanh toán x Tỷ giá quy đổi, nếu Đồng tiền chiết khấu khác LAK</w:t>
            </w:r>
          </w:p>
        </w:tc>
        <w:tc>
          <w:tcPr>
            <w:tcW w:w="2277" w:type="dxa"/>
          </w:tcPr>
          <w:p w14:paraId="33A86C42" w14:textId="1C410B16" w:rsidR="00CC1CE6" w:rsidRDefault="00CC1CE6" w:rsidP="00F119FA">
            <w:pPr>
              <w:ind w:firstLine="0"/>
            </w:pPr>
            <w:r>
              <w:t>Tăng</w:t>
            </w:r>
          </w:p>
        </w:tc>
      </w:tr>
      <w:tr w:rsidR="00CC1CE6" w14:paraId="5A2452AB" w14:textId="4462CF8D" w:rsidTr="00CC1CE6">
        <w:tc>
          <w:tcPr>
            <w:tcW w:w="2341" w:type="dxa"/>
          </w:tcPr>
          <w:p w14:paraId="1ABC3771" w14:textId="53ABB37F" w:rsidR="00CC1CE6" w:rsidRDefault="00CC1CE6" w:rsidP="00F119FA">
            <w:pPr>
              <w:ind w:firstLine="0"/>
            </w:pPr>
            <w:r>
              <w:t>LC nhập khẩu</w:t>
            </w:r>
          </w:p>
        </w:tc>
        <w:tc>
          <w:tcPr>
            <w:tcW w:w="2501" w:type="dxa"/>
          </w:tcPr>
          <w:p w14:paraId="37617B23" w14:textId="55D30038" w:rsidR="00CC1CE6" w:rsidRDefault="00CC1CE6" w:rsidP="00F119FA">
            <w:pPr>
              <w:ind w:firstLine="0"/>
            </w:pPr>
          </w:p>
        </w:tc>
        <w:tc>
          <w:tcPr>
            <w:tcW w:w="2457" w:type="dxa"/>
          </w:tcPr>
          <w:p w14:paraId="31BDD1BF" w14:textId="77777777" w:rsidR="00CC1CE6" w:rsidRDefault="00CC1CE6" w:rsidP="00F119FA">
            <w:pPr>
              <w:ind w:firstLine="0"/>
            </w:pPr>
          </w:p>
        </w:tc>
        <w:tc>
          <w:tcPr>
            <w:tcW w:w="2277" w:type="dxa"/>
          </w:tcPr>
          <w:p w14:paraId="1DC12898" w14:textId="77777777" w:rsidR="00CC1CE6" w:rsidRDefault="00CC1CE6" w:rsidP="00F119FA">
            <w:pPr>
              <w:ind w:firstLine="0"/>
            </w:pPr>
          </w:p>
        </w:tc>
      </w:tr>
      <w:tr w:rsidR="00CC1CE6" w14:paraId="25C0C5D0" w14:textId="163F16EE" w:rsidTr="00CC1CE6">
        <w:tc>
          <w:tcPr>
            <w:tcW w:w="2341" w:type="dxa"/>
          </w:tcPr>
          <w:p w14:paraId="58D9D89E" w14:textId="15C171DF" w:rsidR="00CC1CE6" w:rsidRDefault="00CC1CE6" w:rsidP="00F119FA">
            <w:pPr>
              <w:ind w:firstLine="0"/>
            </w:pPr>
            <w:r>
              <w:t>Bảo lãnh đi - Bảo lãnh nước ngoài</w:t>
            </w:r>
          </w:p>
        </w:tc>
        <w:tc>
          <w:tcPr>
            <w:tcW w:w="2501" w:type="dxa"/>
          </w:tcPr>
          <w:p w14:paraId="3E84527F" w14:textId="41A7AE63" w:rsidR="00CC1CE6" w:rsidRDefault="00CC1CE6" w:rsidP="00F119FA">
            <w:pPr>
              <w:ind w:firstLine="0"/>
            </w:pPr>
          </w:p>
        </w:tc>
        <w:tc>
          <w:tcPr>
            <w:tcW w:w="2457" w:type="dxa"/>
          </w:tcPr>
          <w:p w14:paraId="755DACF2" w14:textId="77777777" w:rsidR="00CC1CE6" w:rsidRDefault="00CC1CE6" w:rsidP="00F119FA">
            <w:pPr>
              <w:ind w:firstLine="0"/>
            </w:pPr>
          </w:p>
        </w:tc>
        <w:tc>
          <w:tcPr>
            <w:tcW w:w="2277" w:type="dxa"/>
          </w:tcPr>
          <w:p w14:paraId="0D5F556C" w14:textId="77777777" w:rsidR="00CC1CE6" w:rsidRDefault="00CC1CE6" w:rsidP="00F119FA">
            <w:pPr>
              <w:ind w:firstLine="0"/>
            </w:pPr>
          </w:p>
        </w:tc>
      </w:tr>
    </w:tbl>
    <w:p w14:paraId="76DE7576" w14:textId="77777777" w:rsidR="00A15A26" w:rsidRPr="003A498C" w:rsidRDefault="00A15A26" w:rsidP="00F119FA">
      <w:pPr>
        <w:ind w:firstLine="567"/>
      </w:pPr>
    </w:p>
    <w:p w14:paraId="200A70DA" w14:textId="3D66914E" w:rsidR="00824CAE" w:rsidRDefault="00824CAE" w:rsidP="00824CAE">
      <w:pPr>
        <w:pStyle w:val="Heading1"/>
      </w:pPr>
      <w:r>
        <w:t>XỬ LÝ GIAO DỊCH PHI TẬP TRUNG TẠI NHCT LÀO: bao gồm sản phẩm Bảo lãnh đi - Bảo lãnh trong nước</w:t>
      </w:r>
    </w:p>
    <w:p w14:paraId="24071880" w14:textId="39A0768B" w:rsidR="00824CAE" w:rsidRDefault="00824CAE" w:rsidP="00824CAE">
      <w:pPr>
        <w:spacing w:after="0"/>
        <w:ind w:firstLine="227"/>
        <w:rPr>
          <w:u w:val="single"/>
        </w:rPr>
      </w:pPr>
      <w:r w:rsidRPr="00C320C8">
        <w:rPr>
          <w:u w:val="single"/>
        </w:rPr>
        <w:t xml:space="preserve">Luồng </w:t>
      </w:r>
      <w:r>
        <w:rPr>
          <w:u w:val="single"/>
        </w:rPr>
        <w:t>Xử lý giao dịch:</w:t>
      </w:r>
    </w:p>
    <w:tbl>
      <w:tblPr>
        <w:tblStyle w:val="TableGrid"/>
        <w:tblW w:w="98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96"/>
      </w:tblGrid>
      <w:tr w:rsidR="00824CAE" w:rsidRPr="000D5379" w14:paraId="71B76AAB" w14:textId="77777777" w:rsidTr="00626CED">
        <w:trPr>
          <w:jc w:val="center"/>
        </w:trPr>
        <w:tc>
          <w:tcPr>
            <w:tcW w:w="1127" w:type="dxa"/>
          </w:tcPr>
          <w:p w14:paraId="3F43B939" w14:textId="77777777" w:rsidR="00824CAE" w:rsidRPr="000D5379" w:rsidRDefault="00824CAE" w:rsidP="00626CED">
            <w:pPr>
              <w:ind w:firstLine="0"/>
              <w:rPr>
                <w:sz w:val="24"/>
                <w:szCs w:val="24"/>
              </w:rPr>
            </w:pPr>
          </w:p>
        </w:tc>
        <w:tc>
          <w:tcPr>
            <w:tcW w:w="2943" w:type="dxa"/>
          </w:tcPr>
          <w:p w14:paraId="24258791" w14:textId="77777777" w:rsidR="00824CAE" w:rsidRPr="000D5379" w:rsidRDefault="00824CAE" w:rsidP="00626CED">
            <w:pPr>
              <w:ind w:firstLine="0"/>
              <w:rPr>
                <w:sz w:val="24"/>
                <w:szCs w:val="24"/>
              </w:rPr>
            </w:pPr>
          </w:p>
        </w:tc>
        <w:tc>
          <w:tcPr>
            <w:tcW w:w="3686" w:type="dxa"/>
          </w:tcPr>
          <w:p w14:paraId="4ECE8092" w14:textId="77777777" w:rsidR="00824CAE" w:rsidRPr="000D5379" w:rsidRDefault="00824CAE" w:rsidP="00626CED">
            <w:pPr>
              <w:ind w:firstLine="0"/>
              <w:rPr>
                <w:sz w:val="24"/>
                <w:szCs w:val="24"/>
              </w:rPr>
            </w:pPr>
          </w:p>
        </w:tc>
        <w:tc>
          <w:tcPr>
            <w:tcW w:w="2096" w:type="dxa"/>
            <w:tcBorders>
              <w:bottom w:val="single" w:sz="4" w:space="0" w:color="auto"/>
            </w:tcBorders>
          </w:tcPr>
          <w:p w14:paraId="63273209" w14:textId="77777777" w:rsidR="00824CAE" w:rsidRPr="000D5379" w:rsidRDefault="00824CAE" w:rsidP="00626CED">
            <w:pPr>
              <w:ind w:firstLine="0"/>
              <w:jc w:val="center"/>
              <w:rPr>
                <w:b/>
                <w:sz w:val="24"/>
                <w:szCs w:val="24"/>
              </w:rPr>
            </w:pPr>
            <w:r w:rsidRPr="000D5379">
              <w:rPr>
                <w:b/>
                <w:sz w:val="18"/>
                <w:szCs w:val="24"/>
              </w:rPr>
              <w:t>Trạng thái giao dịch VISYS</w:t>
            </w:r>
          </w:p>
        </w:tc>
      </w:tr>
      <w:tr w:rsidR="00824CAE" w:rsidRPr="000D5379" w14:paraId="652515EF" w14:textId="77777777" w:rsidTr="00626CED">
        <w:trPr>
          <w:jc w:val="center"/>
        </w:trPr>
        <w:tc>
          <w:tcPr>
            <w:tcW w:w="1127" w:type="dxa"/>
          </w:tcPr>
          <w:p w14:paraId="24841570" w14:textId="77777777" w:rsidR="00824CAE" w:rsidRPr="000D5379" w:rsidRDefault="00824CAE" w:rsidP="00626CED">
            <w:pPr>
              <w:ind w:firstLine="0"/>
              <w:rPr>
                <w:sz w:val="24"/>
                <w:szCs w:val="24"/>
              </w:rPr>
            </w:pPr>
            <w:r w:rsidRPr="000D5379">
              <w:rPr>
                <w:sz w:val="24"/>
                <w:szCs w:val="24"/>
              </w:rPr>
              <w:t>Bướ</w:t>
            </w:r>
            <w:r>
              <w:rPr>
                <w:sz w:val="24"/>
                <w:szCs w:val="24"/>
              </w:rPr>
              <w:t>c 1</w:t>
            </w:r>
          </w:p>
        </w:tc>
        <w:tc>
          <w:tcPr>
            <w:tcW w:w="2943" w:type="dxa"/>
          </w:tcPr>
          <w:p w14:paraId="7A373224" w14:textId="77777777" w:rsidR="00824CAE" w:rsidRPr="000D5379" w:rsidRDefault="00824CAE" w:rsidP="00626CED">
            <w:pPr>
              <w:ind w:firstLine="0"/>
              <w:rPr>
                <w:sz w:val="24"/>
                <w:szCs w:val="24"/>
              </w:rPr>
            </w:pPr>
            <w:r>
              <w:rPr>
                <w:rFonts w:cs="Times New Roman"/>
                <w:szCs w:val="26"/>
              </w:rPr>
              <w:t>TTV khởi tạo/chỉnh sửa giao dịch</w:t>
            </w:r>
          </w:p>
        </w:tc>
        <w:tc>
          <w:tcPr>
            <w:tcW w:w="3686" w:type="dxa"/>
            <w:tcBorders>
              <w:right w:val="single" w:sz="4" w:space="0" w:color="auto"/>
            </w:tcBorders>
          </w:tcPr>
          <w:p w14:paraId="328B81B8" w14:textId="77777777" w:rsidR="00824CAE" w:rsidRPr="000D5379" w:rsidRDefault="00824CAE" w:rsidP="00626CED">
            <w:pPr>
              <w:ind w:firstLine="0"/>
              <w:rPr>
                <w:sz w:val="24"/>
                <w:szCs w:val="24"/>
              </w:rPr>
            </w:pPr>
            <w:r>
              <w:rPr>
                <w:sz w:val="24"/>
                <w:szCs w:val="24"/>
              </w:rPr>
              <w:t>Lưu giao dịch</w:t>
            </w:r>
          </w:p>
        </w:tc>
        <w:tc>
          <w:tcPr>
            <w:tcW w:w="2096" w:type="dxa"/>
            <w:tcBorders>
              <w:top w:val="single" w:sz="4" w:space="0" w:color="auto"/>
              <w:left w:val="single" w:sz="4" w:space="0" w:color="auto"/>
              <w:bottom w:val="single" w:sz="4" w:space="0" w:color="auto"/>
              <w:right w:val="single" w:sz="4" w:space="0" w:color="auto"/>
            </w:tcBorders>
          </w:tcPr>
          <w:p w14:paraId="2CFC4663" w14:textId="77777777" w:rsidR="00824CAE" w:rsidRPr="000D5379" w:rsidRDefault="00824CAE" w:rsidP="00626CED">
            <w:pPr>
              <w:ind w:firstLine="0"/>
              <w:rPr>
                <w:sz w:val="24"/>
                <w:szCs w:val="24"/>
              </w:rPr>
            </w:pPr>
            <w:r w:rsidRPr="000D5379">
              <w:rPr>
                <w:sz w:val="24"/>
                <w:szCs w:val="24"/>
              </w:rPr>
              <w:t>S - Save</w:t>
            </w:r>
          </w:p>
        </w:tc>
      </w:tr>
    </w:tbl>
    <w:p w14:paraId="5AC76716" w14:textId="77777777" w:rsidR="00824CAE" w:rsidRPr="000D5379" w:rsidRDefault="00824CAE" w:rsidP="00824CAE">
      <w:pPr>
        <w:spacing w:after="0"/>
        <w:ind w:firstLine="227"/>
        <w:rPr>
          <w:sz w:val="24"/>
          <w:szCs w:val="24"/>
        </w:rPr>
      </w:pPr>
    </w:p>
    <w:tbl>
      <w:tblPr>
        <w:tblStyle w:val="TableGrid"/>
        <w:tblW w:w="97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22"/>
      </w:tblGrid>
      <w:tr w:rsidR="00824CAE" w:rsidRPr="000D5379" w14:paraId="5D2D8125" w14:textId="77777777" w:rsidTr="00626CED">
        <w:trPr>
          <w:jc w:val="center"/>
        </w:trPr>
        <w:tc>
          <w:tcPr>
            <w:tcW w:w="1127" w:type="dxa"/>
          </w:tcPr>
          <w:p w14:paraId="2ECA9B19" w14:textId="77777777" w:rsidR="00824CAE" w:rsidRPr="000D5379" w:rsidRDefault="00824CAE" w:rsidP="00626CED">
            <w:pPr>
              <w:ind w:firstLine="0"/>
              <w:rPr>
                <w:sz w:val="24"/>
                <w:szCs w:val="24"/>
              </w:rPr>
            </w:pPr>
          </w:p>
        </w:tc>
        <w:tc>
          <w:tcPr>
            <w:tcW w:w="2943" w:type="dxa"/>
          </w:tcPr>
          <w:p w14:paraId="2DACDB56" w14:textId="77777777" w:rsidR="00824CAE" w:rsidRPr="000D5379" w:rsidRDefault="00824CAE" w:rsidP="00626CED">
            <w:pPr>
              <w:ind w:firstLine="0"/>
              <w:rPr>
                <w:sz w:val="24"/>
                <w:szCs w:val="24"/>
              </w:rPr>
            </w:pPr>
          </w:p>
        </w:tc>
        <w:tc>
          <w:tcPr>
            <w:tcW w:w="3686" w:type="dxa"/>
            <w:tcBorders>
              <w:right w:val="single" w:sz="4" w:space="0" w:color="auto"/>
            </w:tcBorders>
          </w:tcPr>
          <w:p w14:paraId="5B673022" w14:textId="77777777" w:rsidR="00824CAE" w:rsidRPr="000D5379" w:rsidRDefault="00824CAE" w:rsidP="00626CED">
            <w:pPr>
              <w:ind w:firstLine="0"/>
              <w:rPr>
                <w:sz w:val="24"/>
                <w:szCs w:val="24"/>
              </w:rPr>
            </w:pPr>
            <w:r w:rsidRPr="000D5379">
              <w:rPr>
                <w:sz w:val="24"/>
                <w:szCs w:val="24"/>
              </w:rPr>
              <w:t xml:space="preserve">Chuyển </w:t>
            </w:r>
            <w:r>
              <w:rPr>
                <w:sz w:val="24"/>
                <w:szCs w:val="24"/>
              </w:rPr>
              <w:t xml:space="preserve">KSV </w:t>
            </w:r>
            <w:r w:rsidRPr="000D5379">
              <w:rPr>
                <w:sz w:val="24"/>
                <w:szCs w:val="24"/>
              </w:rPr>
              <w:t>phê duyệt</w:t>
            </w:r>
          </w:p>
        </w:tc>
        <w:tc>
          <w:tcPr>
            <w:tcW w:w="2022" w:type="dxa"/>
            <w:tcBorders>
              <w:top w:val="single" w:sz="4" w:space="0" w:color="auto"/>
              <w:left w:val="single" w:sz="4" w:space="0" w:color="auto"/>
              <w:bottom w:val="single" w:sz="4" w:space="0" w:color="auto"/>
              <w:right w:val="single" w:sz="4" w:space="0" w:color="auto"/>
            </w:tcBorders>
          </w:tcPr>
          <w:p w14:paraId="20AE638B" w14:textId="77777777" w:rsidR="00824CAE" w:rsidRPr="000D5379" w:rsidRDefault="00824CAE" w:rsidP="00626CED">
            <w:pPr>
              <w:tabs>
                <w:tab w:val="left" w:pos="1916"/>
              </w:tabs>
              <w:ind w:firstLine="0"/>
              <w:rPr>
                <w:sz w:val="24"/>
                <w:szCs w:val="24"/>
              </w:rPr>
            </w:pPr>
            <w:r w:rsidRPr="000D5379">
              <w:rPr>
                <w:sz w:val="24"/>
                <w:szCs w:val="24"/>
              </w:rPr>
              <w:t>P - Pending</w:t>
            </w:r>
          </w:p>
        </w:tc>
      </w:tr>
    </w:tbl>
    <w:p w14:paraId="35C04461" w14:textId="77777777" w:rsidR="00824CAE" w:rsidRPr="000D5379" w:rsidRDefault="00824CAE" w:rsidP="00824CAE">
      <w:pPr>
        <w:spacing w:after="0"/>
        <w:ind w:firstLine="227"/>
        <w:rPr>
          <w:sz w:val="24"/>
          <w:szCs w:val="24"/>
        </w:rPr>
      </w:pPr>
    </w:p>
    <w:tbl>
      <w:tblPr>
        <w:tblStyle w:val="TableGrid"/>
        <w:tblW w:w="97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27"/>
      </w:tblGrid>
      <w:tr w:rsidR="00824CAE" w:rsidRPr="000D5379" w14:paraId="1125831F" w14:textId="77777777" w:rsidTr="00626CED">
        <w:trPr>
          <w:jc w:val="center"/>
        </w:trPr>
        <w:tc>
          <w:tcPr>
            <w:tcW w:w="1127" w:type="dxa"/>
          </w:tcPr>
          <w:p w14:paraId="2C0C1235" w14:textId="77777777" w:rsidR="00824CAE" w:rsidRPr="000D5379" w:rsidRDefault="00824CAE" w:rsidP="00626CED">
            <w:pPr>
              <w:ind w:firstLine="0"/>
              <w:rPr>
                <w:sz w:val="24"/>
                <w:szCs w:val="24"/>
              </w:rPr>
            </w:pPr>
            <w:r w:rsidRPr="000D5379">
              <w:rPr>
                <w:sz w:val="24"/>
                <w:szCs w:val="24"/>
              </w:rPr>
              <w:t>Bướ</w:t>
            </w:r>
            <w:r>
              <w:rPr>
                <w:sz w:val="24"/>
                <w:szCs w:val="24"/>
              </w:rPr>
              <w:t>c 2.1</w:t>
            </w:r>
          </w:p>
        </w:tc>
        <w:tc>
          <w:tcPr>
            <w:tcW w:w="2943" w:type="dxa"/>
          </w:tcPr>
          <w:p w14:paraId="66235457" w14:textId="77777777" w:rsidR="00824CAE" w:rsidRPr="000D5379" w:rsidRDefault="00824CAE" w:rsidP="00626CED">
            <w:pPr>
              <w:ind w:firstLine="0"/>
              <w:rPr>
                <w:sz w:val="24"/>
                <w:szCs w:val="24"/>
              </w:rPr>
            </w:pPr>
            <w:r>
              <w:rPr>
                <w:sz w:val="24"/>
                <w:szCs w:val="24"/>
              </w:rPr>
              <w:t xml:space="preserve">KSV </w:t>
            </w:r>
            <w:r w:rsidRPr="000D5379">
              <w:rPr>
                <w:sz w:val="24"/>
                <w:szCs w:val="24"/>
              </w:rPr>
              <w:t>duyệt hồ sơ</w:t>
            </w:r>
          </w:p>
        </w:tc>
        <w:tc>
          <w:tcPr>
            <w:tcW w:w="3686" w:type="dxa"/>
            <w:tcBorders>
              <w:right w:val="single" w:sz="4" w:space="0" w:color="auto"/>
            </w:tcBorders>
          </w:tcPr>
          <w:p w14:paraId="74678CAE" w14:textId="77777777" w:rsidR="00824CAE" w:rsidRPr="000D5379" w:rsidRDefault="00824CAE" w:rsidP="00626CED">
            <w:pPr>
              <w:ind w:firstLine="0"/>
              <w:rPr>
                <w:sz w:val="24"/>
                <w:szCs w:val="24"/>
              </w:rPr>
            </w:pPr>
            <w:r w:rsidRPr="000D5379">
              <w:rPr>
                <w:sz w:val="24"/>
                <w:szCs w:val="24"/>
              </w:rPr>
              <w:t>Đồng ý phê duyệt</w:t>
            </w:r>
          </w:p>
        </w:tc>
        <w:tc>
          <w:tcPr>
            <w:tcW w:w="2027" w:type="dxa"/>
            <w:tcBorders>
              <w:top w:val="single" w:sz="4" w:space="0" w:color="auto"/>
              <w:left w:val="single" w:sz="4" w:space="0" w:color="auto"/>
              <w:bottom w:val="single" w:sz="4" w:space="0" w:color="auto"/>
              <w:right w:val="single" w:sz="4" w:space="0" w:color="auto"/>
            </w:tcBorders>
          </w:tcPr>
          <w:p w14:paraId="438CF1D0" w14:textId="77777777" w:rsidR="00824CAE" w:rsidRPr="000D5379" w:rsidRDefault="00824CAE" w:rsidP="00626CED">
            <w:pPr>
              <w:tabs>
                <w:tab w:val="left" w:pos="1608"/>
              </w:tabs>
              <w:ind w:firstLine="0"/>
              <w:rPr>
                <w:sz w:val="24"/>
                <w:szCs w:val="24"/>
              </w:rPr>
            </w:pPr>
            <w:r>
              <w:rPr>
                <w:sz w:val="24"/>
                <w:szCs w:val="24"/>
              </w:rPr>
              <w:t xml:space="preserve">M -Master </w:t>
            </w:r>
          </w:p>
        </w:tc>
      </w:tr>
    </w:tbl>
    <w:p w14:paraId="6723E578" w14:textId="77777777" w:rsidR="00824CAE" w:rsidRPr="000D5379" w:rsidRDefault="00824CAE" w:rsidP="00824CAE">
      <w:pPr>
        <w:spacing w:after="0"/>
        <w:ind w:firstLine="0"/>
        <w:rPr>
          <w:sz w:val="24"/>
          <w:szCs w:val="24"/>
        </w:rPr>
      </w:pPr>
    </w:p>
    <w:tbl>
      <w:tblPr>
        <w:tblStyle w:val="TableGrid"/>
        <w:tblW w:w="97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943"/>
        <w:gridCol w:w="3686"/>
        <w:gridCol w:w="2027"/>
      </w:tblGrid>
      <w:tr w:rsidR="00824CAE" w:rsidRPr="000D5379" w14:paraId="6E6BE4CB" w14:textId="77777777" w:rsidTr="00626CED">
        <w:trPr>
          <w:jc w:val="center"/>
        </w:trPr>
        <w:tc>
          <w:tcPr>
            <w:tcW w:w="1127" w:type="dxa"/>
          </w:tcPr>
          <w:p w14:paraId="6727290C" w14:textId="77777777" w:rsidR="00824CAE" w:rsidRPr="000D5379" w:rsidRDefault="00824CAE" w:rsidP="00626CED">
            <w:pPr>
              <w:ind w:firstLine="0"/>
              <w:rPr>
                <w:sz w:val="24"/>
                <w:szCs w:val="24"/>
              </w:rPr>
            </w:pPr>
            <w:r w:rsidRPr="000D5379">
              <w:rPr>
                <w:sz w:val="24"/>
                <w:szCs w:val="24"/>
              </w:rPr>
              <w:t>Bướ</w:t>
            </w:r>
            <w:r>
              <w:rPr>
                <w:sz w:val="24"/>
                <w:szCs w:val="24"/>
              </w:rPr>
              <w:t>c 2</w:t>
            </w:r>
            <w:r w:rsidRPr="000D5379">
              <w:rPr>
                <w:sz w:val="24"/>
                <w:szCs w:val="24"/>
              </w:rPr>
              <w:t>.2</w:t>
            </w:r>
          </w:p>
        </w:tc>
        <w:tc>
          <w:tcPr>
            <w:tcW w:w="2943" w:type="dxa"/>
          </w:tcPr>
          <w:p w14:paraId="645EA63F" w14:textId="77777777" w:rsidR="00824CAE" w:rsidRPr="000D5379" w:rsidRDefault="00824CAE" w:rsidP="00626CED">
            <w:pPr>
              <w:ind w:firstLine="0"/>
              <w:rPr>
                <w:sz w:val="24"/>
                <w:szCs w:val="24"/>
              </w:rPr>
            </w:pPr>
            <w:r>
              <w:rPr>
                <w:sz w:val="24"/>
                <w:szCs w:val="24"/>
              </w:rPr>
              <w:t xml:space="preserve">KSV </w:t>
            </w:r>
            <w:r w:rsidRPr="000D5379">
              <w:rPr>
                <w:sz w:val="24"/>
                <w:szCs w:val="24"/>
              </w:rPr>
              <w:t>duyệt hồ sơ</w:t>
            </w:r>
          </w:p>
        </w:tc>
        <w:tc>
          <w:tcPr>
            <w:tcW w:w="3686" w:type="dxa"/>
            <w:tcBorders>
              <w:right w:val="single" w:sz="4" w:space="0" w:color="auto"/>
            </w:tcBorders>
          </w:tcPr>
          <w:p w14:paraId="1E1CA684" w14:textId="77777777" w:rsidR="00824CAE" w:rsidRPr="000D5379" w:rsidRDefault="00824CAE" w:rsidP="00626CED">
            <w:pPr>
              <w:ind w:firstLine="0"/>
              <w:rPr>
                <w:sz w:val="24"/>
                <w:szCs w:val="24"/>
              </w:rPr>
            </w:pPr>
            <w:r w:rsidRPr="000D5379">
              <w:rPr>
                <w:sz w:val="24"/>
                <w:szCs w:val="24"/>
              </w:rPr>
              <w:t>Từ chối phê duyệt</w:t>
            </w:r>
          </w:p>
        </w:tc>
        <w:tc>
          <w:tcPr>
            <w:tcW w:w="2027" w:type="dxa"/>
            <w:tcBorders>
              <w:top w:val="single" w:sz="4" w:space="0" w:color="auto"/>
              <w:left w:val="single" w:sz="4" w:space="0" w:color="auto"/>
              <w:bottom w:val="single" w:sz="4" w:space="0" w:color="auto"/>
              <w:right w:val="single" w:sz="4" w:space="0" w:color="auto"/>
            </w:tcBorders>
          </w:tcPr>
          <w:p w14:paraId="4C2CD172" w14:textId="77777777" w:rsidR="00824CAE" w:rsidRPr="000D5379" w:rsidRDefault="00824CAE" w:rsidP="00626CED">
            <w:pPr>
              <w:ind w:firstLine="0"/>
              <w:rPr>
                <w:sz w:val="24"/>
                <w:szCs w:val="24"/>
              </w:rPr>
            </w:pPr>
            <w:r w:rsidRPr="000D5379">
              <w:rPr>
                <w:sz w:val="24"/>
                <w:szCs w:val="24"/>
              </w:rPr>
              <w:t>R -  Reject</w:t>
            </w:r>
          </w:p>
        </w:tc>
      </w:tr>
    </w:tbl>
    <w:p w14:paraId="3C352C8B" w14:textId="77777777" w:rsidR="00824CAE" w:rsidRDefault="00824CAE" w:rsidP="00824CAE">
      <w:pPr>
        <w:spacing w:before="120" w:after="120" w:line="312" w:lineRule="auto"/>
        <w:ind w:firstLine="426"/>
        <w:jc w:val="both"/>
        <w:rPr>
          <w:rFonts w:cs="Times New Roman"/>
          <w:b/>
          <w:szCs w:val="26"/>
        </w:rPr>
      </w:pPr>
    </w:p>
    <w:p w14:paraId="5EFAA071" w14:textId="77777777" w:rsidR="00824CAE" w:rsidRDefault="00824CAE" w:rsidP="00824CAE">
      <w:pPr>
        <w:spacing w:before="120" w:after="120" w:line="312" w:lineRule="auto"/>
        <w:ind w:firstLine="426"/>
        <w:jc w:val="both"/>
        <w:rPr>
          <w:rFonts w:cs="Times New Roman"/>
          <w:szCs w:val="26"/>
        </w:rPr>
      </w:pPr>
      <w:r w:rsidRPr="00117A26">
        <w:rPr>
          <w:rFonts w:cs="Times New Roman"/>
          <w:b/>
          <w:szCs w:val="26"/>
        </w:rPr>
        <w:t>Bước 1:</w:t>
      </w:r>
      <w:r w:rsidRPr="00117A26">
        <w:rPr>
          <w:rFonts w:cs="Times New Roman"/>
          <w:szCs w:val="26"/>
        </w:rPr>
        <w:t xml:space="preserve"> </w:t>
      </w:r>
      <w:r>
        <w:rPr>
          <w:rFonts w:cs="Times New Roman"/>
          <w:szCs w:val="26"/>
        </w:rPr>
        <w:t>TTV</w:t>
      </w:r>
      <w:r w:rsidRPr="00117A26">
        <w:rPr>
          <w:rFonts w:cs="Times New Roman"/>
          <w:szCs w:val="26"/>
        </w:rPr>
        <w:t xml:space="preserve"> </w:t>
      </w:r>
      <w:r>
        <w:rPr>
          <w:rFonts w:cs="Times New Roman"/>
          <w:szCs w:val="26"/>
        </w:rPr>
        <w:t>NHCT Lào vào m</w:t>
      </w:r>
      <w:r w:rsidRPr="00117A26">
        <w:rPr>
          <w:rFonts w:cs="Times New Roman"/>
          <w:szCs w:val="26"/>
        </w:rPr>
        <w:t xml:space="preserve">àn hình nhập thông tin của chức năng phù hợp để </w:t>
      </w:r>
      <w:r>
        <w:rPr>
          <w:rFonts w:cs="Times New Roman"/>
          <w:szCs w:val="26"/>
        </w:rPr>
        <w:t>khởi tạo</w:t>
      </w:r>
      <w:r w:rsidRPr="00117A26">
        <w:rPr>
          <w:rFonts w:cs="Times New Roman"/>
          <w:szCs w:val="26"/>
        </w:rPr>
        <w:t xml:space="preserve"> giao dị</w:t>
      </w:r>
      <w:r>
        <w:rPr>
          <w:rFonts w:cs="Times New Roman"/>
          <w:szCs w:val="26"/>
        </w:rPr>
        <w:t xml:space="preserve">ch, sau đó </w:t>
      </w:r>
      <w:r w:rsidRPr="00117A26">
        <w:rPr>
          <w:rFonts w:cs="Times New Roman"/>
          <w:szCs w:val="26"/>
        </w:rPr>
        <w:t xml:space="preserve">lựa chọn lưu lại thông tin giao dịch hoặc chuyển </w:t>
      </w:r>
      <w:r>
        <w:rPr>
          <w:rFonts w:cs="Times New Roman"/>
          <w:szCs w:val="26"/>
        </w:rPr>
        <w:t xml:space="preserve">KSV </w:t>
      </w:r>
      <w:r w:rsidRPr="00117A26">
        <w:rPr>
          <w:rFonts w:cs="Times New Roman"/>
          <w:szCs w:val="26"/>
        </w:rPr>
        <w:t xml:space="preserve">phê duyệt. Hệ thống cập nhật giao dịch ở trạng thái </w:t>
      </w:r>
      <w:r w:rsidRPr="0084620C">
        <w:rPr>
          <w:rFonts w:cs="Times New Roman"/>
          <w:szCs w:val="26"/>
        </w:rPr>
        <w:t xml:space="preserve">S-Save hoặc P-Pending </w:t>
      </w:r>
      <w:r w:rsidRPr="00117A26">
        <w:rPr>
          <w:rFonts w:cs="Times New Roman"/>
          <w:szCs w:val="26"/>
        </w:rPr>
        <w:t>tương ứng</w:t>
      </w:r>
      <w:r>
        <w:rPr>
          <w:rFonts w:cs="Times New Roman"/>
          <w:szCs w:val="26"/>
        </w:rPr>
        <w:t>.</w:t>
      </w:r>
    </w:p>
    <w:p w14:paraId="4FEA07FC" w14:textId="77777777" w:rsidR="00824CAE" w:rsidRPr="00117A26" w:rsidRDefault="00824CAE" w:rsidP="00824CAE">
      <w:pPr>
        <w:spacing w:before="120" w:after="120" w:line="312" w:lineRule="auto"/>
        <w:ind w:firstLine="426"/>
        <w:jc w:val="both"/>
        <w:rPr>
          <w:rFonts w:cs="Times New Roman"/>
          <w:szCs w:val="26"/>
        </w:rPr>
      </w:pPr>
      <w:r w:rsidRPr="00117A26">
        <w:rPr>
          <w:rFonts w:cs="Times New Roman"/>
          <w:b/>
          <w:szCs w:val="26"/>
        </w:rPr>
        <w:t>Bước 2.1</w:t>
      </w:r>
      <w:r w:rsidRPr="00117A26">
        <w:rPr>
          <w:rFonts w:cs="Times New Roman"/>
          <w:szCs w:val="26"/>
        </w:rPr>
        <w:t xml:space="preserve">: </w:t>
      </w:r>
      <w:r>
        <w:rPr>
          <w:rFonts w:cs="Times New Roman"/>
          <w:szCs w:val="26"/>
        </w:rPr>
        <w:t>KSV</w:t>
      </w:r>
      <w:r w:rsidRPr="00117A26">
        <w:rPr>
          <w:rFonts w:cs="Times New Roman"/>
          <w:szCs w:val="26"/>
        </w:rPr>
        <w:t xml:space="preserve"> </w:t>
      </w:r>
      <w:r>
        <w:rPr>
          <w:rFonts w:cs="Times New Roman"/>
          <w:szCs w:val="26"/>
        </w:rPr>
        <w:t xml:space="preserve">NHCT Lào </w:t>
      </w:r>
      <w:r w:rsidRPr="00117A26">
        <w:rPr>
          <w:rFonts w:cs="Times New Roman"/>
          <w:szCs w:val="26"/>
        </w:rPr>
        <w:t>đồng ý phê duyệt giao dịch. Hệ thống cập nhật giao dịch ở trạng thái M-Master đồng thời chuyển thông tin hạch toán cuối ngày tương ứng.</w:t>
      </w:r>
    </w:p>
    <w:p w14:paraId="60412ED4" w14:textId="77777777" w:rsidR="00824CAE" w:rsidRDefault="00824CAE" w:rsidP="00824CAE">
      <w:pPr>
        <w:spacing w:before="120" w:after="120" w:line="312" w:lineRule="auto"/>
        <w:ind w:firstLine="426"/>
        <w:jc w:val="both"/>
        <w:rPr>
          <w:rFonts w:cs="Times New Roman"/>
          <w:szCs w:val="26"/>
        </w:rPr>
      </w:pPr>
      <w:r w:rsidRPr="00117A26">
        <w:rPr>
          <w:rFonts w:cs="Times New Roman"/>
          <w:b/>
          <w:szCs w:val="26"/>
        </w:rPr>
        <w:lastRenderedPageBreak/>
        <w:t>Bước 2.2</w:t>
      </w:r>
      <w:r>
        <w:rPr>
          <w:rFonts w:cs="Times New Roman"/>
          <w:szCs w:val="26"/>
        </w:rPr>
        <w:t>: KSV</w:t>
      </w:r>
      <w:r w:rsidRPr="00117A26">
        <w:rPr>
          <w:rFonts w:cs="Times New Roman"/>
          <w:szCs w:val="26"/>
        </w:rPr>
        <w:t xml:space="preserve"> </w:t>
      </w:r>
      <w:r>
        <w:rPr>
          <w:rFonts w:cs="Times New Roman"/>
          <w:szCs w:val="26"/>
        </w:rPr>
        <w:t>NHCT Lào</w:t>
      </w:r>
      <w:r w:rsidRPr="00117A26">
        <w:rPr>
          <w:rFonts w:cs="Times New Roman"/>
          <w:szCs w:val="26"/>
        </w:rPr>
        <w:t xml:space="preserve"> từ chối phê duyệt giao dịch. Hệ thống cập nhật giao dịch ở trạng thái R-Reject</w:t>
      </w:r>
      <w:r>
        <w:rPr>
          <w:rFonts w:cs="Times New Roman"/>
          <w:szCs w:val="26"/>
        </w:rPr>
        <w:t>.</w:t>
      </w:r>
    </w:p>
    <w:p w14:paraId="3FAE6484" w14:textId="77777777" w:rsidR="00824CAE" w:rsidRPr="00117A26" w:rsidRDefault="00824CAE" w:rsidP="00824CAE">
      <w:pPr>
        <w:spacing w:before="120" w:after="120" w:line="312" w:lineRule="auto"/>
        <w:ind w:firstLine="426"/>
        <w:jc w:val="both"/>
        <w:rPr>
          <w:rFonts w:cs="Times New Roman"/>
          <w:szCs w:val="26"/>
        </w:rPr>
      </w:pPr>
      <w:r>
        <w:rPr>
          <w:rFonts w:cs="Times New Roman"/>
          <w:szCs w:val="26"/>
        </w:rPr>
        <w:t>Trong trường hợp muốn tiếp tục xử lý giao dịch đã lưu hoặc chỉnh sửa giao dịch bị từ chối phê duyệt, TTV NHCT Lào vào lại chức năng tương ứng và chọn giao dịch có trạng thái S hoặc Reject để xử lý.</w:t>
      </w:r>
    </w:p>
    <w:p w14:paraId="2052EC34" w14:textId="77777777" w:rsidR="00824CAE" w:rsidRDefault="00824CAE" w:rsidP="00824CAE">
      <w:pPr>
        <w:spacing w:after="0"/>
        <w:ind w:firstLine="227"/>
        <w:rPr>
          <w:u w:val="single"/>
        </w:rPr>
      </w:pPr>
      <w:r>
        <w:rPr>
          <w:u w:val="single"/>
        </w:rPr>
        <w:t>Diễn giải các trạng thái giao dịch:</w:t>
      </w:r>
    </w:p>
    <w:tbl>
      <w:tblPr>
        <w:tblStyle w:val="TableGrid"/>
        <w:tblW w:w="0" w:type="auto"/>
        <w:tblInd w:w="392" w:type="dxa"/>
        <w:tblLook w:val="04A0" w:firstRow="1" w:lastRow="0" w:firstColumn="1" w:lastColumn="0" w:noHBand="0" w:noVBand="1"/>
      </w:tblPr>
      <w:tblGrid>
        <w:gridCol w:w="2346"/>
        <w:gridCol w:w="2409"/>
        <w:gridCol w:w="2552"/>
      </w:tblGrid>
      <w:tr w:rsidR="00824CAE" w14:paraId="3B67F733" w14:textId="77777777" w:rsidTr="00626CED">
        <w:tc>
          <w:tcPr>
            <w:tcW w:w="2346" w:type="dxa"/>
          </w:tcPr>
          <w:p w14:paraId="283C4EF9" w14:textId="77777777" w:rsidR="00824CAE" w:rsidRDefault="00824CAE" w:rsidP="00626CED">
            <w:pPr>
              <w:ind w:firstLine="0"/>
            </w:pPr>
            <w:r>
              <w:t>Trạng thái giao dịch</w:t>
            </w:r>
          </w:p>
        </w:tc>
        <w:tc>
          <w:tcPr>
            <w:tcW w:w="2409" w:type="dxa"/>
          </w:tcPr>
          <w:p w14:paraId="2CAE7642" w14:textId="77777777" w:rsidR="00824CAE" w:rsidRDefault="00824CAE" w:rsidP="00626CED">
            <w:pPr>
              <w:ind w:firstLine="0"/>
            </w:pPr>
            <w:r>
              <w:t>Tiếng Anh</w:t>
            </w:r>
          </w:p>
        </w:tc>
        <w:tc>
          <w:tcPr>
            <w:tcW w:w="2552" w:type="dxa"/>
          </w:tcPr>
          <w:p w14:paraId="3BFB869D" w14:textId="77777777" w:rsidR="00824CAE" w:rsidRDefault="00824CAE" w:rsidP="00626CED">
            <w:pPr>
              <w:ind w:firstLine="0"/>
            </w:pPr>
            <w:r>
              <w:t>Tiếng Việt</w:t>
            </w:r>
          </w:p>
        </w:tc>
      </w:tr>
      <w:tr w:rsidR="00824CAE" w14:paraId="1BBABAF9" w14:textId="77777777" w:rsidTr="00626CED">
        <w:tc>
          <w:tcPr>
            <w:tcW w:w="2346" w:type="dxa"/>
          </w:tcPr>
          <w:p w14:paraId="1E8321EB" w14:textId="77777777" w:rsidR="00824CAE" w:rsidRDefault="00824CAE" w:rsidP="00626CED">
            <w:pPr>
              <w:ind w:firstLine="0"/>
            </w:pPr>
            <w:r>
              <w:t>S</w:t>
            </w:r>
          </w:p>
        </w:tc>
        <w:tc>
          <w:tcPr>
            <w:tcW w:w="2409" w:type="dxa"/>
          </w:tcPr>
          <w:p w14:paraId="27B8E54D" w14:textId="77777777" w:rsidR="00824CAE" w:rsidRDefault="00824CAE" w:rsidP="00626CED">
            <w:pPr>
              <w:ind w:firstLine="0"/>
            </w:pPr>
            <w:r>
              <w:t>Save</w:t>
            </w:r>
          </w:p>
        </w:tc>
        <w:tc>
          <w:tcPr>
            <w:tcW w:w="2552" w:type="dxa"/>
          </w:tcPr>
          <w:p w14:paraId="7B4185E6" w14:textId="77777777" w:rsidR="00824CAE" w:rsidRDefault="00824CAE" w:rsidP="00626CED">
            <w:pPr>
              <w:ind w:firstLine="0"/>
            </w:pPr>
            <w:r>
              <w:t>Lưu</w:t>
            </w:r>
          </w:p>
        </w:tc>
      </w:tr>
      <w:tr w:rsidR="00824CAE" w14:paraId="5389C763" w14:textId="77777777" w:rsidTr="00626CED">
        <w:tc>
          <w:tcPr>
            <w:tcW w:w="2346" w:type="dxa"/>
          </w:tcPr>
          <w:p w14:paraId="65A3A404" w14:textId="77777777" w:rsidR="00824CAE" w:rsidRDefault="00824CAE" w:rsidP="00626CED">
            <w:pPr>
              <w:ind w:firstLine="0"/>
            </w:pPr>
            <w:r>
              <w:t>P</w:t>
            </w:r>
          </w:p>
        </w:tc>
        <w:tc>
          <w:tcPr>
            <w:tcW w:w="2409" w:type="dxa"/>
          </w:tcPr>
          <w:p w14:paraId="51D82B2F" w14:textId="77777777" w:rsidR="00824CAE" w:rsidRDefault="00824CAE" w:rsidP="00626CED">
            <w:pPr>
              <w:ind w:firstLine="0"/>
            </w:pPr>
            <w:r>
              <w:t>Pending</w:t>
            </w:r>
          </w:p>
        </w:tc>
        <w:tc>
          <w:tcPr>
            <w:tcW w:w="2552" w:type="dxa"/>
          </w:tcPr>
          <w:p w14:paraId="6CFD7BF8" w14:textId="77777777" w:rsidR="00824CAE" w:rsidRDefault="00824CAE" w:rsidP="00626CED">
            <w:pPr>
              <w:ind w:firstLine="0"/>
            </w:pPr>
            <w:r>
              <w:t>Chờ phê duyệt</w:t>
            </w:r>
          </w:p>
        </w:tc>
      </w:tr>
      <w:tr w:rsidR="00824CAE" w14:paraId="09A3388F" w14:textId="77777777" w:rsidTr="00626CED">
        <w:tc>
          <w:tcPr>
            <w:tcW w:w="2346" w:type="dxa"/>
          </w:tcPr>
          <w:p w14:paraId="67B30930" w14:textId="77777777" w:rsidR="00824CAE" w:rsidRDefault="00824CAE" w:rsidP="00626CED">
            <w:pPr>
              <w:ind w:firstLine="0"/>
            </w:pPr>
            <w:r>
              <w:t>R</w:t>
            </w:r>
          </w:p>
        </w:tc>
        <w:tc>
          <w:tcPr>
            <w:tcW w:w="2409" w:type="dxa"/>
          </w:tcPr>
          <w:p w14:paraId="5A7469AD" w14:textId="77777777" w:rsidR="00824CAE" w:rsidRDefault="00824CAE" w:rsidP="00626CED">
            <w:pPr>
              <w:ind w:firstLine="0"/>
            </w:pPr>
            <w:r>
              <w:t>Reject</w:t>
            </w:r>
          </w:p>
        </w:tc>
        <w:tc>
          <w:tcPr>
            <w:tcW w:w="2552" w:type="dxa"/>
          </w:tcPr>
          <w:p w14:paraId="3F06F9A0" w14:textId="77777777" w:rsidR="00824CAE" w:rsidRDefault="00824CAE" w:rsidP="00626CED">
            <w:pPr>
              <w:ind w:firstLine="0"/>
            </w:pPr>
            <w:r>
              <w:t>Từ chối phê duyệt</w:t>
            </w:r>
          </w:p>
        </w:tc>
      </w:tr>
      <w:tr w:rsidR="00824CAE" w14:paraId="47C6038A" w14:textId="77777777" w:rsidTr="00626CED">
        <w:tc>
          <w:tcPr>
            <w:tcW w:w="2346" w:type="dxa"/>
          </w:tcPr>
          <w:p w14:paraId="55BD79B9" w14:textId="77777777" w:rsidR="00824CAE" w:rsidRDefault="00824CAE" w:rsidP="00626CED">
            <w:pPr>
              <w:ind w:firstLine="0"/>
            </w:pPr>
            <w:r>
              <w:t>M</w:t>
            </w:r>
          </w:p>
        </w:tc>
        <w:tc>
          <w:tcPr>
            <w:tcW w:w="2409" w:type="dxa"/>
          </w:tcPr>
          <w:p w14:paraId="60F39BC0" w14:textId="77777777" w:rsidR="00824CAE" w:rsidRDefault="00824CAE" w:rsidP="00626CED">
            <w:pPr>
              <w:ind w:firstLine="0"/>
            </w:pPr>
            <w:r>
              <w:t>Master</w:t>
            </w:r>
          </w:p>
        </w:tc>
        <w:tc>
          <w:tcPr>
            <w:tcW w:w="2552" w:type="dxa"/>
          </w:tcPr>
          <w:p w14:paraId="7CAB0404" w14:textId="77777777" w:rsidR="00824CAE" w:rsidRDefault="00824CAE" w:rsidP="00626CED">
            <w:pPr>
              <w:ind w:firstLine="0"/>
            </w:pPr>
            <w:r>
              <w:t xml:space="preserve">Đã </w:t>
            </w:r>
            <w:r w:rsidRPr="00417364">
              <w:rPr>
                <w:color w:val="FF0000"/>
              </w:rPr>
              <w:t>phê duyệt</w:t>
            </w:r>
          </w:p>
        </w:tc>
      </w:tr>
    </w:tbl>
    <w:p w14:paraId="696A09CE" w14:textId="77777777" w:rsidR="00824CAE" w:rsidRPr="00824CAE" w:rsidRDefault="00824CAE" w:rsidP="00824CAE"/>
    <w:p w14:paraId="61C17853" w14:textId="77777777" w:rsidR="004A7D63" w:rsidRPr="00571988" w:rsidRDefault="004A7D63" w:rsidP="004A7D63">
      <w:pPr>
        <w:pStyle w:val="Heading2"/>
      </w:pPr>
      <w:commentRangeStart w:id="476"/>
      <w:r w:rsidRPr="00571988">
        <w:t>B</w:t>
      </w:r>
      <w:r>
        <w:t>L</w:t>
      </w:r>
      <w:r w:rsidRPr="00571988">
        <w:t xml:space="preserve"> đi – B</w:t>
      </w:r>
      <w:r>
        <w:t>ảo lãnh</w:t>
      </w:r>
      <w:r w:rsidRPr="00571988">
        <w:t xml:space="preserve"> trong nước</w:t>
      </w:r>
      <w:commentRangeEnd w:id="476"/>
      <w:r>
        <w:rPr>
          <w:rStyle w:val="CommentReference"/>
          <w:rFonts w:cstheme="minorBidi"/>
          <w:b w:val="0"/>
        </w:rPr>
        <w:commentReference w:id="476"/>
      </w:r>
    </w:p>
    <w:p w14:paraId="5631F087" w14:textId="77777777" w:rsidR="004A7D63" w:rsidRPr="00504316" w:rsidRDefault="004A7D63" w:rsidP="004A7D63">
      <w:pPr>
        <w:spacing w:before="120" w:after="120" w:line="312" w:lineRule="auto"/>
        <w:ind w:firstLine="426"/>
        <w:rPr>
          <w:rFonts w:cs="Times New Roman"/>
          <w:b/>
          <w:szCs w:val="26"/>
          <w:u w:val="single"/>
        </w:rPr>
      </w:pPr>
      <w:r w:rsidRPr="00504316">
        <w:rPr>
          <w:rFonts w:cs="Times New Roman"/>
          <w:b/>
          <w:szCs w:val="26"/>
          <w:u w:val="single"/>
        </w:rPr>
        <w:t>Menu sản phẩm Bảo lãnh trong nước gồm các chức năng sau:</w:t>
      </w:r>
    </w:p>
    <w:tbl>
      <w:tblPr>
        <w:tblStyle w:val="TableGrid"/>
        <w:tblW w:w="9598" w:type="dxa"/>
        <w:tblLook w:val="04A0" w:firstRow="1" w:lastRow="0" w:firstColumn="1" w:lastColumn="0" w:noHBand="0" w:noVBand="1"/>
      </w:tblPr>
      <w:tblGrid>
        <w:gridCol w:w="1838"/>
        <w:gridCol w:w="2802"/>
        <w:gridCol w:w="4958"/>
      </w:tblGrid>
      <w:tr w:rsidR="004A7D63" w:rsidRPr="00470FB8" w14:paraId="118CEBCD" w14:textId="77777777" w:rsidTr="005E5229">
        <w:trPr>
          <w:trHeight w:val="796"/>
        </w:trPr>
        <w:tc>
          <w:tcPr>
            <w:tcW w:w="1838" w:type="dxa"/>
            <w:vMerge w:val="restart"/>
          </w:tcPr>
          <w:p w14:paraId="54E545DB" w14:textId="77777777" w:rsidR="004A7D63" w:rsidRDefault="004A7D63" w:rsidP="00E80D4E">
            <w:pPr>
              <w:spacing w:line="312" w:lineRule="auto"/>
              <w:ind w:firstLine="0"/>
              <w:rPr>
                <w:rFonts w:cs="Times New Roman"/>
                <w:szCs w:val="26"/>
              </w:rPr>
            </w:pPr>
            <w:r w:rsidRPr="00470FB8">
              <w:rPr>
                <w:rFonts w:cs="Times New Roman"/>
                <w:szCs w:val="26"/>
              </w:rPr>
              <w:t>B</w:t>
            </w:r>
            <w:r>
              <w:rPr>
                <w:rFonts w:cs="Times New Roman"/>
                <w:szCs w:val="26"/>
              </w:rPr>
              <w:t xml:space="preserve">L </w:t>
            </w:r>
            <w:r w:rsidRPr="00470FB8">
              <w:rPr>
                <w:rFonts w:cs="Times New Roman"/>
                <w:szCs w:val="26"/>
              </w:rPr>
              <w:t>đi – B</w:t>
            </w:r>
            <w:r>
              <w:rPr>
                <w:rFonts w:cs="Times New Roman"/>
                <w:szCs w:val="26"/>
              </w:rPr>
              <w:t>ảo lãnh</w:t>
            </w:r>
            <w:r w:rsidRPr="00470FB8">
              <w:rPr>
                <w:rFonts w:cs="Times New Roman"/>
                <w:szCs w:val="26"/>
              </w:rPr>
              <w:t xml:space="preserve"> trong nước</w:t>
            </w:r>
          </w:p>
          <w:p w14:paraId="7AB5C217" w14:textId="77777777" w:rsidR="004A7D63" w:rsidRPr="00470FB8" w:rsidRDefault="004A7D63" w:rsidP="005E5229">
            <w:pPr>
              <w:spacing w:line="312" w:lineRule="auto"/>
              <w:rPr>
                <w:rFonts w:cs="Times New Roman"/>
                <w:szCs w:val="26"/>
              </w:rPr>
            </w:pPr>
          </w:p>
        </w:tc>
        <w:tc>
          <w:tcPr>
            <w:tcW w:w="2802" w:type="dxa"/>
          </w:tcPr>
          <w:p w14:paraId="29E3DCE6" w14:textId="77777777" w:rsidR="004A7D63" w:rsidRDefault="004A7D63" w:rsidP="00E80D4E">
            <w:pPr>
              <w:spacing w:line="312" w:lineRule="auto"/>
              <w:ind w:firstLine="0"/>
              <w:rPr>
                <w:rFonts w:cs="Times New Roman"/>
                <w:szCs w:val="26"/>
              </w:rPr>
            </w:pPr>
            <w:r>
              <w:rPr>
                <w:rFonts w:cs="Times New Roman"/>
                <w:szCs w:val="26"/>
              </w:rPr>
              <w:t>Phát hành bảo lãnh</w:t>
            </w:r>
          </w:p>
          <w:p w14:paraId="259E36CD" w14:textId="77777777" w:rsidR="004A7D63" w:rsidRPr="00470FB8" w:rsidRDefault="004A7D63" w:rsidP="00C637B0">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w:t>
            </w:r>
            <w:r>
              <w:rPr>
                <w:rFonts w:cs="Times New Roman"/>
                <w:i/>
                <w:color w:val="FF0000"/>
                <w:szCs w:val="26"/>
              </w:rPr>
              <w:t>Tạo mới bảo lãnh trong nước (BG-Local</w:t>
            </w:r>
            <w:r w:rsidRPr="00550A24">
              <w:rPr>
                <w:rFonts w:cs="Times New Roman"/>
                <w:i/>
                <w:color w:val="FF0000"/>
                <w:szCs w:val="26"/>
              </w:rPr>
              <w:t>)</w:t>
            </w:r>
            <w:r>
              <w:rPr>
                <w:rFonts w:cs="Times New Roman"/>
                <w:i/>
                <w:color w:val="FF0000"/>
                <w:szCs w:val="26"/>
              </w:rPr>
              <w:t>)</w:t>
            </w:r>
          </w:p>
        </w:tc>
        <w:tc>
          <w:tcPr>
            <w:tcW w:w="4958" w:type="dxa"/>
          </w:tcPr>
          <w:p w14:paraId="41A928BF" w14:textId="77777777" w:rsidR="004A7D63" w:rsidRPr="00470FB8" w:rsidRDefault="004A7D63" w:rsidP="00E80D4E">
            <w:pPr>
              <w:spacing w:line="312" w:lineRule="auto"/>
              <w:ind w:firstLine="0"/>
              <w:rPr>
                <w:rFonts w:cs="Times New Roman"/>
                <w:szCs w:val="26"/>
              </w:rPr>
            </w:pPr>
            <w:r w:rsidRPr="00470FB8">
              <w:rPr>
                <w:rFonts w:cs="Times New Roman"/>
                <w:szCs w:val="26"/>
              </w:rPr>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Pr>
                <w:rFonts w:cs="Times New Roman"/>
                <w:szCs w:val="26"/>
              </w:rPr>
              <w:t xml:space="preserve">giao dịch </w:t>
            </w:r>
            <w:r w:rsidRPr="00B44918">
              <w:rPr>
                <w:rFonts w:cs="Times New Roman"/>
                <w:b/>
                <w:szCs w:val="26"/>
              </w:rPr>
              <w:t>phát hành</w:t>
            </w:r>
            <w:r>
              <w:rPr>
                <w:rFonts w:cs="Times New Roman"/>
                <w:szCs w:val="26"/>
              </w:rPr>
              <w:t xml:space="preserve"> Bảo lãnh trong nước</w:t>
            </w:r>
          </w:p>
        </w:tc>
      </w:tr>
      <w:tr w:rsidR="004A7D63" w:rsidRPr="00470FB8" w14:paraId="56F9F075" w14:textId="77777777" w:rsidTr="005E5229">
        <w:tc>
          <w:tcPr>
            <w:tcW w:w="1838" w:type="dxa"/>
            <w:vMerge/>
          </w:tcPr>
          <w:p w14:paraId="663EC4BA" w14:textId="77777777" w:rsidR="004A7D63" w:rsidRPr="00470FB8" w:rsidRDefault="004A7D63" w:rsidP="005E5229">
            <w:pPr>
              <w:spacing w:line="312" w:lineRule="auto"/>
              <w:rPr>
                <w:rFonts w:cs="Times New Roman"/>
                <w:szCs w:val="26"/>
                <w:u w:val="single"/>
              </w:rPr>
            </w:pPr>
          </w:p>
        </w:tc>
        <w:tc>
          <w:tcPr>
            <w:tcW w:w="2802" w:type="dxa"/>
          </w:tcPr>
          <w:p w14:paraId="110E08B0" w14:textId="77777777" w:rsidR="004A7D63" w:rsidRDefault="004A7D63" w:rsidP="00E80D4E">
            <w:pPr>
              <w:spacing w:line="312" w:lineRule="auto"/>
              <w:ind w:firstLine="0"/>
              <w:rPr>
                <w:rFonts w:cs="Times New Roman"/>
                <w:szCs w:val="26"/>
              </w:rPr>
            </w:pPr>
            <w:r>
              <w:rPr>
                <w:rFonts w:cs="Times New Roman"/>
                <w:szCs w:val="26"/>
              </w:rPr>
              <w:t>Sửa đổi bảo lãnh</w:t>
            </w:r>
          </w:p>
          <w:p w14:paraId="626FF7BD" w14:textId="77777777" w:rsidR="004A7D63" w:rsidRPr="00470FB8" w:rsidRDefault="004A7D63" w:rsidP="00E80D4E">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w:t>
            </w:r>
            <w:r>
              <w:rPr>
                <w:rFonts w:cs="Times New Roman"/>
                <w:i/>
                <w:color w:val="FF0000"/>
                <w:szCs w:val="26"/>
              </w:rPr>
              <w:t>Chỉnh sửa bảo lãnh trong nước (BG-Local</w:t>
            </w:r>
            <w:r w:rsidRPr="00550A24">
              <w:rPr>
                <w:rFonts w:cs="Times New Roman"/>
                <w:i/>
                <w:color w:val="FF0000"/>
                <w:szCs w:val="26"/>
              </w:rPr>
              <w:t>)</w:t>
            </w:r>
            <w:r>
              <w:rPr>
                <w:rFonts w:cs="Times New Roman"/>
                <w:i/>
                <w:color w:val="FF0000"/>
                <w:szCs w:val="26"/>
              </w:rPr>
              <w:t>)</w:t>
            </w:r>
          </w:p>
        </w:tc>
        <w:tc>
          <w:tcPr>
            <w:tcW w:w="4958" w:type="dxa"/>
          </w:tcPr>
          <w:p w14:paraId="7C800983" w14:textId="77777777" w:rsidR="004A7D63" w:rsidRPr="00470FB8" w:rsidRDefault="004A7D63" w:rsidP="00E80D4E">
            <w:pPr>
              <w:spacing w:line="312" w:lineRule="auto"/>
              <w:ind w:firstLine="0"/>
              <w:rPr>
                <w:rFonts w:cs="Times New Roman"/>
                <w:szCs w:val="26"/>
              </w:rPr>
            </w:pPr>
            <w:r w:rsidRPr="00470FB8">
              <w:rPr>
                <w:rFonts w:cs="Times New Roman"/>
                <w:szCs w:val="26"/>
              </w:rPr>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Pr>
                <w:rFonts w:cs="Times New Roman"/>
                <w:szCs w:val="26"/>
              </w:rPr>
              <w:t xml:space="preserve">giao dịch </w:t>
            </w:r>
            <w:r w:rsidRPr="00B44918">
              <w:rPr>
                <w:rFonts w:cs="Times New Roman"/>
                <w:b/>
                <w:szCs w:val="26"/>
              </w:rPr>
              <w:t>sửa đổi</w:t>
            </w:r>
            <w:r>
              <w:rPr>
                <w:rFonts w:cs="Times New Roman"/>
                <w:szCs w:val="26"/>
              </w:rPr>
              <w:t xml:space="preserve"> Bảo lãnh trong nước </w:t>
            </w:r>
          </w:p>
        </w:tc>
      </w:tr>
      <w:tr w:rsidR="004A7D63" w:rsidRPr="00470FB8" w14:paraId="4C21EE07" w14:textId="77777777" w:rsidTr="005E5229">
        <w:tc>
          <w:tcPr>
            <w:tcW w:w="1838" w:type="dxa"/>
            <w:vMerge/>
          </w:tcPr>
          <w:p w14:paraId="4D8A9ABC" w14:textId="77777777" w:rsidR="004A7D63" w:rsidRPr="00470FB8" w:rsidRDefault="004A7D63" w:rsidP="005E5229">
            <w:pPr>
              <w:spacing w:line="312" w:lineRule="auto"/>
              <w:rPr>
                <w:rFonts w:cs="Times New Roman"/>
                <w:szCs w:val="26"/>
                <w:u w:val="single"/>
              </w:rPr>
            </w:pPr>
            <w:commentRangeStart w:id="477"/>
          </w:p>
        </w:tc>
        <w:tc>
          <w:tcPr>
            <w:tcW w:w="2802" w:type="dxa"/>
          </w:tcPr>
          <w:p w14:paraId="595EFD28" w14:textId="77777777" w:rsidR="004A7D63" w:rsidRDefault="004A7D63" w:rsidP="00E80D4E">
            <w:pPr>
              <w:spacing w:line="312" w:lineRule="auto"/>
              <w:ind w:firstLine="0"/>
              <w:rPr>
                <w:rFonts w:cs="Times New Roman"/>
                <w:szCs w:val="26"/>
              </w:rPr>
            </w:pPr>
            <w:commentRangeStart w:id="478"/>
            <w:r w:rsidRPr="00FA013C">
              <w:rPr>
                <w:rFonts w:cs="Times New Roman"/>
                <w:szCs w:val="26"/>
              </w:rPr>
              <w:t>Đăng ký BCT đòi tiền</w:t>
            </w:r>
          </w:p>
        </w:tc>
        <w:tc>
          <w:tcPr>
            <w:tcW w:w="4958" w:type="dxa"/>
          </w:tcPr>
          <w:p w14:paraId="2C22BFB9" w14:textId="77777777" w:rsidR="004A7D63" w:rsidRPr="00F77A86" w:rsidRDefault="004A7D63" w:rsidP="00E80D4E">
            <w:pPr>
              <w:spacing w:line="312" w:lineRule="auto"/>
              <w:ind w:firstLine="0"/>
              <w:rPr>
                <w:rFonts w:cs="Times New Roman"/>
                <w:szCs w:val="26"/>
              </w:rPr>
            </w:pPr>
            <w:r w:rsidRPr="00470FB8">
              <w:rPr>
                <w:rFonts w:cs="Times New Roman"/>
                <w:szCs w:val="26"/>
              </w:rPr>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Pr>
                <w:rFonts w:cs="Times New Roman"/>
                <w:szCs w:val="26"/>
              </w:rPr>
              <w:t xml:space="preserve">giao dịch </w:t>
            </w:r>
            <w:r>
              <w:rPr>
                <w:rFonts w:cs="Times New Roman"/>
                <w:b/>
                <w:szCs w:val="26"/>
              </w:rPr>
              <w:t>đăng ký bộ chứng từ đòi tiền theo</w:t>
            </w:r>
            <w:r>
              <w:rPr>
                <w:rFonts w:cs="Times New Roman"/>
                <w:szCs w:val="26"/>
              </w:rPr>
              <w:t xml:space="preserve"> Bảo lãnh trong nước</w:t>
            </w:r>
            <w:commentRangeEnd w:id="478"/>
            <w:r>
              <w:rPr>
                <w:rStyle w:val="CommentReference"/>
              </w:rPr>
              <w:commentReference w:id="478"/>
            </w:r>
            <w:r w:rsidR="00770BE6">
              <w:rPr>
                <w:rStyle w:val="CommentReference"/>
              </w:rPr>
              <w:commentReference w:id="477"/>
            </w:r>
          </w:p>
        </w:tc>
      </w:tr>
      <w:commentRangeEnd w:id="477"/>
      <w:tr w:rsidR="004A7D63" w:rsidRPr="00470FB8" w14:paraId="1452FE04" w14:textId="77777777" w:rsidTr="005E5229">
        <w:tc>
          <w:tcPr>
            <w:tcW w:w="1838" w:type="dxa"/>
            <w:vMerge/>
          </w:tcPr>
          <w:p w14:paraId="4CB569DE" w14:textId="77777777" w:rsidR="004A7D63" w:rsidRPr="00470FB8" w:rsidRDefault="004A7D63" w:rsidP="005E5229">
            <w:pPr>
              <w:spacing w:line="312" w:lineRule="auto"/>
              <w:rPr>
                <w:rFonts w:cs="Times New Roman"/>
                <w:szCs w:val="26"/>
                <w:u w:val="single"/>
              </w:rPr>
            </w:pPr>
          </w:p>
        </w:tc>
        <w:tc>
          <w:tcPr>
            <w:tcW w:w="2802" w:type="dxa"/>
          </w:tcPr>
          <w:p w14:paraId="66AB55FE" w14:textId="77777777" w:rsidR="004A7D63" w:rsidRDefault="004A7D63" w:rsidP="00E80D4E">
            <w:pPr>
              <w:spacing w:line="312" w:lineRule="auto"/>
              <w:ind w:firstLine="0"/>
              <w:rPr>
                <w:rFonts w:cs="Times New Roman"/>
                <w:szCs w:val="26"/>
              </w:rPr>
            </w:pPr>
            <w:r w:rsidRPr="00FA013C">
              <w:rPr>
                <w:rFonts w:cs="Times New Roman"/>
                <w:szCs w:val="26"/>
              </w:rPr>
              <w:t>Sửa đổi BCT đòi tiền</w:t>
            </w:r>
          </w:p>
        </w:tc>
        <w:tc>
          <w:tcPr>
            <w:tcW w:w="4958" w:type="dxa"/>
          </w:tcPr>
          <w:p w14:paraId="560EE423" w14:textId="77777777" w:rsidR="004A7D63" w:rsidRPr="00F77A86" w:rsidRDefault="004A7D63" w:rsidP="00E80D4E">
            <w:pPr>
              <w:spacing w:line="312" w:lineRule="auto"/>
              <w:ind w:firstLine="0"/>
              <w:rPr>
                <w:rFonts w:cs="Times New Roman"/>
                <w:szCs w:val="26"/>
              </w:rPr>
            </w:pPr>
            <w:r w:rsidRPr="00470FB8">
              <w:rPr>
                <w:rFonts w:cs="Times New Roman"/>
                <w:szCs w:val="26"/>
              </w:rPr>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Pr>
                <w:rFonts w:cs="Times New Roman"/>
                <w:szCs w:val="26"/>
              </w:rPr>
              <w:t xml:space="preserve">giao dịch </w:t>
            </w:r>
            <w:r>
              <w:rPr>
                <w:rFonts w:cs="Times New Roman"/>
                <w:b/>
                <w:szCs w:val="26"/>
              </w:rPr>
              <w:t>sửa đổi bộ chứng từ đòi tiền theo</w:t>
            </w:r>
            <w:r>
              <w:rPr>
                <w:rFonts w:cs="Times New Roman"/>
                <w:szCs w:val="26"/>
              </w:rPr>
              <w:t xml:space="preserve"> Bảo lãnh trong nước</w:t>
            </w:r>
          </w:p>
        </w:tc>
      </w:tr>
      <w:tr w:rsidR="004A7D63" w:rsidRPr="00470FB8" w14:paraId="4F7021AA" w14:textId="77777777" w:rsidTr="005E5229">
        <w:tc>
          <w:tcPr>
            <w:tcW w:w="1838" w:type="dxa"/>
            <w:vMerge/>
          </w:tcPr>
          <w:p w14:paraId="4EE79720" w14:textId="77777777" w:rsidR="004A7D63" w:rsidRPr="00470FB8" w:rsidRDefault="004A7D63" w:rsidP="005E5229">
            <w:pPr>
              <w:spacing w:line="312" w:lineRule="auto"/>
              <w:rPr>
                <w:rFonts w:cs="Times New Roman"/>
                <w:szCs w:val="26"/>
                <w:u w:val="single"/>
              </w:rPr>
            </w:pPr>
          </w:p>
        </w:tc>
        <w:tc>
          <w:tcPr>
            <w:tcW w:w="2802" w:type="dxa"/>
          </w:tcPr>
          <w:p w14:paraId="259D7EE4" w14:textId="77777777" w:rsidR="004A7D63" w:rsidRDefault="004A7D63" w:rsidP="00E80D4E">
            <w:pPr>
              <w:spacing w:line="312" w:lineRule="auto"/>
              <w:ind w:firstLine="0"/>
              <w:rPr>
                <w:rFonts w:cs="Times New Roman"/>
                <w:szCs w:val="26"/>
                <w:lang w:val="en-GB"/>
              </w:rPr>
            </w:pPr>
            <w:r w:rsidRPr="00FA013C">
              <w:rPr>
                <w:rFonts w:cs="Times New Roman"/>
                <w:szCs w:val="26"/>
                <w:lang w:val="en-GB"/>
              </w:rPr>
              <w:t>Thanh toán</w:t>
            </w:r>
            <w:r>
              <w:rPr>
                <w:rFonts w:cs="Times New Roman"/>
                <w:szCs w:val="26"/>
                <w:lang w:val="en-GB"/>
              </w:rPr>
              <w:t>/Đóng</w:t>
            </w:r>
            <w:r w:rsidRPr="00FA013C">
              <w:rPr>
                <w:rFonts w:cs="Times New Roman"/>
                <w:szCs w:val="26"/>
                <w:lang w:val="en-GB"/>
              </w:rPr>
              <w:t xml:space="preserve"> BCT đòi tiền</w:t>
            </w:r>
          </w:p>
          <w:p w14:paraId="2619C99F" w14:textId="77777777" w:rsidR="004A7D63" w:rsidRDefault="004A7D63" w:rsidP="00E80D4E">
            <w:pPr>
              <w:spacing w:line="312" w:lineRule="auto"/>
              <w:ind w:firstLine="0"/>
              <w:rPr>
                <w:rFonts w:cs="Times New Roman"/>
                <w:szCs w:val="26"/>
              </w:rPr>
            </w:pPr>
            <w:r w:rsidRPr="00550A24">
              <w:rPr>
                <w:rFonts w:cs="Times New Roman"/>
                <w:i/>
                <w:color w:val="FF0000"/>
                <w:szCs w:val="26"/>
              </w:rPr>
              <w:lastRenderedPageBreak/>
              <w:t>(tên cũ</w:t>
            </w:r>
            <w:r>
              <w:rPr>
                <w:rFonts w:cs="Times New Roman"/>
                <w:i/>
                <w:color w:val="FF0000"/>
                <w:szCs w:val="26"/>
              </w:rPr>
              <w:t>:</w:t>
            </w:r>
            <w:r w:rsidRPr="00550A24">
              <w:rPr>
                <w:rFonts w:cs="Times New Roman"/>
                <w:i/>
                <w:color w:val="FF0000"/>
                <w:szCs w:val="26"/>
              </w:rPr>
              <w:t xml:space="preserve"> </w:t>
            </w:r>
            <w:r>
              <w:rPr>
                <w:rFonts w:cs="Times New Roman"/>
                <w:i/>
                <w:color w:val="FF0000"/>
                <w:szCs w:val="26"/>
              </w:rPr>
              <w:t>Xử lý khiếu nại đòi tiền)</w:t>
            </w:r>
          </w:p>
        </w:tc>
        <w:tc>
          <w:tcPr>
            <w:tcW w:w="4958" w:type="dxa"/>
          </w:tcPr>
          <w:p w14:paraId="4658959A" w14:textId="77777777" w:rsidR="004A7D63" w:rsidRPr="00F77A86" w:rsidRDefault="004A7D63" w:rsidP="00E80D4E">
            <w:pPr>
              <w:spacing w:line="312" w:lineRule="auto"/>
              <w:ind w:firstLine="0"/>
              <w:rPr>
                <w:rFonts w:cs="Times New Roman"/>
                <w:szCs w:val="26"/>
              </w:rPr>
            </w:pPr>
            <w:r w:rsidRPr="00470FB8">
              <w:rPr>
                <w:rFonts w:cs="Times New Roman"/>
                <w:szCs w:val="26"/>
              </w:rPr>
              <w:lastRenderedPageBreak/>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Pr>
                <w:rFonts w:cs="Times New Roman"/>
                <w:szCs w:val="26"/>
              </w:rPr>
              <w:t xml:space="preserve">giao dịch </w:t>
            </w:r>
            <w:r>
              <w:rPr>
                <w:rFonts w:cs="Times New Roman"/>
                <w:b/>
                <w:szCs w:val="26"/>
              </w:rPr>
              <w:t xml:space="preserve">thanh toán/đóng bộ chứng từ đòi </w:t>
            </w:r>
            <w:r>
              <w:rPr>
                <w:rFonts w:cs="Times New Roman"/>
                <w:b/>
                <w:szCs w:val="26"/>
              </w:rPr>
              <w:lastRenderedPageBreak/>
              <w:t>tiền theo</w:t>
            </w:r>
            <w:r>
              <w:rPr>
                <w:rFonts w:cs="Times New Roman"/>
                <w:szCs w:val="26"/>
              </w:rPr>
              <w:t xml:space="preserve"> Bảo lãnh trong nước</w:t>
            </w:r>
          </w:p>
        </w:tc>
      </w:tr>
      <w:tr w:rsidR="004A7D63" w:rsidRPr="00470FB8" w14:paraId="0D3D1D83" w14:textId="77777777" w:rsidTr="005E5229">
        <w:tc>
          <w:tcPr>
            <w:tcW w:w="1838" w:type="dxa"/>
            <w:vMerge/>
          </w:tcPr>
          <w:p w14:paraId="1BC8661B" w14:textId="77777777" w:rsidR="004A7D63" w:rsidRPr="00470FB8" w:rsidRDefault="004A7D63" w:rsidP="005E5229">
            <w:pPr>
              <w:spacing w:line="312" w:lineRule="auto"/>
              <w:rPr>
                <w:rFonts w:cs="Times New Roman"/>
                <w:szCs w:val="26"/>
                <w:u w:val="single"/>
              </w:rPr>
            </w:pPr>
          </w:p>
        </w:tc>
        <w:tc>
          <w:tcPr>
            <w:tcW w:w="2802" w:type="dxa"/>
          </w:tcPr>
          <w:p w14:paraId="7201CA22" w14:textId="77777777" w:rsidR="004A7D63" w:rsidRDefault="004A7D63" w:rsidP="00E80D4E">
            <w:pPr>
              <w:spacing w:line="312" w:lineRule="auto"/>
              <w:ind w:firstLine="0"/>
              <w:rPr>
                <w:rFonts w:cs="Times New Roman"/>
                <w:szCs w:val="26"/>
              </w:rPr>
            </w:pPr>
            <w:r>
              <w:rPr>
                <w:rFonts w:cs="Times New Roman"/>
                <w:szCs w:val="26"/>
              </w:rPr>
              <w:t>Đóng bảo lãnh</w:t>
            </w:r>
          </w:p>
          <w:p w14:paraId="49B4809F" w14:textId="77777777" w:rsidR="004A7D63" w:rsidRDefault="004A7D63" w:rsidP="00E80D4E">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w:t>
            </w:r>
            <w:r>
              <w:rPr>
                <w:rFonts w:cs="Times New Roman"/>
                <w:i/>
                <w:color w:val="FF0000"/>
                <w:szCs w:val="26"/>
              </w:rPr>
              <w:t>Đóng bảo lãnh trong nước (BG- Local</w:t>
            </w:r>
            <w:r w:rsidRPr="00550A24">
              <w:rPr>
                <w:rFonts w:cs="Times New Roman"/>
                <w:i/>
                <w:color w:val="FF0000"/>
                <w:szCs w:val="26"/>
              </w:rPr>
              <w:t>)</w:t>
            </w:r>
            <w:r>
              <w:rPr>
                <w:rFonts w:cs="Times New Roman"/>
                <w:i/>
                <w:color w:val="FF0000"/>
                <w:szCs w:val="26"/>
              </w:rPr>
              <w:t>)</w:t>
            </w:r>
          </w:p>
        </w:tc>
        <w:tc>
          <w:tcPr>
            <w:tcW w:w="4958" w:type="dxa"/>
          </w:tcPr>
          <w:p w14:paraId="2CB740C9" w14:textId="77777777" w:rsidR="004A7D63" w:rsidRPr="00F77A86" w:rsidRDefault="004A7D63" w:rsidP="00E80D4E">
            <w:pPr>
              <w:spacing w:line="312" w:lineRule="auto"/>
              <w:ind w:firstLine="0"/>
              <w:rPr>
                <w:rFonts w:cs="Times New Roman"/>
                <w:szCs w:val="26"/>
              </w:rPr>
            </w:pPr>
            <w:r w:rsidRPr="00470FB8">
              <w:rPr>
                <w:rFonts w:cs="Times New Roman"/>
                <w:szCs w:val="26"/>
              </w:rPr>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Pr>
                <w:rFonts w:cs="Times New Roman"/>
                <w:szCs w:val="26"/>
              </w:rPr>
              <w:t xml:space="preserve">giao dịch </w:t>
            </w:r>
            <w:r>
              <w:rPr>
                <w:rFonts w:cs="Times New Roman"/>
                <w:b/>
                <w:szCs w:val="26"/>
              </w:rPr>
              <w:t>đóng</w:t>
            </w:r>
            <w:r>
              <w:rPr>
                <w:rFonts w:cs="Times New Roman"/>
                <w:szCs w:val="26"/>
              </w:rPr>
              <w:t xml:space="preserve"> Bảo lãnh trong nước</w:t>
            </w:r>
          </w:p>
        </w:tc>
      </w:tr>
      <w:tr w:rsidR="004A7D63" w:rsidRPr="00470FB8" w14:paraId="5C88A3B2" w14:textId="77777777" w:rsidTr="005E5229">
        <w:tc>
          <w:tcPr>
            <w:tcW w:w="1838" w:type="dxa"/>
            <w:vMerge/>
          </w:tcPr>
          <w:p w14:paraId="7CA1F0CB" w14:textId="77777777" w:rsidR="004A7D63" w:rsidRPr="00470FB8" w:rsidRDefault="004A7D63" w:rsidP="005E5229">
            <w:pPr>
              <w:spacing w:line="312" w:lineRule="auto"/>
              <w:rPr>
                <w:rFonts w:cs="Times New Roman"/>
                <w:szCs w:val="26"/>
                <w:u w:val="single"/>
              </w:rPr>
            </w:pPr>
          </w:p>
        </w:tc>
        <w:tc>
          <w:tcPr>
            <w:tcW w:w="2802" w:type="dxa"/>
          </w:tcPr>
          <w:p w14:paraId="6B9FA384" w14:textId="77777777" w:rsidR="004A7D63" w:rsidRDefault="004A7D63" w:rsidP="00E80D4E">
            <w:pPr>
              <w:spacing w:line="312" w:lineRule="auto"/>
              <w:ind w:firstLine="0"/>
              <w:rPr>
                <w:rFonts w:cs="Times New Roman"/>
                <w:szCs w:val="26"/>
              </w:rPr>
            </w:pPr>
            <w:r>
              <w:rPr>
                <w:rFonts w:cs="Times New Roman"/>
                <w:szCs w:val="26"/>
              </w:rPr>
              <w:t>Kích hoạt bảo lãnh</w:t>
            </w:r>
          </w:p>
          <w:p w14:paraId="6650DDE3" w14:textId="77777777" w:rsidR="004A7D63" w:rsidRDefault="004A7D63" w:rsidP="00E80D4E">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w:t>
            </w:r>
            <w:r>
              <w:rPr>
                <w:rFonts w:cs="Times New Roman"/>
                <w:i/>
                <w:color w:val="FF0000"/>
                <w:szCs w:val="26"/>
              </w:rPr>
              <w:t>Kích hoạt bảo lãnh trong nước (BG- Local</w:t>
            </w:r>
            <w:r w:rsidRPr="00550A24">
              <w:rPr>
                <w:rFonts w:cs="Times New Roman"/>
                <w:i/>
                <w:color w:val="FF0000"/>
                <w:szCs w:val="26"/>
              </w:rPr>
              <w:t>)</w:t>
            </w:r>
            <w:r>
              <w:rPr>
                <w:rFonts w:cs="Times New Roman"/>
                <w:i/>
                <w:color w:val="FF0000"/>
                <w:szCs w:val="26"/>
              </w:rPr>
              <w:t>)</w:t>
            </w:r>
          </w:p>
        </w:tc>
        <w:tc>
          <w:tcPr>
            <w:tcW w:w="4958" w:type="dxa"/>
          </w:tcPr>
          <w:p w14:paraId="475D2CB3" w14:textId="77777777" w:rsidR="004A7D63" w:rsidRPr="00F77A86" w:rsidRDefault="004A7D63" w:rsidP="00E80D4E">
            <w:pPr>
              <w:spacing w:line="312" w:lineRule="auto"/>
              <w:ind w:firstLine="0"/>
              <w:rPr>
                <w:rFonts w:cs="Times New Roman"/>
                <w:szCs w:val="26"/>
              </w:rPr>
            </w:pPr>
            <w:r w:rsidRPr="00470FB8">
              <w:rPr>
                <w:rFonts w:cs="Times New Roman"/>
                <w:szCs w:val="26"/>
              </w:rPr>
              <w:t xml:space="preserve">Cho phép người dùng </w:t>
            </w:r>
            <w:r w:rsidRPr="00F77A86">
              <w:rPr>
                <w:rFonts w:cs="Times New Roman"/>
                <w:b/>
                <w:i/>
                <w:szCs w:val="26"/>
              </w:rPr>
              <w:t>khở</w:t>
            </w:r>
            <w:r>
              <w:rPr>
                <w:rFonts w:cs="Times New Roman"/>
                <w:b/>
                <w:i/>
                <w:szCs w:val="26"/>
              </w:rPr>
              <w:t>i tạo</w:t>
            </w:r>
            <w:r w:rsidRPr="00470FB8">
              <w:rPr>
                <w:rFonts w:cs="Times New Roman"/>
                <w:b/>
                <w:i/>
                <w:szCs w:val="26"/>
              </w:rPr>
              <w:t>, phê duyệt</w:t>
            </w:r>
            <w:r>
              <w:rPr>
                <w:rFonts w:cs="Times New Roman"/>
                <w:b/>
                <w:i/>
                <w:szCs w:val="26"/>
              </w:rPr>
              <w:t xml:space="preserve"> </w:t>
            </w:r>
            <w:r>
              <w:rPr>
                <w:rFonts w:cs="Times New Roman"/>
                <w:szCs w:val="26"/>
              </w:rPr>
              <w:t xml:space="preserve">giao dịch </w:t>
            </w:r>
            <w:r>
              <w:rPr>
                <w:rFonts w:cs="Times New Roman"/>
                <w:b/>
                <w:szCs w:val="26"/>
              </w:rPr>
              <w:t>kích hoạt lại</w:t>
            </w:r>
            <w:r>
              <w:rPr>
                <w:rFonts w:cs="Times New Roman"/>
                <w:szCs w:val="26"/>
              </w:rPr>
              <w:t xml:space="preserve"> Bảo lãnh trong nước đã đóng</w:t>
            </w:r>
          </w:p>
        </w:tc>
      </w:tr>
      <w:tr w:rsidR="004A7D63" w:rsidRPr="00470FB8" w14:paraId="06F4D5F1" w14:textId="77777777" w:rsidTr="005E5229">
        <w:trPr>
          <w:trHeight w:val="80"/>
        </w:trPr>
        <w:tc>
          <w:tcPr>
            <w:tcW w:w="1838" w:type="dxa"/>
            <w:vMerge/>
          </w:tcPr>
          <w:p w14:paraId="00FCC73F" w14:textId="77777777" w:rsidR="004A7D63" w:rsidRPr="00470FB8" w:rsidRDefault="004A7D63" w:rsidP="005E5229">
            <w:pPr>
              <w:spacing w:line="312" w:lineRule="auto"/>
              <w:rPr>
                <w:rFonts w:cs="Times New Roman"/>
                <w:szCs w:val="26"/>
                <w:u w:val="single"/>
              </w:rPr>
            </w:pPr>
          </w:p>
        </w:tc>
        <w:tc>
          <w:tcPr>
            <w:tcW w:w="2802" w:type="dxa"/>
          </w:tcPr>
          <w:p w14:paraId="7C747EB8" w14:textId="77777777" w:rsidR="004A7D63" w:rsidRDefault="004A7D63" w:rsidP="00E80D4E">
            <w:pPr>
              <w:spacing w:line="312" w:lineRule="auto"/>
              <w:ind w:firstLine="0"/>
              <w:rPr>
                <w:rFonts w:cs="Times New Roman"/>
                <w:szCs w:val="26"/>
                <w:lang w:val="en-GB"/>
              </w:rPr>
            </w:pPr>
            <w:r>
              <w:rPr>
                <w:rFonts w:cs="Times New Roman"/>
                <w:szCs w:val="26"/>
                <w:lang w:val="en-GB"/>
              </w:rPr>
              <w:t>Vấn tin bảo lãnh</w:t>
            </w:r>
          </w:p>
          <w:p w14:paraId="1C2E59F3" w14:textId="77777777" w:rsidR="004A7D63" w:rsidRPr="00470FB8" w:rsidRDefault="004A7D63" w:rsidP="00E80D4E">
            <w:pPr>
              <w:spacing w:line="312" w:lineRule="auto"/>
              <w:ind w:firstLine="0"/>
              <w:rPr>
                <w:rFonts w:cs="Times New Roman"/>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w:t>
            </w:r>
            <w:r>
              <w:rPr>
                <w:rFonts w:cs="Times New Roman"/>
                <w:i/>
                <w:color w:val="FF0000"/>
                <w:szCs w:val="26"/>
              </w:rPr>
              <w:t>Vấn tin lịch sử bảo lãnh trong nước (BG-Local</w:t>
            </w:r>
            <w:r w:rsidRPr="00550A24">
              <w:rPr>
                <w:rFonts w:cs="Times New Roman"/>
                <w:i/>
                <w:color w:val="FF0000"/>
                <w:szCs w:val="26"/>
              </w:rPr>
              <w:t>)</w:t>
            </w:r>
            <w:r>
              <w:rPr>
                <w:rFonts w:cs="Times New Roman"/>
                <w:i/>
                <w:color w:val="FF0000"/>
                <w:szCs w:val="26"/>
              </w:rPr>
              <w:t>)</w:t>
            </w:r>
          </w:p>
        </w:tc>
        <w:tc>
          <w:tcPr>
            <w:tcW w:w="4958" w:type="dxa"/>
          </w:tcPr>
          <w:p w14:paraId="393D7D18" w14:textId="77777777" w:rsidR="004A7D63" w:rsidRPr="00470FB8" w:rsidRDefault="004A7D63" w:rsidP="00E80D4E">
            <w:pPr>
              <w:spacing w:line="312" w:lineRule="auto"/>
              <w:ind w:firstLine="0"/>
              <w:rPr>
                <w:rFonts w:cs="Times New Roman"/>
                <w:szCs w:val="26"/>
              </w:rPr>
            </w:pPr>
            <w:r w:rsidRPr="00B44918">
              <w:rPr>
                <w:rFonts w:cs="Times New Roman"/>
                <w:szCs w:val="26"/>
              </w:rPr>
              <w:t xml:space="preserve">Cho phép người dùng vấn tin </w:t>
            </w:r>
            <w:r w:rsidRPr="00B44918">
              <w:rPr>
                <w:rFonts w:cs="Times New Roman"/>
                <w:b/>
                <w:i/>
                <w:szCs w:val="26"/>
              </w:rPr>
              <w:t>thông tin và trạng thái cuối cùng</w:t>
            </w:r>
            <w:r w:rsidRPr="00B44918">
              <w:rPr>
                <w:rFonts w:cs="Times New Roman"/>
                <w:szCs w:val="26"/>
              </w:rPr>
              <w:t xml:space="preserve"> của giao dịch </w:t>
            </w:r>
            <w:r>
              <w:rPr>
                <w:rFonts w:cs="Times New Roman"/>
                <w:szCs w:val="26"/>
              </w:rPr>
              <w:t>Bảo lãnh trong nước</w:t>
            </w:r>
            <w:r w:rsidRPr="00B44918">
              <w:rPr>
                <w:rFonts w:cs="Times New Roman"/>
                <w:szCs w:val="26"/>
              </w:rPr>
              <w:t xml:space="preserve"> cũng như lịch sử từng sự kiện.</w:t>
            </w:r>
          </w:p>
        </w:tc>
      </w:tr>
    </w:tbl>
    <w:p w14:paraId="66727072" w14:textId="3C48ACD5" w:rsidR="004A7D63" w:rsidRPr="00571988" w:rsidRDefault="00417364" w:rsidP="004A7D63">
      <w:pPr>
        <w:pStyle w:val="Heading3"/>
      </w:pPr>
      <w:r>
        <w:t xml:space="preserve">Chức năng </w:t>
      </w:r>
      <w:r w:rsidR="004A7D63" w:rsidRPr="00571988">
        <w:t xml:space="preserve">Phát hành </w:t>
      </w:r>
      <w:r w:rsidR="004A7D63">
        <w:t>bảo lãnh</w:t>
      </w:r>
    </w:p>
    <w:p w14:paraId="4F50AFF6" w14:textId="77777777" w:rsidR="004A7D63" w:rsidRPr="00571988" w:rsidRDefault="004A7D63" w:rsidP="004A7D63">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657B5572"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Tạo mới </w:t>
      </w:r>
      <w:r>
        <w:rPr>
          <w:rFonts w:cs="Times New Roman"/>
          <w:szCs w:val="26"/>
        </w:rPr>
        <w:t>giao dịch phát hành B</w:t>
      </w:r>
      <w:r w:rsidRPr="00571988">
        <w:rPr>
          <w:rFonts w:cs="Times New Roman"/>
          <w:szCs w:val="26"/>
        </w:rPr>
        <w:t>ảo lãnh trong nước.</w:t>
      </w:r>
    </w:p>
    <w:p w14:paraId="4789D187"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Chỉnh sửa khi </w:t>
      </w:r>
      <w:r>
        <w:rPr>
          <w:rFonts w:cs="Times New Roman"/>
          <w:szCs w:val="26"/>
        </w:rPr>
        <w:t>giao dịch phát hành</w:t>
      </w:r>
      <w:r w:rsidRPr="00571988">
        <w:rPr>
          <w:rFonts w:cs="Times New Roman"/>
          <w:szCs w:val="26"/>
        </w:rPr>
        <w:t xml:space="preserve"> </w:t>
      </w:r>
      <w:r>
        <w:rPr>
          <w:rFonts w:cs="Times New Roman"/>
          <w:szCs w:val="26"/>
        </w:rPr>
        <w:t>B</w:t>
      </w:r>
      <w:r w:rsidRPr="00571988">
        <w:rPr>
          <w:rFonts w:cs="Times New Roman"/>
          <w:szCs w:val="26"/>
        </w:rPr>
        <w:t xml:space="preserve">ảo lãnh trong nước chưa </w:t>
      </w:r>
      <w:r>
        <w:rPr>
          <w:rFonts w:cs="Times New Roman"/>
          <w:szCs w:val="26"/>
        </w:rPr>
        <w:t xml:space="preserve">được </w:t>
      </w:r>
      <w:r w:rsidRPr="00571988">
        <w:rPr>
          <w:rFonts w:cs="Times New Roman"/>
          <w:szCs w:val="26"/>
        </w:rPr>
        <w:t>phê duyệ</w:t>
      </w:r>
      <w:r>
        <w:rPr>
          <w:rFonts w:cs="Times New Roman"/>
          <w:szCs w:val="26"/>
        </w:rPr>
        <w:t>t</w:t>
      </w:r>
      <w:r w:rsidRPr="00571988">
        <w:rPr>
          <w:rFonts w:cs="Times New Roman"/>
          <w:szCs w:val="26"/>
        </w:rPr>
        <w:t xml:space="preserve"> </w:t>
      </w:r>
    </w:p>
    <w:p w14:paraId="0D37FD17"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phát hành </w:t>
      </w:r>
      <w:r>
        <w:rPr>
          <w:rFonts w:cs="Times New Roman"/>
          <w:szCs w:val="26"/>
        </w:rPr>
        <w:t>B</w:t>
      </w:r>
      <w:r w:rsidRPr="00571988">
        <w:rPr>
          <w:rFonts w:cs="Times New Roman"/>
          <w:szCs w:val="26"/>
        </w:rPr>
        <w:t>ảo lãnh trong nước</w:t>
      </w:r>
    </w:p>
    <w:p w14:paraId="16281EE1" w14:textId="449EDAF9" w:rsidR="00417364" w:rsidRDefault="00417364" w:rsidP="00417364">
      <w:pPr>
        <w:pStyle w:val="Heading6"/>
        <w:numPr>
          <w:ilvl w:val="0"/>
          <w:numId w:val="0"/>
        </w:numPr>
        <w:ind w:left="1701" w:hanging="1275"/>
      </w:pPr>
      <w:r>
        <w:t>Tìm kiếm giao dịch</w:t>
      </w:r>
    </w:p>
    <w:p w14:paraId="50356851"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Trong trường hợp tạo mới </w:t>
      </w:r>
      <w:r>
        <w:rPr>
          <w:rFonts w:cs="Times New Roman"/>
          <w:szCs w:val="26"/>
        </w:rPr>
        <w:t>giao dịch phát hành</w:t>
      </w:r>
      <w:r w:rsidRPr="00571988">
        <w:rPr>
          <w:rFonts w:cs="Times New Roman"/>
          <w:szCs w:val="26"/>
        </w:rPr>
        <w:t xml:space="preserve">, người dùng </w:t>
      </w:r>
      <w:r>
        <w:rPr>
          <w:rFonts w:cs="Times New Roman"/>
          <w:szCs w:val="26"/>
        </w:rPr>
        <w:t xml:space="preserve">vào chức năng rồi </w:t>
      </w:r>
      <w:r w:rsidRPr="00571988">
        <w:rPr>
          <w:rFonts w:cs="Times New Roman"/>
          <w:szCs w:val="26"/>
        </w:rPr>
        <w:t xml:space="preserve">bấm nút </w:t>
      </w:r>
      <w:r>
        <w:rPr>
          <w:rFonts w:cs="Times New Roman"/>
          <w:b/>
          <w:szCs w:val="26"/>
        </w:rPr>
        <w:t>Nhập</w:t>
      </w:r>
      <w:r w:rsidRPr="00571988">
        <w:rPr>
          <w:rFonts w:cs="Times New Roman"/>
          <w:b/>
          <w:szCs w:val="26"/>
        </w:rPr>
        <w:t xml:space="preserve"> mới</w:t>
      </w:r>
      <w:r w:rsidRPr="00571988">
        <w:rPr>
          <w:rFonts w:cs="Times New Roman"/>
          <w:szCs w:val="26"/>
        </w:rPr>
        <w:t>. Hệ thống sẽ cho người dùng nhập thông tin.</w:t>
      </w:r>
    </w:p>
    <w:p w14:paraId="2BEFC80A"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Trong trường hợp tìm kiếm </w:t>
      </w:r>
      <w:r>
        <w:rPr>
          <w:rFonts w:cs="Times New Roman"/>
          <w:szCs w:val="26"/>
        </w:rPr>
        <w:t>giao dịch</w:t>
      </w:r>
      <w:r w:rsidRPr="00571988">
        <w:rPr>
          <w:rFonts w:cs="Times New Roman"/>
          <w:szCs w:val="26"/>
        </w:rPr>
        <w:t xml:space="preserve"> để chỉnh sửa/phê duyệt, hệ thống cho phép tìm kiếm theo các tiêu chí sau đây</w:t>
      </w:r>
    </w:p>
    <w:tbl>
      <w:tblPr>
        <w:tblStyle w:val="TableGrid"/>
        <w:tblW w:w="9468" w:type="dxa"/>
        <w:tblLook w:val="04A0" w:firstRow="1" w:lastRow="0" w:firstColumn="1" w:lastColumn="0" w:noHBand="0" w:noVBand="1"/>
      </w:tblPr>
      <w:tblGrid>
        <w:gridCol w:w="3510"/>
        <w:gridCol w:w="5958"/>
      </w:tblGrid>
      <w:tr w:rsidR="00417364" w:rsidRPr="00B23242" w14:paraId="65B214B6" w14:textId="77777777" w:rsidTr="0074166A">
        <w:tc>
          <w:tcPr>
            <w:tcW w:w="3510" w:type="dxa"/>
          </w:tcPr>
          <w:p w14:paraId="6C386AEE" w14:textId="77777777" w:rsidR="00417364" w:rsidRPr="00B23242" w:rsidRDefault="00417364" w:rsidP="00C637B0">
            <w:pPr>
              <w:spacing w:line="312" w:lineRule="auto"/>
              <w:ind w:firstLine="0"/>
              <w:jc w:val="center"/>
              <w:rPr>
                <w:b/>
              </w:rPr>
            </w:pPr>
            <w:r w:rsidRPr="00B23242">
              <w:rPr>
                <w:b/>
              </w:rPr>
              <w:t>Tiêu chí</w:t>
            </w:r>
          </w:p>
        </w:tc>
        <w:tc>
          <w:tcPr>
            <w:tcW w:w="5958" w:type="dxa"/>
          </w:tcPr>
          <w:p w14:paraId="4B6B1283" w14:textId="77777777" w:rsidR="00417364" w:rsidRPr="00B23242" w:rsidRDefault="00417364" w:rsidP="00C637B0">
            <w:pPr>
              <w:spacing w:line="312" w:lineRule="auto"/>
              <w:ind w:firstLine="0"/>
              <w:jc w:val="center"/>
              <w:rPr>
                <w:b/>
              </w:rPr>
            </w:pPr>
            <w:r w:rsidRPr="00B23242">
              <w:rPr>
                <w:b/>
              </w:rPr>
              <w:t>Mô tả</w:t>
            </w:r>
          </w:p>
        </w:tc>
      </w:tr>
      <w:tr w:rsidR="00417364" w14:paraId="7DAF7EA4" w14:textId="77777777" w:rsidTr="0074166A">
        <w:tc>
          <w:tcPr>
            <w:tcW w:w="3510" w:type="dxa"/>
          </w:tcPr>
          <w:p w14:paraId="7BD1843F" w14:textId="77777777" w:rsidR="00417364" w:rsidRDefault="00417364" w:rsidP="00C637B0">
            <w:pPr>
              <w:spacing w:line="312" w:lineRule="auto"/>
              <w:ind w:firstLine="0"/>
              <w:jc w:val="both"/>
            </w:pPr>
            <w:r>
              <w:t>Trạng thái</w:t>
            </w:r>
          </w:p>
        </w:tc>
        <w:tc>
          <w:tcPr>
            <w:tcW w:w="5958" w:type="dxa"/>
          </w:tcPr>
          <w:p w14:paraId="2FCB67F0" w14:textId="4C471DF4" w:rsidR="00417364" w:rsidRPr="00B23242" w:rsidRDefault="00417364" w:rsidP="00724F94">
            <w:pPr>
              <w:pStyle w:val="ListParagraph"/>
              <w:numPr>
                <w:ilvl w:val="0"/>
                <w:numId w:val="8"/>
              </w:numPr>
              <w:spacing w:line="312" w:lineRule="auto"/>
              <w:ind w:left="450"/>
              <w:jc w:val="both"/>
            </w:pPr>
            <w:r>
              <w:t xml:space="preserve">Các lựa chọn: Lưu, Từ chối phê duyệt </w:t>
            </w:r>
            <w:r w:rsidRPr="00B23242">
              <w:rPr>
                <w:i/>
              </w:rPr>
              <w:t xml:space="preserve">(đối với màn hình </w:t>
            </w:r>
            <w:r>
              <w:rPr>
                <w:i/>
              </w:rPr>
              <w:t>TTV</w:t>
            </w:r>
            <w:r w:rsidRPr="00B23242">
              <w:rPr>
                <w:i/>
              </w:rPr>
              <w:t>)</w:t>
            </w:r>
          </w:p>
          <w:p w14:paraId="43C87EA6" w14:textId="68148D3D" w:rsidR="00417364" w:rsidRDefault="00417364" w:rsidP="00724F94">
            <w:pPr>
              <w:pStyle w:val="ListParagraph"/>
              <w:numPr>
                <w:ilvl w:val="0"/>
                <w:numId w:val="8"/>
              </w:numPr>
              <w:spacing w:line="312" w:lineRule="auto"/>
              <w:ind w:left="450"/>
              <w:jc w:val="both"/>
            </w:pPr>
            <w:r>
              <w:t xml:space="preserve">Các lựa chọn: Chờ phê duyệt </w:t>
            </w:r>
            <w:r w:rsidRPr="0074166A">
              <w:rPr>
                <w:i/>
              </w:rPr>
              <w:t>(đối với màn hình KSV)</w:t>
            </w:r>
          </w:p>
        </w:tc>
      </w:tr>
      <w:tr w:rsidR="00417364" w14:paraId="7F462001" w14:textId="77777777" w:rsidTr="0074166A">
        <w:tc>
          <w:tcPr>
            <w:tcW w:w="3510" w:type="dxa"/>
          </w:tcPr>
          <w:p w14:paraId="509A5FB3" w14:textId="18D8550F" w:rsidR="00417364" w:rsidRDefault="00417364" w:rsidP="00C637B0">
            <w:pPr>
              <w:spacing w:line="312" w:lineRule="auto"/>
              <w:ind w:firstLine="0"/>
              <w:jc w:val="both"/>
            </w:pPr>
            <w:r>
              <w:t>Số Bảo lãnh</w:t>
            </w:r>
          </w:p>
        </w:tc>
        <w:tc>
          <w:tcPr>
            <w:tcW w:w="5958" w:type="dxa"/>
          </w:tcPr>
          <w:p w14:paraId="4D563543" w14:textId="77777777" w:rsidR="00417364" w:rsidRDefault="00417364" w:rsidP="00C637B0">
            <w:pPr>
              <w:spacing w:line="312" w:lineRule="auto"/>
              <w:ind w:firstLine="0"/>
              <w:jc w:val="both"/>
            </w:pPr>
          </w:p>
        </w:tc>
      </w:tr>
      <w:tr w:rsidR="00417364" w14:paraId="08F32762" w14:textId="77777777" w:rsidTr="0074166A">
        <w:tc>
          <w:tcPr>
            <w:tcW w:w="3510" w:type="dxa"/>
          </w:tcPr>
          <w:p w14:paraId="4046D04E" w14:textId="4D59636C" w:rsidR="00417364" w:rsidRDefault="00417364" w:rsidP="00C637B0">
            <w:pPr>
              <w:spacing w:line="312" w:lineRule="auto"/>
              <w:ind w:firstLine="0"/>
              <w:jc w:val="both"/>
            </w:pPr>
            <w:r>
              <w:t>Số tham chiếu liên quan</w:t>
            </w:r>
          </w:p>
        </w:tc>
        <w:tc>
          <w:tcPr>
            <w:tcW w:w="5958" w:type="dxa"/>
          </w:tcPr>
          <w:p w14:paraId="77B2299B" w14:textId="77777777" w:rsidR="00417364" w:rsidRDefault="00417364" w:rsidP="00C637B0">
            <w:pPr>
              <w:spacing w:line="312" w:lineRule="auto"/>
              <w:ind w:firstLine="0"/>
              <w:jc w:val="both"/>
            </w:pPr>
          </w:p>
        </w:tc>
      </w:tr>
      <w:tr w:rsidR="00417364" w14:paraId="5A5BBC7A" w14:textId="77777777" w:rsidTr="0074166A">
        <w:tc>
          <w:tcPr>
            <w:tcW w:w="3510" w:type="dxa"/>
          </w:tcPr>
          <w:p w14:paraId="725CD321" w14:textId="77777777" w:rsidR="00417364" w:rsidRDefault="00417364" w:rsidP="00C637B0">
            <w:pPr>
              <w:spacing w:line="312" w:lineRule="auto"/>
              <w:ind w:firstLine="0"/>
              <w:jc w:val="both"/>
            </w:pPr>
            <w:r>
              <w:lastRenderedPageBreak/>
              <w:t>CIF khách hàng</w:t>
            </w:r>
          </w:p>
        </w:tc>
        <w:tc>
          <w:tcPr>
            <w:tcW w:w="5958" w:type="dxa"/>
          </w:tcPr>
          <w:p w14:paraId="6E1C9A63" w14:textId="3959112F" w:rsidR="00417364" w:rsidRDefault="00417364" w:rsidP="0074166A">
            <w:pPr>
              <w:spacing w:line="312" w:lineRule="auto"/>
              <w:ind w:firstLine="0"/>
              <w:jc w:val="both"/>
            </w:pPr>
            <w:r w:rsidRPr="0074166A">
              <w:rPr>
                <w:rFonts w:cs="Times New Roman"/>
                <w:szCs w:val="26"/>
              </w:rPr>
              <w:t>CIF Bên được BL</w:t>
            </w:r>
          </w:p>
        </w:tc>
      </w:tr>
      <w:tr w:rsidR="00417364" w14:paraId="399046B3" w14:textId="77777777" w:rsidTr="0074166A">
        <w:tc>
          <w:tcPr>
            <w:tcW w:w="3510" w:type="dxa"/>
          </w:tcPr>
          <w:p w14:paraId="0C5A7F8C" w14:textId="77777777" w:rsidR="00417364" w:rsidRDefault="00417364" w:rsidP="00C637B0">
            <w:pPr>
              <w:spacing w:line="312" w:lineRule="auto"/>
              <w:ind w:firstLine="0"/>
              <w:jc w:val="both"/>
            </w:pPr>
            <w:r>
              <w:t>Tên khách hàng</w:t>
            </w:r>
          </w:p>
        </w:tc>
        <w:tc>
          <w:tcPr>
            <w:tcW w:w="5958" w:type="dxa"/>
          </w:tcPr>
          <w:p w14:paraId="06DBCE91" w14:textId="502F0E11" w:rsidR="00417364" w:rsidRDefault="00417364" w:rsidP="0074166A">
            <w:pPr>
              <w:spacing w:line="312" w:lineRule="auto"/>
              <w:ind w:firstLine="0"/>
              <w:jc w:val="both"/>
            </w:pPr>
            <w:r w:rsidRPr="0074166A">
              <w:rPr>
                <w:rFonts w:cs="Times New Roman"/>
                <w:szCs w:val="26"/>
              </w:rPr>
              <w:t>Tên Bên được BL</w:t>
            </w:r>
          </w:p>
        </w:tc>
      </w:tr>
      <w:tr w:rsidR="00417364" w14:paraId="1B84AF55" w14:textId="77777777" w:rsidTr="0074166A">
        <w:tc>
          <w:tcPr>
            <w:tcW w:w="3510" w:type="dxa"/>
          </w:tcPr>
          <w:p w14:paraId="6EF51971" w14:textId="77777777" w:rsidR="00417364" w:rsidRDefault="00417364" w:rsidP="00C637B0">
            <w:pPr>
              <w:spacing w:line="312" w:lineRule="auto"/>
              <w:ind w:firstLine="0"/>
              <w:jc w:val="both"/>
            </w:pPr>
            <w:r>
              <w:t>Sự kiện</w:t>
            </w:r>
          </w:p>
        </w:tc>
        <w:tc>
          <w:tcPr>
            <w:tcW w:w="5958" w:type="dxa"/>
          </w:tcPr>
          <w:p w14:paraId="4BDDEAC7" w14:textId="77777777" w:rsidR="00417364" w:rsidRDefault="00417364" w:rsidP="0074166A">
            <w:pPr>
              <w:spacing w:line="312" w:lineRule="auto"/>
              <w:ind w:firstLine="0"/>
              <w:jc w:val="both"/>
            </w:pPr>
            <w:r>
              <w:t>Các lựa chọn: Tham chiếu Bảng diễn giải sự kiện bên dưới</w:t>
            </w:r>
          </w:p>
        </w:tc>
      </w:tr>
    </w:tbl>
    <w:p w14:paraId="447A0787"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 xml:space="preserve">Sau khi người dùng bấm nút </w:t>
      </w:r>
      <w:r w:rsidRPr="00571988">
        <w:rPr>
          <w:rFonts w:cs="Times New Roman"/>
          <w:b/>
          <w:szCs w:val="26"/>
        </w:rPr>
        <w:t>Tìm kiếm</w:t>
      </w:r>
      <w:r w:rsidRPr="00571988">
        <w:rPr>
          <w:rFonts w:cs="Times New Roman"/>
          <w:szCs w:val="26"/>
        </w:rPr>
        <w:t xml:space="preserve">, nếu có dữ liệu thoả mãn điều kiện tìm kiếm. Danh sách </w:t>
      </w:r>
      <w:r>
        <w:rPr>
          <w:rFonts w:cs="Times New Roman"/>
          <w:szCs w:val="26"/>
        </w:rPr>
        <w:t>giao dịch</w:t>
      </w:r>
      <w:r w:rsidRPr="00571988">
        <w:rPr>
          <w:rFonts w:cs="Times New Roman"/>
          <w:szCs w:val="26"/>
        </w:rPr>
        <w:t xml:space="preserve"> sẽ hiển thị gồm các cột thông tin sau:</w:t>
      </w:r>
    </w:p>
    <w:tbl>
      <w:tblPr>
        <w:tblStyle w:val="TableGrid"/>
        <w:tblW w:w="10098" w:type="dxa"/>
        <w:tblLayout w:type="fixed"/>
        <w:tblLook w:val="04A0" w:firstRow="1" w:lastRow="0" w:firstColumn="1" w:lastColumn="0" w:noHBand="0" w:noVBand="1"/>
      </w:tblPr>
      <w:tblGrid>
        <w:gridCol w:w="918"/>
        <w:gridCol w:w="835"/>
        <w:gridCol w:w="1092"/>
        <w:gridCol w:w="1094"/>
        <w:gridCol w:w="1119"/>
        <w:gridCol w:w="1080"/>
        <w:gridCol w:w="972"/>
        <w:gridCol w:w="918"/>
        <w:gridCol w:w="990"/>
        <w:gridCol w:w="1080"/>
      </w:tblGrid>
      <w:tr w:rsidR="004A7D63" w:rsidRPr="00C637B0" w14:paraId="3B5290AB" w14:textId="77777777" w:rsidTr="00C637B0">
        <w:tc>
          <w:tcPr>
            <w:tcW w:w="918" w:type="dxa"/>
          </w:tcPr>
          <w:p w14:paraId="187F964B"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Ngày GD</w:t>
            </w:r>
          </w:p>
        </w:tc>
        <w:tc>
          <w:tcPr>
            <w:tcW w:w="835" w:type="dxa"/>
          </w:tcPr>
          <w:p w14:paraId="71B58353"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Số BL</w:t>
            </w:r>
          </w:p>
        </w:tc>
        <w:tc>
          <w:tcPr>
            <w:tcW w:w="1092" w:type="dxa"/>
          </w:tcPr>
          <w:p w14:paraId="5B7BFD50"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Số Ref liên quan</w:t>
            </w:r>
          </w:p>
        </w:tc>
        <w:tc>
          <w:tcPr>
            <w:tcW w:w="1094" w:type="dxa"/>
          </w:tcPr>
          <w:p w14:paraId="3EB1D123"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CIF Bên được BL</w:t>
            </w:r>
          </w:p>
        </w:tc>
        <w:tc>
          <w:tcPr>
            <w:tcW w:w="1119" w:type="dxa"/>
          </w:tcPr>
          <w:p w14:paraId="46B0F4D8"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Tên Bên được BL</w:t>
            </w:r>
          </w:p>
        </w:tc>
        <w:tc>
          <w:tcPr>
            <w:tcW w:w="1080" w:type="dxa"/>
          </w:tcPr>
          <w:p w14:paraId="0DADE71A"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Tên Bên nhận BL</w:t>
            </w:r>
          </w:p>
        </w:tc>
        <w:tc>
          <w:tcPr>
            <w:tcW w:w="972" w:type="dxa"/>
          </w:tcPr>
          <w:p w14:paraId="638781BF"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Loại tiền BL</w:t>
            </w:r>
          </w:p>
        </w:tc>
        <w:tc>
          <w:tcPr>
            <w:tcW w:w="918" w:type="dxa"/>
          </w:tcPr>
          <w:p w14:paraId="60896A28"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Số tiền BL</w:t>
            </w:r>
          </w:p>
        </w:tc>
        <w:tc>
          <w:tcPr>
            <w:tcW w:w="990" w:type="dxa"/>
          </w:tcPr>
          <w:p w14:paraId="12BA5E58"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Người tạo GD</w:t>
            </w:r>
          </w:p>
        </w:tc>
        <w:tc>
          <w:tcPr>
            <w:tcW w:w="1080" w:type="dxa"/>
          </w:tcPr>
          <w:p w14:paraId="12C21955" w14:textId="77777777" w:rsidR="004A7D63" w:rsidRPr="00C637B0" w:rsidRDefault="004A7D63" w:rsidP="00C637B0">
            <w:pPr>
              <w:spacing w:before="120" w:after="120" w:line="312" w:lineRule="auto"/>
              <w:ind w:firstLine="0"/>
              <w:jc w:val="both"/>
              <w:rPr>
                <w:rFonts w:cs="Times New Roman"/>
                <w:sz w:val="22"/>
              </w:rPr>
            </w:pPr>
            <w:r w:rsidRPr="00C637B0">
              <w:rPr>
                <w:rFonts w:cs="Times New Roman"/>
                <w:sz w:val="22"/>
              </w:rPr>
              <w:t>Trạng thái</w:t>
            </w:r>
          </w:p>
        </w:tc>
      </w:tr>
    </w:tbl>
    <w:p w14:paraId="6984D233" w14:textId="77777777" w:rsidR="004A7D63" w:rsidRPr="00DA63B2" w:rsidRDefault="004A7D63" w:rsidP="00724F94">
      <w:pPr>
        <w:pStyle w:val="ListParagraph"/>
        <w:numPr>
          <w:ilvl w:val="0"/>
          <w:numId w:val="10"/>
        </w:numPr>
        <w:spacing w:before="120" w:after="120" w:line="312" w:lineRule="auto"/>
        <w:jc w:val="both"/>
        <w:rPr>
          <w:rFonts w:cs="Times New Roman"/>
          <w:szCs w:val="26"/>
        </w:rPr>
      </w:pPr>
      <w:r w:rsidRPr="00DA63B2">
        <w:rPr>
          <w:rFonts w:cs="Times New Roman"/>
          <w:b/>
          <w:szCs w:val="26"/>
        </w:rPr>
        <w:t>Tại màn hình TTV</w:t>
      </w:r>
      <w:r w:rsidRPr="00DA63B2">
        <w:rPr>
          <w:rFonts w:cs="Times New Roman"/>
          <w:szCs w:val="26"/>
        </w:rPr>
        <w:t>: hệ thống hiển thị các giao dịch phát hành bảo lãnh trong nước trạng thái S, R thỏa mãn tiêu chí tìm kiếm.</w:t>
      </w:r>
    </w:p>
    <w:p w14:paraId="2780E5D1" w14:textId="77777777" w:rsidR="004A7D63" w:rsidRDefault="004A7D63" w:rsidP="00724F94">
      <w:pPr>
        <w:pStyle w:val="ListParagraph"/>
        <w:numPr>
          <w:ilvl w:val="0"/>
          <w:numId w:val="10"/>
        </w:numPr>
        <w:spacing w:before="120" w:after="120" w:line="312" w:lineRule="auto"/>
        <w:jc w:val="both"/>
        <w:rPr>
          <w:rFonts w:cs="Times New Roman"/>
          <w:szCs w:val="26"/>
        </w:rPr>
      </w:pPr>
      <w:r w:rsidRPr="00DA63B2">
        <w:rPr>
          <w:rFonts w:cs="Times New Roman"/>
          <w:b/>
          <w:szCs w:val="26"/>
        </w:rPr>
        <w:t>Tại màn hình KSV</w:t>
      </w:r>
      <w:r w:rsidRPr="00571988">
        <w:rPr>
          <w:rFonts w:cs="Times New Roman"/>
          <w:szCs w:val="26"/>
        </w:rPr>
        <w:t xml:space="preserve">: hệ thống hiển thị các </w:t>
      </w:r>
      <w:r>
        <w:rPr>
          <w:rFonts w:cs="Times New Roman"/>
          <w:szCs w:val="26"/>
        </w:rPr>
        <w:t xml:space="preserve">giao dịch </w:t>
      </w:r>
      <w:r w:rsidRPr="00571988">
        <w:rPr>
          <w:rFonts w:cs="Times New Roman"/>
          <w:szCs w:val="26"/>
        </w:rPr>
        <w:t xml:space="preserve">phát hành bảo lãnh trong nước </w:t>
      </w:r>
      <w:r>
        <w:rPr>
          <w:rFonts w:cs="Times New Roman"/>
          <w:szCs w:val="26"/>
        </w:rPr>
        <w:t xml:space="preserve">ở </w:t>
      </w:r>
      <w:r w:rsidRPr="00571988">
        <w:rPr>
          <w:rFonts w:cs="Times New Roman"/>
          <w:szCs w:val="26"/>
        </w:rPr>
        <w:t>trạng thái P thỏa mãn tiêu chí tìm kiếm.</w:t>
      </w:r>
    </w:p>
    <w:p w14:paraId="16FD3CFF" w14:textId="77777777" w:rsidR="004A7D63" w:rsidRDefault="004A7D63" w:rsidP="004A7D63">
      <w:pPr>
        <w:pStyle w:val="ListParagraph"/>
        <w:spacing w:before="120" w:after="120" w:line="312" w:lineRule="auto"/>
        <w:ind w:firstLine="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0C19D3B6" w14:textId="77777777" w:rsidR="004A7D63" w:rsidRPr="00571988" w:rsidRDefault="004A7D63" w:rsidP="004A7D63">
      <w:pPr>
        <w:pStyle w:val="ListParagraph"/>
        <w:spacing w:before="120" w:after="120" w:line="312" w:lineRule="auto"/>
        <w:ind w:firstLine="0"/>
        <w:jc w:val="both"/>
        <w:rPr>
          <w:rFonts w:cs="Times New Roman"/>
          <w:szCs w:val="26"/>
        </w:rPr>
      </w:pPr>
      <w:r w:rsidRPr="00416596">
        <w:rPr>
          <w:rFonts w:cs="Times New Roman"/>
          <w:szCs w:val="26"/>
        </w:rPr>
        <w:t>Tại màn hình phê duyệt, KSV không được thay đổi thông tin do TTV đã nhập</w:t>
      </w:r>
      <w:r>
        <w:rPr>
          <w:rFonts w:cs="Times New Roman"/>
          <w:szCs w:val="26"/>
        </w:rPr>
        <w:t>.</w:t>
      </w:r>
    </w:p>
    <w:p w14:paraId="1786C39B" w14:textId="77777777" w:rsidR="00417364" w:rsidRDefault="00417364" w:rsidP="00417364">
      <w:pPr>
        <w:pStyle w:val="Heading6"/>
        <w:numPr>
          <w:ilvl w:val="0"/>
          <w:numId w:val="0"/>
        </w:numPr>
        <w:ind w:left="1701" w:hanging="1275"/>
      </w:pPr>
      <w:r>
        <w:t>Màn hình giao dịch</w:t>
      </w:r>
    </w:p>
    <w:p w14:paraId="68C05574" w14:textId="77777777" w:rsidR="004A7D63" w:rsidRPr="002F4D0F" w:rsidRDefault="004A7D63" w:rsidP="004A7D63">
      <w:pPr>
        <w:spacing w:before="120" w:after="120" w:line="312" w:lineRule="auto"/>
        <w:jc w:val="both"/>
        <w:rPr>
          <w:rFonts w:cs="Times New Roman"/>
          <w:szCs w:val="26"/>
        </w:rPr>
      </w:pPr>
      <w:r w:rsidRPr="002F4D0F">
        <w:rPr>
          <w:rFonts w:cs="Times New Roman"/>
          <w:szCs w:val="26"/>
        </w:rPr>
        <w:t>Màn hình giao dịch hiện tại trên hệ thống TF – VISYS như sau:</w:t>
      </w:r>
    </w:p>
    <w:p w14:paraId="359B3243" w14:textId="77777777" w:rsidR="004A7D63" w:rsidRDefault="004A7D63" w:rsidP="00C637B0">
      <w:pPr>
        <w:ind w:firstLine="0"/>
      </w:pPr>
      <w:r>
        <w:rPr>
          <w:noProof/>
        </w:rPr>
        <w:lastRenderedPageBreak/>
        <w:drawing>
          <wp:inline distT="0" distB="0" distL="0" distR="0" wp14:anchorId="13F2F1B4" wp14:editId="6A2F34FE">
            <wp:extent cx="5731510" cy="4311604"/>
            <wp:effectExtent l="19050" t="19050" r="21590" b="13335"/>
            <wp:docPr id="31" name="Picture 31" descr="C:\Users\TRANG~1.NGU\AppData\Local\Temp\SNAGHTML2f5ac9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G~1.NGU\AppData\Local\Temp\SNAGHTML2f5ac98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311604"/>
                    </a:xfrm>
                    <a:prstGeom prst="rect">
                      <a:avLst/>
                    </a:prstGeom>
                    <a:noFill/>
                    <a:ln w="3175">
                      <a:solidFill>
                        <a:schemeClr val="tx1"/>
                      </a:solidFill>
                    </a:ln>
                  </pic:spPr>
                </pic:pic>
              </a:graphicData>
            </a:graphic>
          </wp:inline>
        </w:drawing>
      </w:r>
    </w:p>
    <w:p w14:paraId="1DE3F621" w14:textId="77777777" w:rsidR="004A7D63" w:rsidRPr="002F4D0F" w:rsidRDefault="004A7D63" w:rsidP="004A7D63">
      <w:pPr>
        <w:spacing w:before="120" w:after="120" w:line="312" w:lineRule="auto"/>
        <w:jc w:val="both"/>
        <w:rPr>
          <w:rFonts w:cs="Times New Roman"/>
          <w:szCs w:val="26"/>
        </w:rPr>
      </w:pPr>
      <w:r w:rsidRPr="002F4D0F">
        <w:rPr>
          <w:rFonts w:cs="Times New Roman"/>
          <w:szCs w:val="26"/>
        </w:rPr>
        <w:t xml:space="preserve">Màn hình </w:t>
      </w:r>
      <w:r>
        <w:rPr>
          <w:rFonts w:cs="Times New Roman"/>
          <w:szCs w:val="26"/>
        </w:rPr>
        <w:t>này cần được chỉnh sửa</w:t>
      </w:r>
      <w:r w:rsidRPr="002F4D0F">
        <w:rPr>
          <w:rFonts w:cs="Times New Roman"/>
          <w:szCs w:val="26"/>
        </w:rPr>
        <w:t xml:space="preserve"> </w:t>
      </w:r>
      <w:r>
        <w:rPr>
          <w:rFonts w:cs="Times New Roman"/>
          <w:szCs w:val="26"/>
        </w:rPr>
        <w:t>như sau:</w:t>
      </w:r>
    </w:p>
    <w:p w14:paraId="4D6615E5" w14:textId="3329E3EC" w:rsidR="004A7D63" w:rsidRPr="005F2D3F" w:rsidRDefault="00751FF3" w:rsidP="00724F94">
      <w:pPr>
        <w:pStyle w:val="Heading7"/>
        <w:numPr>
          <w:ilvl w:val="0"/>
          <w:numId w:val="20"/>
        </w:numPr>
        <w:tabs>
          <w:tab w:val="clear" w:pos="702"/>
          <w:tab w:val="clear" w:pos="1080"/>
        </w:tabs>
      </w:pPr>
      <w:r>
        <w:t xml:space="preserve">Tab </w:t>
      </w:r>
      <w:r w:rsidR="004A7D63" w:rsidRPr="00571988">
        <w:t xml:space="preserve">Thông tin </w:t>
      </w:r>
      <w:r w:rsidR="004A7D63">
        <w:t xml:space="preserve">chung </w:t>
      </w:r>
      <w:r w:rsidR="004A7D63" w:rsidRPr="0050629E">
        <w:rPr>
          <w:color w:val="FF0000"/>
        </w:rPr>
        <w:t>(</w:t>
      </w:r>
      <w:r w:rsidR="004A7D63" w:rsidRPr="0050629E">
        <w:rPr>
          <w:i/>
          <w:color w:val="FF0000"/>
        </w:rPr>
        <w:t>tên cũ Thông tin BG-Local</w:t>
      </w:r>
      <w:r w:rsidR="004A7D63" w:rsidRPr="0050629E">
        <w:rPr>
          <w:color w:val="FF0000"/>
        </w:rPr>
        <w:t>)</w:t>
      </w:r>
    </w:p>
    <w:p w14:paraId="6062DE16" w14:textId="77777777" w:rsidR="004A7D63" w:rsidRPr="00227445" w:rsidRDefault="004A7D63" w:rsidP="004A7D63">
      <w:pPr>
        <w:spacing w:before="120" w:after="120" w:line="312" w:lineRule="auto"/>
        <w:jc w:val="both"/>
        <w:rPr>
          <w:rFonts w:cs="Times New Roman"/>
          <w:szCs w:val="26"/>
        </w:rPr>
      </w:pPr>
      <w:r w:rsidRPr="00227445">
        <w:rPr>
          <w:rFonts w:cs="Times New Roman"/>
          <w:szCs w:val="26"/>
        </w:rPr>
        <w:t>Nút chức năng của hệ thống:</w:t>
      </w:r>
    </w:p>
    <w:tbl>
      <w:tblPr>
        <w:tblStyle w:val="TableGrid"/>
        <w:tblW w:w="9747" w:type="dxa"/>
        <w:tblLook w:val="04A0" w:firstRow="1" w:lastRow="0" w:firstColumn="1" w:lastColumn="0" w:noHBand="0" w:noVBand="1"/>
      </w:tblPr>
      <w:tblGrid>
        <w:gridCol w:w="2268"/>
        <w:gridCol w:w="4077"/>
        <w:gridCol w:w="3402"/>
      </w:tblGrid>
      <w:tr w:rsidR="004A7D63" w:rsidRPr="00227445" w14:paraId="137ED929" w14:textId="77777777" w:rsidTr="0074166A">
        <w:tc>
          <w:tcPr>
            <w:tcW w:w="2268" w:type="dxa"/>
          </w:tcPr>
          <w:p w14:paraId="4BEEE169" w14:textId="77777777" w:rsidR="004A7D63" w:rsidRPr="00227445" w:rsidRDefault="004A7D63" w:rsidP="0050629E">
            <w:pPr>
              <w:spacing w:line="312" w:lineRule="auto"/>
              <w:ind w:firstLine="0"/>
              <w:jc w:val="center"/>
              <w:rPr>
                <w:rFonts w:cs="Times New Roman"/>
                <w:b/>
                <w:szCs w:val="26"/>
              </w:rPr>
            </w:pPr>
            <w:r w:rsidRPr="00227445">
              <w:rPr>
                <w:rFonts w:cs="Times New Roman"/>
                <w:b/>
                <w:szCs w:val="26"/>
              </w:rPr>
              <w:t>Nút</w:t>
            </w:r>
          </w:p>
        </w:tc>
        <w:tc>
          <w:tcPr>
            <w:tcW w:w="4077" w:type="dxa"/>
          </w:tcPr>
          <w:p w14:paraId="264A56CF" w14:textId="77777777" w:rsidR="004A7D63" w:rsidRPr="00227445" w:rsidRDefault="004A7D63" w:rsidP="0050629E">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0CF0F8A0" w14:textId="77777777" w:rsidR="004A7D63" w:rsidRPr="00227445" w:rsidRDefault="004A7D63" w:rsidP="0050629E">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4A7D63" w:rsidRPr="00227445" w14:paraId="3BC43328" w14:textId="77777777" w:rsidTr="0074166A">
        <w:tc>
          <w:tcPr>
            <w:tcW w:w="2268" w:type="dxa"/>
          </w:tcPr>
          <w:p w14:paraId="045DB4DE"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Nhập mới</w:t>
            </w:r>
          </w:p>
        </w:tc>
        <w:tc>
          <w:tcPr>
            <w:tcW w:w="4077" w:type="dxa"/>
          </w:tcPr>
          <w:p w14:paraId="19F05A41" w14:textId="77777777" w:rsidR="004A7D63" w:rsidRDefault="004A7D63" w:rsidP="0050629E">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trong trường hợp bắt đầu khởi tạo giao dịch.</w:t>
            </w:r>
          </w:p>
          <w:p w14:paraId="34C32C88" w14:textId="77777777" w:rsidR="004A7D63" w:rsidRPr="00227445" w:rsidRDefault="004A7D63" w:rsidP="0050629E">
            <w:pPr>
              <w:spacing w:line="312" w:lineRule="auto"/>
              <w:ind w:firstLine="0"/>
              <w:jc w:val="both"/>
              <w:rPr>
                <w:rFonts w:cs="Times New Roman"/>
                <w:color w:val="FF0000"/>
                <w:szCs w:val="26"/>
              </w:rPr>
            </w:pPr>
            <w:r>
              <w:rPr>
                <w:rFonts w:cs="Times New Roman"/>
                <w:szCs w:val="26"/>
              </w:rPr>
              <w:t>Với những giao dịch đang ở trạng thái S, R, nút này bị mờ, không sử dụng được.</w:t>
            </w:r>
          </w:p>
        </w:tc>
        <w:tc>
          <w:tcPr>
            <w:tcW w:w="3402" w:type="dxa"/>
          </w:tcPr>
          <w:p w14:paraId="3E902ABC" w14:textId="77777777" w:rsidR="004A7D63" w:rsidRPr="00227445" w:rsidRDefault="004A7D63" w:rsidP="0050629E">
            <w:pPr>
              <w:spacing w:line="312" w:lineRule="auto"/>
              <w:ind w:firstLine="0"/>
              <w:jc w:val="both"/>
              <w:rPr>
                <w:rFonts w:cs="Times New Roman"/>
                <w:color w:val="FF0000"/>
                <w:szCs w:val="26"/>
              </w:rPr>
            </w:pPr>
            <w:r w:rsidRPr="00227445">
              <w:rPr>
                <w:rFonts w:cs="Times New Roman"/>
                <w:szCs w:val="26"/>
              </w:rPr>
              <w:t>Không cho phép lựa chọn</w:t>
            </w:r>
          </w:p>
        </w:tc>
      </w:tr>
      <w:tr w:rsidR="004A7D63" w:rsidRPr="00227445" w14:paraId="029098D4" w14:textId="77777777" w:rsidTr="0074166A">
        <w:tc>
          <w:tcPr>
            <w:tcW w:w="2268" w:type="dxa"/>
          </w:tcPr>
          <w:p w14:paraId="70EB5C98"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Chỉnh sửa</w:t>
            </w:r>
          </w:p>
        </w:tc>
        <w:tc>
          <w:tcPr>
            <w:tcW w:w="4077" w:type="dxa"/>
          </w:tcPr>
          <w:p w14:paraId="104C35F9"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w:t>
            </w:r>
            <w:r>
              <w:rPr>
                <w:rFonts w:cs="Times New Roman"/>
                <w:szCs w:val="26"/>
              </w:rPr>
              <w:lastRenderedPageBreak/>
              <w:t>trong trường hợp chỉnh sửa hoặc tiếp tục thực hiện các giao dịch có trạng thái S, R</w:t>
            </w:r>
          </w:p>
        </w:tc>
        <w:tc>
          <w:tcPr>
            <w:tcW w:w="3402" w:type="dxa"/>
          </w:tcPr>
          <w:p w14:paraId="56BF4395"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lastRenderedPageBreak/>
              <w:t>Không cho phép lựa chọn</w:t>
            </w:r>
          </w:p>
        </w:tc>
      </w:tr>
      <w:tr w:rsidR="004A7D63" w:rsidRPr="00227445" w14:paraId="5F79EBAA" w14:textId="77777777" w:rsidTr="0074166A">
        <w:tc>
          <w:tcPr>
            <w:tcW w:w="2268" w:type="dxa"/>
          </w:tcPr>
          <w:p w14:paraId="0043AD80" w14:textId="77777777" w:rsidR="004A7D63" w:rsidRPr="00227445" w:rsidRDefault="004A7D63" w:rsidP="0050629E">
            <w:pPr>
              <w:spacing w:line="312" w:lineRule="auto"/>
              <w:ind w:firstLine="0"/>
              <w:jc w:val="both"/>
              <w:rPr>
                <w:rFonts w:cs="Times New Roman"/>
                <w:color w:val="FF0000"/>
                <w:szCs w:val="26"/>
              </w:rPr>
            </w:pPr>
            <w:r w:rsidRPr="00227445">
              <w:rPr>
                <w:rFonts w:cs="Times New Roman"/>
                <w:color w:val="FF0000"/>
                <w:szCs w:val="26"/>
              </w:rPr>
              <w:lastRenderedPageBreak/>
              <w:t>Lưu</w:t>
            </w:r>
          </w:p>
          <w:p w14:paraId="3F63A89F" w14:textId="77777777" w:rsidR="004A7D63" w:rsidRPr="00550A24" w:rsidRDefault="004A7D63" w:rsidP="0050629E">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Ghi)</w:t>
            </w:r>
          </w:p>
        </w:tc>
        <w:tc>
          <w:tcPr>
            <w:tcW w:w="4077" w:type="dxa"/>
          </w:tcPr>
          <w:p w14:paraId="6D48B12C"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lưu lại giao dịch với các thông tin đã nhập</w:t>
            </w:r>
          </w:p>
        </w:tc>
        <w:tc>
          <w:tcPr>
            <w:tcW w:w="3402" w:type="dxa"/>
          </w:tcPr>
          <w:p w14:paraId="18C1D7A1"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7E0A13DC" w14:textId="77777777" w:rsidTr="0074166A">
        <w:tc>
          <w:tcPr>
            <w:tcW w:w="2268" w:type="dxa"/>
          </w:tcPr>
          <w:p w14:paraId="6352D117"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Xóa</w:t>
            </w:r>
          </w:p>
        </w:tc>
        <w:tc>
          <w:tcPr>
            <w:tcW w:w="4077" w:type="dxa"/>
          </w:tcPr>
          <w:p w14:paraId="7B2C549D" w14:textId="77777777" w:rsidR="004A7D63" w:rsidRDefault="004A7D63" w:rsidP="0050629E">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xóa giao dịch đang ở trạng thái S, R khi người dùng không muốn tiếp tục thực hiện giao dịch đó nữa.</w:t>
            </w:r>
          </w:p>
          <w:p w14:paraId="6EB71580" w14:textId="77777777" w:rsidR="004A7D63" w:rsidRPr="00227445" w:rsidRDefault="004A7D63" w:rsidP="0050629E">
            <w:pPr>
              <w:spacing w:line="312" w:lineRule="auto"/>
              <w:ind w:firstLine="0"/>
              <w:jc w:val="both"/>
              <w:rPr>
                <w:rFonts w:cs="Times New Roman"/>
                <w:szCs w:val="26"/>
                <w:highlight w:val="lightGray"/>
              </w:rPr>
            </w:pPr>
            <w:r w:rsidRPr="00227445">
              <w:rPr>
                <w:rFonts w:cs="Times New Roman"/>
                <w:szCs w:val="26"/>
                <w:lang w:val="en-GB"/>
              </w:rPr>
              <w:t>Với nhữ</w:t>
            </w:r>
            <w:r>
              <w:rPr>
                <w:rFonts w:cs="Times New Roman"/>
                <w:szCs w:val="26"/>
                <w:lang w:val="en-GB"/>
              </w:rPr>
              <w:t>ng giao dịch tạo</w:t>
            </w:r>
            <w:r w:rsidRPr="00227445">
              <w:rPr>
                <w:rFonts w:cs="Times New Roman"/>
                <w:szCs w:val="26"/>
                <w:lang w:val="en-GB"/>
              </w:rPr>
              <w:t xml:space="preserve"> </w:t>
            </w:r>
            <w:r>
              <w:rPr>
                <w:rFonts w:cs="Times New Roman"/>
                <w:szCs w:val="26"/>
                <w:lang w:val="en-GB"/>
              </w:rPr>
              <w:t xml:space="preserve">mới </w:t>
            </w:r>
            <w:r w:rsidRPr="00227445">
              <w:rPr>
                <w:rFonts w:cs="Times New Roman"/>
                <w:szCs w:val="26"/>
                <w:lang w:val="en-GB"/>
              </w:rPr>
              <w:t xml:space="preserve">được hệ thống tự động tạo số tham chiếu, sau khi xóa hồ sơ, hệ thống </w:t>
            </w:r>
            <w:r>
              <w:rPr>
                <w:rFonts w:cs="Times New Roman"/>
                <w:szCs w:val="26"/>
                <w:lang w:val="en-GB"/>
              </w:rPr>
              <w:t xml:space="preserve">cũng </w:t>
            </w:r>
            <w:r w:rsidRPr="00227445">
              <w:rPr>
                <w:rFonts w:cs="Times New Roman"/>
                <w:szCs w:val="26"/>
                <w:lang w:val="en-GB"/>
              </w:rPr>
              <w:t>không lưu số tham chiếu đó trong cơ sở dữ liệu.</w:t>
            </w:r>
          </w:p>
        </w:tc>
        <w:tc>
          <w:tcPr>
            <w:tcW w:w="3402" w:type="dxa"/>
          </w:tcPr>
          <w:p w14:paraId="00C0C31E" w14:textId="77777777" w:rsidR="004A7D63" w:rsidRPr="00227445" w:rsidRDefault="004A7D63" w:rsidP="0050629E">
            <w:pPr>
              <w:spacing w:line="312" w:lineRule="auto"/>
              <w:ind w:firstLine="0"/>
              <w:jc w:val="both"/>
              <w:rPr>
                <w:rFonts w:cs="Times New Roman"/>
                <w:szCs w:val="26"/>
                <w:highlight w:val="lightGray"/>
              </w:rPr>
            </w:pPr>
            <w:r w:rsidRPr="00227445">
              <w:rPr>
                <w:rFonts w:cs="Times New Roman"/>
                <w:szCs w:val="26"/>
              </w:rPr>
              <w:t>Không cho phép lựa chọn</w:t>
            </w:r>
          </w:p>
        </w:tc>
      </w:tr>
      <w:tr w:rsidR="004A7D63" w:rsidRPr="00227445" w14:paraId="629D10E4" w14:textId="77777777" w:rsidTr="0074166A">
        <w:tc>
          <w:tcPr>
            <w:tcW w:w="2268" w:type="dxa"/>
          </w:tcPr>
          <w:p w14:paraId="63A8E771" w14:textId="77777777" w:rsidR="004A7D63" w:rsidRPr="00113BAA" w:rsidRDefault="004A7D63" w:rsidP="0050629E">
            <w:pPr>
              <w:spacing w:line="312" w:lineRule="auto"/>
              <w:ind w:firstLine="0"/>
              <w:jc w:val="both"/>
              <w:rPr>
                <w:rFonts w:cs="Times New Roman"/>
                <w:color w:val="FF0000"/>
                <w:szCs w:val="26"/>
              </w:rPr>
            </w:pPr>
            <w:r w:rsidRPr="00113BAA">
              <w:rPr>
                <w:rFonts w:cs="Times New Roman"/>
                <w:color w:val="FF0000"/>
                <w:szCs w:val="26"/>
              </w:rPr>
              <w:t>Hủy</w:t>
            </w:r>
          </w:p>
        </w:tc>
        <w:tc>
          <w:tcPr>
            <w:tcW w:w="4077" w:type="dxa"/>
          </w:tcPr>
          <w:p w14:paraId="61C3BD7B" w14:textId="77777777" w:rsidR="004A7D63" w:rsidRPr="00227445" w:rsidRDefault="004A7D63" w:rsidP="0050629E">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2D48F2F3" w14:textId="77777777" w:rsidR="004A7D63" w:rsidRPr="00227445" w:rsidRDefault="004A7D63" w:rsidP="0050629E">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4A7D63" w:rsidRPr="00227445" w14:paraId="4157C157" w14:textId="77777777" w:rsidTr="0074166A">
        <w:tc>
          <w:tcPr>
            <w:tcW w:w="2268" w:type="dxa"/>
          </w:tcPr>
          <w:p w14:paraId="3E9DF902" w14:textId="77777777" w:rsidR="004A7D63" w:rsidRPr="00113BAA" w:rsidRDefault="004A7D63" w:rsidP="0050629E">
            <w:pPr>
              <w:spacing w:line="312" w:lineRule="auto"/>
              <w:ind w:firstLine="0"/>
              <w:jc w:val="both"/>
              <w:rPr>
                <w:rFonts w:cs="Times New Roman"/>
                <w:color w:val="FF0000"/>
                <w:szCs w:val="26"/>
              </w:rPr>
            </w:pPr>
            <w:r w:rsidRPr="00113BAA">
              <w:rPr>
                <w:rFonts w:cs="Times New Roman"/>
                <w:color w:val="FF0000"/>
                <w:szCs w:val="26"/>
              </w:rPr>
              <w:t>Chuyển phê duyệt</w:t>
            </w:r>
          </w:p>
          <w:p w14:paraId="4D669712" w14:textId="77777777" w:rsidR="004A7D63" w:rsidRPr="00550A24" w:rsidRDefault="004A7D63" w:rsidP="0050629E">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4077" w:type="dxa"/>
          </w:tcPr>
          <w:p w14:paraId="73BE631B"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 xml:space="preserve">KSV </w:t>
            </w:r>
            <w:r w:rsidRPr="00227445">
              <w:rPr>
                <w:rFonts w:cs="Times New Roman"/>
                <w:szCs w:val="26"/>
              </w:rPr>
              <w:t>phê duyệt</w:t>
            </w:r>
          </w:p>
        </w:tc>
        <w:tc>
          <w:tcPr>
            <w:tcW w:w="3402" w:type="dxa"/>
          </w:tcPr>
          <w:p w14:paraId="69ECED48"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65DE59A7" w14:textId="77777777" w:rsidTr="0074166A">
        <w:tc>
          <w:tcPr>
            <w:tcW w:w="2268" w:type="dxa"/>
          </w:tcPr>
          <w:p w14:paraId="5EA10CCE" w14:textId="77777777" w:rsidR="004A7D63" w:rsidRPr="00113BAA" w:rsidRDefault="004A7D63" w:rsidP="0050629E">
            <w:pPr>
              <w:spacing w:line="312" w:lineRule="auto"/>
              <w:ind w:firstLine="0"/>
              <w:jc w:val="both"/>
              <w:rPr>
                <w:rFonts w:cs="Times New Roman"/>
                <w:color w:val="FF0000"/>
                <w:szCs w:val="26"/>
              </w:rPr>
            </w:pPr>
            <w:r w:rsidRPr="00113BAA">
              <w:rPr>
                <w:rFonts w:cs="Times New Roman"/>
                <w:color w:val="FF0000"/>
                <w:szCs w:val="26"/>
              </w:rPr>
              <w:t xml:space="preserve">In </w:t>
            </w:r>
            <w:r>
              <w:rPr>
                <w:rFonts w:cs="Times New Roman"/>
                <w:color w:val="FF0000"/>
                <w:szCs w:val="26"/>
              </w:rPr>
              <w:t>CKBL</w:t>
            </w:r>
          </w:p>
          <w:p w14:paraId="637531BF" w14:textId="77777777" w:rsidR="004A7D63" w:rsidRPr="00550A24" w:rsidRDefault="004A7D63" w:rsidP="0050629E">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IN NDCK)</w:t>
            </w:r>
          </w:p>
        </w:tc>
        <w:tc>
          <w:tcPr>
            <w:tcW w:w="4077" w:type="dxa"/>
          </w:tcPr>
          <w:p w14:paraId="22025058" w14:textId="77777777" w:rsidR="004A7D63" w:rsidRDefault="004A7D63" w:rsidP="0050629E">
            <w:pPr>
              <w:spacing w:line="312" w:lineRule="auto"/>
              <w:ind w:firstLine="0"/>
              <w:jc w:val="both"/>
              <w:rPr>
                <w:rFonts w:cs="Times New Roman"/>
                <w:szCs w:val="26"/>
              </w:rPr>
            </w:pPr>
            <w:r>
              <w:rPr>
                <w:rFonts w:cs="Times New Roman"/>
                <w:szCs w:val="26"/>
              </w:rPr>
              <w:t>Cho phép lựa chọn để in nội dung cam kết bảo lãnh được tạo trong giao dịch</w:t>
            </w:r>
          </w:p>
        </w:tc>
        <w:tc>
          <w:tcPr>
            <w:tcW w:w="3402" w:type="dxa"/>
          </w:tcPr>
          <w:p w14:paraId="4DD0FF48" w14:textId="77777777" w:rsidR="004A7D63" w:rsidRDefault="004A7D63" w:rsidP="0050629E">
            <w:pPr>
              <w:spacing w:line="312" w:lineRule="auto"/>
              <w:ind w:firstLine="0"/>
              <w:jc w:val="both"/>
              <w:rPr>
                <w:rFonts w:cs="Times New Roman"/>
                <w:szCs w:val="26"/>
              </w:rPr>
            </w:pPr>
            <w:r>
              <w:rPr>
                <w:rFonts w:cs="Times New Roman"/>
                <w:szCs w:val="26"/>
              </w:rPr>
              <w:t>Cho phép lựa chọn để in nội dung cam kết bảo lãnh được tạo trong giao dịch</w:t>
            </w:r>
          </w:p>
        </w:tc>
      </w:tr>
      <w:tr w:rsidR="004A7D63" w:rsidRPr="00227445" w14:paraId="732E58C2" w14:textId="77777777" w:rsidTr="0074166A">
        <w:tc>
          <w:tcPr>
            <w:tcW w:w="2268" w:type="dxa"/>
          </w:tcPr>
          <w:p w14:paraId="1E22361C" w14:textId="77777777" w:rsidR="004A7D63" w:rsidRPr="00113BAA" w:rsidRDefault="004A7D63" w:rsidP="0050629E">
            <w:pPr>
              <w:spacing w:line="312" w:lineRule="auto"/>
              <w:ind w:firstLine="0"/>
              <w:jc w:val="both"/>
              <w:rPr>
                <w:rFonts w:cs="Times New Roman"/>
                <w:color w:val="FF0000"/>
                <w:szCs w:val="26"/>
              </w:rPr>
            </w:pPr>
            <w:r w:rsidRPr="00011515">
              <w:rPr>
                <w:rFonts w:cs="Times New Roman"/>
                <w:szCs w:val="26"/>
              </w:rPr>
              <w:t>In GĐN hạch toán</w:t>
            </w:r>
          </w:p>
        </w:tc>
        <w:tc>
          <w:tcPr>
            <w:tcW w:w="4077" w:type="dxa"/>
          </w:tcPr>
          <w:p w14:paraId="21828CDE" w14:textId="77777777" w:rsidR="004A7D63" w:rsidRPr="00227445" w:rsidRDefault="004A7D63" w:rsidP="0050629E">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2862D912" w14:textId="77777777" w:rsidR="004A7D63" w:rsidRPr="00227445" w:rsidRDefault="004A7D63" w:rsidP="0050629E">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4A7D63" w:rsidRPr="00227445" w14:paraId="5D1999C4" w14:textId="77777777" w:rsidTr="0074166A">
        <w:tc>
          <w:tcPr>
            <w:tcW w:w="2268" w:type="dxa"/>
          </w:tcPr>
          <w:p w14:paraId="541006C8" w14:textId="77777777" w:rsidR="004A7D63" w:rsidRPr="00113BAA" w:rsidRDefault="004A7D63" w:rsidP="0050629E">
            <w:pPr>
              <w:spacing w:line="312" w:lineRule="auto"/>
              <w:ind w:firstLine="0"/>
              <w:jc w:val="both"/>
              <w:rPr>
                <w:rFonts w:cs="Times New Roman"/>
                <w:color w:val="FF0000"/>
                <w:szCs w:val="26"/>
              </w:rPr>
            </w:pPr>
            <w:r w:rsidRPr="00113BAA">
              <w:rPr>
                <w:rFonts w:cs="Times New Roman"/>
                <w:color w:val="FF0000"/>
                <w:szCs w:val="26"/>
              </w:rPr>
              <w:t>Phê duyệt</w:t>
            </w:r>
          </w:p>
          <w:p w14:paraId="05E10DB0" w14:textId="77777777" w:rsidR="004A7D63" w:rsidRPr="00550A24" w:rsidRDefault="004A7D63" w:rsidP="0050629E">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4077" w:type="dxa"/>
          </w:tcPr>
          <w:p w14:paraId="25D6C30D"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3B058059"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Cho phép lựa chọn để phê duyệt giao dịch</w:t>
            </w:r>
          </w:p>
        </w:tc>
      </w:tr>
      <w:tr w:rsidR="004A7D63" w:rsidRPr="00227445" w14:paraId="45FC38B7" w14:textId="77777777" w:rsidTr="0074166A">
        <w:tc>
          <w:tcPr>
            <w:tcW w:w="2268" w:type="dxa"/>
          </w:tcPr>
          <w:p w14:paraId="3A2CE053" w14:textId="77777777" w:rsidR="004A7D63" w:rsidRPr="00113BAA" w:rsidRDefault="004A7D63" w:rsidP="0050629E">
            <w:pPr>
              <w:spacing w:line="312" w:lineRule="auto"/>
              <w:ind w:firstLine="0"/>
              <w:jc w:val="both"/>
              <w:rPr>
                <w:rFonts w:cs="Times New Roman"/>
                <w:color w:val="FF0000"/>
                <w:szCs w:val="26"/>
              </w:rPr>
            </w:pPr>
            <w:r w:rsidRPr="00113BAA">
              <w:rPr>
                <w:rFonts w:cs="Times New Roman"/>
                <w:color w:val="FF0000"/>
                <w:szCs w:val="26"/>
              </w:rPr>
              <w:t>Từ chối</w:t>
            </w:r>
          </w:p>
          <w:p w14:paraId="66A6AE1C" w14:textId="77777777" w:rsidR="004A7D63" w:rsidRPr="00550A24" w:rsidRDefault="004A7D63" w:rsidP="0050629E">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4077" w:type="dxa"/>
          </w:tcPr>
          <w:p w14:paraId="23725FD6"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75D34B49" w14:textId="77777777" w:rsidR="004A7D63" w:rsidRPr="00227445" w:rsidRDefault="004A7D63" w:rsidP="0050629E">
            <w:pPr>
              <w:spacing w:line="312" w:lineRule="auto"/>
              <w:ind w:firstLine="0"/>
              <w:jc w:val="both"/>
              <w:rPr>
                <w:rFonts w:cs="Times New Roman"/>
                <w:szCs w:val="26"/>
              </w:rPr>
            </w:pPr>
            <w:r w:rsidRPr="00227445">
              <w:rPr>
                <w:rFonts w:cs="Times New Roman"/>
                <w:szCs w:val="26"/>
              </w:rPr>
              <w:t>Cho phép lựa chọn để từ chối phê duyệt giao dịch</w:t>
            </w:r>
          </w:p>
        </w:tc>
      </w:tr>
    </w:tbl>
    <w:p w14:paraId="78188E6E" w14:textId="77777777" w:rsidR="004A7D63" w:rsidRDefault="004A7D63" w:rsidP="004A7D63">
      <w:pPr>
        <w:spacing w:before="120" w:after="120" w:line="312" w:lineRule="auto"/>
        <w:jc w:val="both"/>
        <w:rPr>
          <w:rFonts w:cs="Times New Roman"/>
          <w:szCs w:val="26"/>
        </w:rPr>
      </w:pPr>
    </w:p>
    <w:p w14:paraId="611D1CE0"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lastRenderedPageBreak/>
        <w:t>Màn hình Thông tin giao dịch gồm các trường như sau:</w:t>
      </w:r>
    </w:p>
    <w:tbl>
      <w:tblPr>
        <w:tblStyle w:val="TableGrid"/>
        <w:tblW w:w="10343" w:type="dxa"/>
        <w:tblLayout w:type="fixed"/>
        <w:tblLook w:val="04A0" w:firstRow="1" w:lastRow="0" w:firstColumn="1" w:lastColumn="0" w:noHBand="0" w:noVBand="1"/>
      </w:tblPr>
      <w:tblGrid>
        <w:gridCol w:w="1548"/>
        <w:gridCol w:w="1282"/>
        <w:gridCol w:w="709"/>
        <w:gridCol w:w="992"/>
        <w:gridCol w:w="4395"/>
        <w:gridCol w:w="1417"/>
      </w:tblGrid>
      <w:tr w:rsidR="004A7D63" w:rsidRPr="00571988" w14:paraId="7CD8B929" w14:textId="77777777" w:rsidTr="0074166A">
        <w:tc>
          <w:tcPr>
            <w:tcW w:w="1548" w:type="dxa"/>
          </w:tcPr>
          <w:p w14:paraId="34E9B496"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Tên trường</w:t>
            </w:r>
          </w:p>
        </w:tc>
        <w:tc>
          <w:tcPr>
            <w:tcW w:w="1282" w:type="dxa"/>
          </w:tcPr>
          <w:p w14:paraId="04C1B7F6"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Kiểu ký tự</w:t>
            </w:r>
          </w:p>
        </w:tc>
        <w:tc>
          <w:tcPr>
            <w:tcW w:w="709" w:type="dxa"/>
          </w:tcPr>
          <w:p w14:paraId="16BB0733"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Độ dài</w:t>
            </w:r>
          </w:p>
        </w:tc>
        <w:tc>
          <w:tcPr>
            <w:tcW w:w="992" w:type="dxa"/>
          </w:tcPr>
          <w:p w14:paraId="200FF729"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Thuộc tính</w:t>
            </w:r>
          </w:p>
        </w:tc>
        <w:tc>
          <w:tcPr>
            <w:tcW w:w="4395" w:type="dxa"/>
          </w:tcPr>
          <w:p w14:paraId="1F89AC40"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Mô tả</w:t>
            </w:r>
          </w:p>
        </w:tc>
        <w:tc>
          <w:tcPr>
            <w:tcW w:w="1417" w:type="dxa"/>
          </w:tcPr>
          <w:p w14:paraId="7FA1CA3E" w14:textId="77777777" w:rsidR="004A7D63" w:rsidRPr="00571988" w:rsidRDefault="004A7D63" w:rsidP="0050629E">
            <w:pPr>
              <w:spacing w:line="312" w:lineRule="auto"/>
              <w:ind w:firstLine="0"/>
              <w:jc w:val="center"/>
              <w:rPr>
                <w:rFonts w:cs="Times New Roman"/>
                <w:b/>
                <w:szCs w:val="26"/>
              </w:rPr>
            </w:pPr>
            <w:r>
              <w:rPr>
                <w:rFonts w:cs="Times New Roman"/>
                <w:b/>
                <w:szCs w:val="26"/>
              </w:rPr>
              <w:t>New Field (Y/N)</w:t>
            </w:r>
          </w:p>
        </w:tc>
      </w:tr>
      <w:tr w:rsidR="004A7D63" w:rsidRPr="00571988" w14:paraId="6917C4EA" w14:textId="77777777" w:rsidTr="0074166A">
        <w:tc>
          <w:tcPr>
            <w:tcW w:w="1548" w:type="dxa"/>
          </w:tcPr>
          <w:p w14:paraId="214457DA"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 xml:space="preserve">Nhóm sản phẩm </w:t>
            </w:r>
          </w:p>
        </w:tc>
        <w:tc>
          <w:tcPr>
            <w:tcW w:w="1282" w:type="dxa"/>
          </w:tcPr>
          <w:p w14:paraId="55EB06B5"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346D36A8" w14:textId="77777777" w:rsidR="004A7D63" w:rsidRPr="00571988" w:rsidRDefault="004A7D63" w:rsidP="0050629E">
            <w:pPr>
              <w:spacing w:line="312" w:lineRule="auto"/>
              <w:ind w:firstLine="0"/>
              <w:jc w:val="center"/>
              <w:rPr>
                <w:rFonts w:cs="Times New Roman"/>
                <w:szCs w:val="26"/>
              </w:rPr>
            </w:pPr>
          </w:p>
        </w:tc>
        <w:tc>
          <w:tcPr>
            <w:tcW w:w="992" w:type="dxa"/>
          </w:tcPr>
          <w:p w14:paraId="5CD689E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(H)</w:t>
            </w:r>
          </w:p>
        </w:tc>
        <w:tc>
          <w:tcPr>
            <w:tcW w:w="4395" w:type="dxa"/>
          </w:tcPr>
          <w:p w14:paraId="2D74FF3E"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7C70BA52"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Mặc định giá trị: </w:t>
            </w:r>
            <w:r w:rsidRPr="00571988">
              <w:rPr>
                <w:rFonts w:cs="Times New Roman"/>
                <w:b/>
                <w:szCs w:val="26"/>
              </w:rPr>
              <w:t>GUARANTEE</w:t>
            </w:r>
            <w:r w:rsidRPr="00571988">
              <w:rPr>
                <w:rFonts w:cs="Times New Roman"/>
                <w:szCs w:val="26"/>
              </w:rPr>
              <w:t xml:space="preserve"> </w:t>
            </w:r>
          </w:p>
        </w:tc>
        <w:tc>
          <w:tcPr>
            <w:tcW w:w="1417" w:type="dxa"/>
          </w:tcPr>
          <w:p w14:paraId="0BA8E2F7"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06038B91" w14:textId="77777777" w:rsidTr="0074166A">
        <w:tc>
          <w:tcPr>
            <w:tcW w:w="1548" w:type="dxa"/>
          </w:tcPr>
          <w:p w14:paraId="4FEA4522"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 xml:space="preserve">Mã sản phẩm </w:t>
            </w:r>
          </w:p>
        </w:tc>
        <w:tc>
          <w:tcPr>
            <w:tcW w:w="1282" w:type="dxa"/>
          </w:tcPr>
          <w:p w14:paraId="696B1A6B"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4CE15862"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w:t>
            </w:r>
          </w:p>
        </w:tc>
        <w:tc>
          <w:tcPr>
            <w:tcW w:w="992" w:type="dxa"/>
          </w:tcPr>
          <w:p w14:paraId="7C087573"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(H)</w:t>
            </w:r>
          </w:p>
        </w:tc>
        <w:tc>
          <w:tcPr>
            <w:tcW w:w="4395" w:type="dxa"/>
          </w:tcPr>
          <w:p w14:paraId="6B8EB26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5C5F6D3D"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Mặc định giá trị: </w:t>
            </w:r>
            <w:r w:rsidRPr="00571988">
              <w:rPr>
                <w:rFonts w:cs="Times New Roman"/>
                <w:b/>
                <w:szCs w:val="26"/>
              </w:rPr>
              <w:t>BG</w:t>
            </w:r>
            <w:r w:rsidRPr="00571988">
              <w:rPr>
                <w:rFonts w:cs="Times New Roman"/>
                <w:szCs w:val="26"/>
              </w:rPr>
              <w:t xml:space="preserve"> </w:t>
            </w:r>
          </w:p>
        </w:tc>
        <w:tc>
          <w:tcPr>
            <w:tcW w:w="1417" w:type="dxa"/>
          </w:tcPr>
          <w:p w14:paraId="53EEAA2E"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4F149050" w14:textId="77777777" w:rsidTr="0074166A">
        <w:tc>
          <w:tcPr>
            <w:tcW w:w="1548" w:type="dxa"/>
          </w:tcPr>
          <w:p w14:paraId="510DFFE2"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Sao chép từ GD có sẵn</w:t>
            </w:r>
          </w:p>
        </w:tc>
        <w:tc>
          <w:tcPr>
            <w:tcW w:w="1282" w:type="dxa"/>
          </w:tcPr>
          <w:p w14:paraId="211E6283"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25B5F42A"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16</w:t>
            </w:r>
          </w:p>
        </w:tc>
        <w:tc>
          <w:tcPr>
            <w:tcW w:w="992" w:type="dxa"/>
          </w:tcPr>
          <w:p w14:paraId="5064A80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408FEEC9" w14:textId="77777777" w:rsidR="004A7D63" w:rsidRDefault="004A7D63" w:rsidP="0050629E">
            <w:pPr>
              <w:spacing w:line="312" w:lineRule="auto"/>
              <w:ind w:firstLine="0"/>
              <w:jc w:val="both"/>
              <w:rPr>
                <w:rFonts w:cs="Times New Roman"/>
                <w:szCs w:val="26"/>
              </w:rPr>
            </w:pPr>
            <w:r w:rsidRPr="00571988">
              <w:rPr>
                <w:rFonts w:cs="Times New Roman"/>
                <w:szCs w:val="26"/>
              </w:rPr>
              <w:t>Trường này được sử dụng trong trường hợp người dùng nhập thông tin hồ sơ bẳng cách copy thông tin từ hồ sơ có sẵn trên hệ thống.</w:t>
            </w:r>
          </w:p>
          <w:p w14:paraId="6CC87CB8" w14:textId="77777777" w:rsidR="004A7D63" w:rsidRDefault="004A7D63" w:rsidP="0050629E">
            <w:pPr>
              <w:spacing w:line="312" w:lineRule="auto"/>
              <w:ind w:firstLine="0"/>
              <w:jc w:val="both"/>
              <w:rPr>
                <w:rFonts w:cs="Times New Roman"/>
                <w:color w:val="FF0000"/>
                <w:szCs w:val="26"/>
              </w:rPr>
            </w:pPr>
            <w:r w:rsidRPr="005F2D3F">
              <w:rPr>
                <w:rFonts w:cs="Times New Roman"/>
                <w:color w:val="FF0000"/>
                <w:szCs w:val="26"/>
              </w:rPr>
              <w:t>Trường này chỉ có ở chức năng Phát hành bảo lãnh, không xuất hiện ở các chức năng khác</w:t>
            </w:r>
          </w:p>
          <w:p w14:paraId="626587AB" w14:textId="77777777" w:rsidR="004A7D63" w:rsidRPr="00977353" w:rsidRDefault="004A7D63" w:rsidP="0050629E">
            <w:pPr>
              <w:spacing w:line="312" w:lineRule="auto"/>
              <w:ind w:firstLine="0"/>
              <w:jc w:val="both"/>
              <w:rPr>
                <w:rFonts w:cs="Times New Roman"/>
                <w:szCs w:val="26"/>
              </w:rPr>
            </w:pPr>
            <w:r>
              <w:rPr>
                <w:rFonts w:cs="Times New Roman"/>
                <w:szCs w:val="26"/>
              </w:rPr>
              <w:t xml:space="preserve">- </w:t>
            </w:r>
            <w:r w:rsidRPr="00977353">
              <w:rPr>
                <w:rFonts w:cs="Times New Roman"/>
                <w:szCs w:val="26"/>
              </w:rPr>
              <w:t>Người dùng nhập hoặc chọn từ danh sách có sẵn trên hệ thống số tham chiếu hồ sơ đã được khởi tạo thành công để hệ thống tự động lấy thông tin.</w:t>
            </w:r>
          </w:p>
          <w:p w14:paraId="6C128974" w14:textId="77777777" w:rsidR="004A7D63" w:rsidRPr="00977353" w:rsidRDefault="004A7D63" w:rsidP="0050629E">
            <w:pPr>
              <w:spacing w:line="312" w:lineRule="auto"/>
              <w:ind w:firstLine="0"/>
              <w:jc w:val="both"/>
              <w:rPr>
                <w:rFonts w:cs="Times New Roman"/>
                <w:szCs w:val="26"/>
              </w:rPr>
            </w:pPr>
            <w:r w:rsidRPr="00977353">
              <w:rPr>
                <w:rFonts w:cs="Times New Roman"/>
                <w:szCs w:val="26"/>
              </w:rPr>
              <w:t>+ Nếu hồ sơ tồn tại, hệ thống sẽ tự động lấy dữ liệu từ hồ sơ cũ để điền thông tin cho các trường trên màn hình. Người dùng có thể bổ sung/chỉnh sửa thông tin nếu cần.</w:t>
            </w:r>
          </w:p>
          <w:p w14:paraId="1E301B48" w14:textId="77777777" w:rsidR="004A7D63" w:rsidRPr="00571988" w:rsidRDefault="004A7D63" w:rsidP="0050629E">
            <w:pPr>
              <w:spacing w:line="312" w:lineRule="auto"/>
              <w:ind w:firstLine="0"/>
              <w:jc w:val="both"/>
              <w:rPr>
                <w:rFonts w:cs="Times New Roman"/>
                <w:szCs w:val="26"/>
              </w:rPr>
            </w:pPr>
            <w:r w:rsidRPr="00977353">
              <w:rPr>
                <w:rFonts w:cs="Times New Roman"/>
                <w:szCs w:val="26"/>
              </w:rPr>
              <w:t>+ Nếu hồ sơ không tồn tại, hệ thống cảnh báo hồ sơ không tồn tại và không lấy dữ liệu.</w:t>
            </w:r>
          </w:p>
        </w:tc>
        <w:tc>
          <w:tcPr>
            <w:tcW w:w="1417" w:type="dxa"/>
          </w:tcPr>
          <w:p w14:paraId="3693619D"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77FDAF99" w14:textId="77777777" w:rsidTr="0074166A">
        <w:tc>
          <w:tcPr>
            <w:tcW w:w="1548" w:type="dxa"/>
          </w:tcPr>
          <w:p w14:paraId="62F12374" w14:textId="77777777" w:rsidR="004A7D63" w:rsidRDefault="004A7D63" w:rsidP="0050629E">
            <w:pPr>
              <w:spacing w:line="312" w:lineRule="auto"/>
              <w:ind w:firstLine="0"/>
              <w:jc w:val="both"/>
              <w:rPr>
                <w:rFonts w:cs="Times New Roman"/>
                <w:b/>
                <w:color w:val="FF0000"/>
                <w:szCs w:val="26"/>
              </w:rPr>
            </w:pPr>
            <w:r w:rsidRPr="008A1BD1">
              <w:rPr>
                <w:rFonts w:cs="Times New Roman"/>
                <w:b/>
                <w:color w:val="FF0000"/>
                <w:szCs w:val="26"/>
              </w:rPr>
              <w:t>Số Bảo lãnh</w:t>
            </w:r>
          </w:p>
          <w:p w14:paraId="57EA038A" w14:textId="77777777" w:rsidR="004A7D63" w:rsidRPr="002F4D0F" w:rsidRDefault="004A7D63" w:rsidP="0050629E">
            <w:pPr>
              <w:spacing w:line="312" w:lineRule="auto"/>
              <w:ind w:firstLine="0"/>
              <w:rPr>
                <w:rFonts w:cs="Times New Roman"/>
                <w:b/>
                <w:i/>
                <w:color w:val="FF0000"/>
                <w:szCs w:val="26"/>
              </w:rPr>
            </w:pPr>
            <w:r w:rsidRPr="002F4D0F">
              <w:rPr>
                <w:rFonts w:cs="Times New Roman"/>
                <w:i/>
                <w:color w:val="FF0000"/>
                <w:szCs w:val="26"/>
              </w:rPr>
              <w:t>(tên cũ Số BG-Local)</w:t>
            </w:r>
          </w:p>
        </w:tc>
        <w:tc>
          <w:tcPr>
            <w:tcW w:w="1282" w:type="dxa"/>
          </w:tcPr>
          <w:p w14:paraId="47969C46"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77F60CC8"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16</w:t>
            </w:r>
          </w:p>
        </w:tc>
        <w:tc>
          <w:tcPr>
            <w:tcW w:w="992" w:type="dxa"/>
          </w:tcPr>
          <w:p w14:paraId="35554F51"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(P)</w:t>
            </w:r>
          </w:p>
        </w:tc>
        <w:tc>
          <w:tcPr>
            <w:tcW w:w="4395" w:type="dxa"/>
          </w:tcPr>
          <w:p w14:paraId="24D0973E"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Số tham chiếu BL do hệ thống tự động sinh ra gồm 1</w:t>
            </w:r>
            <w:r>
              <w:rPr>
                <w:rFonts w:cs="Times New Roman"/>
                <w:szCs w:val="26"/>
              </w:rPr>
              <w:t>3</w:t>
            </w:r>
            <w:r w:rsidRPr="00571988">
              <w:rPr>
                <w:rFonts w:cs="Times New Roman"/>
                <w:szCs w:val="26"/>
              </w:rPr>
              <w:t xml:space="preserve"> ký tự gồm cả chữ và số.</w:t>
            </w:r>
          </w:p>
          <w:p w14:paraId="7146DD91"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Cấu trúc: </w:t>
            </w:r>
            <w:r>
              <w:rPr>
                <w:rFonts w:cs="Times New Roman"/>
                <w:szCs w:val="26"/>
              </w:rPr>
              <w:t>0992</w:t>
            </w:r>
            <w:r w:rsidRPr="00571988">
              <w:rPr>
                <w:rFonts w:cs="Times New Roman"/>
                <w:szCs w:val="26"/>
              </w:rPr>
              <w:t xml:space="preserve">PPYYxxxxx </w:t>
            </w:r>
          </w:p>
          <w:p w14:paraId="46AEFEC8" w14:textId="77777777" w:rsidR="004A7D63" w:rsidRPr="00571988" w:rsidRDefault="004A7D63" w:rsidP="0050629E">
            <w:pPr>
              <w:spacing w:line="312" w:lineRule="auto"/>
              <w:ind w:firstLine="0"/>
              <w:jc w:val="both"/>
              <w:rPr>
                <w:rFonts w:cs="Times New Roman"/>
                <w:szCs w:val="26"/>
              </w:rPr>
            </w:pPr>
            <w:r w:rsidRPr="00571988">
              <w:rPr>
                <w:rFonts w:cs="Times New Roman"/>
                <w:szCs w:val="26"/>
                <w:u w:val="single"/>
              </w:rPr>
              <w:t>Trong đó</w:t>
            </w:r>
            <w:r w:rsidRPr="00571988">
              <w:rPr>
                <w:rFonts w:cs="Times New Roman"/>
                <w:szCs w:val="26"/>
              </w:rPr>
              <w:t xml:space="preserve">: </w:t>
            </w:r>
          </w:p>
          <w:p w14:paraId="42712948" w14:textId="77777777" w:rsidR="004A7D63" w:rsidRPr="008A1BD1" w:rsidRDefault="004A7D63" w:rsidP="0050629E">
            <w:pPr>
              <w:pStyle w:val="ListParagraph"/>
              <w:numPr>
                <w:ilvl w:val="0"/>
                <w:numId w:val="1"/>
              </w:numPr>
              <w:spacing w:line="312" w:lineRule="auto"/>
              <w:ind w:firstLine="0"/>
              <w:jc w:val="both"/>
              <w:rPr>
                <w:rFonts w:cs="Times New Roman"/>
                <w:szCs w:val="26"/>
              </w:rPr>
            </w:pPr>
            <w:r>
              <w:rPr>
                <w:rFonts w:cs="Times New Roman"/>
                <w:b/>
                <w:szCs w:val="26"/>
              </w:rPr>
              <w:lastRenderedPageBreak/>
              <w:t>0</w:t>
            </w:r>
            <w:r w:rsidRPr="008A1BD1">
              <w:rPr>
                <w:rFonts w:cs="Times New Roman"/>
                <w:b/>
                <w:szCs w:val="26"/>
              </w:rPr>
              <w:t>992</w:t>
            </w:r>
            <w:r>
              <w:rPr>
                <w:rFonts w:cs="Times New Roman"/>
                <w:szCs w:val="26"/>
              </w:rPr>
              <w:t xml:space="preserve"> là mã NHCT Lào</w:t>
            </w:r>
          </w:p>
          <w:p w14:paraId="0A4974D8" w14:textId="77777777" w:rsidR="004A7D63" w:rsidRPr="00571988" w:rsidRDefault="004A7D63" w:rsidP="0050629E">
            <w:pPr>
              <w:pStyle w:val="ListParagraph"/>
              <w:numPr>
                <w:ilvl w:val="0"/>
                <w:numId w:val="1"/>
              </w:numPr>
              <w:spacing w:line="312" w:lineRule="auto"/>
              <w:ind w:firstLine="0"/>
              <w:jc w:val="both"/>
              <w:rPr>
                <w:rFonts w:cs="Times New Roman"/>
                <w:szCs w:val="26"/>
              </w:rPr>
            </w:pPr>
            <w:r w:rsidRPr="00571988">
              <w:rPr>
                <w:rFonts w:cs="Times New Roman"/>
                <w:b/>
                <w:szCs w:val="26"/>
              </w:rPr>
              <w:t>PP</w:t>
            </w:r>
            <w:r w:rsidRPr="00571988">
              <w:rPr>
                <w:rFonts w:cs="Times New Roman"/>
                <w:szCs w:val="26"/>
              </w:rPr>
              <w:t xml:space="preserve"> là mã sản phẩm: ở chức năng này là </w:t>
            </w:r>
            <w:r w:rsidRPr="00571988">
              <w:rPr>
                <w:rFonts w:cs="Times New Roman"/>
                <w:b/>
                <w:szCs w:val="26"/>
              </w:rPr>
              <w:t>BG</w:t>
            </w:r>
          </w:p>
          <w:p w14:paraId="3F143319" w14:textId="77777777" w:rsidR="004A7D63" w:rsidRPr="00571988" w:rsidRDefault="004A7D63" w:rsidP="0050629E">
            <w:pPr>
              <w:pStyle w:val="ListParagraph"/>
              <w:numPr>
                <w:ilvl w:val="0"/>
                <w:numId w:val="1"/>
              </w:numPr>
              <w:spacing w:line="312" w:lineRule="auto"/>
              <w:ind w:firstLine="0"/>
              <w:jc w:val="both"/>
              <w:rPr>
                <w:rFonts w:cs="Times New Roman"/>
                <w:szCs w:val="26"/>
              </w:rPr>
            </w:pPr>
            <w:r w:rsidRPr="00571988">
              <w:rPr>
                <w:rFonts w:cs="Times New Roman"/>
                <w:b/>
                <w:szCs w:val="26"/>
              </w:rPr>
              <w:t>YY</w:t>
            </w:r>
            <w:r w:rsidRPr="00571988">
              <w:rPr>
                <w:rFonts w:cs="Times New Roman"/>
                <w:szCs w:val="26"/>
              </w:rPr>
              <w:t xml:space="preserve"> là 2 ký tự cuối của năm phát sinh</w:t>
            </w:r>
          </w:p>
          <w:p w14:paraId="04F91B81" w14:textId="77777777" w:rsidR="004A7D63" w:rsidRPr="00571988" w:rsidRDefault="004A7D63" w:rsidP="0050629E">
            <w:pPr>
              <w:pStyle w:val="ListParagraph"/>
              <w:numPr>
                <w:ilvl w:val="0"/>
                <w:numId w:val="1"/>
              </w:numPr>
              <w:spacing w:line="312" w:lineRule="auto"/>
              <w:ind w:firstLine="0"/>
              <w:jc w:val="both"/>
              <w:rPr>
                <w:rFonts w:cs="Times New Roman"/>
                <w:szCs w:val="26"/>
              </w:rPr>
            </w:pPr>
            <w:r w:rsidRPr="00571988">
              <w:rPr>
                <w:rFonts w:cs="Times New Roman"/>
                <w:b/>
                <w:szCs w:val="26"/>
              </w:rPr>
              <w:t>xxxxx</w:t>
            </w:r>
            <w:r w:rsidRPr="00571988">
              <w:rPr>
                <w:rFonts w:cs="Times New Roman"/>
                <w:szCs w:val="26"/>
              </w:rPr>
              <w:t xml:space="preserve"> là số thứ tự của bảo lãnh phát sinh trong năm.</w:t>
            </w:r>
          </w:p>
          <w:p w14:paraId="63A0DA09" w14:textId="77777777" w:rsidR="004A7D63" w:rsidRPr="00571988" w:rsidRDefault="004A7D63" w:rsidP="0050629E">
            <w:pPr>
              <w:spacing w:line="312" w:lineRule="auto"/>
              <w:ind w:firstLine="0"/>
              <w:jc w:val="both"/>
              <w:rPr>
                <w:rFonts w:cs="Times New Roman"/>
                <w:szCs w:val="26"/>
                <w:u w:val="single"/>
              </w:rPr>
            </w:pPr>
            <w:r w:rsidRPr="00571988">
              <w:rPr>
                <w:rFonts w:cs="Times New Roman"/>
                <w:szCs w:val="26"/>
                <w:u w:val="single"/>
              </w:rPr>
              <w:t xml:space="preserve">Ví dụ: </w:t>
            </w:r>
          </w:p>
          <w:p w14:paraId="2CD971A0"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Số BL đầu tiên phát sinh trong năm 202</w:t>
            </w:r>
            <w:r>
              <w:rPr>
                <w:rFonts w:cs="Times New Roman"/>
                <w:szCs w:val="26"/>
              </w:rPr>
              <w:t>2</w:t>
            </w:r>
            <w:r w:rsidRPr="00571988">
              <w:rPr>
                <w:rFonts w:cs="Times New Roman"/>
                <w:szCs w:val="26"/>
              </w:rPr>
              <w:t xml:space="preserve"> sẽ là </w:t>
            </w:r>
            <w:r w:rsidRPr="002F4D0F">
              <w:rPr>
                <w:rFonts w:cs="Times New Roman"/>
                <w:b/>
                <w:szCs w:val="26"/>
              </w:rPr>
              <w:t>0</w:t>
            </w:r>
            <w:r>
              <w:rPr>
                <w:rFonts w:cs="Times New Roman"/>
                <w:b/>
                <w:szCs w:val="26"/>
              </w:rPr>
              <w:t>992</w:t>
            </w:r>
            <w:r w:rsidRPr="00571988">
              <w:rPr>
                <w:rFonts w:cs="Times New Roman"/>
                <w:b/>
                <w:szCs w:val="26"/>
              </w:rPr>
              <w:t>BG2</w:t>
            </w:r>
            <w:r>
              <w:rPr>
                <w:rFonts w:cs="Times New Roman"/>
                <w:b/>
                <w:szCs w:val="26"/>
              </w:rPr>
              <w:t>2</w:t>
            </w:r>
            <w:r w:rsidRPr="00571988">
              <w:rPr>
                <w:rFonts w:cs="Times New Roman"/>
                <w:b/>
                <w:szCs w:val="26"/>
              </w:rPr>
              <w:t>00001</w:t>
            </w:r>
          </w:p>
        </w:tc>
        <w:tc>
          <w:tcPr>
            <w:tcW w:w="1417" w:type="dxa"/>
          </w:tcPr>
          <w:p w14:paraId="2CE8BF3F"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N</w:t>
            </w:r>
          </w:p>
        </w:tc>
      </w:tr>
      <w:tr w:rsidR="004A7D63" w:rsidRPr="00571988" w14:paraId="5C273D4E" w14:textId="77777777" w:rsidTr="0074166A">
        <w:tc>
          <w:tcPr>
            <w:tcW w:w="1548" w:type="dxa"/>
          </w:tcPr>
          <w:p w14:paraId="5A466702"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Số Ref liên quan</w:t>
            </w:r>
          </w:p>
        </w:tc>
        <w:tc>
          <w:tcPr>
            <w:tcW w:w="1282" w:type="dxa"/>
          </w:tcPr>
          <w:p w14:paraId="59EA9D41"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189FA52D"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16</w:t>
            </w:r>
          </w:p>
        </w:tc>
        <w:tc>
          <w:tcPr>
            <w:tcW w:w="992" w:type="dxa"/>
          </w:tcPr>
          <w:p w14:paraId="3F906BAA"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227F3B11"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Số tham chiếu liên quan đến số BL hiện tại.</w:t>
            </w:r>
          </w:p>
          <w:p w14:paraId="0609BAA5"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Hệ thống mặc định giá trị giống với số BL.</w:t>
            </w:r>
          </w:p>
          <w:p w14:paraId="3E49F9A6"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Trong một số trường hợp đặc biệt như hồ sơ cũ không thể kích hoạt lại được và người dùng cần tạo hồ sơ mới theo số BL cũ, người dùng có thể sửa giá trị trường này thành số BL cũ khi tạo mới hồ sơ phát hành BL.</w:t>
            </w:r>
          </w:p>
        </w:tc>
        <w:tc>
          <w:tcPr>
            <w:tcW w:w="1417" w:type="dxa"/>
          </w:tcPr>
          <w:p w14:paraId="36FB2780"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0726B0A0" w14:textId="77777777" w:rsidTr="0074166A">
        <w:tc>
          <w:tcPr>
            <w:tcW w:w="1548" w:type="dxa"/>
          </w:tcPr>
          <w:p w14:paraId="6867B113"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Phạm vi Bảo lãnh</w:t>
            </w:r>
          </w:p>
        </w:tc>
        <w:tc>
          <w:tcPr>
            <w:tcW w:w="1282" w:type="dxa"/>
          </w:tcPr>
          <w:p w14:paraId="6D011AA3"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5E67DF44"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20</w:t>
            </w:r>
          </w:p>
        </w:tc>
        <w:tc>
          <w:tcPr>
            <w:tcW w:w="992" w:type="dxa"/>
          </w:tcPr>
          <w:p w14:paraId="51ED1DE0"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(P)</w:t>
            </w:r>
          </w:p>
        </w:tc>
        <w:tc>
          <w:tcPr>
            <w:tcW w:w="4395" w:type="dxa"/>
          </w:tcPr>
          <w:p w14:paraId="10A002F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Thể hiện BL được phát hành là BL trong nước hay BL nước ngoài.</w:t>
            </w:r>
          </w:p>
          <w:p w14:paraId="659EFA2C" w14:textId="77777777" w:rsidR="004A7D63" w:rsidRPr="00571988" w:rsidRDefault="004A7D63" w:rsidP="0050629E">
            <w:pPr>
              <w:spacing w:line="312" w:lineRule="auto"/>
              <w:ind w:firstLine="0"/>
              <w:jc w:val="both"/>
              <w:rPr>
                <w:rFonts w:cs="Times New Roman"/>
                <w:szCs w:val="26"/>
              </w:rPr>
            </w:pPr>
            <w:r>
              <w:rPr>
                <w:rFonts w:cs="Times New Roman"/>
                <w:szCs w:val="26"/>
              </w:rPr>
              <w:t>Hệ</w:t>
            </w:r>
            <w:r w:rsidRPr="00571988">
              <w:rPr>
                <w:rFonts w:cs="Times New Roman"/>
                <w:szCs w:val="26"/>
              </w:rPr>
              <w:t xml:space="preserve"> thống mặc định giá trị “Bảo lãnh trong nước”</w:t>
            </w:r>
          </w:p>
        </w:tc>
        <w:tc>
          <w:tcPr>
            <w:tcW w:w="1417" w:type="dxa"/>
          </w:tcPr>
          <w:p w14:paraId="1EF06385"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0993D310" w14:textId="77777777" w:rsidTr="0074166A">
        <w:tc>
          <w:tcPr>
            <w:tcW w:w="1548" w:type="dxa"/>
          </w:tcPr>
          <w:p w14:paraId="72528C4A" w14:textId="77777777" w:rsidR="004A7D63" w:rsidRPr="008A1BD1" w:rsidRDefault="004A7D63" w:rsidP="0050629E">
            <w:pPr>
              <w:spacing w:line="312" w:lineRule="auto"/>
              <w:ind w:firstLine="0"/>
              <w:jc w:val="both"/>
              <w:rPr>
                <w:rFonts w:cs="Times New Roman"/>
                <w:b/>
                <w:color w:val="FF0000"/>
                <w:szCs w:val="26"/>
              </w:rPr>
            </w:pPr>
            <w:r w:rsidRPr="008A1BD1">
              <w:rPr>
                <w:rFonts w:cs="Times New Roman"/>
                <w:b/>
                <w:color w:val="FF0000"/>
                <w:szCs w:val="26"/>
              </w:rPr>
              <w:t>Loại Bảo lãnh</w:t>
            </w:r>
          </w:p>
        </w:tc>
        <w:tc>
          <w:tcPr>
            <w:tcW w:w="1282" w:type="dxa"/>
          </w:tcPr>
          <w:p w14:paraId="63DCEC7D"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2D69701F"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50</w:t>
            </w:r>
          </w:p>
        </w:tc>
        <w:tc>
          <w:tcPr>
            <w:tcW w:w="992" w:type="dxa"/>
          </w:tcPr>
          <w:p w14:paraId="40FF20A4"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1694031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Thể hiện loại BL cần phát hành là loại nào.</w:t>
            </w:r>
          </w:p>
          <w:p w14:paraId="4746E564" w14:textId="77777777" w:rsidR="004A7D63" w:rsidRPr="00EF2A44" w:rsidRDefault="004A7D63" w:rsidP="0050629E">
            <w:pPr>
              <w:spacing w:line="312" w:lineRule="auto"/>
              <w:ind w:firstLine="0"/>
              <w:jc w:val="both"/>
              <w:rPr>
                <w:rFonts w:cs="Times New Roman"/>
                <w:color w:val="FF0000"/>
                <w:szCs w:val="26"/>
              </w:rPr>
            </w:pPr>
            <w:r w:rsidRPr="00EF2A44">
              <w:rPr>
                <w:rFonts w:cs="Times New Roman"/>
                <w:color w:val="FF0000"/>
                <w:szCs w:val="26"/>
              </w:rPr>
              <w:t>Sửa lại danh sách các giá trị cho người dùng chọn như sau:</w:t>
            </w:r>
          </w:p>
          <w:p w14:paraId="05DAFFFA" w14:textId="77777777" w:rsidR="004A7D63" w:rsidRPr="00571988" w:rsidRDefault="004A7D63" w:rsidP="0050629E">
            <w:pPr>
              <w:spacing w:line="312" w:lineRule="auto"/>
              <w:ind w:firstLine="0"/>
              <w:jc w:val="both"/>
              <w:rPr>
                <w:rFonts w:cs="Times New Roman"/>
                <w:szCs w:val="26"/>
              </w:rPr>
            </w:pPr>
            <w:r>
              <w:rPr>
                <w:rFonts w:cs="Times New Roman"/>
                <w:szCs w:val="26"/>
              </w:rPr>
              <w:t xml:space="preserve"> </w:t>
            </w:r>
            <w:r w:rsidRPr="00D7087D">
              <w:rPr>
                <w:rFonts w:cs="Times New Roman"/>
                <w:b/>
                <w:szCs w:val="26"/>
              </w:rPr>
              <w:t xml:space="preserve">Mã loại - </w:t>
            </w:r>
            <w:r>
              <w:rPr>
                <w:rFonts w:cs="Times New Roman"/>
                <w:b/>
                <w:szCs w:val="26"/>
              </w:rPr>
              <w:t>Tên loại</w:t>
            </w:r>
            <w:r>
              <w:rPr>
                <w:rFonts w:cs="Times New Roman"/>
                <w:szCs w:val="26"/>
              </w:rPr>
              <w:t>:</w:t>
            </w:r>
          </w:p>
          <w:p w14:paraId="3D9ADAB5"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AP</w:t>
            </w:r>
            <w:r>
              <w:rPr>
                <w:rFonts w:cs="Times New Roman"/>
                <w:szCs w:val="26"/>
              </w:rPr>
              <w:t xml:space="preserve"> - </w:t>
            </w:r>
            <w:r w:rsidRPr="00571988">
              <w:rPr>
                <w:rFonts w:cs="Times New Roman"/>
                <w:szCs w:val="26"/>
              </w:rPr>
              <w:t>Bảo lãnh tiền ứng trước</w:t>
            </w:r>
          </w:p>
          <w:p w14:paraId="78C53721"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TG</w:t>
            </w:r>
            <w:r>
              <w:rPr>
                <w:rFonts w:cs="Times New Roman"/>
                <w:szCs w:val="26"/>
              </w:rPr>
              <w:t xml:space="preserve"> - </w:t>
            </w:r>
            <w:r w:rsidRPr="00571988">
              <w:rPr>
                <w:rFonts w:cs="Times New Roman"/>
                <w:szCs w:val="26"/>
              </w:rPr>
              <w:t>Bảo lãnh dự thầu</w:t>
            </w:r>
          </w:p>
          <w:p w14:paraId="40E0E3FA"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PG</w:t>
            </w:r>
            <w:r>
              <w:rPr>
                <w:rFonts w:cs="Times New Roman"/>
                <w:szCs w:val="26"/>
              </w:rPr>
              <w:t xml:space="preserve"> - </w:t>
            </w:r>
            <w:r w:rsidRPr="00571988">
              <w:rPr>
                <w:rFonts w:cs="Times New Roman"/>
                <w:szCs w:val="26"/>
              </w:rPr>
              <w:t xml:space="preserve">Bảo lãnh thực hiện hợp đồng </w:t>
            </w:r>
          </w:p>
          <w:p w14:paraId="0E96B262"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Pr>
                <w:rFonts w:cs="Times New Roman"/>
                <w:szCs w:val="26"/>
              </w:rPr>
              <w:lastRenderedPageBreak/>
              <w:t xml:space="preserve">PT - </w:t>
            </w:r>
            <w:r w:rsidRPr="00571988">
              <w:rPr>
                <w:rFonts w:cs="Times New Roman"/>
                <w:szCs w:val="26"/>
              </w:rPr>
              <w:t>Bảo lãnh thanh toán</w:t>
            </w:r>
          </w:p>
          <w:p w14:paraId="464614CB"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PQ</w:t>
            </w:r>
            <w:r>
              <w:rPr>
                <w:rFonts w:cs="Times New Roman"/>
                <w:szCs w:val="26"/>
              </w:rPr>
              <w:t xml:space="preserve"> - </w:t>
            </w:r>
            <w:r w:rsidRPr="00571988">
              <w:rPr>
                <w:rFonts w:cs="Times New Roman"/>
                <w:szCs w:val="26"/>
              </w:rPr>
              <w:t>Bảo lãnh bảo đảm chất lượng sản phẩm</w:t>
            </w:r>
          </w:p>
          <w:p w14:paraId="09989C9F"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RM</w:t>
            </w:r>
            <w:r>
              <w:rPr>
                <w:rFonts w:cs="Times New Roman"/>
                <w:szCs w:val="26"/>
              </w:rPr>
              <w:t xml:space="preserve"> -</w:t>
            </w:r>
            <w:r w:rsidRPr="00571988">
              <w:rPr>
                <w:rFonts w:cs="Times New Roman"/>
                <w:szCs w:val="26"/>
              </w:rPr>
              <w:t xml:space="preserve"> Bảo lãnh tiền giữ lại</w:t>
            </w:r>
          </w:p>
          <w:p w14:paraId="3EBD3051"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WG</w:t>
            </w:r>
            <w:r>
              <w:rPr>
                <w:rFonts w:cs="Times New Roman"/>
                <w:szCs w:val="26"/>
              </w:rPr>
              <w:t xml:space="preserve"> -</w:t>
            </w:r>
            <w:r w:rsidRPr="00571988">
              <w:rPr>
                <w:rFonts w:cs="Times New Roman"/>
                <w:szCs w:val="26"/>
              </w:rPr>
              <w:t xml:space="preserve"> Bảo lãnh bảo hành</w:t>
            </w:r>
          </w:p>
          <w:p w14:paraId="7AF361DF"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BG</w:t>
            </w:r>
            <w:r>
              <w:rPr>
                <w:rFonts w:cs="Times New Roman"/>
                <w:szCs w:val="26"/>
              </w:rPr>
              <w:t xml:space="preserve"> -</w:t>
            </w:r>
            <w:r w:rsidRPr="00571988">
              <w:rPr>
                <w:rFonts w:cs="Times New Roman"/>
                <w:szCs w:val="26"/>
              </w:rPr>
              <w:t xml:space="preserve"> Bảo lãnh vay vốn</w:t>
            </w:r>
          </w:p>
          <w:p w14:paraId="65FEAF08"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CG</w:t>
            </w:r>
            <w:r>
              <w:rPr>
                <w:rFonts w:cs="Times New Roman"/>
                <w:szCs w:val="26"/>
              </w:rPr>
              <w:t xml:space="preserve"> -</w:t>
            </w:r>
            <w:r w:rsidRPr="00571988">
              <w:rPr>
                <w:rFonts w:cs="Times New Roman"/>
                <w:szCs w:val="26"/>
              </w:rPr>
              <w:t xml:space="preserve"> Bảo lãnh thuế quan</w:t>
            </w:r>
          </w:p>
          <w:p w14:paraId="768DAC08" w14:textId="77777777" w:rsidR="004A7D63" w:rsidRPr="00D7087D"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OT</w:t>
            </w:r>
            <w:r>
              <w:rPr>
                <w:rFonts w:cs="Times New Roman"/>
                <w:szCs w:val="26"/>
              </w:rPr>
              <w:t xml:space="preserve"> -</w:t>
            </w:r>
            <w:r w:rsidRPr="00571988">
              <w:rPr>
                <w:rFonts w:cs="Times New Roman"/>
                <w:szCs w:val="26"/>
              </w:rPr>
              <w:t xml:space="preserve"> Bảo lãnh khác</w:t>
            </w:r>
          </w:p>
        </w:tc>
        <w:tc>
          <w:tcPr>
            <w:tcW w:w="1417" w:type="dxa"/>
          </w:tcPr>
          <w:p w14:paraId="340D9EDA"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N</w:t>
            </w:r>
          </w:p>
        </w:tc>
      </w:tr>
      <w:tr w:rsidR="004A7D63" w:rsidRPr="00571988" w14:paraId="3D48D7F1" w14:textId="77777777" w:rsidTr="0074166A">
        <w:tc>
          <w:tcPr>
            <w:tcW w:w="1548" w:type="dxa"/>
          </w:tcPr>
          <w:p w14:paraId="0714B354"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(Chi tiết Loại BL)</w:t>
            </w:r>
          </w:p>
        </w:tc>
        <w:tc>
          <w:tcPr>
            <w:tcW w:w="1282" w:type="dxa"/>
          </w:tcPr>
          <w:p w14:paraId="40305EEE"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1AB699E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50</w:t>
            </w:r>
          </w:p>
        </w:tc>
        <w:tc>
          <w:tcPr>
            <w:tcW w:w="992" w:type="dxa"/>
          </w:tcPr>
          <w:p w14:paraId="6A3A99F7"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(P/M)</w:t>
            </w:r>
          </w:p>
        </w:tc>
        <w:tc>
          <w:tcPr>
            <w:tcW w:w="4395" w:type="dxa"/>
          </w:tcPr>
          <w:p w14:paraId="65318646"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Trường này dùng để diễn giải chi tiết loại bảo lãnh trong trường hợp Loại BL là “</w:t>
            </w:r>
            <w:r>
              <w:rPr>
                <w:rFonts w:cs="Times New Roman"/>
                <w:szCs w:val="26"/>
              </w:rPr>
              <w:t xml:space="preserve">OT - </w:t>
            </w:r>
            <w:r w:rsidRPr="00571988">
              <w:rPr>
                <w:rFonts w:cs="Times New Roman"/>
                <w:szCs w:val="26"/>
              </w:rPr>
              <w:t>Bảo lãnh khác”.</w:t>
            </w:r>
          </w:p>
          <w:p w14:paraId="37F91AB3"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Trường này trở thành trường bắt buộc nhập thông tin nếu Loại BL là “</w:t>
            </w:r>
            <w:r>
              <w:rPr>
                <w:rFonts w:cs="Times New Roman"/>
                <w:szCs w:val="26"/>
              </w:rPr>
              <w:t xml:space="preserve">OT - </w:t>
            </w:r>
            <w:r w:rsidRPr="00571988">
              <w:rPr>
                <w:rFonts w:cs="Times New Roman"/>
                <w:szCs w:val="26"/>
              </w:rPr>
              <w:t>Bảo lãnh khác”, người dùng tự nhập thông tin.</w:t>
            </w:r>
          </w:p>
          <w:p w14:paraId="6A8214C0"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Các trường hợp khác, trường này bị mờ và không cho phép nhập thông tin.</w:t>
            </w:r>
          </w:p>
        </w:tc>
        <w:tc>
          <w:tcPr>
            <w:tcW w:w="1417" w:type="dxa"/>
          </w:tcPr>
          <w:p w14:paraId="1B62EDC8"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51C2EBFE" w14:textId="77777777" w:rsidTr="0074166A">
        <w:tc>
          <w:tcPr>
            <w:tcW w:w="1548" w:type="dxa"/>
          </w:tcPr>
          <w:p w14:paraId="2E90FA90"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Tính chất BL</w:t>
            </w:r>
          </w:p>
        </w:tc>
        <w:tc>
          <w:tcPr>
            <w:tcW w:w="1282" w:type="dxa"/>
          </w:tcPr>
          <w:p w14:paraId="0AE94121"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31744829"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10</w:t>
            </w:r>
          </w:p>
        </w:tc>
        <w:tc>
          <w:tcPr>
            <w:tcW w:w="992" w:type="dxa"/>
          </w:tcPr>
          <w:p w14:paraId="55011713"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25DF0700"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Thể hiện người dùng sẽ phát hành BL thông thường cho người hưởng (trực tiếp) hay phát hành BL đối ứng để đề nghị 1 ngân hàng khác phát hành cho người hưởng (gián tiếp).</w:t>
            </w:r>
          </w:p>
          <w:p w14:paraId="781C4F55"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Gồm 2 giá trị cho người dùng chọn:</w:t>
            </w:r>
          </w:p>
          <w:p w14:paraId="711C62E4"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Trực tiếp</w:t>
            </w:r>
          </w:p>
          <w:p w14:paraId="690ABE23"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Gián tiếp</w:t>
            </w:r>
          </w:p>
          <w:p w14:paraId="5C2D218D"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Hệ thống mặc định sẵn giá trị “Trực tiếp”, người dùng có thể sửa lại.</w:t>
            </w:r>
          </w:p>
        </w:tc>
        <w:tc>
          <w:tcPr>
            <w:tcW w:w="1417" w:type="dxa"/>
          </w:tcPr>
          <w:p w14:paraId="4A6CFA16"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4626D99E" w14:textId="77777777" w:rsidTr="0074166A">
        <w:tc>
          <w:tcPr>
            <w:tcW w:w="1548" w:type="dxa"/>
          </w:tcPr>
          <w:p w14:paraId="3DE44C7C" w14:textId="77777777" w:rsidR="004A7D63" w:rsidRDefault="004A7D63" w:rsidP="0050629E">
            <w:pPr>
              <w:spacing w:line="312" w:lineRule="auto"/>
              <w:ind w:firstLine="0"/>
              <w:jc w:val="both"/>
              <w:rPr>
                <w:rFonts w:cs="Times New Roman"/>
                <w:b/>
                <w:color w:val="FF0000"/>
                <w:szCs w:val="26"/>
              </w:rPr>
            </w:pPr>
            <w:r w:rsidRPr="00D7087D">
              <w:rPr>
                <w:rFonts w:cs="Times New Roman"/>
                <w:b/>
                <w:color w:val="FF0000"/>
                <w:szCs w:val="26"/>
              </w:rPr>
              <w:t>Hình thức phát hành</w:t>
            </w:r>
          </w:p>
          <w:p w14:paraId="7A570962" w14:textId="77777777" w:rsidR="004A7D63" w:rsidRPr="00D7087D" w:rsidRDefault="004A7D63" w:rsidP="0050629E">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Hình thức PH (*)</w:t>
            </w:r>
            <w:r w:rsidRPr="003E3CDA">
              <w:rPr>
                <w:rFonts w:cs="Times New Roman"/>
                <w:i/>
                <w:color w:val="FF0000"/>
                <w:szCs w:val="26"/>
              </w:rPr>
              <w:t>)</w:t>
            </w:r>
          </w:p>
        </w:tc>
        <w:tc>
          <w:tcPr>
            <w:tcW w:w="1282" w:type="dxa"/>
          </w:tcPr>
          <w:p w14:paraId="780FFAB8"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18126A72"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10</w:t>
            </w:r>
          </w:p>
        </w:tc>
        <w:tc>
          <w:tcPr>
            <w:tcW w:w="992" w:type="dxa"/>
          </w:tcPr>
          <w:p w14:paraId="158A45C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74A4674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Thể hiện BL được phát hành theo hình thức gì.</w:t>
            </w:r>
          </w:p>
          <w:p w14:paraId="621B8D53" w14:textId="77777777" w:rsidR="004A7D63" w:rsidRPr="00571988" w:rsidRDefault="004A7D63" w:rsidP="0050629E">
            <w:pPr>
              <w:spacing w:line="312" w:lineRule="auto"/>
              <w:ind w:firstLine="0"/>
              <w:jc w:val="both"/>
              <w:rPr>
                <w:rFonts w:cs="Times New Roman"/>
                <w:szCs w:val="26"/>
              </w:rPr>
            </w:pPr>
            <w:r>
              <w:rPr>
                <w:rFonts w:cs="Times New Roman"/>
                <w:szCs w:val="26"/>
              </w:rPr>
              <w:t>H</w:t>
            </w:r>
            <w:r w:rsidRPr="00571988">
              <w:rPr>
                <w:rFonts w:cs="Times New Roman"/>
                <w:szCs w:val="26"/>
              </w:rPr>
              <w:t>ệ thống mặc định sẵn giá trị “Thư”.</w:t>
            </w:r>
          </w:p>
        </w:tc>
        <w:tc>
          <w:tcPr>
            <w:tcW w:w="1417" w:type="dxa"/>
          </w:tcPr>
          <w:p w14:paraId="56098457"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49687B42" w14:textId="77777777" w:rsidTr="0074166A">
        <w:tc>
          <w:tcPr>
            <w:tcW w:w="1548" w:type="dxa"/>
          </w:tcPr>
          <w:p w14:paraId="5B775E56"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Mục đích bảo lãnh</w:t>
            </w:r>
          </w:p>
        </w:tc>
        <w:tc>
          <w:tcPr>
            <w:tcW w:w="1282" w:type="dxa"/>
          </w:tcPr>
          <w:p w14:paraId="0D6ADE37"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57DB96B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512</w:t>
            </w:r>
          </w:p>
        </w:tc>
        <w:tc>
          <w:tcPr>
            <w:tcW w:w="992" w:type="dxa"/>
          </w:tcPr>
          <w:p w14:paraId="1E317679"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6A9AB5D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Thể hiện Mục đích của BL.</w:t>
            </w:r>
          </w:p>
          <w:p w14:paraId="4C3E76D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tự nhập.</w:t>
            </w:r>
          </w:p>
        </w:tc>
        <w:tc>
          <w:tcPr>
            <w:tcW w:w="1417" w:type="dxa"/>
          </w:tcPr>
          <w:p w14:paraId="13629E88"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55FBC307" w14:textId="77777777" w:rsidTr="005E5229">
        <w:tc>
          <w:tcPr>
            <w:tcW w:w="8926" w:type="dxa"/>
            <w:gridSpan w:val="5"/>
            <w:shd w:val="clear" w:color="auto" w:fill="FFFF00"/>
          </w:tcPr>
          <w:p w14:paraId="484D6120" w14:textId="77777777" w:rsidR="004A7D63" w:rsidRPr="00571988" w:rsidRDefault="004A7D63" w:rsidP="0050629E">
            <w:pPr>
              <w:spacing w:line="312" w:lineRule="auto"/>
              <w:ind w:firstLine="0"/>
              <w:jc w:val="both"/>
              <w:rPr>
                <w:rFonts w:cs="Times New Roman"/>
                <w:szCs w:val="26"/>
              </w:rPr>
            </w:pPr>
            <w:r w:rsidRPr="00571988">
              <w:rPr>
                <w:rFonts w:cs="Times New Roman"/>
                <w:b/>
                <w:szCs w:val="26"/>
              </w:rPr>
              <w:lastRenderedPageBreak/>
              <w:t xml:space="preserve">Các bên liên quan </w:t>
            </w:r>
          </w:p>
        </w:tc>
        <w:tc>
          <w:tcPr>
            <w:tcW w:w="1417" w:type="dxa"/>
            <w:shd w:val="clear" w:color="auto" w:fill="FFFF00"/>
          </w:tcPr>
          <w:p w14:paraId="5B93F3C5" w14:textId="77777777" w:rsidR="004A7D63" w:rsidRPr="00571988" w:rsidRDefault="004A7D63" w:rsidP="0050629E">
            <w:pPr>
              <w:spacing w:line="312" w:lineRule="auto"/>
              <w:ind w:firstLine="0"/>
              <w:jc w:val="center"/>
              <w:rPr>
                <w:rFonts w:cs="Times New Roman"/>
                <w:b/>
                <w:szCs w:val="26"/>
              </w:rPr>
            </w:pPr>
            <w:r>
              <w:rPr>
                <w:rFonts w:cs="Times New Roman"/>
                <w:b/>
                <w:szCs w:val="26"/>
              </w:rPr>
              <w:t>Y</w:t>
            </w:r>
          </w:p>
        </w:tc>
      </w:tr>
      <w:tr w:rsidR="004A7D63" w:rsidRPr="00571988" w14:paraId="37BC6090" w14:textId="77777777" w:rsidTr="0074166A">
        <w:tc>
          <w:tcPr>
            <w:tcW w:w="1548" w:type="dxa"/>
            <w:shd w:val="clear" w:color="auto" w:fill="DBE5F1" w:themeFill="accent1" w:themeFillTint="33"/>
          </w:tcPr>
          <w:p w14:paraId="3675C40D"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Bên được Bảo lãnh</w:t>
            </w:r>
          </w:p>
        </w:tc>
        <w:tc>
          <w:tcPr>
            <w:tcW w:w="7378" w:type="dxa"/>
            <w:gridSpan w:val="4"/>
            <w:shd w:val="clear" w:color="auto" w:fill="DBE5F1" w:themeFill="accent1" w:themeFillTint="33"/>
          </w:tcPr>
          <w:p w14:paraId="5EEEFEC3" w14:textId="77777777" w:rsidR="004A7D63" w:rsidRPr="00571988" w:rsidRDefault="004A7D63" w:rsidP="0050629E">
            <w:pPr>
              <w:spacing w:line="312" w:lineRule="auto"/>
              <w:ind w:firstLine="0"/>
              <w:jc w:val="both"/>
              <w:rPr>
                <w:rFonts w:cs="Times New Roman"/>
                <w:szCs w:val="26"/>
              </w:rPr>
            </w:pPr>
          </w:p>
        </w:tc>
        <w:tc>
          <w:tcPr>
            <w:tcW w:w="1417" w:type="dxa"/>
            <w:shd w:val="clear" w:color="auto" w:fill="DBE5F1" w:themeFill="accent1" w:themeFillTint="33"/>
          </w:tcPr>
          <w:p w14:paraId="11B06917"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56BF814C" w14:textId="77777777" w:rsidTr="0074166A">
        <w:tc>
          <w:tcPr>
            <w:tcW w:w="1548" w:type="dxa"/>
          </w:tcPr>
          <w:p w14:paraId="50D1398C" w14:textId="77777777" w:rsidR="004A7D63" w:rsidRPr="00D7087D" w:rsidRDefault="004A7D63" w:rsidP="0050629E">
            <w:pPr>
              <w:spacing w:line="312" w:lineRule="auto"/>
              <w:ind w:firstLine="0"/>
              <w:jc w:val="both"/>
              <w:rPr>
                <w:rFonts w:cs="Times New Roman"/>
                <w:b/>
                <w:color w:val="FF0000"/>
                <w:szCs w:val="26"/>
              </w:rPr>
            </w:pPr>
            <w:r w:rsidRPr="00D7087D">
              <w:rPr>
                <w:rFonts w:cs="Times New Roman"/>
                <w:b/>
                <w:color w:val="FF0000"/>
                <w:szCs w:val="26"/>
              </w:rPr>
              <w:t>Số CIF</w:t>
            </w:r>
          </w:p>
        </w:tc>
        <w:tc>
          <w:tcPr>
            <w:tcW w:w="1282" w:type="dxa"/>
          </w:tcPr>
          <w:p w14:paraId="05998369"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6D52F48F"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12</w:t>
            </w:r>
          </w:p>
        </w:tc>
        <w:tc>
          <w:tcPr>
            <w:tcW w:w="992" w:type="dxa"/>
          </w:tcPr>
          <w:p w14:paraId="227D129A"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333F732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Số CIF của KH.</w:t>
            </w:r>
          </w:p>
          <w:p w14:paraId="2430F3B6"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có thể nhập trực tiếp số CIF hoặc tìm kiếm số CIF được duy trì trong hệ thống.</w:t>
            </w:r>
          </w:p>
          <w:p w14:paraId="05025979"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Sau khi người dùng nhập/ hoặc chọn số CIF và rời khỏi trường, hệ thống sẽ kiểm tra:</w:t>
            </w:r>
          </w:p>
          <w:p w14:paraId="462F2DF4"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tồn tại, hệ thống tự động lấy thông tin Tên và Địa chỉ của KH từ phần Quản lý thông tin KH lên màn hình</w:t>
            </w:r>
          </w:p>
          <w:p w14:paraId="1B02CFEC"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không tồn tại, hệ thống cảnh báo là số CIF không tồn tại và không lấy thông tin.</w:t>
            </w:r>
          </w:p>
        </w:tc>
        <w:tc>
          <w:tcPr>
            <w:tcW w:w="1417" w:type="dxa"/>
          </w:tcPr>
          <w:p w14:paraId="55EF41E3"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420BF2C4" w14:textId="77777777" w:rsidTr="0074166A">
        <w:tc>
          <w:tcPr>
            <w:tcW w:w="1548" w:type="dxa"/>
          </w:tcPr>
          <w:p w14:paraId="0BD026AA" w14:textId="77777777" w:rsidR="004A7D63" w:rsidRDefault="004A7D63" w:rsidP="0050629E">
            <w:pPr>
              <w:spacing w:line="312" w:lineRule="auto"/>
              <w:ind w:firstLine="0"/>
              <w:jc w:val="both"/>
              <w:rPr>
                <w:rFonts w:cs="Times New Roman"/>
                <w:b/>
                <w:color w:val="FF0000"/>
                <w:szCs w:val="26"/>
              </w:rPr>
            </w:pPr>
            <w:r w:rsidRPr="00D7087D">
              <w:rPr>
                <w:rFonts w:cs="Times New Roman"/>
                <w:b/>
                <w:color w:val="FF0000"/>
                <w:szCs w:val="26"/>
              </w:rPr>
              <w:t>Tên</w:t>
            </w:r>
          </w:p>
          <w:p w14:paraId="4B680A5E" w14:textId="77777777" w:rsidR="004A7D63" w:rsidRPr="003E3CDA" w:rsidRDefault="004A7D63" w:rsidP="0050629E">
            <w:pPr>
              <w:spacing w:line="312" w:lineRule="auto"/>
              <w:ind w:firstLine="0"/>
              <w:jc w:val="both"/>
              <w:rPr>
                <w:rFonts w:cs="Times New Roman"/>
                <w:i/>
                <w:color w:val="FF0000"/>
                <w:szCs w:val="26"/>
              </w:rPr>
            </w:pPr>
            <w:r w:rsidRPr="003E3CDA">
              <w:rPr>
                <w:rFonts w:cs="Times New Roman"/>
                <w:i/>
                <w:color w:val="FF0000"/>
                <w:szCs w:val="26"/>
              </w:rPr>
              <w:t>(tên cũ Tên khách hàng)</w:t>
            </w:r>
          </w:p>
        </w:tc>
        <w:tc>
          <w:tcPr>
            <w:tcW w:w="1282" w:type="dxa"/>
          </w:tcPr>
          <w:p w14:paraId="7162A458"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7047A8E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08274CCF"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66BA5F2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Tên của KH.</w:t>
            </w:r>
          </w:p>
          <w:p w14:paraId="16E1B06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Hệ thống tự động lấy tên KH dựa trên số CIF hoặc người dùng nhập thủ công.</w:t>
            </w:r>
          </w:p>
          <w:p w14:paraId="6B39AA65"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tồn tại, hệ thống tự động lấy tên KH từ phần Quản lý thông tin KH</w:t>
            </w:r>
          </w:p>
          <w:p w14:paraId="1E4AE75E"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không tồn tại, hệ thống không lấy thông tin</w:t>
            </w:r>
          </w:p>
          <w:p w14:paraId="3A9AD299"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có thể bổ sung/chỉnh sửa thông tin KH nếu cần</w:t>
            </w:r>
          </w:p>
        </w:tc>
        <w:tc>
          <w:tcPr>
            <w:tcW w:w="1417" w:type="dxa"/>
          </w:tcPr>
          <w:p w14:paraId="608DFC11"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4499E0F3" w14:textId="77777777" w:rsidTr="0074166A">
        <w:tc>
          <w:tcPr>
            <w:tcW w:w="1548" w:type="dxa"/>
          </w:tcPr>
          <w:p w14:paraId="5F6D13D5" w14:textId="77777777" w:rsidR="004A7D63" w:rsidRPr="00D7087D" w:rsidRDefault="004A7D63" w:rsidP="0050629E">
            <w:pPr>
              <w:spacing w:line="312" w:lineRule="auto"/>
              <w:ind w:firstLine="0"/>
              <w:jc w:val="both"/>
              <w:rPr>
                <w:rFonts w:cs="Times New Roman"/>
                <w:b/>
                <w:color w:val="FF0000"/>
                <w:szCs w:val="26"/>
              </w:rPr>
            </w:pPr>
            <w:r w:rsidRPr="00D7087D">
              <w:rPr>
                <w:rFonts w:cs="Times New Roman"/>
                <w:b/>
                <w:color w:val="FF0000"/>
                <w:szCs w:val="26"/>
              </w:rPr>
              <w:t>Địa chỉ</w:t>
            </w:r>
          </w:p>
        </w:tc>
        <w:tc>
          <w:tcPr>
            <w:tcW w:w="1282" w:type="dxa"/>
          </w:tcPr>
          <w:p w14:paraId="769EA8EB"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3FC337B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3F3CE9C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1EE24F8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Địa chỉ của KH.</w:t>
            </w:r>
          </w:p>
          <w:p w14:paraId="6B113FF6"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Hệ thống tự động lấy địa chỉ KH dựa trên số CIF hoặc người dùng nhập thủ công.</w:t>
            </w:r>
          </w:p>
          <w:p w14:paraId="0FCFA560"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 xml:space="preserve">Nếu số CIF tồn tại, hệ thống tự động lấy địa chỉ KH từ phần Quản lý thông </w:t>
            </w:r>
            <w:r w:rsidRPr="00571988">
              <w:rPr>
                <w:rFonts w:cs="Times New Roman"/>
                <w:szCs w:val="26"/>
              </w:rPr>
              <w:lastRenderedPageBreak/>
              <w:t>tin KH</w:t>
            </w:r>
          </w:p>
          <w:p w14:paraId="2C0801A8"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không tồn tại, hệ thống không lấy thông tin</w:t>
            </w:r>
          </w:p>
          <w:p w14:paraId="4A346332"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có thể bổ sung/chỉnh sửa thông tin KH nếu cần</w:t>
            </w:r>
          </w:p>
        </w:tc>
        <w:tc>
          <w:tcPr>
            <w:tcW w:w="1417" w:type="dxa"/>
          </w:tcPr>
          <w:p w14:paraId="56CE54D9"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N</w:t>
            </w:r>
          </w:p>
        </w:tc>
      </w:tr>
      <w:tr w:rsidR="004A7D63" w:rsidRPr="00571988" w14:paraId="3F3637A2" w14:textId="77777777" w:rsidTr="0074166A">
        <w:tc>
          <w:tcPr>
            <w:tcW w:w="1548" w:type="dxa"/>
            <w:shd w:val="clear" w:color="auto" w:fill="DBE5F1" w:themeFill="accent1" w:themeFillTint="33"/>
          </w:tcPr>
          <w:p w14:paraId="5E579521"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Bên nhận Bảo lãnh</w:t>
            </w:r>
          </w:p>
        </w:tc>
        <w:tc>
          <w:tcPr>
            <w:tcW w:w="7378" w:type="dxa"/>
            <w:gridSpan w:val="4"/>
            <w:shd w:val="clear" w:color="auto" w:fill="DBE5F1" w:themeFill="accent1" w:themeFillTint="33"/>
          </w:tcPr>
          <w:p w14:paraId="6100FE6F" w14:textId="77777777" w:rsidR="004A7D63" w:rsidRPr="00571988" w:rsidRDefault="004A7D63" w:rsidP="0050629E">
            <w:pPr>
              <w:spacing w:line="312" w:lineRule="auto"/>
              <w:ind w:firstLine="0"/>
              <w:jc w:val="both"/>
              <w:rPr>
                <w:rFonts w:cs="Times New Roman"/>
                <w:szCs w:val="26"/>
              </w:rPr>
            </w:pPr>
          </w:p>
        </w:tc>
        <w:tc>
          <w:tcPr>
            <w:tcW w:w="1417" w:type="dxa"/>
            <w:shd w:val="clear" w:color="auto" w:fill="DBE5F1" w:themeFill="accent1" w:themeFillTint="33"/>
          </w:tcPr>
          <w:p w14:paraId="7E2DD44B"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171DBDB6" w14:textId="77777777" w:rsidTr="0074166A">
        <w:tc>
          <w:tcPr>
            <w:tcW w:w="1548" w:type="dxa"/>
          </w:tcPr>
          <w:p w14:paraId="1E011B65"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Số CIF</w:t>
            </w:r>
          </w:p>
        </w:tc>
        <w:tc>
          <w:tcPr>
            <w:tcW w:w="1282" w:type="dxa"/>
          </w:tcPr>
          <w:p w14:paraId="2B84A77E"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1B1A5049"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12</w:t>
            </w:r>
          </w:p>
        </w:tc>
        <w:tc>
          <w:tcPr>
            <w:tcW w:w="992" w:type="dxa"/>
          </w:tcPr>
          <w:p w14:paraId="5B86CD3F"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5D7CC3B9"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Số CIF của Bên nhận BL.</w:t>
            </w:r>
          </w:p>
          <w:p w14:paraId="166D883F"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có thể nhập trực tiếp số CIF hoặc tìm kiếm số CIF được duy trì trong hệ thống.</w:t>
            </w:r>
          </w:p>
          <w:p w14:paraId="03108BE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Sau khi người dùng nhập/ hoặc chọn số CIF và rời khỏi trường, hệ thống sẽ kiểm tra:</w:t>
            </w:r>
          </w:p>
          <w:p w14:paraId="2CD45E3C"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tồn tại, hệ thống tự động lấy thông tin Tên và Địa chỉ của KH từ phần Quản lý thông tin KH lên màn hình</w:t>
            </w:r>
          </w:p>
          <w:p w14:paraId="6A2FEF8D"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không tồn tại, hệ thống cảnh báo là số CIF không tồn tại và không lấy thông tin.</w:t>
            </w:r>
          </w:p>
        </w:tc>
        <w:tc>
          <w:tcPr>
            <w:tcW w:w="1417" w:type="dxa"/>
          </w:tcPr>
          <w:p w14:paraId="4C05D734"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3981FF15" w14:textId="77777777" w:rsidTr="0074166A">
        <w:tc>
          <w:tcPr>
            <w:tcW w:w="1548" w:type="dxa"/>
          </w:tcPr>
          <w:p w14:paraId="6B039E18" w14:textId="77777777" w:rsidR="004A7D63" w:rsidRDefault="004A7D63" w:rsidP="0050629E">
            <w:pPr>
              <w:spacing w:line="312" w:lineRule="auto"/>
              <w:ind w:firstLine="0"/>
              <w:jc w:val="both"/>
              <w:rPr>
                <w:rFonts w:cs="Times New Roman"/>
                <w:b/>
                <w:color w:val="FF0000"/>
                <w:szCs w:val="26"/>
              </w:rPr>
            </w:pPr>
            <w:r w:rsidRPr="00D7087D">
              <w:rPr>
                <w:rFonts w:cs="Times New Roman"/>
                <w:b/>
                <w:color w:val="FF0000"/>
                <w:szCs w:val="26"/>
              </w:rPr>
              <w:t>Tên</w:t>
            </w:r>
          </w:p>
          <w:p w14:paraId="04D4FAA7" w14:textId="77777777" w:rsidR="004A7D63" w:rsidRPr="00D7087D" w:rsidRDefault="004A7D63" w:rsidP="0050629E">
            <w:pPr>
              <w:spacing w:line="312" w:lineRule="auto"/>
              <w:ind w:firstLine="0"/>
              <w:jc w:val="both"/>
              <w:rPr>
                <w:rFonts w:cs="Times New Roman"/>
                <w:b/>
                <w:color w:val="FF0000"/>
                <w:szCs w:val="26"/>
              </w:rPr>
            </w:pPr>
            <w:r w:rsidRPr="003E3CDA">
              <w:rPr>
                <w:rFonts w:cs="Times New Roman"/>
                <w:i/>
                <w:color w:val="FF0000"/>
                <w:szCs w:val="26"/>
              </w:rPr>
              <w:t xml:space="preserve">(tên cũ Tên </w:t>
            </w:r>
            <w:r>
              <w:rPr>
                <w:rFonts w:cs="Times New Roman"/>
                <w:i/>
                <w:color w:val="FF0000"/>
                <w:szCs w:val="26"/>
              </w:rPr>
              <w:t>người nhận BL(*)</w:t>
            </w:r>
            <w:r w:rsidRPr="003E3CDA">
              <w:rPr>
                <w:rFonts w:cs="Times New Roman"/>
                <w:i/>
                <w:color w:val="FF0000"/>
                <w:szCs w:val="26"/>
              </w:rPr>
              <w:t>)</w:t>
            </w:r>
          </w:p>
        </w:tc>
        <w:tc>
          <w:tcPr>
            <w:tcW w:w="1282" w:type="dxa"/>
          </w:tcPr>
          <w:p w14:paraId="79A09CED"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21B11C2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22918E96"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4517CD7C"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Tên của Bên nhận BL.</w:t>
            </w:r>
          </w:p>
          <w:p w14:paraId="3D32E257"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Hệ thống tự động lấy tên KH dựa trên số CIF hoặc người dùng nhập thủ công.</w:t>
            </w:r>
          </w:p>
          <w:p w14:paraId="64220AB4"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tồn tại, hệ thống tự động lấy tên KH từ phần Quản lý thông tin KH</w:t>
            </w:r>
          </w:p>
          <w:p w14:paraId="09019933"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không tồn tại, hệ thống không lấy thông tin</w:t>
            </w:r>
          </w:p>
          <w:p w14:paraId="1D5EEC08"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có thể bổ sung/chỉnh sửa thông tin KH nếu cần</w:t>
            </w:r>
          </w:p>
        </w:tc>
        <w:tc>
          <w:tcPr>
            <w:tcW w:w="1417" w:type="dxa"/>
          </w:tcPr>
          <w:p w14:paraId="5D91B2B7"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2DD63ECA" w14:textId="77777777" w:rsidTr="0074166A">
        <w:tc>
          <w:tcPr>
            <w:tcW w:w="1548" w:type="dxa"/>
          </w:tcPr>
          <w:p w14:paraId="4B2391FC" w14:textId="77777777" w:rsidR="004A7D63" w:rsidRDefault="004A7D63" w:rsidP="0050629E">
            <w:pPr>
              <w:spacing w:line="312" w:lineRule="auto"/>
              <w:ind w:firstLine="0"/>
              <w:jc w:val="both"/>
              <w:rPr>
                <w:rFonts w:cs="Times New Roman"/>
                <w:b/>
                <w:color w:val="FF0000"/>
                <w:szCs w:val="26"/>
              </w:rPr>
            </w:pPr>
            <w:r w:rsidRPr="00D7087D">
              <w:rPr>
                <w:rFonts w:cs="Times New Roman"/>
                <w:b/>
                <w:color w:val="FF0000"/>
                <w:szCs w:val="26"/>
              </w:rPr>
              <w:t>Địa chỉ</w:t>
            </w:r>
          </w:p>
          <w:p w14:paraId="2EA443B8" w14:textId="77777777" w:rsidR="004A7D63" w:rsidRPr="003E3CDA" w:rsidRDefault="004A7D63" w:rsidP="0050629E">
            <w:pPr>
              <w:spacing w:line="312" w:lineRule="auto"/>
              <w:ind w:firstLine="0"/>
              <w:jc w:val="both"/>
              <w:rPr>
                <w:rFonts w:cs="Times New Roman"/>
                <w:color w:val="FF0000"/>
                <w:szCs w:val="26"/>
              </w:rPr>
            </w:pPr>
            <w:r w:rsidRPr="003E3CDA">
              <w:rPr>
                <w:rFonts w:cs="Times New Roman"/>
                <w:i/>
                <w:color w:val="FF0000"/>
                <w:szCs w:val="26"/>
              </w:rPr>
              <w:t xml:space="preserve">(tên cũ </w:t>
            </w:r>
            <w:r>
              <w:rPr>
                <w:rFonts w:cs="Times New Roman"/>
                <w:i/>
                <w:color w:val="FF0000"/>
                <w:szCs w:val="26"/>
              </w:rPr>
              <w:t>Đ/c</w:t>
            </w:r>
            <w:r w:rsidRPr="003E3CDA">
              <w:rPr>
                <w:rFonts w:cs="Times New Roman"/>
                <w:i/>
                <w:color w:val="FF0000"/>
                <w:szCs w:val="26"/>
              </w:rPr>
              <w:t xml:space="preserve"> </w:t>
            </w:r>
            <w:r>
              <w:rPr>
                <w:rFonts w:cs="Times New Roman"/>
                <w:i/>
                <w:color w:val="FF0000"/>
                <w:szCs w:val="26"/>
              </w:rPr>
              <w:lastRenderedPageBreak/>
              <w:t>người nhận BL(*)</w:t>
            </w:r>
            <w:r w:rsidRPr="003E3CDA">
              <w:rPr>
                <w:rFonts w:cs="Times New Roman"/>
                <w:i/>
                <w:color w:val="FF0000"/>
                <w:szCs w:val="26"/>
              </w:rPr>
              <w:t>)</w:t>
            </w:r>
          </w:p>
        </w:tc>
        <w:tc>
          <w:tcPr>
            <w:tcW w:w="1282" w:type="dxa"/>
          </w:tcPr>
          <w:p w14:paraId="6EC6B52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lastRenderedPageBreak/>
              <w:t>nVarchar</w:t>
            </w:r>
          </w:p>
        </w:tc>
        <w:tc>
          <w:tcPr>
            <w:tcW w:w="709" w:type="dxa"/>
          </w:tcPr>
          <w:p w14:paraId="58203B56"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6791257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4657FEAE"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Địa chỉ của Bên nhận BL.</w:t>
            </w:r>
          </w:p>
          <w:p w14:paraId="38D243FC"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Hệ thống tự động lấy địa chỉ KH dựa </w:t>
            </w:r>
            <w:r w:rsidRPr="00571988">
              <w:rPr>
                <w:rFonts w:cs="Times New Roman"/>
                <w:szCs w:val="26"/>
              </w:rPr>
              <w:lastRenderedPageBreak/>
              <w:t>trên số CIF hoặc người dùng nhập thủ công.</w:t>
            </w:r>
          </w:p>
          <w:p w14:paraId="7586EE2A"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tồn tại, hệ thống tự động lấy địa chỉ KH từ phần Quản lý thông tin KH</w:t>
            </w:r>
          </w:p>
          <w:p w14:paraId="546BB65F"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số CIF không tồn tại, hệ thống không lấy thông tin</w:t>
            </w:r>
          </w:p>
          <w:p w14:paraId="434030C1"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có thể bổ sung/chỉnh sửa thông tin KH nếu cần</w:t>
            </w:r>
          </w:p>
        </w:tc>
        <w:tc>
          <w:tcPr>
            <w:tcW w:w="1417" w:type="dxa"/>
          </w:tcPr>
          <w:p w14:paraId="109B3894"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N</w:t>
            </w:r>
          </w:p>
        </w:tc>
      </w:tr>
      <w:tr w:rsidR="004A7D63" w:rsidRPr="00571988" w14:paraId="3E7F3D9F" w14:textId="77777777" w:rsidTr="0074166A">
        <w:tc>
          <w:tcPr>
            <w:tcW w:w="1548" w:type="dxa"/>
            <w:shd w:val="clear" w:color="auto" w:fill="DBE5F1" w:themeFill="accent1" w:themeFillTint="33"/>
          </w:tcPr>
          <w:p w14:paraId="0F3387A1"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 xml:space="preserve">NH thông báo </w:t>
            </w:r>
          </w:p>
        </w:tc>
        <w:tc>
          <w:tcPr>
            <w:tcW w:w="7378" w:type="dxa"/>
            <w:gridSpan w:val="4"/>
            <w:shd w:val="clear" w:color="auto" w:fill="DBE5F1" w:themeFill="accent1" w:themeFillTint="33"/>
          </w:tcPr>
          <w:p w14:paraId="46E6E076" w14:textId="77777777" w:rsidR="004A7D63" w:rsidRPr="00571988" w:rsidRDefault="004A7D63" w:rsidP="0050629E">
            <w:pPr>
              <w:spacing w:line="312" w:lineRule="auto"/>
              <w:ind w:firstLine="0"/>
              <w:jc w:val="both"/>
              <w:rPr>
                <w:rFonts w:cs="Times New Roman"/>
                <w:szCs w:val="26"/>
              </w:rPr>
            </w:pPr>
          </w:p>
        </w:tc>
        <w:tc>
          <w:tcPr>
            <w:tcW w:w="1417" w:type="dxa"/>
            <w:shd w:val="clear" w:color="auto" w:fill="DBE5F1" w:themeFill="accent1" w:themeFillTint="33"/>
          </w:tcPr>
          <w:p w14:paraId="223DF8D1"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413D10C8" w14:textId="77777777" w:rsidTr="0074166A">
        <w:tc>
          <w:tcPr>
            <w:tcW w:w="1548" w:type="dxa"/>
          </w:tcPr>
          <w:p w14:paraId="326BD27B" w14:textId="77777777" w:rsidR="004A7D63" w:rsidRDefault="004A7D63" w:rsidP="0050629E">
            <w:pPr>
              <w:spacing w:line="312" w:lineRule="auto"/>
              <w:ind w:firstLine="0"/>
              <w:jc w:val="both"/>
              <w:rPr>
                <w:rFonts w:cs="Times New Roman"/>
                <w:b/>
                <w:color w:val="FF0000"/>
                <w:szCs w:val="26"/>
              </w:rPr>
            </w:pPr>
            <w:r w:rsidRPr="00D7087D">
              <w:rPr>
                <w:rFonts w:cs="Times New Roman"/>
                <w:b/>
                <w:color w:val="FF0000"/>
                <w:szCs w:val="26"/>
              </w:rPr>
              <w:t>Tên</w:t>
            </w:r>
          </w:p>
          <w:p w14:paraId="6D768ABA" w14:textId="77777777" w:rsidR="004A7D63" w:rsidRPr="003E3CDA" w:rsidRDefault="004A7D63" w:rsidP="0050629E">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Ngân hàng thông báo</w:t>
            </w:r>
            <w:r w:rsidRPr="003E3CDA">
              <w:rPr>
                <w:rFonts w:cs="Times New Roman"/>
                <w:i/>
                <w:color w:val="FF0000"/>
                <w:szCs w:val="26"/>
              </w:rPr>
              <w:t>)</w:t>
            </w:r>
          </w:p>
        </w:tc>
        <w:tc>
          <w:tcPr>
            <w:tcW w:w="1282" w:type="dxa"/>
          </w:tcPr>
          <w:p w14:paraId="77B4FDC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7579819A"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516DF2F2"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020E0D7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Tên của NH thông báo </w:t>
            </w:r>
          </w:p>
          <w:p w14:paraId="7026BEF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tự nhập thông tin NH</w:t>
            </w:r>
          </w:p>
        </w:tc>
        <w:tc>
          <w:tcPr>
            <w:tcW w:w="1417" w:type="dxa"/>
          </w:tcPr>
          <w:p w14:paraId="1978901B"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08F9ED4B" w14:textId="77777777" w:rsidTr="0074166A">
        <w:tc>
          <w:tcPr>
            <w:tcW w:w="1548" w:type="dxa"/>
          </w:tcPr>
          <w:p w14:paraId="5EB9B29A"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Địa chỉ</w:t>
            </w:r>
          </w:p>
        </w:tc>
        <w:tc>
          <w:tcPr>
            <w:tcW w:w="1282" w:type="dxa"/>
          </w:tcPr>
          <w:p w14:paraId="1505B802"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1770D416"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5E84FBAD"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2EB7F1B8"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Địa chỉ của NH thông báo </w:t>
            </w:r>
          </w:p>
          <w:p w14:paraId="61C0D976"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tự nhập thông tin NH</w:t>
            </w:r>
          </w:p>
        </w:tc>
        <w:tc>
          <w:tcPr>
            <w:tcW w:w="1417" w:type="dxa"/>
          </w:tcPr>
          <w:p w14:paraId="3E6377DB"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24439EB8" w14:textId="77777777" w:rsidTr="0074166A">
        <w:tc>
          <w:tcPr>
            <w:tcW w:w="1548" w:type="dxa"/>
            <w:shd w:val="clear" w:color="auto" w:fill="DBE5F1" w:themeFill="accent1" w:themeFillTint="33"/>
          </w:tcPr>
          <w:p w14:paraId="77111CD3"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NH bảo lãnh</w:t>
            </w:r>
          </w:p>
        </w:tc>
        <w:tc>
          <w:tcPr>
            <w:tcW w:w="7378" w:type="dxa"/>
            <w:gridSpan w:val="4"/>
            <w:shd w:val="clear" w:color="auto" w:fill="DBE5F1" w:themeFill="accent1" w:themeFillTint="33"/>
          </w:tcPr>
          <w:p w14:paraId="668BCEE6"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Phần thông tin này chỉ hiển thị cho phép nhập liệu nếu trường Tính chất BL có giá trị là “Gián tiếp”. </w:t>
            </w:r>
          </w:p>
          <w:p w14:paraId="1C8D3E53"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Các trường hợp khác, phần này bị mờ và không cho phép nhập thông tin</w:t>
            </w:r>
          </w:p>
        </w:tc>
        <w:tc>
          <w:tcPr>
            <w:tcW w:w="1417" w:type="dxa"/>
            <w:shd w:val="clear" w:color="auto" w:fill="DBE5F1" w:themeFill="accent1" w:themeFillTint="33"/>
          </w:tcPr>
          <w:p w14:paraId="719CB7C9"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4C556310" w14:textId="77777777" w:rsidTr="0074166A">
        <w:tc>
          <w:tcPr>
            <w:tcW w:w="1548" w:type="dxa"/>
          </w:tcPr>
          <w:p w14:paraId="512CC6B2"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Tên</w:t>
            </w:r>
          </w:p>
        </w:tc>
        <w:tc>
          <w:tcPr>
            <w:tcW w:w="1282" w:type="dxa"/>
          </w:tcPr>
          <w:p w14:paraId="3DCF69F0"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591FFCC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3B30F093"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5F8A1D87"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Tên NH sẽ nhận BL đối ứng của NHCT Lào và phát hành BL trực tiếp cho người hưởng.</w:t>
            </w:r>
          </w:p>
          <w:p w14:paraId="509BB3FC"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tự nhập thông tin NH</w:t>
            </w:r>
          </w:p>
        </w:tc>
        <w:tc>
          <w:tcPr>
            <w:tcW w:w="1417" w:type="dxa"/>
          </w:tcPr>
          <w:p w14:paraId="0054B2A0"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0C11CE4A" w14:textId="77777777" w:rsidTr="0074166A">
        <w:tc>
          <w:tcPr>
            <w:tcW w:w="1548" w:type="dxa"/>
          </w:tcPr>
          <w:p w14:paraId="02C64CD6"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Địa chỉ</w:t>
            </w:r>
          </w:p>
        </w:tc>
        <w:tc>
          <w:tcPr>
            <w:tcW w:w="1282" w:type="dxa"/>
          </w:tcPr>
          <w:p w14:paraId="0C7E5E73"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66FA17CD"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237002E2"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1B2B667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Địa chỉ của NH sẽ nhận BL đối ứng của NHCT Lào và phát hành BL trực tiếp cho người hưởng.</w:t>
            </w:r>
          </w:p>
          <w:p w14:paraId="6B073002"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tự nhập thông tin NH</w:t>
            </w:r>
          </w:p>
        </w:tc>
        <w:tc>
          <w:tcPr>
            <w:tcW w:w="1417" w:type="dxa"/>
          </w:tcPr>
          <w:p w14:paraId="0DC9A6D4"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4E732126" w14:textId="77777777" w:rsidTr="005E5229">
        <w:tc>
          <w:tcPr>
            <w:tcW w:w="8926" w:type="dxa"/>
            <w:gridSpan w:val="5"/>
            <w:shd w:val="clear" w:color="auto" w:fill="FFFF00"/>
          </w:tcPr>
          <w:p w14:paraId="222393FF"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Thông tin tài chính</w:t>
            </w:r>
          </w:p>
        </w:tc>
        <w:tc>
          <w:tcPr>
            <w:tcW w:w="1417" w:type="dxa"/>
            <w:shd w:val="clear" w:color="auto" w:fill="FFFF00"/>
          </w:tcPr>
          <w:p w14:paraId="49F1706F" w14:textId="77777777" w:rsidR="004A7D63" w:rsidRPr="00571988" w:rsidRDefault="004A7D63" w:rsidP="0050629E">
            <w:pPr>
              <w:spacing w:line="312" w:lineRule="auto"/>
              <w:ind w:firstLine="0"/>
              <w:jc w:val="center"/>
              <w:rPr>
                <w:rFonts w:cs="Times New Roman"/>
                <w:b/>
                <w:szCs w:val="26"/>
              </w:rPr>
            </w:pPr>
          </w:p>
        </w:tc>
      </w:tr>
      <w:tr w:rsidR="004A7D63" w:rsidRPr="00571988" w14:paraId="3F0497BF" w14:textId="77777777" w:rsidTr="0074166A">
        <w:tc>
          <w:tcPr>
            <w:tcW w:w="1548" w:type="dxa"/>
            <w:shd w:val="clear" w:color="auto" w:fill="DBE5F1" w:themeFill="accent1" w:themeFillTint="33"/>
          </w:tcPr>
          <w:p w14:paraId="31CB8BF1"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Giá trị bảo lãnh</w:t>
            </w:r>
          </w:p>
        </w:tc>
        <w:tc>
          <w:tcPr>
            <w:tcW w:w="7378" w:type="dxa"/>
            <w:gridSpan w:val="4"/>
            <w:shd w:val="clear" w:color="auto" w:fill="DBE5F1" w:themeFill="accent1" w:themeFillTint="33"/>
          </w:tcPr>
          <w:p w14:paraId="68C46DEC" w14:textId="77777777" w:rsidR="004A7D63" w:rsidRPr="00533EEA" w:rsidRDefault="004A7D63" w:rsidP="0050629E">
            <w:pPr>
              <w:spacing w:line="312" w:lineRule="auto"/>
              <w:ind w:firstLine="0"/>
              <w:jc w:val="both"/>
              <w:rPr>
                <w:rFonts w:cs="Times New Roman"/>
                <w:szCs w:val="26"/>
              </w:rPr>
            </w:pPr>
            <w:r w:rsidRPr="00533EEA">
              <w:rPr>
                <w:rFonts w:cs="Times New Roman"/>
                <w:szCs w:val="26"/>
              </w:rPr>
              <w:t>Chỉ cho phép phát hành bảo lãnh có 1 loại tiền</w:t>
            </w:r>
          </w:p>
        </w:tc>
        <w:tc>
          <w:tcPr>
            <w:tcW w:w="1417" w:type="dxa"/>
            <w:shd w:val="clear" w:color="auto" w:fill="DBE5F1" w:themeFill="accent1" w:themeFillTint="33"/>
          </w:tcPr>
          <w:p w14:paraId="52B9DA9D" w14:textId="77777777" w:rsidR="004A7D63" w:rsidRPr="00533EEA" w:rsidRDefault="004A7D63" w:rsidP="0050629E">
            <w:pPr>
              <w:spacing w:line="312" w:lineRule="auto"/>
              <w:ind w:left="-3" w:firstLine="0"/>
              <w:jc w:val="center"/>
              <w:rPr>
                <w:rFonts w:cs="Times New Roman"/>
                <w:szCs w:val="26"/>
              </w:rPr>
            </w:pPr>
            <w:r w:rsidRPr="00533EEA">
              <w:rPr>
                <w:rFonts w:cs="Times New Roman"/>
                <w:szCs w:val="26"/>
              </w:rPr>
              <w:t>Y</w:t>
            </w:r>
          </w:p>
        </w:tc>
      </w:tr>
      <w:tr w:rsidR="004A7D63" w:rsidRPr="00571988" w14:paraId="22C0F5C1" w14:textId="77777777" w:rsidTr="0074166A">
        <w:tc>
          <w:tcPr>
            <w:tcW w:w="1548" w:type="dxa"/>
          </w:tcPr>
          <w:p w14:paraId="2E3E44A4" w14:textId="77777777" w:rsidR="004A7D63" w:rsidRPr="00260411" w:rsidRDefault="004A7D63" w:rsidP="0050629E">
            <w:pPr>
              <w:spacing w:line="312" w:lineRule="auto"/>
              <w:ind w:firstLine="0"/>
              <w:jc w:val="both"/>
              <w:rPr>
                <w:rFonts w:cs="Times New Roman"/>
                <w:b/>
                <w:color w:val="FF0000"/>
                <w:szCs w:val="26"/>
              </w:rPr>
            </w:pPr>
            <w:r w:rsidRPr="00260411">
              <w:rPr>
                <w:rFonts w:cs="Times New Roman"/>
                <w:b/>
                <w:color w:val="FF0000"/>
                <w:szCs w:val="26"/>
              </w:rPr>
              <w:t xml:space="preserve">Loại tiền </w:t>
            </w:r>
            <w:r w:rsidRPr="00260411">
              <w:rPr>
                <w:rFonts w:cs="Times New Roman"/>
                <w:b/>
                <w:color w:val="FF0000"/>
                <w:szCs w:val="26"/>
              </w:rPr>
              <w:lastRenderedPageBreak/>
              <w:t>BL</w:t>
            </w:r>
          </w:p>
          <w:p w14:paraId="25DC21A5" w14:textId="77777777" w:rsidR="004A7D63" w:rsidRPr="00D7087D" w:rsidRDefault="004A7D63" w:rsidP="0050629E">
            <w:pPr>
              <w:spacing w:line="312" w:lineRule="auto"/>
              <w:ind w:firstLine="0"/>
              <w:jc w:val="both"/>
              <w:rPr>
                <w:rFonts w:cs="Times New Roman"/>
                <w:b/>
                <w:color w:val="FF0000"/>
                <w:szCs w:val="26"/>
              </w:rPr>
            </w:pPr>
            <w:r w:rsidRPr="00260411">
              <w:rPr>
                <w:rFonts w:cs="Times New Roman"/>
                <w:i/>
                <w:color w:val="FF0000"/>
                <w:szCs w:val="26"/>
              </w:rPr>
              <w:t xml:space="preserve">(tên cũ: </w:t>
            </w:r>
            <w:r>
              <w:rPr>
                <w:rFonts w:cs="Times New Roman"/>
                <w:i/>
                <w:color w:val="FF0000"/>
                <w:szCs w:val="26"/>
              </w:rPr>
              <w:t>Loại tiền BL 1 (*)</w:t>
            </w:r>
            <w:r w:rsidRPr="00260411">
              <w:rPr>
                <w:rFonts w:cs="Times New Roman"/>
                <w:i/>
                <w:color w:val="FF0000"/>
                <w:szCs w:val="26"/>
                <w:lang w:val="en-GB"/>
              </w:rPr>
              <w:t>)</w:t>
            </w:r>
          </w:p>
        </w:tc>
        <w:tc>
          <w:tcPr>
            <w:tcW w:w="1282" w:type="dxa"/>
          </w:tcPr>
          <w:p w14:paraId="09037729"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nVarchar</w:t>
            </w:r>
          </w:p>
        </w:tc>
        <w:tc>
          <w:tcPr>
            <w:tcW w:w="709" w:type="dxa"/>
          </w:tcPr>
          <w:p w14:paraId="64FF068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3</w:t>
            </w:r>
          </w:p>
        </w:tc>
        <w:tc>
          <w:tcPr>
            <w:tcW w:w="992" w:type="dxa"/>
          </w:tcPr>
          <w:p w14:paraId="26AB6B4D"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vMerge w:val="restart"/>
          </w:tcPr>
          <w:p w14:paraId="19402A2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Loại tiền và Số tiền Bảo lãnh.</w:t>
            </w:r>
          </w:p>
          <w:p w14:paraId="4D9E41C8"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lastRenderedPageBreak/>
              <w:t>Trường loại tiền được thiết kế dạng drop-down list cho người dùng tự chọn, gồm mã các loại tiền theo chuẩn ISO.</w:t>
            </w:r>
          </w:p>
          <w:p w14:paraId="4B4E7C28"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cho phép người dùng tự nhập.</w:t>
            </w:r>
          </w:p>
          <w:p w14:paraId="1CFDF6F4" w14:textId="77777777" w:rsidR="004A7D63" w:rsidRDefault="004A7D63" w:rsidP="0050629E">
            <w:pPr>
              <w:spacing w:line="312" w:lineRule="auto"/>
              <w:ind w:firstLine="0"/>
              <w:jc w:val="both"/>
              <w:rPr>
                <w:rFonts w:cs="Times New Roman"/>
                <w:color w:val="FF0000"/>
                <w:szCs w:val="26"/>
              </w:rPr>
            </w:pPr>
            <w:r w:rsidRPr="00260411">
              <w:rPr>
                <w:rFonts w:cs="Times New Roman"/>
                <w:color w:val="FF0000"/>
                <w:szCs w:val="26"/>
              </w:rPr>
              <w:t xml:space="preserve">Trên màn hình, 2 </w:t>
            </w:r>
            <w:r w:rsidRPr="00533EEA">
              <w:rPr>
                <w:rFonts w:cs="Times New Roman"/>
                <w:color w:val="FF0000"/>
                <w:szCs w:val="26"/>
              </w:rPr>
              <w:t>trường này nằm trên 1 hàng và có chung 1 tên hiển thị là</w:t>
            </w:r>
            <w:r>
              <w:rPr>
                <w:rFonts w:cs="Times New Roman"/>
                <w:color w:val="FF0000"/>
                <w:szCs w:val="26"/>
              </w:rPr>
              <w:t>:</w:t>
            </w:r>
            <w:r w:rsidRPr="00533EEA">
              <w:rPr>
                <w:rFonts w:cs="Times New Roman"/>
                <w:color w:val="FF0000"/>
                <w:szCs w:val="26"/>
              </w:rPr>
              <w:t xml:space="preserve"> </w:t>
            </w:r>
          </w:p>
          <w:p w14:paraId="55F7C21C" w14:textId="77777777" w:rsidR="004A7D63" w:rsidRPr="00533EEA" w:rsidRDefault="004A7D63" w:rsidP="0050629E">
            <w:pPr>
              <w:spacing w:line="312" w:lineRule="auto"/>
              <w:ind w:firstLine="0"/>
              <w:jc w:val="both"/>
              <w:rPr>
                <w:rFonts w:cs="Times New Roman"/>
                <w:color w:val="FF0000"/>
                <w:szCs w:val="26"/>
              </w:rPr>
            </w:pPr>
            <w:r w:rsidRPr="00533EEA">
              <w:rPr>
                <w:rFonts w:cs="Times New Roman"/>
                <w:b/>
                <w:color w:val="FF0000"/>
                <w:szCs w:val="26"/>
              </w:rPr>
              <w:t>Số tiền BL</w:t>
            </w:r>
          </w:p>
          <w:p w14:paraId="1CDE935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Ví dụ:</w:t>
            </w:r>
          </w:p>
          <w:p w14:paraId="21C79BBE" w14:textId="76D08448" w:rsidR="004A7D63" w:rsidRPr="00571988" w:rsidRDefault="004A7D63" w:rsidP="00460864">
            <w:pPr>
              <w:spacing w:line="312" w:lineRule="auto"/>
              <w:ind w:firstLine="0"/>
              <w:jc w:val="both"/>
              <w:rPr>
                <w:rFonts w:cs="Times New Roman"/>
                <w:szCs w:val="26"/>
              </w:rPr>
            </w:pPr>
            <w:r w:rsidRPr="00571988">
              <w:rPr>
                <w:rFonts w:cs="Times New Roman"/>
                <w:b/>
                <w:szCs w:val="26"/>
              </w:rPr>
              <w:t>Số tiền BL</w:t>
            </w:r>
            <w:r w:rsidRPr="00571988">
              <w:rPr>
                <w:rFonts w:cs="Times New Roman"/>
                <w:szCs w:val="26"/>
              </w:rPr>
              <w:t xml:space="preserve"> </w:t>
            </w:r>
            <w:commentRangeStart w:id="479"/>
            <w:commentRangeStart w:id="480"/>
            <w:del w:id="481" w:author="Nguyen Thu Trang - VTFC - KVH" w:date="2022-03-16T11:42:00Z">
              <w:r w:rsidRPr="00571988" w:rsidDel="00460864">
                <w:rPr>
                  <w:rFonts w:cs="Times New Roman"/>
                  <w:szCs w:val="26"/>
                </w:rPr>
                <w:delText xml:space="preserve">[USD] </w:delText>
              </w:r>
            </w:del>
            <w:r w:rsidRPr="00571988">
              <w:rPr>
                <w:rFonts w:cs="Times New Roman"/>
                <w:szCs w:val="26"/>
              </w:rPr>
              <w:t>[15,000.00]</w:t>
            </w:r>
            <w:ins w:id="482" w:author="Nguyen Thu Trang - VTFC - KVH" w:date="2022-03-16T11:42:00Z">
              <w:r w:rsidR="00460864">
                <w:rPr>
                  <w:rFonts w:cs="Times New Roman"/>
                  <w:szCs w:val="26"/>
                </w:rPr>
                <w:t xml:space="preserve"> </w:t>
              </w:r>
            </w:ins>
            <w:ins w:id="483" w:author="Nguyen Thu Trang - VTFC - KVH" w:date="2022-03-16T18:40:00Z">
              <w:r w:rsidR="00AB4F98">
                <w:rPr>
                  <w:rFonts w:cs="Times New Roman"/>
                  <w:szCs w:val="26"/>
                </w:rPr>
                <w:t>[</w:t>
              </w:r>
            </w:ins>
            <w:ins w:id="484" w:author="Nguyen Thu Trang - VTFC - KVH" w:date="2022-03-16T11:42:00Z">
              <w:r w:rsidR="00460864">
                <w:rPr>
                  <w:rFonts w:cs="Times New Roman"/>
                  <w:szCs w:val="26"/>
                </w:rPr>
                <w:t>USD</w:t>
              </w:r>
            </w:ins>
            <w:ins w:id="485" w:author="Nguyen Thu Trang - VTFC - KVH" w:date="2022-03-16T18:40:00Z">
              <w:r w:rsidR="00AB4F98">
                <w:rPr>
                  <w:rFonts w:cs="Times New Roman"/>
                  <w:szCs w:val="26"/>
                </w:rPr>
                <w:t>]</w:t>
              </w:r>
            </w:ins>
            <w:r w:rsidRPr="00571988">
              <w:rPr>
                <w:rFonts w:cs="Times New Roman"/>
                <w:szCs w:val="26"/>
              </w:rPr>
              <w:t xml:space="preserve">  </w:t>
            </w:r>
            <w:commentRangeEnd w:id="479"/>
            <w:r>
              <w:rPr>
                <w:rStyle w:val="CommentReference"/>
              </w:rPr>
              <w:commentReference w:id="479"/>
            </w:r>
            <w:commentRangeEnd w:id="480"/>
            <w:r w:rsidR="00770BE6">
              <w:rPr>
                <w:rStyle w:val="CommentReference"/>
              </w:rPr>
              <w:commentReference w:id="480"/>
            </w:r>
          </w:p>
        </w:tc>
        <w:tc>
          <w:tcPr>
            <w:tcW w:w="1417" w:type="dxa"/>
          </w:tcPr>
          <w:p w14:paraId="01AE9CC5"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N</w:t>
            </w:r>
          </w:p>
        </w:tc>
      </w:tr>
      <w:tr w:rsidR="004A7D63" w:rsidRPr="00571988" w14:paraId="533DB4AD" w14:textId="77777777" w:rsidTr="0074166A">
        <w:tc>
          <w:tcPr>
            <w:tcW w:w="1548" w:type="dxa"/>
          </w:tcPr>
          <w:p w14:paraId="5FA0ABD4" w14:textId="77777777" w:rsidR="004A7D63" w:rsidRDefault="004A7D63" w:rsidP="0050629E">
            <w:pPr>
              <w:spacing w:line="312" w:lineRule="auto"/>
              <w:ind w:firstLine="0"/>
              <w:jc w:val="both"/>
              <w:rPr>
                <w:rFonts w:cs="Times New Roman"/>
                <w:b/>
                <w:color w:val="FF0000"/>
                <w:szCs w:val="26"/>
              </w:rPr>
            </w:pPr>
            <w:r w:rsidRPr="00D7087D">
              <w:rPr>
                <w:rFonts w:cs="Times New Roman"/>
                <w:b/>
                <w:color w:val="FF0000"/>
                <w:szCs w:val="26"/>
              </w:rPr>
              <w:lastRenderedPageBreak/>
              <w:t>Số tiền BL</w:t>
            </w:r>
          </w:p>
          <w:p w14:paraId="31ECD622" w14:textId="77777777" w:rsidR="004A7D63" w:rsidRPr="00D7087D" w:rsidRDefault="004A7D63" w:rsidP="0050629E">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Số tiền BL 1 (*)</w:t>
            </w:r>
            <w:r w:rsidRPr="003E3CDA">
              <w:rPr>
                <w:rFonts w:cs="Times New Roman"/>
                <w:i/>
                <w:color w:val="FF0000"/>
                <w:szCs w:val="26"/>
              </w:rPr>
              <w:t>)</w:t>
            </w:r>
          </w:p>
        </w:tc>
        <w:tc>
          <w:tcPr>
            <w:tcW w:w="1282" w:type="dxa"/>
          </w:tcPr>
          <w:p w14:paraId="65DFA254"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Decimal</w:t>
            </w:r>
          </w:p>
        </w:tc>
        <w:tc>
          <w:tcPr>
            <w:tcW w:w="709" w:type="dxa"/>
          </w:tcPr>
          <w:p w14:paraId="4F635166"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18,3</w:t>
            </w:r>
          </w:p>
        </w:tc>
        <w:tc>
          <w:tcPr>
            <w:tcW w:w="992" w:type="dxa"/>
          </w:tcPr>
          <w:p w14:paraId="30368A93"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vMerge/>
          </w:tcPr>
          <w:p w14:paraId="376EFF0C" w14:textId="77777777" w:rsidR="004A7D63" w:rsidRPr="00571988" w:rsidRDefault="004A7D63" w:rsidP="0050629E">
            <w:pPr>
              <w:spacing w:line="312" w:lineRule="auto"/>
              <w:ind w:firstLine="0"/>
              <w:jc w:val="both"/>
              <w:rPr>
                <w:rFonts w:cs="Times New Roman"/>
                <w:szCs w:val="26"/>
              </w:rPr>
            </w:pPr>
          </w:p>
        </w:tc>
        <w:tc>
          <w:tcPr>
            <w:tcW w:w="1417" w:type="dxa"/>
          </w:tcPr>
          <w:p w14:paraId="383B3A70"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02572E79" w14:textId="77777777" w:rsidTr="0074166A">
        <w:tc>
          <w:tcPr>
            <w:tcW w:w="1548" w:type="dxa"/>
          </w:tcPr>
          <w:p w14:paraId="01493076" w14:textId="5358D025" w:rsidR="004A7D63" w:rsidRPr="00571988" w:rsidRDefault="004A7D63" w:rsidP="0050629E">
            <w:pPr>
              <w:spacing w:line="312" w:lineRule="auto"/>
              <w:ind w:firstLine="0"/>
              <w:jc w:val="both"/>
              <w:rPr>
                <w:rFonts w:cs="Times New Roman"/>
                <w:b/>
                <w:szCs w:val="26"/>
              </w:rPr>
            </w:pPr>
            <w:r w:rsidRPr="00571988">
              <w:rPr>
                <w:rFonts w:cs="Times New Roman"/>
                <w:b/>
                <w:szCs w:val="26"/>
              </w:rPr>
              <w:t>Dung sai trên</w:t>
            </w:r>
          </w:p>
        </w:tc>
        <w:tc>
          <w:tcPr>
            <w:tcW w:w="1282" w:type="dxa"/>
          </w:tcPr>
          <w:p w14:paraId="6FD4C9A6" w14:textId="7AC7857C" w:rsidR="004A7D63" w:rsidRPr="00571988" w:rsidRDefault="004A7D63" w:rsidP="0050629E">
            <w:pPr>
              <w:spacing w:line="312" w:lineRule="auto"/>
              <w:ind w:firstLine="0"/>
              <w:jc w:val="center"/>
              <w:rPr>
                <w:rFonts w:cs="Times New Roman"/>
                <w:szCs w:val="26"/>
              </w:rPr>
            </w:pPr>
            <w:r w:rsidRPr="00571988">
              <w:rPr>
                <w:rFonts w:cs="Times New Roman"/>
                <w:szCs w:val="26"/>
              </w:rPr>
              <w:t>SMALLINT</w:t>
            </w:r>
          </w:p>
        </w:tc>
        <w:tc>
          <w:tcPr>
            <w:tcW w:w="709" w:type="dxa"/>
          </w:tcPr>
          <w:p w14:paraId="5148DAA5" w14:textId="6641863B" w:rsidR="004A7D63" w:rsidRPr="00571988" w:rsidRDefault="004A7D63" w:rsidP="0050629E">
            <w:pPr>
              <w:spacing w:line="312" w:lineRule="auto"/>
              <w:ind w:firstLine="0"/>
              <w:jc w:val="center"/>
              <w:rPr>
                <w:rFonts w:cs="Times New Roman"/>
                <w:szCs w:val="26"/>
              </w:rPr>
            </w:pPr>
            <w:r w:rsidRPr="00571988">
              <w:rPr>
                <w:rFonts w:cs="Times New Roman"/>
                <w:szCs w:val="26"/>
              </w:rPr>
              <w:t>5</w:t>
            </w:r>
          </w:p>
        </w:tc>
        <w:tc>
          <w:tcPr>
            <w:tcW w:w="992" w:type="dxa"/>
          </w:tcPr>
          <w:p w14:paraId="72F8BC30" w14:textId="6888E18B"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vMerge w:val="restart"/>
          </w:tcPr>
          <w:p w14:paraId="4B586BE2" w14:textId="028D54FC" w:rsidR="004A7D63" w:rsidRPr="00571988" w:rsidRDefault="004A7D63" w:rsidP="0050629E">
            <w:pPr>
              <w:spacing w:line="312" w:lineRule="auto"/>
              <w:ind w:firstLine="0"/>
              <w:jc w:val="both"/>
              <w:rPr>
                <w:rFonts w:cs="Times New Roman"/>
                <w:szCs w:val="26"/>
              </w:rPr>
            </w:pPr>
            <w:r w:rsidRPr="00571988">
              <w:rPr>
                <w:rFonts w:cs="Times New Roman"/>
                <w:szCs w:val="26"/>
              </w:rPr>
              <w:t>Dung sai trên và dưới của Số tiền bảo lãnh.</w:t>
            </w:r>
          </w:p>
          <w:p w14:paraId="1A2F8D0D" w14:textId="77777777" w:rsidR="004A7D63" w:rsidRDefault="004A7D63" w:rsidP="0050629E">
            <w:pPr>
              <w:spacing w:line="312" w:lineRule="auto"/>
              <w:ind w:firstLine="0"/>
              <w:jc w:val="both"/>
              <w:rPr>
                <w:rFonts w:cs="Times New Roman"/>
                <w:color w:val="FF0000"/>
                <w:szCs w:val="26"/>
              </w:rPr>
            </w:pPr>
            <w:r w:rsidRPr="00533EEA">
              <w:rPr>
                <w:rFonts w:cs="Times New Roman"/>
                <w:color w:val="FF0000"/>
                <w:szCs w:val="26"/>
              </w:rPr>
              <w:t>Trên màn hình, 2 trường này nằm trên 1 hàng và có chung 1 tên hiển thị là</w:t>
            </w:r>
            <w:r>
              <w:rPr>
                <w:rFonts w:cs="Times New Roman"/>
                <w:color w:val="FF0000"/>
                <w:szCs w:val="26"/>
              </w:rPr>
              <w:t>:</w:t>
            </w:r>
          </w:p>
          <w:p w14:paraId="2D42FE4C" w14:textId="77777777" w:rsidR="004A7D63" w:rsidRPr="00533EEA" w:rsidRDefault="004A7D63" w:rsidP="0050629E">
            <w:pPr>
              <w:spacing w:line="312" w:lineRule="auto"/>
              <w:ind w:firstLine="0"/>
              <w:jc w:val="both"/>
              <w:rPr>
                <w:rFonts w:cs="Times New Roman"/>
                <w:color w:val="FF0000"/>
                <w:szCs w:val="26"/>
              </w:rPr>
            </w:pPr>
            <w:commentRangeStart w:id="486"/>
            <w:commentRangeStart w:id="487"/>
            <w:r w:rsidRPr="00533EEA">
              <w:rPr>
                <w:rFonts w:cs="Times New Roman"/>
                <w:b/>
                <w:color w:val="FF0000"/>
                <w:szCs w:val="26"/>
              </w:rPr>
              <w:t>Dung sai %</w:t>
            </w:r>
            <w:r w:rsidRPr="00533EEA">
              <w:rPr>
                <w:rFonts w:cs="Times New Roman"/>
                <w:color w:val="FF0000"/>
                <w:szCs w:val="26"/>
              </w:rPr>
              <w:t>.</w:t>
            </w:r>
            <w:commentRangeEnd w:id="486"/>
            <w:r w:rsidRPr="00533EEA">
              <w:rPr>
                <w:rStyle w:val="CommentReference"/>
                <w:color w:val="FF0000"/>
              </w:rPr>
              <w:commentReference w:id="486"/>
            </w:r>
            <w:commentRangeEnd w:id="487"/>
            <w:r w:rsidR="00770BE6">
              <w:rPr>
                <w:rStyle w:val="CommentReference"/>
              </w:rPr>
              <w:commentReference w:id="487"/>
            </w:r>
          </w:p>
          <w:p w14:paraId="7E226387"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Ví dụ:</w:t>
            </w:r>
          </w:p>
          <w:p w14:paraId="08511B8C" w14:textId="77777777" w:rsidR="004A7D63" w:rsidRPr="00571988" w:rsidRDefault="004A7D63" w:rsidP="0050629E">
            <w:pPr>
              <w:spacing w:line="312" w:lineRule="auto"/>
              <w:ind w:firstLine="0"/>
              <w:jc w:val="both"/>
              <w:rPr>
                <w:rFonts w:cs="Times New Roman"/>
                <w:szCs w:val="26"/>
              </w:rPr>
            </w:pPr>
            <w:r w:rsidRPr="00571988">
              <w:rPr>
                <w:rFonts w:cs="Times New Roman"/>
                <w:b/>
                <w:szCs w:val="26"/>
              </w:rPr>
              <w:t>Dung sai %</w:t>
            </w:r>
            <w:r w:rsidRPr="00571988">
              <w:rPr>
                <w:rFonts w:cs="Times New Roman"/>
                <w:szCs w:val="26"/>
              </w:rPr>
              <w:t xml:space="preserve">  [+10] / [-10]</w:t>
            </w:r>
          </w:p>
        </w:tc>
        <w:tc>
          <w:tcPr>
            <w:tcW w:w="1417" w:type="dxa"/>
          </w:tcPr>
          <w:p w14:paraId="2A9A73BF" w14:textId="4158B10F"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544987AB" w14:textId="77777777" w:rsidTr="0074166A">
        <w:tc>
          <w:tcPr>
            <w:tcW w:w="1548" w:type="dxa"/>
          </w:tcPr>
          <w:p w14:paraId="659E8164"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Dung sai dưới</w:t>
            </w:r>
          </w:p>
        </w:tc>
        <w:tc>
          <w:tcPr>
            <w:tcW w:w="1282" w:type="dxa"/>
          </w:tcPr>
          <w:p w14:paraId="0CD6C45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SMALLINT</w:t>
            </w:r>
          </w:p>
        </w:tc>
        <w:tc>
          <w:tcPr>
            <w:tcW w:w="709" w:type="dxa"/>
          </w:tcPr>
          <w:p w14:paraId="2636A3AF"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5</w:t>
            </w:r>
          </w:p>
        </w:tc>
        <w:tc>
          <w:tcPr>
            <w:tcW w:w="992" w:type="dxa"/>
          </w:tcPr>
          <w:p w14:paraId="193229E6"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vMerge/>
          </w:tcPr>
          <w:p w14:paraId="347E0E4F" w14:textId="77777777" w:rsidR="004A7D63" w:rsidRPr="00571988" w:rsidRDefault="004A7D63" w:rsidP="0050629E">
            <w:pPr>
              <w:spacing w:line="312" w:lineRule="auto"/>
              <w:ind w:firstLine="0"/>
              <w:jc w:val="both"/>
              <w:rPr>
                <w:rFonts w:cs="Times New Roman"/>
                <w:szCs w:val="26"/>
              </w:rPr>
            </w:pPr>
          </w:p>
        </w:tc>
        <w:tc>
          <w:tcPr>
            <w:tcW w:w="1417" w:type="dxa"/>
          </w:tcPr>
          <w:p w14:paraId="62F7B78D" w14:textId="1135FD13"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3950250E" w14:textId="77777777" w:rsidTr="0074166A">
        <w:tc>
          <w:tcPr>
            <w:tcW w:w="1548" w:type="dxa"/>
          </w:tcPr>
          <w:p w14:paraId="23E69718"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Loại tiền Số dư BL</w:t>
            </w:r>
          </w:p>
        </w:tc>
        <w:tc>
          <w:tcPr>
            <w:tcW w:w="1282" w:type="dxa"/>
          </w:tcPr>
          <w:p w14:paraId="603F43BE"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7616A98F"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3</w:t>
            </w:r>
          </w:p>
        </w:tc>
        <w:tc>
          <w:tcPr>
            <w:tcW w:w="992" w:type="dxa"/>
          </w:tcPr>
          <w:p w14:paraId="5E73D579"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1CD16CFC"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Loại tiền và Số tiền Bảo lãnh đã bao gồm dung sai.</w:t>
            </w:r>
          </w:p>
          <w:p w14:paraId="294EB3D9"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4B565D6E"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do hệ thống tự tính toán.</w:t>
            </w:r>
          </w:p>
          <w:p w14:paraId="4B4B1762" w14:textId="77777777" w:rsidR="004A7D63" w:rsidRPr="00533EEA" w:rsidRDefault="004A7D63" w:rsidP="0050629E">
            <w:pPr>
              <w:spacing w:line="312" w:lineRule="auto"/>
              <w:ind w:firstLine="0"/>
              <w:jc w:val="both"/>
              <w:rPr>
                <w:rFonts w:cs="Times New Roman"/>
                <w:color w:val="FF0000"/>
                <w:szCs w:val="26"/>
              </w:rPr>
            </w:pPr>
            <w:r w:rsidRPr="00533EEA">
              <w:rPr>
                <w:rFonts w:cs="Times New Roman"/>
                <w:color w:val="FF0000"/>
                <w:szCs w:val="26"/>
              </w:rPr>
              <w:t>Trên màn hình, 2 trường này nằm trên 1 hàng và có chung 1 tên hiển thị là:</w:t>
            </w:r>
          </w:p>
          <w:p w14:paraId="1ACCDCF3" w14:textId="77777777" w:rsidR="004A7D63" w:rsidRPr="00533EEA" w:rsidRDefault="004A7D63" w:rsidP="0050629E">
            <w:pPr>
              <w:spacing w:line="312" w:lineRule="auto"/>
              <w:ind w:firstLine="0"/>
              <w:jc w:val="both"/>
              <w:rPr>
                <w:rFonts w:cs="Times New Roman"/>
                <w:color w:val="FF0000"/>
                <w:szCs w:val="26"/>
              </w:rPr>
            </w:pPr>
            <w:r w:rsidRPr="00533EEA">
              <w:rPr>
                <w:rFonts w:cs="Times New Roman"/>
                <w:b/>
                <w:color w:val="FF0000"/>
                <w:szCs w:val="26"/>
              </w:rPr>
              <w:t>Số dư BL</w:t>
            </w:r>
            <w:r w:rsidRPr="00533EEA">
              <w:rPr>
                <w:rFonts w:cs="Times New Roman"/>
                <w:color w:val="FF0000"/>
                <w:szCs w:val="26"/>
              </w:rPr>
              <w:t>.</w:t>
            </w:r>
          </w:p>
          <w:p w14:paraId="404521A8"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Ví dụ:</w:t>
            </w:r>
          </w:p>
          <w:p w14:paraId="3728F988" w14:textId="01549DD1" w:rsidR="004A7D63" w:rsidRPr="00571988" w:rsidRDefault="004A7D63" w:rsidP="00AB4F98">
            <w:pPr>
              <w:spacing w:line="312" w:lineRule="auto"/>
              <w:ind w:firstLine="0"/>
              <w:jc w:val="both"/>
              <w:rPr>
                <w:rFonts w:cs="Times New Roman"/>
                <w:szCs w:val="26"/>
              </w:rPr>
            </w:pPr>
            <w:r w:rsidRPr="00571988">
              <w:rPr>
                <w:rFonts w:cs="Times New Roman"/>
                <w:b/>
                <w:szCs w:val="26"/>
              </w:rPr>
              <w:t xml:space="preserve">Số dư BL </w:t>
            </w:r>
            <w:del w:id="488" w:author="Nguyen Thu Trang - VTFC - KVH" w:date="2022-03-16T18:41:00Z">
              <w:r w:rsidRPr="00571988" w:rsidDel="00AB4F98">
                <w:rPr>
                  <w:rFonts w:cs="Times New Roman"/>
                  <w:szCs w:val="26"/>
                </w:rPr>
                <w:delText xml:space="preserve">[USD]  </w:delText>
              </w:r>
            </w:del>
            <w:r w:rsidRPr="00571988">
              <w:rPr>
                <w:rFonts w:cs="Times New Roman"/>
                <w:szCs w:val="26"/>
              </w:rPr>
              <w:t>[15,000.00]</w:t>
            </w:r>
            <w:ins w:id="489" w:author="Nguyen Thu Trang - VTFC - KVH" w:date="2022-03-16T18:41:00Z">
              <w:r w:rsidR="00AB4F98">
                <w:rPr>
                  <w:rFonts w:cs="Times New Roman"/>
                  <w:szCs w:val="26"/>
                </w:rPr>
                <w:t xml:space="preserve"> </w:t>
              </w:r>
              <w:r w:rsidR="00AB4F98" w:rsidRPr="00571988">
                <w:rPr>
                  <w:rFonts w:cs="Times New Roman"/>
                  <w:szCs w:val="26"/>
                </w:rPr>
                <w:t>[USD]</w:t>
              </w:r>
            </w:ins>
            <w:r w:rsidRPr="00571988">
              <w:rPr>
                <w:rFonts w:cs="Times New Roman"/>
                <w:szCs w:val="26"/>
              </w:rPr>
              <w:t xml:space="preserve">  </w:t>
            </w:r>
          </w:p>
        </w:tc>
        <w:tc>
          <w:tcPr>
            <w:tcW w:w="1417" w:type="dxa"/>
          </w:tcPr>
          <w:p w14:paraId="39F9A588"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5BCA66F4" w14:textId="77777777" w:rsidTr="0074166A">
        <w:tc>
          <w:tcPr>
            <w:tcW w:w="1548" w:type="dxa"/>
          </w:tcPr>
          <w:p w14:paraId="52AA4AF9"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Số dư BL</w:t>
            </w:r>
          </w:p>
        </w:tc>
        <w:tc>
          <w:tcPr>
            <w:tcW w:w="1282" w:type="dxa"/>
          </w:tcPr>
          <w:p w14:paraId="6A0B17D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Decimal</w:t>
            </w:r>
          </w:p>
        </w:tc>
        <w:tc>
          <w:tcPr>
            <w:tcW w:w="709" w:type="dxa"/>
          </w:tcPr>
          <w:p w14:paraId="469E3D5D"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18,3</w:t>
            </w:r>
          </w:p>
        </w:tc>
        <w:tc>
          <w:tcPr>
            <w:tcW w:w="992" w:type="dxa"/>
          </w:tcPr>
          <w:p w14:paraId="3FA503B5"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(P)</w:t>
            </w:r>
          </w:p>
        </w:tc>
        <w:tc>
          <w:tcPr>
            <w:tcW w:w="4395" w:type="dxa"/>
            <w:vMerge/>
          </w:tcPr>
          <w:p w14:paraId="388C1850" w14:textId="77777777" w:rsidR="004A7D63" w:rsidRPr="00571988" w:rsidRDefault="004A7D63" w:rsidP="0050629E">
            <w:pPr>
              <w:spacing w:line="312" w:lineRule="auto"/>
              <w:ind w:firstLine="0"/>
              <w:jc w:val="both"/>
              <w:rPr>
                <w:rFonts w:cs="Times New Roman"/>
                <w:szCs w:val="26"/>
              </w:rPr>
            </w:pPr>
          </w:p>
        </w:tc>
        <w:tc>
          <w:tcPr>
            <w:tcW w:w="1417" w:type="dxa"/>
          </w:tcPr>
          <w:p w14:paraId="718D7B91"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2BBA82E8" w14:textId="77777777" w:rsidTr="0074166A">
        <w:tc>
          <w:tcPr>
            <w:tcW w:w="1548" w:type="dxa"/>
          </w:tcPr>
          <w:p w14:paraId="7EDC9373" w14:textId="77777777" w:rsidR="004A7D63" w:rsidRDefault="004A7D63" w:rsidP="0050629E">
            <w:pPr>
              <w:spacing w:line="312" w:lineRule="auto"/>
              <w:ind w:firstLine="0"/>
              <w:jc w:val="both"/>
              <w:rPr>
                <w:rFonts w:cs="Times New Roman"/>
                <w:b/>
                <w:color w:val="FF0000"/>
                <w:szCs w:val="26"/>
              </w:rPr>
            </w:pPr>
            <w:r w:rsidRPr="00D7087D">
              <w:rPr>
                <w:rFonts w:cs="Times New Roman"/>
                <w:b/>
                <w:color w:val="FF0000"/>
                <w:szCs w:val="26"/>
              </w:rPr>
              <w:t>Tỷ giá</w:t>
            </w:r>
          </w:p>
          <w:p w14:paraId="6F11A9CC" w14:textId="77777777" w:rsidR="004A7D63" w:rsidRPr="00D7087D" w:rsidRDefault="004A7D63" w:rsidP="0050629E">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Tỷ giá BL 1</w:t>
            </w:r>
            <w:r w:rsidRPr="003E3CDA">
              <w:rPr>
                <w:rFonts w:cs="Times New Roman"/>
                <w:i/>
                <w:color w:val="FF0000"/>
                <w:szCs w:val="26"/>
              </w:rPr>
              <w:t>)</w:t>
            </w:r>
          </w:p>
        </w:tc>
        <w:tc>
          <w:tcPr>
            <w:tcW w:w="1282" w:type="dxa"/>
          </w:tcPr>
          <w:p w14:paraId="13ABDD3D"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Double</w:t>
            </w:r>
          </w:p>
        </w:tc>
        <w:tc>
          <w:tcPr>
            <w:tcW w:w="709" w:type="dxa"/>
          </w:tcPr>
          <w:p w14:paraId="435336D1"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24</w:t>
            </w:r>
          </w:p>
        </w:tc>
        <w:tc>
          <w:tcPr>
            <w:tcW w:w="992" w:type="dxa"/>
          </w:tcPr>
          <w:p w14:paraId="6A6AB89B"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1B38F37E"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Tỷ giá quy đổi Số tiền Bảo lãnh sang nội tệ.</w:t>
            </w:r>
          </w:p>
          <w:p w14:paraId="72E1F2CD"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Loại tiền BL giống đồng nội tệ, hệ thống mặc định giá trị trường này là 1</w:t>
            </w:r>
          </w:p>
          <w:p w14:paraId="612C8DFE" w14:textId="77777777" w:rsidR="004A7D63"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lastRenderedPageBreak/>
              <w:t>Nếu Loại tiền BL khác đồng nội tệ thì trường này trở thành trường bắt buộc nhậ</w:t>
            </w:r>
            <w:r>
              <w:rPr>
                <w:rFonts w:cs="Times New Roman"/>
                <w:szCs w:val="26"/>
              </w:rPr>
              <w:t xml:space="preserve">p thông tin. </w:t>
            </w:r>
          </w:p>
          <w:p w14:paraId="05503C4B" w14:textId="77777777" w:rsidR="004A7D63" w:rsidRPr="0074166A" w:rsidRDefault="004A7D63" w:rsidP="0074166A">
            <w:pPr>
              <w:spacing w:line="312" w:lineRule="auto"/>
              <w:ind w:firstLine="0"/>
              <w:jc w:val="both"/>
              <w:rPr>
                <w:rFonts w:cs="Times New Roman"/>
                <w:szCs w:val="26"/>
              </w:rPr>
            </w:pPr>
            <w:r w:rsidRPr="0074166A">
              <w:rPr>
                <w:rFonts w:cs="Times New Roman"/>
                <w:szCs w:val="26"/>
              </w:rPr>
              <w:t>Hệ thống tự động lấy mặc định tỷ giá Midrate từ hệ thống Core Lanexang và cho phép chỉnh sửa.</w:t>
            </w:r>
          </w:p>
        </w:tc>
        <w:tc>
          <w:tcPr>
            <w:tcW w:w="1417" w:type="dxa"/>
          </w:tcPr>
          <w:p w14:paraId="7225B5C0"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N</w:t>
            </w:r>
          </w:p>
        </w:tc>
      </w:tr>
      <w:tr w:rsidR="004A7D63" w:rsidRPr="00571988" w14:paraId="54B1D38C" w14:textId="77777777" w:rsidTr="0074166A">
        <w:tc>
          <w:tcPr>
            <w:tcW w:w="1548" w:type="dxa"/>
          </w:tcPr>
          <w:p w14:paraId="2D3CD75F"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Loại tiền Số dư BL quy đổi</w:t>
            </w:r>
          </w:p>
        </w:tc>
        <w:tc>
          <w:tcPr>
            <w:tcW w:w="1282" w:type="dxa"/>
          </w:tcPr>
          <w:p w14:paraId="121F303B"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5189FD4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3</w:t>
            </w:r>
          </w:p>
        </w:tc>
        <w:tc>
          <w:tcPr>
            <w:tcW w:w="992" w:type="dxa"/>
          </w:tcPr>
          <w:p w14:paraId="35C78A2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30CCF51"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Loại tiền và Số tiền Bảo lãnh đã bao gồm dung sai và được quy đổi sang đồng nội tệ.</w:t>
            </w:r>
          </w:p>
          <w:p w14:paraId="5D7A30A3"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33A8D1BB"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do hệ thống tự tính toán dựa trên Số dư BL và Tỷ giá.</w:t>
            </w:r>
          </w:p>
          <w:p w14:paraId="6E82B7B7" w14:textId="77777777" w:rsidR="004A7D63" w:rsidRPr="00804290" w:rsidRDefault="004A7D63" w:rsidP="0050629E">
            <w:pPr>
              <w:spacing w:line="312" w:lineRule="auto"/>
              <w:ind w:firstLine="0"/>
              <w:jc w:val="both"/>
              <w:rPr>
                <w:rFonts w:cs="Times New Roman"/>
                <w:color w:val="FF0000"/>
                <w:szCs w:val="26"/>
              </w:rPr>
            </w:pPr>
            <w:r w:rsidRPr="00804290">
              <w:rPr>
                <w:rFonts w:cs="Times New Roman"/>
                <w:color w:val="FF0000"/>
                <w:szCs w:val="26"/>
              </w:rPr>
              <w:t>Trên màn hình, 2 trường này nằm trên 1 hàng và có chung 1 tên hiển thị là:</w:t>
            </w:r>
          </w:p>
          <w:p w14:paraId="27CEDDF2" w14:textId="77777777" w:rsidR="004A7D63" w:rsidRPr="00804290" w:rsidRDefault="004A7D63" w:rsidP="0050629E">
            <w:pPr>
              <w:spacing w:line="312" w:lineRule="auto"/>
              <w:ind w:firstLine="0"/>
              <w:jc w:val="both"/>
              <w:rPr>
                <w:rFonts w:cs="Times New Roman"/>
                <w:color w:val="FF0000"/>
                <w:szCs w:val="26"/>
              </w:rPr>
            </w:pPr>
            <w:r w:rsidRPr="00804290">
              <w:rPr>
                <w:rFonts w:cs="Times New Roman"/>
                <w:b/>
                <w:color w:val="FF0000"/>
                <w:szCs w:val="26"/>
              </w:rPr>
              <w:t>Số dư BL quy đổi</w:t>
            </w:r>
            <w:r w:rsidRPr="00804290">
              <w:rPr>
                <w:rFonts w:cs="Times New Roman"/>
                <w:color w:val="FF0000"/>
                <w:szCs w:val="26"/>
              </w:rPr>
              <w:t>.</w:t>
            </w:r>
          </w:p>
          <w:p w14:paraId="46254722"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Ví dụ:</w:t>
            </w:r>
          </w:p>
          <w:p w14:paraId="1F26C25D"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 xml:space="preserve">Số dư BL quy đổi </w:t>
            </w:r>
          </w:p>
          <w:p w14:paraId="2CFB298D" w14:textId="03F9208A" w:rsidR="004A7D63" w:rsidRPr="00571988" w:rsidRDefault="004A7D63" w:rsidP="00AB4F98">
            <w:pPr>
              <w:spacing w:line="312" w:lineRule="auto"/>
              <w:ind w:firstLine="0"/>
              <w:jc w:val="both"/>
              <w:rPr>
                <w:rFonts w:cs="Times New Roman"/>
                <w:szCs w:val="26"/>
              </w:rPr>
            </w:pPr>
            <w:del w:id="490" w:author="Nguyen Thu Trang - VTFC - KVH" w:date="2022-03-16T18:41:00Z">
              <w:r w:rsidRPr="00571988" w:rsidDel="00AB4F98">
                <w:rPr>
                  <w:rFonts w:cs="Times New Roman"/>
                  <w:szCs w:val="26"/>
                </w:rPr>
                <w:delText xml:space="preserve">[LAK]  </w:delText>
              </w:r>
            </w:del>
            <w:r w:rsidRPr="00571988">
              <w:rPr>
                <w:rFonts w:cs="Times New Roman"/>
                <w:szCs w:val="26"/>
              </w:rPr>
              <w:t>[143,665,290.00]</w:t>
            </w:r>
            <w:ins w:id="491" w:author="Nguyen Thu Trang - VTFC - KVH" w:date="2022-03-16T18:41:00Z">
              <w:r w:rsidR="00AB4F98">
                <w:rPr>
                  <w:rFonts w:cs="Times New Roman"/>
                  <w:szCs w:val="26"/>
                </w:rPr>
                <w:t xml:space="preserve"> </w:t>
              </w:r>
              <w:r w:rsidR="00AB4F98" w:rsidRPr="00571988">
                <w:rPr>
                  <w:rFonts w:cs="Times New Roman"/>
                  <w:szCs w:val="26"/>
                </w:rPr>
                <w:t>[LAK]</w:t>
              </w:r>
            </w:ins>
            <w:r w:rsidRPr="00571988">
              <w:rPr>
                <w:rFonts w:cs="Times New Roman"/>
                <w:szCs w:val="26"/>
              </w:rPr>
              <w:t xml:space="preserve">  </w:t>
            </w:r>
          </w:p>
        </w:tc>
        <w:tc>
          <w:tcPr>
            <w:tcW w:w="1417" w:type="dxa"/>
          </w:tcPr>
          <w:p w14:paraId="3A75CFCE"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560B646F" w14:textId="77777777" w:rsidTr="0074166A">
        <w:tc>
          <w:tcPr>
            <w:tcW w:w="1548" w:type="dxa"/>
          </w:tcPr>
          <w:p w14:paraId="450D872A"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Số dư BL quy đổi</w:t>
            </w:r>
          </w:p>
        </w:tc>
        <w:tc>
          <w:tcPr>
            <w:tcW w:w="1282" w:type="dxa"/>
          </w:tcPr>
          <w:p w14:paraId="33071FEA"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Decimal</w:t>
            </w:r>
          </w:p>
        </w:tc>
        <w:tc>
          <w:tcPr>
            <w:tcW w:w="709" w:type="dxa"/>
          </w:tcPr>
          <w:p w14:paraId="33601CB0"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18,3</w:t>
            </w:r>
          </w:p>
        </w:tc>
        <w:tc>
          <w:tcPr>
            <w:tcW w:w="992" w:type="dxa"/>
          </w:tcPr>
          <w:p w14:paraId="09396D20"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(P)</w:t>
            </w:r>
          </w:p>
        </w:tc>
        <w:tc>
          <w:tcPr>
            <w:tcW w:w="4395" w:type="dxa"/>
            <w:vMerge/>
          </w:tcPr>
          <w:p w14:paraId="7B1C084A" w14:textId="77777777" w:rsidR="004A7D63" w:rsidRPr="00571988" w:rsidRDefault="004A7D63" w:rsidP="0050629E">
            <w:pPr>
              <w:spacing w:line="312" w:lineRule="auto"/>
              <w:ind w:firstLine="0"/>
              <w:jc w:val="both"/>
              <w:rPr>
                <w:rFonts w:cs="Times New Roman"/>
                <w:szCs w:val="26"/>
              </w:rPr>
            </w:pPr>
          </w:p>
        </w:tc>
        <w:tc>
          <w:tcPr>
            <w:tcW w:w="1417" w:type="dxa"/>
          </w:tcPr>
          <w:p w14:paraId="7D76EA67"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6E808970" w14:textId="77777777" w:rsidTr="0074166A">
        <w:tc>
          <w:tcPr>
            <w:tcW w:w="1548" w:type="dxa"/>
          </w:tcPr>
          <w:p w14:paraId="0E18C946" w14:textId="77777777" w:rsidR="004A7D63" w:rsidRPr="00094606" w:rsidRDefault="004A7D63" w:rsidP="0050629E">
            <w:pPr>
              <w:spacing w:line="312" w:lineRule="auto"/>
              <w:ind w:firstLine="0"/>
              <w:jc w:val="both"/>
              <w:rPr>
                <w:rFonts w:cs="Times New Roman"/>
                <w:b/>
                <w:color w:val="FF0000"/>
                <w:szCs w:val="26"/>
              </w:rPr>
            </w:pPr>
            <w:r w:rsidRPr="00094606">
              <w:rPr>
                <w:rFonts w:cs="Times New Roman"/>
                <w:b/>
                <w:color w:val="FF0000"/>
                <w:szCs w:val="26"/>
              </w:rPr>
              <w:t>Số Hợp đồng cơ sở</w:t>
            </w:r>
          </w:p>
          <w:p w14:paraId="67EE38D3" w14:textId="77777777" w:rsidR="004A7D63" w:rsidRPr="00571988" w:rsidRDefault="004A7D63" w:rsidP="0050629E">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Số hợp đồng cơ sở (*)</w:t>
            </w:r>
            <w:r w:rsidRPr="003E3CDA">
              <w:rPr>
                <w:rFonts w:cs="Times New Roman"/>
                <w:i/>
                <w:color w:val="FF0000"/>
                <w:szCs w:val="26"/>
              </w:rPr>
              <w:t>)</w:t>
            </w:r>
          </w:p>
        </w:tc>
        <w:tc>
          <w:tcPr>
            <w:tcW w:w="1282" w:type="dxa"/>
          </w:tcPr>
          <w:p w14:paraId="3906F1E9"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5A7B49C4"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46C9C10A"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44FF787F"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Số Hợp đồng cơ sở được dùng để phát hành bảo lãnh.</w:t>
            </w:r>
          </w:p>
          <w:p w14:paraId="17BE6E2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tự nhập.</w:t>
            </w:r>
          </w:p>
        </w:tc>
        <w:tc>
          <w:tcPr>
            <w:tcW w:w="1417" w:type="dxa"/>
          </w:tcPr>
          <w:p w14:paraId="7F9411EC"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5B5E77FE" w14:textId="77777777" w:rsidTr="005E5229">
        <w:tc>
          <w:tcPr>
            <w:tcW w:w="8926" w:type="dxa"/>
            <w:gridSpan w:val="5"/>
            <w:shd w:val="clear" w:color="auto" w:fill="FFFF00"/>
          </w:tcPr>
          <w:p w14:paraId="54256D85"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Thông tin về Thời hạn</w:t>
            </w:r>
          </w:p>
        </w:tc>
        <w:tc>
          <w:tcPr>
            <w:tcW w:w="1417" w:type="dxa"/>
            <w:shd w:val="clear" w:color="auto" w:fill="FFFF00"/>
          </w:tcPr>
          <w:p w14:paraId="3AE76D72" w14:textId="77777777" w:rsidR="004A7D63" w:rsidRPr="00571988" w:rsidRDefault="004A7D63" w:rsidP="0050629E">
            <w:pPr>
              <w:spacing w:line="312" w:lineRule="auto"/>
              <w:ind w:firstLine="0"/>
              <w:jc w:val="center"/>
              <w:rPr>
                <w:rFonts w:cs="Times New Roman"/>
                <w:b/>
                <w:szCs w:val="26"/>
              </w:rPr>
            </w:pPr>
            <w:r>
              <w:rPr>
                <w:rFonts w:cs="Times New Roman"/>
                <w:b/>
                <w:szCs w:val="26"/>
              </w:rPr>
              <w:t>Y</w:t>
            </w:r>
          </w:p>
        </w:tc>
      </w:tr>
      <w:tr w:rsidR="004A7D63" w:rsidRPr="00571988" w14:paraId="34D62DE8" w14:textId="77777777" w:rsidTr="0074166A">
        <w:tc>
          <w:tcPr>
            <w:tcW w:w="1548" w:type="dxa"/>
          </w:tcPr>
          <w:p w14:paraId="522E3359" w14:textId="77777777" w:rsidR="004A7D63" w:rsidRPr="00094606" w:rsidRDefault="004A7D63" w:rsidP="0050629E">
            <w:pPr>
              <w:spacing w:line="312" w:lineRule="auto"/>
              <w:ind w:firstLine="0"/>
              <w:jc w:val="both"/>
              <w:rPr>
                <w:rFonts w:cs="Times New Roman"/>
                <w:b/>
                <w:color w:val="FF0000"/>
                <w:szCs w:val="26"/>
              </w:rPr>
            </w:pPr>
            <w:r w:rsidRPr="00094606">
              <w:rPr>
                <w:rFonts w:cs="Times New Roman"/>
                <w:b/>
                <w:color w:val="FF0000"/>
                <w:szCs w:val="26"/>
              </w:rPr>
              <w:t xml:space="preserve">Ngày phát hành </w:t>
            </w:r>
          </w:p>
          <w:p w14:paraId="5174C2A2" w14:textId="77777777" w:rsidR="004A7D63" w:rsidRPr="00571988" w:rsidRDefault="004A7D63" w:rsidP="0050629E">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phát hành (*)</w:t>
            </w:r>
            <w:r w:rsidRPr="003E3CDA">
              <w:rPr>
                <w:rFonts w:cs="Times New Roman"/>
                <w:i/>
                <w:color w:val="FF0000"/>
                <w:szCs w:val="26"/>
              </w:rPr>
              <w:t>)</w:t>
            </w:r>
          </w:p>
        </w:tc>
        <w:tc>
          <w:tcPr>
            <w:tcW w:w="1282" w:type="dxa"/>
          </w:tcPr>
          <w:p w14:paraId="075BB0E0"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Date</w:t>
            </w:r>
          </w:p>
        </w:tc>
        <w:tc>
          <w:tcPr>
            <w:tcW w:w="709" w:type="dxa"/>
          </w:tcPr>
          <w:p w14:paraId="639D23B1"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10</w:t>
            </w:r>
          </w:p>
        </w:tc>
        <w:tc>
          <w:tcPr>
            <w:tcW w:w="992" w:type="dxa"/>
          </w:tcPr>
          <w:p w14:paraId="1E6F1E7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27F1451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Ngày phát hành BL.</w:t>
            </w:r>
          </w:p>
          <w:p w14:paraId="6DF3D56C"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Người dùng chọn ngày trên lịch có sẵn. </w:t>
            </w:r>
          </w:p>
          <w:p w14:paraId="3E4F832D"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Định dạng DD/MM/YYYY</w:t>
            </w:r>
          </w:p>
        </w:tc>
        <w:tc>
          <w:tcPr>
            <w:tcW w:w="1417" w:type="dxa"/>
          </w:tcPr>
          <w:p w14:paraId="0B682167"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0E36C2FD" w14:textId="77777777" w:rsidTr="0074166A">
        <w:tc>
          <w:tcPr>
            <w:tcW w:w="1548" w:type="dxa"/>
          </w:tcPr>
          <w:p w14:paraId="17ABEDAF"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Ngày BL có hiệu lực</w:t>
            </w:r>
          </w:p>
        </w:tc>
        <w:tc>
          <w:tcPr>
            <w:tcW w:w="1282" w:type="dxa"/>
          </w:tcPr>
          <w:p w14:paraId="39CA023B"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Date</w:t>
            </w:r>
          </w:p>
        </w:tc>
        <w:tc>
          <w:tcPr>
            <w:tcW w:w="709" w:type="dxa"/>
          </w:tcPr>
          <w:p w14:paraId="15C458F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10</w:t>
            </w:r>
          </w:p>
        </w:tc>
        <w:tc>
          <w:tcPr>
            <w:tcW w:w="992" w:type="dxa"/>
          </w:tcPr>
          <w:p w14:paraId="2896CDA9"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3C5C8783"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Ngày bắt đầu có hiệu lực của BL.</w:t>
            </w:r>
          </w:p>
          <w:p w14:paraId="44C7927E"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Hệ thống mặc định giống ngày phát hành.</w:t>
            </w:r>
          </w:p>
          <w:p w14:paraId="374BC6D0"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lastRenderedPageBreak/>
              <w:t xml:space="preserve">Người dùng có thể chọn ngày trên lịch có sẵn. </w:t>
            </w:r>
          </w:p>
          <w:p w14:paraId="7116E7A3"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Định dạng DD/MM/YYYY</w:t>
            </w:r>
          </w:p>
        </w:tc>
        <w:tc>
          <w:tcPr>
            <w:tcW w:w="1417" w:type="dxa"/>
          </w:tcPr>
          <w:p w14:paraId="16C13C66"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Y</w:t>
            </w:r>
          </w:p>
        </w:tc>
      </w:tr>
      <w:tr w:rsidR="004A7D63" w:rsidRPr="00571988" w14:paraId="4C9AD6D1" w14:textId="77777777" w:rsidTr="0074166A">
        <w:tc>
          <w:tcPr>
            <w:tcW w:w="1548" w:type="dxa"/>
          </w:tcPr>
          <w:p w14:paraId="65E324A5"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Loại hết hạn</w:t>
            </w:r>
          </w:p>
        </w:tc>
        <w:tc>
          <w:tcPr>
            <w:tcW w:w="1282" w:type="dxa"/>
          </w:tcPr>
          <w:p w14:paraId="5601CBBF"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1DF23741"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35</w:t>
            </w:r>
          </w:p>
        </w:tc>
        <w:tc>
          <w:tcPr>
            <w:tcW w:w="992" w:type="dxa"/>
          </w:tcPr>
          <w:p w14:paraId="703E7C6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283823D6"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Trường này cho biết thời hạn hiệu lực của BL thuộc loại nào.</w:t>
            </w:r>
          </w:p>
          <w:p w14:paraId="0CC3921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Gồm các giá trị:</w:t>
            </w:r>
          </w:p>
          <w:p w14:paraId="45C89C41"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Có ngày hết hạn cụ thể</w:t>
            </w:r>
          </w:p>
          <w:p w14:paraId="3C1F34EB"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Không XĐ ngày hết hạn cụ thể</w:t>
            </w:r>
          </w:p>
          <w:p w14:paraId="143DE3E8"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Vô thời hạn</w:t>
            </w:r>
          </w:p>
          <w:p w14:paraId="255CE82A"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Tự động gia hạn</w:t>
            </w:r>
          </w:p>
        </w:tc>
        <w:tc>
          <w:tcPr>
            <w:tcW w:w="1417" w:type="dxa"/>
          </w:tcPr>
          <w:p w14:paraId="78436587"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7D545A64" w14:textId="77777777" w:rsidTr="0074166A">
        <w:tc>
          <w:tcPr>
            <w:tcW w:w="1548" w:type="dxa"/>
          </w:tcPr>
          <w:p w14:paraId="6B2FE39E"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Thời hạn (ngày)</w:t>
            </w:r>
          </w:p>
        </w:tc>
        <w:tc>
          <w:tcPr>
            <w:tcW w:w="1282" w:type="dxa"/>
          </w:tcPr>
          <w:p w14:paraId="273C207B"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SMALLINT</w:t>
            </w:r>
          </w:p>
        </w:tc>
        <w:tc>
          <w:tcPr>
            <w:tcW w:w="709" w:type="dxa"/>
          </w:tcPr>
          <w:p w14:paraId="48B6E0BB"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5</w:t>
            </w:r>
          </w:p>
        </w:tc>
        <w:tc>
          <w:tcPr>
            <w:tcW w:w="992" w:type="dxa"/>
          </w:tcPr>
          <w:p w14:paraId="2AD83BC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447B0775"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Số ngày tính từ Ngày BL có hiệu lực đến Ngày hết hiệu lực.</w:t>
            </w:r>
          </w:p>
          <w:p w14:paraId="3ED9E121"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Thời hạn (ngày) = Ngày hết hiệu lực – Ngày BL có hiệu lực</w:t>
            </w:r>
          </w:p>
          <w:p w14:paraId="479E8FB8"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người dùng nhập trường này, hệ thống tự tính ra Ngày hết hiệu lực.</w:t>
            </w:r>
          </w:p>
          <w:p w14:paraId="28FC72CB"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Nếu người dùng nhập Ngày hết hiệu lực trước, hệ thống tự động tính ra trường này.</w:t>
            </w:r>
          </w:p>
        </w:tc>
        <w:tc>
          <w:tcPr>
            <w:tcW w:w="1417" w:type="dxa"/>
          </w:tcPr>
          <w:p w14:paraId="77CC8D44"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07CD0F92" w14:textId="77777777" w:rsidTr="0074166A">
        <w:tc>
          <w:tcPr>
            <w:tcW w:w="1548" w:type="dxa"/>
          </w:tcPr>
          <w:p w14:paraId="281CB5BA" w14:textId="77777777" w:rsidR="004A7D63" w:rsidRPr="00094606" w:rsidRDefault="004A7D63" w:rsidP="0050629E">
            <w:pPr>
              <w:spacing w:line="312" w:lineRule="auto"/>
              <w:ind w:firstLine="0"/>
              <w:jc w:val="both"/>
              <w:rPr>
                <w:rFonts w:cs="Times New Roman"/>
                <w:b/>
                <w:color w:val="FF0000"/>
                <w:szCs w:val="26"/>
              </w:rPr>
            </w:pPr>
            <w:r w:rsidRPr="00094606">
              <w:rPr>
                <w:rFonts w:cs="Times New Roman"/>
                <w:b/>
                <w:color w:val="FF0000"/>
                <w:szCs w:val="26"/>
              </w:rPr>
              <w:t>Ngày hết hiệu lực</w:t>
            </w:r>
          </w:p>
          <w:p w14:paraId="70745CBC" w14:textId="77777777" w:rsidR="004A7D63" w:rsidRPr="00571988" w:rsidRDefault="004A7D63" w:rsidP="0050629E">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hết hiệu lực (*)</w:t>
            </w:r>
            <w:r w:rsidRPr="003E3CDA">
              <w:rPr>
                <w:rFonts w:cs="Times New Roman"/>
                <w:i/>
                <w:color w:val="FF0000"/>
                <w:szCs w:val="26"/>
              </w:rPr>
              <w:t>)</w:t>
            </w:r>
          </w:p>
        </w:tc>
        <w:tc>
          <w:tcPr>
            <w:tcW w:w="1282" w:type="dxa"/>
          </w:tcPr>
          <w:p w14:paraId="3B169308"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Date</w:t>
            </w:r>
          </w:p>
        </w:tc>
        <w:tc>
          <w:tcPr>
            <w:tcW w:w="709" w:type="dxa"/>
          </w:tcPr>
          <w:p w14:paraId="6C1361C3"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10</w:t>
            </w:r>
          </w:p>
        </w:tc>
        <w:tc>
          <w:tcPr>
            <w:tcW w:w="992" w:type="dxa"/>
          </w:tcPr>
          <w:p w14:paraId="3E9A5719"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420C2B3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Ngày hết hạn hiệu lực của BL.</w:t>
            </w:r>
          </w:p>
          <w:p w14:paraId="67E34568"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Hệ thống tự tính toán hoặc người dùng chọn ngày trên lịch có sẵn. </w:t>
            </w:r>
          </w:p>
          <w:p w14:paraId="14EA91D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Định dạng DD/MM/YYYY</w:t>
            </w:r>
          </w:p>
        </w:tc>
        <w:tc>
          <w:tcPr>
            <w:tcW w:w="1417" w:type="dxa"/>
          </w:tcPr>
          <w:p w14:paraId="05EA47B1"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4872F077" w14:textId="77777777" w:rsidTr="0074166A">
        <w:tc>
          <w:tcPr>
            <w:tcW w:w="1548" w:type="dxa"/>
          </w:tcPr>
          <w:p w14:paraId="60DB0557" w14:textId="77777777" w:rsidR="004A7D63" w:rsidRPr="00571988" w:rsidRDefault="004A7D63" w:rsidP="0050629E">
            <w:pPr>
              <w:spacing w:line="312" w:lineRule="auto"/>
              <w:ind w:firstLine="0"/>
              <w:jc w:val="both"/>
              <w:rPr>
                <w:rFonts w:cs="Times New Roman"/>
                <w:b/>
                <w:szCs w:val="26"/>
              </w:rPr>
            </w:pPr>
            <w:r w:rsidRPr="00DA473B">
              <w:rPr>
                <w:rFonts w:cs="Times New Roman"/>
                <w:b/>
                <w:color w:val="FF0000"/>
                <w:szCs w:val="26"/>
              </w:rPr>
              <w:t>Thông tin khác</w:t>
            </w:r>
          </w:p>
        </w:tc>
        <w:tc>
          <w:tcPr>
            <w:tcW w:w="1282" w:type="dxa"/>
          </w:tcPr>
          <w:p w14:paraId="4D68C860"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clob</w:t>
            </w:r>
          </w:p>
        </w:tc>
        <w:tc>
          <w:tcPr>
            <w:tcW w:w="709" w:type="dxa"/>
          </w:tcPr>
          <w:p w14:paraId="47DBE8AF" w14:textId="77777777" w:rsidR="004A7D63" w:rsidRPr="00571988" w:rsidRDefault="004A7D63" w:rsidP="0050629E">
            <w:pPr>
              <w:spacing w:line="312" w:lineRule="auto"/>
              <w:ind w:firstLine="0"/>
              <w:jc w:val="center"/>
              <w:rPr>
                <w:rFonts w:cs="Times New Roman"/>
                <w:szCs w:val="26"/>
              </w:rPr>
            </w:pPr>
          </w:p>
        </w:tc>
        <w:tc>
          <w:tcPr>
            <w:tcW w:w="992" w:type="dxa"/>
          </w:tcPr>
          <w:p w14:paraId="5A7A6B4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(O)</w:t>
            </w:r>
          </w:p>
        </w:tc>
        <w:tc>
          <w:tcPr>
            <w:tcW w:w="4395" w:type="dxa"/>
          </w:tcPr>
          <w:p w14:paraId="257327C4"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Các ghi chú liên quan đến giao dịch.</w:t>
            </w:r>
          </w:p>
          <w:p w14:paraId="4DC945EC"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3D8C3FA8"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6B8042C9" w14:textId="77777777" w:rsidTr="0074166A">
        <w:tc>
          <w:tcPr>
            <w:tcW w:w="1548" w:type="dxa"/>
          </w:tcPr>
          <w:p w14:paraId="7C7FD64D" w14:textId="77777777" w:rsidR="004A7D63" w:rsidRPr="0093207A" w:rsidRDefault="004A7D63" w:rsidP="0050629E">
            <w:pPr>
              <w:spacing w:line="312" w:lineRule="auto"/>
              <w:ind w:firstLine="0"/>
              <w:jc w:val="both"/>
              <w:rPr>
                <w:rFonts w:cs="Times New Roman"/>
                <w:b/>
                <w:color w:val="FF0000"/>
                <w:szCs w:val="26"/>
              </w:rPr>
            </w:pPr>
            <w:r>
              <w:rPr>
                <w:rFonts w:cs="Times New Roman"/>
                <w:b/>
                <w:color w:val="FF0000"/>
                <w:szCs w:val="26"/>
              </w:rPr>
              <w:t>Trạng thái</w:t>
            </w:r>
          </w:p>
        </w:tc>
        <w:tc>
          <w:tcPr>
            <w:tcW w:w="1282" w:type="dxa"/>
          </w:tcPr>
          <w:p w14:paraId="4F4D3657" w14:textId="77777777" w:rsidR="004A7D63" w:rsidRPr="00571988" w:rsidRDefault="004A7D63" w:rsidP="0050629E">
            <w:pPr>
              <w:spacing w:line="312" w:lineRule="auto"/>
              <w:ind w:firstLine="0"/>
              <w:jc w:val="center"/>
              <w:rPr>
                <w:rFonts w:cs="Times New Roman"/>
                <w:szCs w:val="26"/>
              </w:rPr>
            </w:pPr>
          </w:p>
        </w:tc>
        <w:tc>
          <w:tcPr>
            <w:tcW w:w="709" w:type="dxa"/>
          </w:tcPr>
          <w:p w14:paraId="602A96DF" w14:textId="77777777" w:rsidR="004A7D63" w:rsidRPr="00571988" w:rsidRDefault="004A7D63" w:rsidP="0050629E">
            <w:pPr>
              <w:spacing w:line="312" w:lineRule="auto"/>
              <w:ind w:firstLine="0"/>
              <w:jc w:val="center"/>
              <w:rPr>
                <w:rFonts w:cs="Times New Roman"/>
                <w:szCs w:val="26"/>
              </w:rPr>
            </w:pPr>
          </w:p>
        </w:tc>
        <w:tc>
          <w:tcPr>
            <w:tcW w:w="992" w:type="dxa"/>
          </w:tcPr>
          <w:p w14:paraId="5CEADF19" w14:textId="77777777" w:rsidR="004A7D63" w:rsidRPr="00571988" w:rsidRDefault="004A7D63" w:rsidP="0050629E">
            <w:pPr>
              <w:spacing w:line="312" w:lineRule="auto"/>
              <w:ind w:firstLine="0"/>
              <w:jc w:val="center"/>
              <w:rPr>
                <w:rFonts w:cs="Times New Roman"/>
                <w:szCs w:val="26"/>
              </w:rPr>
            </w:pPr>
            <w:r>
              <w:rPr>
                <w:rFonts w:cs="Times New Roman"/>
                <w:szCs w:val="26"/>
              </w:rPr>
              <w:t>(P)</w:t>
            </w:r>
          </w:p>
        </w:tc>
        <w:tc>
          <w:tcPr>
            <w:tcW w:w="4395" w:type="dxa"/>
          </w:tcPr>
          <w:p w14:paraId="397DA61D" w14:textId="77777777" w:rsidR="004A7D63" w:rsidRDefault="004A7D63" w:rsidP="0050629E">
            <w:pPr>
              <w:spacing w:line="312" w:lineRule="auto"/>
              <w:ind w:firstLine="0"/>
              <w:jc w:val="both"/>
              <w:rPr>
                <w:rFonts w:cs="Times New Roman"/>
                <w:szCs w:val="26"/>
              </w:rPr>
            </w:pPr>
            <w:r>
              <w:rPr>
                <w:rFonts w:cs="Times New Roman"/>
                <w:szCs w:val="26"/>
              </w:rPr>
              <w:t xml:space="preserve">Thể hiện trạng thái của giao dịch gồm các giá trị: </w:t>
            </w:r>
          </w:p>
          <w:p w14:paraId="245A6CD2" w14:textId="77777777" w:rsidR="004A7D63" w:rsidRPr="0093207A" w:rsidRDefault="004A7D63" w:rsidP="0050629E">
            <w:pPr>
              <w:spacing w:line="312" w:lineRule="auto"/>
              <w:ind w:firstLine="0"/>
              <w:jc w:val="both"/>
              <w:rPr>
                <w:rFonts w:cs="Times New Roman"/>
                <w:i/>
                <w:color w:val="FF0000"/>
                <w:szCs w:val="26"/>
              </w:rPr>
            </w:pPr>
            <w:r w:rsidRPr="00967EAA">
              <w:rPr>
                <w:rFonts w:cs="Times New Roman"/>
                <w:szCs w:val="26"/>
              </w:rPr>
              <w:t>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Đã </w:t>
            </w:r>
            <w:r>
              <w:rPr>
                <w:rFonts w:cs="Times New Roman"/>
                <w:szCs w:val="26"/>
              </w:rPr>
              <w:t>phê duyệt</w:t>
            </w:r>
          </w:p>
        </w:tc>
        <w:tc>
          <w:tcPr>
            <w:tcW w:w="1417" w:type="dxa"/>
          </w:tcPr>
          <w:p w14:paraId="3C0D764D"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0FF6CE61" w14:textId="77777777" w:rsidTr="0074166A">
        <w:tc>
          <w:tcPr>
            <w:tcW w:w="1548" w:type="dxa"/>
          </w:tcPr>
          <w:p w14:paraId="328EF88E" w14:textId="77777777" w:rsidR="004A7D63" w:rsidRDefault="004A7D63" w:rsidP="0050629E">
            <w:pPr>
              <w:spacing w:line="312" w:lineRule="auto"/>
              <w:ind w:firstLine="0"/>
              <w:jc w:val="both"/>
              <w:rPr>
                <w:rFonts w:cs="Times New Roman"/>
                <w:b/>
                <w:color w:val="FF0000"/>
                <w:szCs w:val="26"/>
              </w:rPr>
            </w:pPr>
            <w:r>
              <w:rPr>
                <w:rFonts w:cs="Times New Roman"/>
                <w:b/>
                <w:szCs w:val="26"/>
              </w:rPr>
              <w:t>Tình trạng hoạt động</w:t>
            </w:r>
          </w:p>
        </w:tc>
        <w:tc>
          <w:tcPr>
            <w:tcW w:w="1282" w:type="dxa"/>
          </w:tcPr>
          <w:p w14:paraId="31E229D7" w14:textId="77777777" w:rsidR="004A7D63" w:rsidRPr="00571988" w:rsidRDefault="004A7D63" w:rsidP="0050629E">
            <w:pPr>
              <w:spacing w:line="312" w:lineRule="auto"/>
              <w:ind w:firstLine="0"/>
              <w:jc w:val="center"/>
              <w:rPr>
                <w:rFonts w:cs="Times New Roman"/>
                <w:szCs w:val="26"/>
              </w:rPr>
            </w:pPr>
          </w:p>
        </w:tc>
        <w:tc>
          <w:tcPr>
            <w:tcW w:w="709" w:type="dxa"/>
          </w:tcPr>
          <w:p w14:paraId="4C6BF72B" w14:textId="77777777" w:rsidR="004A7D63" w:rsidRPr="00571988" w:rsidRDefault="004A7D63" w:rsidP="0050629E">
            <w:pPr>
              <w:spacing w:line="312" w:lineRule="auto"/>
              <w:ind w:firstLine="0"/>
              <w:jc w:val="center"/>
              <w:rPr>
                <w:rFonts w:cs="Times New Roman"/>
                <w:szCs w:val="26"/>
              </w:rPr>
            </w:pPr>
          </w:p>
        </w:tc>
        <w:tc>
          <w:tcPr>
            <w:tcW w:w="992" w:type="dxa"/>
          </w:tcPr>
          <w:p w14:paraId="64F61332" w14:textId="77777777" w:rsidR="004A7D63" w:rsidRDefault="004A7D63" w:rsidP="0050629E">
            <w:pPr>
              <w:spacing w:line="312" w:lineRule="auto"/>
              <w:ind w:firstLine="0"/>
              <w:jc w:val="center"/>
              <w:rPr>
                <w:rFonts w:cs="Times New Roman"/>
                <w:szCs w:val="26"/>
              </w:rPr>
            </w:pPr>
            <w:r>
              <w:rPr>
                <w:rFonts w:cs="Times New Roman"/>
                <w:szCs w:val="26"/>
              </w:rPr>
              <w:t>(P)</w:t>
            </w:r>
          </w:p>
        </w:tc>
        <w:tc>
          <w:tcPr>
            <w:tcW w:w="4395" w:type="dxa"/>
          </w:tcPr>
          <w:p w14:paraId="4F4B588E" w14:textId="77777777" w:rsidR="004A7D63" w:rsidRDefault="004A7D63" w:rsidP="0050629E">
            <w:pPr>
              <w:spacing w:line="312" w:lineRule="auto"/>
              <w:ind w:firstLine="0"/>
              <w:jc w:val="both"/>
              <w:rPr>
                <w:rFonts w:cs="Times New Roman"/>
                <w:szCs w:val="26"/>
              </w:rPr>
            </w:pPr>
            <w:r>
              <w:rPr>
                <w:rFonts w:cs="Times New Roman"/>
                <w:szCs w:val="26"/>
              </w:rPr>
              <w:t>Thể hiện tình trạng hoạt động của giao dịch trên hệ thống VISYS, gồm các giá trị: Đang hoạt động, Đóng</w:t>
            </w:r>
          </w:p>
        </w:tc>
        <w:tc>
          <w:tcPr>
            <w:tcW w:w="1417" w:type="dxa"/>
          </w:tcPr>
          <w:p w14:paraId="18910EF0" w14:textId="77777777" w:rsidR="004A7D63"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09235E7C" w14:textId="77777777" w:rsidTr="0074166A">
        <w:tc>
          <w:tcPr>
            <w:tcW w:w="1548" w:type="dxa"/>
          </w:tcPr>
          <w:p w14:paraId="0A5813C4"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lastRenderedPageBreak/>
              <w:t>Số tiền BL 2</w:t>
            </w:r>
          </w:p>
        </w:tc>
        <w:tc>
          <w:tcPr>
            <w:tcW w:w="1282" w:type="dxa"/>
          </w:tcPr>
          <w:p w14:paraId="6FFB0657" w14:textId="77777777" w:rsidR="004A7D63" w:rsidRPr="00571988" w:rsidRDefault="004A7D63" w:rsidP="0050629E">
            <w:pPr>
              <w:spacing w:line="312" w:lineRule="auto"/>
              <w:ind w:firstLine="0"/>
              <w:jc w:val="center"/>
              <w:rPr>
                <w:rFonts w:cs="Times New Roman"/>
                <w:szCs w:val="26"/>
              </w:rPr>
            </w:pPr>
          </w:p>
        </w:tc>
        <w:tc>
          <w:tcPr>
            <w:tcW w:w="709" w:type="dxa"/>
          </w:tcPr>
          <w:p w14:paraId="0C2F2408" w14:textId="77777777" w:rsidR="004A7D63" w:rsidRPr="00571988" w:rsidRDefault="004A7D63" w:rsidP="0050629E">
            <w:pPr>
              <w:spacing w:line="312" w:lineRule="auto"/>
              <w:ind w:firstLine="0"/>
              <w:jc w:val="center"/>
              <w:rPr>
                <w:rFonts w:cs="Times New Roman"/>
                <w:szCs w:val="26"/>
              </w:rPr>
            </w:pPr>
          </w:p>
        </w:tc>
        <w:tc>
          <w:tcPr>
            <w:tcW w:w="992" w:type="dxa"/>
          </w:tcPr>
          <w:p w14:paraId="0785F417" w14:textId="77777777" w:rsidR="004A7D63" w:rsidRPr="00571988" w:rsidRDefault="004A7D63" w:rsidP="0050629E">
            <w:pPr>
              <w:spacing w:line="312" w:lineRule="auto"/>
              <w:ind w:firstLine="0"/>
              <w:jc w:val="center"/>
              <w:rPr>
                <w:rFonts w:cs="Times New Roman"/>
                <w:szCs w:val="26"/>
              </w:rPr>
            </w:pPr>
          </w:p>
        </w:tc>
        <w:tc>
          <w:tcPr>
            <w:tcW w:w="4395" w:type="dxa"/>
          </w:tcPr>
          <w:p w14:paraId="38F1DE23" w14:textId="77777777" w:rsidR="004A7D63" w:rsidRPr="0093207A" w:rsidRDefault="004A7D63" w:rsidP="0050629E">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31E3BF01"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7A98CE83" w14:textId="77777777" w:rsidTr="0074166A">
        <w:tc>
          <w:tcPr>
            <w:tcW w:w="1548" w:type="dxa"/>
          </w:tcPr>
          <w:p w14:paraId="2CEC7BB6"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Loại tiền BL 2</w:t>
            </w:r>
          </w:p>
        </w:tc>
        <w:tc>
          <w:tcPr>
            <w:tcW w:w="1282" w:type="dxa"/>
          </w:tcPr>
          <w:p w14:paraId="0752C598" w14:textId="77777777" w:rsidR="004A7D63" w:rsidRPr="00571988" w:rsidRDefault="004A7D63" w:rsidP="0050629E">
            <w:pPr>
              <w:spacing w:line="312" w:lineRule="auto"/>
              <w:ind w:firstLine="0"/>
              <w:jc w:val="center"/>
              <w:rPr>
                <w:rFonts w:cs="Times New Roman"/>
                <w:szCs w:val="26"/>
              </w:rPr>
            </w:pPr>
          </w:p>
        </w:tc>
        <w:tc>
          <w:tcPr>
            <w:tcW w:w="709" w:type="dxa"/>
          </w:tcPr>
          <w:p w14:paraId="0D730ED8" w14:textId="77777777" w:rsidR="004A7D63" w:rsidRPr="00571988" w:rsidRDefault="004A7D63" w:rsidP="0050629E">
            <w:pPr>
              <w:spacing w:line="312" w:lineRule="auto"/>
              <w:ind w:firstLine="0"/>
              <w:jc w:val="center"/>
              <w:rPr>
                <w:rFonts w:cs="Times New Roman"/>
                <w:szCs w:val="26"/>
              </w:rPr>
            </w:pPr>
          </w:p>
        </w:tc>
        <w:tc>
          <w:tcPr>
            <w:tcW w:w="992" w:type="dxa"/>
          </w:tcPr>
          <w:p w14:paraId="120D37E8" w14:textId="77777777" w:rsidR="004A7D63" w:rsidRPr="00571988" w:rsidRDefault="004A7D63" w:rsidP="0050629E">
            <w:pPr>
              <w:spacing w:line="312" w:lineRule="auto"/>
              <w:ind w:firstLine="0"/>
              <w:jc w:val="center"/>
              <w:rPr>
                <w:rFonts w:cs="Times New Roman"/>
                <w:szCs w:val="26"/>
              </w:rPr>
            </w:pPr>
          </w:p>
        </w:tc>
        <w:tc>
          <w:tcPr>
            <w:tcW w:w="4395" w:type="dxa"/>
          </w:tcPr>
          <w:p w14:paraId="2026850B"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00CAAE99"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21E0B0FF" w14:textId="77777777" w:rsidTr="0074166A">
        <w:tc>
          <w:tcPr>
            <w:tcW w:w="1548" w:type="dxa"/>
          </w:tcPr>
          <w:p w14:paraId="53377ADD"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Tỷ giá BL 2</w:t>
            </w:r>
          </w:p>
        </w:tc>
        <w:tc>
          <w:tcPr>
            <w:tcW w:w="1282" w:type="dxa"/>
          </w:tcPr>
          <w:p w14:paraId="12715EA8" w14:textId="77777777" w:rsidR="004A7D63" w:rsidRPr="00571988" w:rsidRDefault="004A7D63" w:rsidP="0050629E">
            <w:pPr>
              <w:spacing w:line="312" w:lineRule="auto"/>
              <w:ind w:firstLine="0"/>
              <w:jc w:val="center"/>
              <w:rPr>
                <w:rFonts w:cs="Times New Roman"/>
                <w:szCs w:val="26"/>
              </w:rPr>
            </w:pPr>
          </w:p>
        </w:tc>
        <w:tc>
          <w:tcPr>
            <w:tcW w:w="709" w:type="dxa"/>
          </w:tcPr>
          <w:p w14:paraId="22491BDD" w14:textId="77777777" w:rsidR="004A7D63" w:rsidRPr="00571988" w:rsidRDefault="004A7D63" w:rsidP="0050629E">
            <w:pPr>
              <w:spacing w:line="312" w:lineRule="auto"/>
              <w:ind w:firstLine="0"/>
              <w:jc w:val="center"/>
              <w:rPr>
                <w:rFonts w:cs="Times New Roman"/>
                <w:szCs w:val="26"/>
              </w:rPr>
            </w:pPr>
          </w:p>
        </w:tc>
        <w:tc>
          <w:tcPr>
            <w:tcW w:w="992" w:type="dxa"/>
          </w:tcPr>
          <w:p w14:paraId="69BEB60A" w14:textId="77777777" w:rsidR="004A7D63" w:rsidRPr="00571988" w:rsidRDefault="004A7D63" w:rsidP="0050629E">
            <w:pPr>
              <w:spacing w:line="312" w:lineRule="auto"/>
              <w:ind w:firstLine="0"/>
              <w:jc w:val="center"/>
              <w:rPr>
                <w:rFonts w:cs="Times New Roman"/>
                <w:szCs w:val="26"/>
              </w:rPr>
            </w:pPr>
          </w:p>
        </w:tc>
        <w:tc>
          <w:tcPr>
            <w:tcW w:w="4395" w:type="dxa"/>
          </w:tcPr>
          <w:p w14:paraId="545A85C8"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2FCB35EE"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042B1191" w14:textId="77777777" w:rsidTr="0074166A">
        <w:tc>
          <w:tcPr>
            <w:tcW w:w="1548" w:type="dxa"/>
          </w:tcPr>
          <w:p w14:paraId="43F2EFB1"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Số tiền BL 3</w:t>
            </w:r>
          </w:p>
        </w:tc>
        <w:tc>
          <w:tcPr>
            <w:tcW w:w="1282" w:type="dxa"/>
          </w:tcPr>
          <w:p w14:paraId="59E236F6" w14:textId="77777777" w:rsidR="004A7D63" w:rsidRPr="00571988" w:rsidRDefault="004A7D63" w:rsidP="0050629E">
            <w:pPr>
              <w:spacing w:line="312" w:lineRule="auto"/>
              <w:ind w:firstLine="0"/>
              <w:jc w:val="center"/>
              <w:rPr>
                <w:rFonts w:cs="Times New Roman"/>
                <w:szCs w:val="26"/>
              </w:rPr>
            </w:pPr>
          </w:p>
        </w:tc>
        <w:tc>
          <w:tcPr>
            <w:tcW w:w="709" w:type="dxa"/>
          </w:tcPr>
          <w:p w14:paraId="56635727" w14:textId="77777777" w:rsidR="004A7D63" w:rsidRPr="00571988" w:rsidRDefault="004A7D63" w:rsidP="0050629E">
            <w:pPr>
              <w:spacing w:line="312" w:lineRule="auto"/>
              <w:ind w:firstLine="0"/>
              <w:jc w:val="center"/>
              <w:rPr>
                <w:rFonts w:cs="Times New Roman"/>
                <w:szCs w:val="26"/>
              </w:rPr>
            </w:pPr>
          </w:p>
        </w:tc>
        <w:tc>
          <w:tcPr>
            <w:tcW w:w="992" w:type="dxa"/>
          </w:tcPr>
          <w:p w14:paraId="3C136090" w14:textId="77777777" w:rsidR="004A7D63" w:rsidRPr="00571988" w:rsidRDefault="004A7D63" w:rsidP="0050629E">
            <w:pPr>
              <w:spacing w:line="312" w:lineRule="auto"/>
              <w:ind w:firstLine="0"/>
              <w:jc w:val="center"/>
              <w:rPr>
                <w:rFonts w:cs="Times New Roman"/>
                <w:szCs w:val="26"/>
              </w:rPr>
            </w:pPr>
          </w:p>
        </w:tc>
        <w:tc>
          <w:tcPr>
            <w:tcW w:w="4395" w:type="dxa"/>
          </w:tcPr>
          <w:p w14:paraId="4E6C55A5"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2D1E72E9"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65B4B382" w14:textId="77777777" w:rsidTr="0074166A">
        <w:tc>
          <w:tcPr>
            <w:tcW w:w="1548" w:type="dxa"/>
          </w:tcPr>
          <w:p w14:paraId="034D8EA4"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Loại tiền BL 3</w:t>
            </w:r>
          </w:p>
        </w:tc>
        <w:tc>
          <w:tcPr>
            <w:tcW w:w="1282" w:type="dxa"/>
          </w:tcPr>
          <w:p w14:paraId="5165EE70" w14:textId="77777777" w:rsidR="004A7D63" w:rsidRPr="00571988" w:rsidRDefault="004A7D63" w:rsidP="0050629E">
            <w:pPr>
              <w:spacing w:line="312" w:lineRule="auto"/>
              <w:ind w:firstLine="0"/>
              <w:jc w:val="center"/>
              <w:rPr>
                <w:rFonts w:cs="Times New Roman"/>
                <w:szCs w:val="26"/>
              </w:rPr>
            </w:pPr>
          </w:p>
        </w:tc>
        <w:tc>
          <w:tcPr>
            <w:tcW w:w="709" w:type="dxa"/>
          </w:tcPr>
          <w:p w14:paraId="4E7915C2" w14:textId="77777777" w:rsidR="004A7D63" w:rsidRPr="00571988" w:rsidRDefault="004A7D63" w:rsidP="0050629E">
            <w:pPr>
              <w:spacing w:line="312" w:lineRule="auto"/>
              <w:ind w:firstLine="0"/>
              <w:jc w:val="center"/>
              <w:rPr>
                <w:rFonts w:cs="Times New Roman"/>
                <w:szCs w:val="26"/>
              </w:rPr>
            </w:pPr>
          </w:p>
        </w:tc>
        <w:tc>
          <w:tcPr>
            <w:tcW w:w="992" w:type="dxa"/>
          </w:tcPr>
          <w:p w14:paraId="16448081" w14:textId="77777777" w:rsidR="004A7D63" w:rsidRPr="00571988" w:rsidRDefault="004A7D63" w:rsidP="0050629E">
            <w:pPr>
              <w:spacing w:line="312" w:lineRule="auto"/>
              <w:ind w:firstLine="0"/>
              <w:jc w:val="center"/>
              <w:rPr>
                <w:rFonts w:cs="Times New Roman"/>
                <w:szCs w:val="26"/>
              </w:rPr>
            </w:pPr>
          </w:p>
        </w:tc>
        <w:tc>
          <w:tcPr>
            <w:tcW w:w="4395" w:type="dxa"/>
          </w:tcPr>
          <w:p w14:paraId="5D02A436"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4962932B"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30B0B016" w14:textId="77777777" w:rsidTr="0074166A">
        <w:tc>
          <w:tcPr>
            <w:tcW w:w="1548" w:type="dxa"/>
          </w:tcPr>
          <w:p w14:paraId="605768BA"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Tỷ giá BL 3</w:t>
            </w:r>
          </w:p>
        </w:tc>
        <w:tc>
          <w:tcPr>
            <w:tcW w:w="1282" w:type="dxa"/>
          </w:tcPr>
          <w:p w14:paraId="145993FF" w14:textId="77777777" w:rsidR="004A7D63" w:rsidRPr="00571988" w:rsidRDefault="004A7D63" w:rsidP="0050629E">
            <w:pPr>
              <w:spacing w:line="312" w:lineRule="auto"/>
              <w:ind w:firstLine="0"/>
              <w:jc w:val="center"/>
              <w:rPr>
                <w:rFonts w:cs="Times New Roman"/>
                <w:szCs w:val="26"/>
              </w:rPr>
            </w:pPr>
          </w:p>
        </w:tc>
        <w:tc>
          <w:tcPr>
            <w:tcW w:w="709" w:type="dxa"/>
          </w:tcPr>
          <w:p w14:paraId="4B8F4ABE" w14:textId="77777777" w:rsidR="004A7D63" w:rsidRPr="00571988" w:rsidRDefault="004A7D63" w:rsidP="0050629E">
            <w:pPr>
              <w:spacing w:line="312" w:lineRule="auto"/>
              <w:ind w:firstLine="0"/>
              <w:jc w:val="center"/>
              <w:rPr>
                <w:rFonts w:cs="Times New Roman"/>
                <w:szCs w:val="26"/>
              </w:rPr>
            </w:pPr>
          </w:p>
        </w:tc>
        <w:tc>
          <w:tcPr>
            <w:tcW w:w="992" w:type="dxa"/>
          </w:tcPr>
          <w:p w14:paraId="53334233" w14:textId="77777777" w:rsidR="004A7D63" w:rsidRPr="00571988" w:rsidRDefault="004A7D63" w:rsidP="0050629E">
            <w:pPr>
              <w:spacing w:line="312" w:lineRule="auto"/>
              <w:ind w:firstLine="0"/>
              <w:jc w:val="center"/>
              <w:rPr>
                <w:rFonts w:cs="Times New Roman"/>
                <w:szCs w:val="26"/>
              </w:rPr>
            </w:pPr>
          </w:p>
        </w:tc>
        <w:tc>
          <w:tcPr>
            <w:tcW w:w="4395" w:type="dxa"/>
          </w:tcPr>
          <w:p w14:paraId="707F7CEF"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65E8D7EE"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02CD5080" w14:textId="77777777" w:rsidTr="0074166A">
        <w:tc>
          <w:tcPr>
            <w:tcW w:w="1548" w:type="dxa"/>
          </w:tcPr>
          <w:p w14:paraId="056001AE"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Tổng tiền BL quy đổi</w:t>
            </w:r>
          </w:p>
        </w:tc>
        <w:tc>
          <w:tcPr>
            <w:tcW w:w="1282" w:type="dxa"/>
          </w:tcPr>
          <w:p w14:paraId="4F2D20D7" w14:textId="77777777" w:rsidR="004A7D63" w:rsidRPr="00571988" w:rsidRDefault="004A7D63" w:rsidP="0050629E">
            <w:pPr>
              <w:spacing w:line="312" w:lineRule="auto"/>
              <w:ind w:firstLine="0"/>
              <w:jc w:val="center"/>
              <w:rPr>
                <w:rFonts w:cs="Times New Roman"/>
                <w:szCs w:val="26"/>
              </w:rPr>
            </w:pPr>
          </w:p>
        </w:tc>
        <w:tc>
          <w:tcPr>
            <w:tcW w:w="709" w:type="dxa"/>
          </w:tcPr>
          <w:p w14:paraId="1151AD87" w14:textId="77777777" w:rsidR="004A7D63" w:rsidRPr="00571988" w:rsidRDefault="004A7D63" w:rsidP="0050629E">
            <w:pPr>
              <w:spacing w:line="312" w:lineRule="auto"/>
              <w:ind w:firstLine="0"/>
              <w:jc w:val="center"/>
              <w:rPr>
                <w:rFonts w:cs="Times New Roman"/>
                <w:szCs w:val="26"/>
              </w:rPr>
            </w:pPr>
          </w:p>
        </w:tc>
        <w:tc>
          <w:tcPr>
            <w:tcW w:w="992" w:type="dxa"/>
          </w:tcPr>
          <w:p w14:paraId="057ACA38" w14:textId="77777777" w:rsidR="004A7D63" w:rsidRPr="00571988" w:rsidRDefault="004A7D63" w:rsidP="0050629E">
            <w:pPr>
              <w:spacing w:line="312" w:lineRule="auto"/>
              <w:ind w:firstLine="0"/>
              <w:jc w:val="center"/>
              <w:rPr>
                <w:rFonts w:cs="Times New Roman"/>
                <w:szCs w:val="26"/>
              </w:rPr>
            </w:pPr>
          </w:p>
        </w:tc>
        <w:tc>
          <w:tcPr>
            <w:tcW w:w="4395" w:type="dxa"/>
          </w:tcPr>
          <w:p w14:paraId="52AC8655"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3FAA495D"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277529E4" w14:textId="77777777" w:rsidTr="0074166A">
        <w:tc>
          <w:tcPr>
            <w:tcW w:w="1548" w:type="dxa"/>
          </w:tcPr>
          <w:p w14:paraId="1995FE91" w14:textId="77777777" w:rsidR="004A7D63" w:rsidRPr="0093207A" w:rsidRDefault="004A7D63" w:rsidP="0050629E">
            <w:pPr>
              <w:spacing w:line="312" w:lineRule="auto"/>
              <w:ind w:firstLine="0"/>
              <w:jc w:val="both"/>
              <w:rPr>
                <w:rFonts w:cs="Times New Roman"/>
                <w:b/>
                <w:color w:val="FF0000"/>
                <w:szCs w:val="26"/>
              </w:rPr>
            </w:pPr>
            <w:r w:rsidRPr="004D045A">
              <w:rPr>
                <w:rFonts w:cs="Times New Roman"/>
                <w:b/>
                <w:color w:val="FF0000"/>
                <w:szCs w:val="26"/>
              </w:rPr>
              <w:t>Số tiền ký quỹ quy đổi</w:t>
            </w:r>
          </w:p>
        </w:tc>
        <w:tc>
          <w:tcPr>
            <w:tcW w:w="1282" w:type="dxa"/>
          </w:tcPr>
          <w:p w14:paraId="2A53BFC5" w14:textId="77777777" w:rsidR="004A7D63" w:rsidRPr="00571988" w:rsidRDefault="004A7D63" w:rsidP="0050629E">
            <w:pPr>
              <w:spacing w:line="312" w:lineRule="auto"/>
              <w:ind w:firstLine="0"/>
              <w:jc w:val="center"/>
              <w:rPr>
                <w:rFonts w:cs="Times New Roman"/>
                <w:szCs w:val="26"/>
              </w:rPr>
            </w:pPr>
          </w:p>
        </w:tc>
        <w:tc>
          <w:tcPr>
            <w:tcW w:w="709" w:type="dxa"/>
          </w:tcPr>
          <w:p w14:paraId="69F0B0CC" w14:textId="77777777" w:rsidR="004A7D63" w:rsidRPr="00571988" w:rsidRDefault="004A7D63" w:rsidP="0050629E">
            <w:pPr>
              <w:spacing w:line="312" w:lineRule="auto"/>
              <w:ind w:firstLine="0"/>
              <w:jc w:val="center"/>
              <w:rPr>
                <w:rFonts w:cs="Times New Roman"/>
                <w:szCs w:val="26"/>
              </w:rPr>
            </w:pPr>
          </w:p>
        </w:tc>
        <w:tc>
          <w:tcPr>
            <w:tcW w:w="992" w:type="dxa"/>
          </w:tcPr>
          <w:p w14:paraId="51BB5FD8" w14:textId="77777777" w:rsidR="004A7D63" w:rsidRPr="00571988" w:rsidRDefault="004A7D63" w:rsidP="0050629E">
            <w:pPr>
              <w:spacing w:line="312" w:lineRule="auto"/>
              <w:ind w:firstLine="0"/>
              <w:jc w:val="center"/>
              <w:rPr>
                <w:rFonts w:cs="Times New Roman"/>
                <w:szCs w:val="26"/>
              </w:rPr>
            </w:pPr>
          </w:p>
        </w:tc>
        <w:tc>
          <w:tcPr>
            <w:tcW w:w="4395" w:type="dxa"/>
          </w:tcPr>
          <w:p w14:paraId="1C58C43A" w14:textId="77777777" w:rsidR="004A7D63" w:rsidRPr="0093207A" w:rsidRDefault="004A7D63" w:rsidP="0050629E">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146CA7FC"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7E79BED2" w14:textId="77777777" w:rsidTr="0074166A">
        <w:tc>
          <w:tcPr>
            <w:tcW w:w="1548" w:type="dxa"/>
          </w:tcPr>
          <w:p w14:paraId="54D4E445"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Số tiền phí phải thu</w:t>
            </w:r>
          </w:p>
        </w:tc>
        <w:tc>
          <w:tcPr>
            <w:tcW w:w="1282" w:type="dxa"/>
          </w:tcPr>
          <w:p w14:paraId="0646201C" w14:textId="77777777" w:rsidR="004A7D63" w:rsidRPr="00571988" w:rsidRDefault="004A7D63" w:rsidP="0050629E">
            <w:pPr>
              <w:spacing w:line="312" w:lineRule="auto"/>
              <w:ind w:firstLine="0"/>
              <w:jc w:val="center"/>
              <w:rPr>
                <w:rFonts w:cs="Times New Roman"/>
                <w:szCs w:val="26"/>
              </w:rPr>
            </w:pPr>
          </w:p>
        </w:tc>
        <w:tc>
          <w:tcPr>
            <w:tcW w:w="709" w:type="dxa"/>
          </w:tcPr>
          <w:p w14:paraId="4B4A7B02" w14:textId="77777777" w:rsidR="004A7D63" w:rsidRPr="00571988" w:rsidRDefault="004A7D63" w:rsidP="0050629E">
            <w:pPr>
              <w:spacing w:line="312" w:lineRule="auto"/>
              <w:ind w:firstLine="0"/>
              <w:jc w:val="center"/>
              <w:rPr>
                <w:rFonts w:cs="Times New Roman"/>
                <w:szCs w:val="26"/>
              </w:rPr>
            </w:pPr>
          </w:p>
        </w:tc>
        <w:tc>
          <w:tcPr>
            <w:tcW w:w="992" w:type="dxa"/>
          </w:tcPr>
          <w:p w14:paraId="035DD558" w14:textId="77777777" w:rsidR="004A7D63" w:rsidRPr="00571988" w:rsidRDefault="004A7D63" w:rsidP="0050629E">
            <w:pPr>
              <w:spacing w:line="312" w:lineRule="auto"/>
              <w:ind w:firstLine="0"/>
              <w:jc w:val="center"/>
              <w:rPr>
                <w:rFonts w:cs="Times New Roman"/>
                <w:szCs w:val="26"/>
              </w:rPr>
            </w:pPr>
          </w:p>
        </w:tc>
        <w:tc>
          <w:tcPr>
            <w:tcW w:w="4395" w:type="dxa"/>
          </w:tcPr>
          <w:p w14:paraId="41CE4DBC"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22890B0D"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4F567B4A" w14:textId="77777777" w:rsidTr="0074166A">
        <w:tc>
          <w:tcPr>
            <w:tcW w:w="1548" w:type="dxa"/>
          </w:tcPr>
          <w:p w14:paraId="1F9A7AF9"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Loại tiền phí</w:t>
            </w:r>
          </w:p>
        </w:tc>
        <w:tc>
          <w:tcPr>
            <w:tcW w:w="1282" w:type="dxa"/>
          </w:tcPr>
          <w:p w14:paraId="046C5F87" w14:textId="77777777" w:rsidR="004A7D63" w:rsidRPr="00571988" w:rsidRDefault="004A7D63" w:rsidP="0050629E">
            <w:pPr>
              <w:spacing w:line="312" w:lineRule="auto"/>
              <w:ind w:firstLine="0"/>
              <w:jc w:val="center"/>
              <w:rPr>
                <w:rFonts w:cs="Times New Roman"/>
                <w:szCs w:val="26"/>
              </w:rPr>
            </w:pPr>
          </w:p>
        </w:tc>
        <w:tc>
          <w:tcPr>
            <w:tcW w:w="709" w:type="dxa"/>
          </w:tcPr>
          <w:p w14:paraId="4C9972F1" w14:textId="77777777" w:rsidR="004A7D63" w:rsidRPr="00571988" w:rsidRDefault="004A7D63" w:rsidP="0050629E">
            <w:pPr>
              <w:spacing w:line="312" w:lineRule="auto"/>
              <w:ind w:firstLine="0"/>
              <w:jc w:val="center"/>
              <w:rPr>
                <w:rFonts w:cs="Times New Roman"/>
                <w:szCs w:val="26"/>
              </w:rPr>
            </w:pPr>
          </w:p>
        </w:tc>
        <w:tc>
          <w:tcPr>
            <w:tcW w:w="992" w:type="dxa"/>
          </w:tcPr>
          <w:p w14:paraId="35DB6A88" w14:textId="77777777" w:rsidR="004A7D63" w:rsidRPr="00571988" w:rsidRDefault="004A7D63" w:rsidP="0050629E">
            <w:pPr>
              <w:spacing w:line="312" w:lineRule="auto"/>
              <w:ind w:firstLine="0"/>
              <w:jc w:val="center"/>
              <w:rPr>
                <w:rFonts w:cs="Times New Roman"/>
                <w:szCs w:val="26"/>
              </w:rPr>
            </w:pPr>
          </w:p>
        </w:tc>
        <w:tc>
          <w:tcPr>
            <w:tcW w:w="4395" w:type="dxa"/>
          </w:tcPr>
          <w:p w14:paraId="3D92BB39"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41254F0D"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323AA39F" w14:textId="77777777" w:rsidTr="0074166A">
        <w:tc>
          <w:tcPr>
            <w:tcW w:w="1548" w:type="dxa"/>
          </w:tcPr>
          <w:p w14:paraId="43C4B05B"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Tỷ giá phí</w:t>
            </w:r>
          </w:p>
        </w:tc>
        <w:tc>
          <w:tcPr>
            <w:tcW w:w="1282" w:type="dxa"/>
          </w:tcPr>
          <w:p w14:paraId="6BAE712B" w14:textId="77777777" w:rsidR="004A7D63" w:rsidRPr="00571988" w:rsidRDefault="004A7D63" w:rsidP="0050629E">
            <w:pPr>
              <w:spacing w:line="312" w:lineRule="auto"/>
              <w:ind w:firstLine="0"/>
              <w:jc w:val="center"/>
              <w:rPr>
                <w:rFonts w:cs="Times New Roman"/>
                <w:szCs w:val="26"/>
              </w:rPr>
            </w:pPr>
          </w:p>
        </w:tc>
        <w:tc>
          <w:tcPr>
            <w:tcW w:w="709" w:type="dxa"/>
          </w:tcPr>
          <w:p w14:paraId="1E385DDB" w14:textId="77777777" w:rsidR="004A7D63" w:rsidRPr="00571988" w:rsidRDefault="004A7D63" w:rsidP="0050629E">
            <w:pPr>
              <w:spacing w:line="312" w:lineRule="auto"/>
              <w:ind w:firstLine="0"/>
              <w:jc w:val="center"/>
              <w:rPr>
                <w:rFonts w:cs="Times New Roman"/>
                <w:szCs w:val="26"/>
              </w:rPr>
            </w:pPr>
          </w:p>
        </w:tc>
        <w:tc>
          <w:tcPr>
            <w:tcW w:w="992" w:type="dxa"/>
          </w:tcPr>
          <w:p w14:paraId="73756F4D" w14:textId="77777777" w:rsidR="004A7D63" w:rsidRPr="00571988" w:rsidRDefault="004A7D63" w:rsidP="0050629E">
            <w:pPr>
              <w:spacing w:line="312" w:lineRule="auto"/>
              <w:ind w:firstLine="0"/>
              <w:jc w:val="center"/>
              <w:rPr>
                <w:rFonts w:cs="Times New Roman"/>
                <w:szCs w:val="26"/>
              </w:rPr>
            </w:pPr>
          </w:p>
        </w:tc>
        <w:tc>
          <w:tcPr>
            <w:tcW w:w="4395" w:type="dxa"/>
          </w:tcPr>
          <w:p w14:paraId="7B3BC784"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3F621E8B"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4FBA7AFC" w14:textId="77777777" w:rsidTr="0074166A">
        <w:tc>
          <w:tcPr>
            <w:tcW w:w="1548" w:type="dxa"/>
          </w:tcPr>
          <w:p w14:paraId="0EA3DE89"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Số tiền phí quy đổi</w:t>
            </w:r>
          </w:p>
        </w:tc>
        <w:tc>
          <w:tcPr>
            <w:tcW w:w="1282" w:type="dxa"/>
          </w:tcPr>
          <w:p w14:paraId="3F9CE418" w14:textId="77777777" w:rsidR="004A7D63" w:rsidRPr="00571988" w:rsidRDefault="004A7D63" w:rsidP="0050629E">
            <w:pPr>
              <w:spacing w:line="312" w:lineRule="auto"/>
              <w:ind w:firstLine="0"/>
              <w:jc w:val="center"/>
              <w:rPr>
                <w:rFonts w:cs="Times New Roman"/>
                <w:szCs w:val="26"/>
              </w:rPr>
            </w:pPr>
          </w:p>
        </w:tc>
        <w:tc>
          <w:tcPr>
            <w:tcW w:w="709" w:type="dxa"/>
          </w:tcPr>
          <w:p w14:paraId="00E73AA6" w14:textId="77777777" w:rsidR="004A7D63" w:rsidRPr="00571988" w:rsidRDefault="004A7D63" w:rsidP="0050629E">
            <w:pPr>
              <w:spacing w:line="312" w:lineRule="auto"/>
              <w:ind w:firstLine="0"/>
              <w:jc w:val="center"/>
              <w:rPr>
                <w:rFonts w:cs="Times New Roman"/>
                <w:szCs w:val="26"/>
              </w:rPr>
            </w:pPr>
          </w:p>
        </w:tc>
        <w:tc>
          <w:tcPr>
            <w:tcW w:w="992" w:type="dxa"/>
          </w:tcPr>
          <w:p w14:paraId="41C1A22F" w14:textId="77777777" w:rsidR="004A7D63" w:rsidRPr="00571988" w:rsidRDefault="004A7D63" w:rsidP="0050629E">
            <w:pPr>
              <w:spacing w:line="312" w:lineRule="auto"/>
              <w:ind w:firstLine="0"/>
              <w:jc w:val="center"/>
              <w:rPr>
                <w:rFonts w:cs="Times New Roman"/>
                <w:szCs w:val="26"/>
              </w:rPr>
            </w:pPr>
          </w:p>
        </w:tc>
        <w:tc>
          <w:tcPr>
            <w:tcW w:w="4395" w:type="dxa"/>
          </w:tcPr>
          <w:p w14:paraId="3C77C18A"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59488F9E" w14:textId="77777777" w:rsidR="004A7D63"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4211C8A4" w14:textId="77777777" w:rsidTr="0074166A">
        <w:tc>
          <w:tcPr>
            <w:tcW w:w="1548" w:type="dxa"/>
          </w:tcPr>
          <w:p w14:paraId="400D068A" w14:textId="77777777" w:rsidR="004A7D63" w:rsidRPr="0093207A" w:rsidRDefault="004A7D63" w:rsidP="0050629E">
            <w:pPr>
              <w:spacing w:line="312" w:lineRule="auto"/>
              <w:ind w:firstLine="0"/>
              <w:jc w:val="both"/>
              <w:rPr>
                <w:rFonts w:cs="Times New Roman"/>
                <w:b/>
                <w:color w:val="FF0000"/>
                <w:szCs w:val="26"/>
              </w:rPr>
            </w:pPr>
            <w:r w:rsidRPr="0093207A">
              <w:rPr>
                <w:rFonts w:cs="Times New Roman"/>
                <w:b/>
                <w:color w:val="FF0000"/>
                <w:szCs w:val="26"/>
              </w:rPr>
              <w:t>Tỷ lệ phí</w:t>
            </w:r>
          </w:p>
        </w:tc>
        <w:tc>
          <w:tcPr>
            <w:tcW w:w="1282" w:type="dxa"/>
          </w:tcPr>
          <w:p w14:paraId="4EC0B2AD" w14:textId="77777777" w:rsidR="004A7D63" w:rsidRPr="00571988" w:rsidRDefault="004A7D63" w:rsidP="0050629E">
            <w:pPr>
              <w:spacing w:line="312" w:lineRule="auto"/>
              <w:ind w:firstLine="0"/>
              <w:jc w:val="center"/>
              <w:rPr>
                <w:rFonts w:cs="Times New Roman"/>
                <w:szCs w:val="26"/>
              </w:rPr>
            </w:pPr>
          </w:p>
        </w:tc>
        <w:tc>
          <w:tcPr>
            <w:tcW w:w="709" w:type="dxa"/>
          </w:tcPr>
          <w:p w14:paraId="519368D2" w14:textId="77777777" w:rsidR="004A7D63" w:rsidRPr="00571988" w:rsidRDefault="004A7D63" w:rsidP="0050629E">
            <w:pPr>
              <w:spacing w:line="312" w:lineRule="auto"/>
              <w:ind w:firstLine="0"/>
              <w:jc w:val="center"/>
              <w:rPr>
                <w:rFonts w:cs="Times New Roman"/>
                <w:szCs w:val="26"/>
              </w:rPr>
            </w:pPr>
          </w:p>
        </w:tc>
        <w:tc>
          <w:tcPr>
            <w:tcW w:w="992" w:type="dxa"/>
          </w:tcPr>
          <w:p w14:paraId="1F290F31" w14:textId="77777777" w:rsidR="004A7D63" w:rsidRPr="00571988" w:rsidRDefault="004A7D63" w:rsidP="0050629E">
            <w:pPr>
              <w:spacing w:line="312" w:lineRule="auto"/>
              <w:ind w:firstLine="0"/>
              <w:jc w:val="center"/>
              <w:rPr>
                <w:rFonts w:cs="Times New Roman"/>
                <w:szCs w:val="26"/>
              </w:rPr>
            </w:pPr>
          </w:p>
        </w:tc>
        <w:tc>
          <w:tcPr>
            <w:tcW w:w="4395" w:type="dxa"/>
          </w:tcPr>
          <w:p w14:paraId="0538888C" w14:textId="77777777" w:rsidR="004A7D63" w:rsidRPr="00571988" w:rsidRDefault="004A7D63" w:rsidP="0050629E">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64DB09BF" w14:textId="77777777" w:rsidR="004A7D63" w:rsidRDefault="004A7D63" w:rsidP="0050629E">
            <w:pPr>
              <w:spacing w:line="312" w:lineRule="auto"/>
              <w:ind w:firstLine="0"/>
              <w:jc w:val="center"/>
              <w:rPr>
                <w:rFonts w:cs="Times New Roman"/>
                <w:szCs w:val="26"/>
              </w:rPr>
            </w:pPr>
            <w:r>
              <w:rPr>
                <w:rFonts w:cs="Times New Roman"/>
                <w:szCs w:val="26"/>
              </w:rPr>
              <w:t>N</w:t>
            </w:r>
          </w:p>
        </w:tc>
      </w:tr>
    </w:tbl>
    <w:p w14:paraId="3F4B16C4" w14:textId="6919B371" w:rsidR="004A7D63" w:rsidRDefault="00751FF3" w:rsidP="00724F94">
      <w:pPr>
        <w:pStyle w:val="Heading7"/>
        <w:numPr>
          <w:ilvl w:val="0"/>
          <w:numId w:val="20"/>
        </w:numPr>
        <w:tabs>
          <w:tab w:val="clear" w:pos="702"/>
          <w:tab w:val="clear" w:pos="1080"/>
        </w:tabs>
      </w:pPr>
      <w:r>
        <w:t xml:space="preserve">Tab </w:t>
      </w:r>
      <w:r w:rsidR="004A7D63">
        <w:t>Nội dung CKBL</w:t>
      </w:r>
    </w:p>
    <w:tbl>
      <w:tblPr>
        <w:tblStyle w:val="TableGrid"/>
        <w:tblW w:w="10343" w:type="dxa"/>
        <w:tblLayout w:type="fixed"/>
        <w:tblLook w:val="04A0" w:firstRow="1" w:lastRow="0" w:firstColumn="1" w:lastColumn="0" w:noHBand="0" w:noVBand="1"/>
      </w:tblPr>
      <w:tblGrid>
        <w:gridCol w:w="1720"/>
        <w:gridCol w:w="1110"/>
        <w:gridCol w:w="709"/>
        <w:gridCol w:w="992"/>
        <w:gridCol w:w="4395"/>
        <w:gridCol w:w="1417"/>
      </w:tblGrid>
      <w:tr w:rsidR="004A7D63" w:rsidRPr="00571988" w14:paraId="564F1CCC" w14:textId="77777777" w:rsidTr="005E5229">
        <w:tc>
          <w:tcPr>
            <w:tcW w:w="1720" w:type="dxa"/>
          </w:tcPr>
          <w:p w14:paraId="3EB53937"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Tên trường</w:t>
            </w:r>
          </w:p>
        </w:tc>
        <w:tc>
          <w:tcPr>
            <w:tcW w:w="1110" w:type="dxa"/>
          </w:tcPr>
          <w:p w14:paraId="4960CEEB"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Kiểu ký tự</w:t>
            </w:r>
          </w:p>
        </w:tc>
        <w:tc>
          <w:tcPr>
            <w:tcW w:w="709" w:type="dxa"/>
          </w:tcPr>
          <w:p w14:paraId="21EEE258"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Độ dài</w:t>
            </w:r>
          </w:p>
        </w:tc>
        <w:tc>
          <w:tcPr>
            <w:tcW w:w="992" w:type="dxa"/>
          </w:tcPr>
          <w:p w14:paraId="646DFCB1"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Thuộc tính</w:t>
            </w:r>
          </w:p>
        </w:tc>
        <w:tc>
          <w:tcPr>
            <w:tcW w:w="4395" w:type="dxa"/>
          </w:tcPr>
          <w:p w14:paraId="6A841160" w14:textId="77777777" w:rsidR="004A7D63" w:rsidRPr="00571988" w:rsidRDefault="004A7D63" w:rsidP="0050629E">
            <w:pPr>
              <w:spacing w:line="312" w:lineRule="auto"/>
              <w:ind w:firstLine="0"/>
              <w:jc w:val="center"/>
              <w:rPr>
                <w:rFonts w:cs="Times New Roman"/>
                <w:b/>
                <w:szCs w:val="26"/>
              </w:rPr>
            </w:pPr>
            <w:r w:rsidRPr="00571988">
              <w:rPr>
                <w:rFonts w:cs="Times New Roman"/>
                <w:b/>
                <w:szCs w:val="26"/>
              </w:rPr>
              <w:t>Mô tả</w:t>
            </w:r>
          </w:p>
        </w:tc>
        <w:tc>
          <w:tcPr>
            <w:tcW w:w="1417" w:type="dxa"/>
          </w:tcPr>
          <w:p w14:paraId="679B9279" w14:textId="77777777" w:rsidR="004A7D63" w:rsidRPr="00571988" w:rsidRDefault="004A7D63" w:rsidP="0050629E">
            <w:pPr>
              <w:spacing w:line="312" w:lineRule="auto"/>
              <w:ind w:firstLine="0"/>
              <w:jc w:val="center"/>
              <w:rPr>
                <w:rFonts w:cs="Times New Roman"/>
                <w:b/>
                <w:szCs w:val="26"/>
              </w:rPr>
            </w:pPr>
            <w:r>
              <w:rPr>
                <w:rFonts w:cs="Times New Roman"/>
                <w:b/>
                <w:szCs w:val="26"/>
              </w:rPr>
              <w:t>New Field (Y/N)</w:t>
            </w:r>
          </w:p>
        </w:tc>
      </w:tr>
      <w:tr w:rsidR="004A7D63" w:rsidRPr="00571988" w14:paraId="7BE7340C" w14:textId="77777777" w:rsidTr="005E5229">
        <w:tc>
          <w:tcPr>
            <w:tcW w:w="1720" w:type="dxa"/>
          </w:tcPr>
          <w:p w14:paraId="3410AD14"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Ngôn ngữ BL</w:t>
            </w:r>
          </w:p>
        </w:tc>
        <w:tc>
          <w:tcPr>
            <w:tcW w:w="1110" w:type="dxa"/>
          </w:tcPr>
          <w:p w14:paraId="7ECCB27A" w14:textId="77777777" w:rsidR="004A7D63" w:rsidRPr="00571988" w:rsidRDefault="004A7D63" w:rsidP="0050629E">
            <w:pPr>
              <w:spacing w:line="312" w:lineRule="auto"/>
              <w:ind w:firstLine="0"/>
              <w:jc w:val="center"/>
              <w:rPr>
                <w:rFonts w:cs="Times New Roman"/>
                <w:szCs w:val="26"/>
              </w:rPr>
            </w:pPr>
            <w:r>
              <w:rPr>
                <w:rFonts w:cs="Times New Roman"/>
                <w:szCs w:val="26"/>
              </w:rPr>
              <w:t>nVarchar</w:t>
            </w:r>
          </w:p>
        </w:tc>
        <w:tc>
          <w:tcPr>
            <w:tcW w:w="709" w:type="dxa"/>
          </w:tcPr>
          <w:p w14:paraId="0DE7E6D6"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12</w:t>
            </w:r>
          </w:p>
        </w:tc>
        <w:tc>
          <w:tcPr>
            <w:tcW w:w="992" w:type="dxa"/>
          </w:tcPr>
          <w:p w14:paraId="148F649B"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5C133F03"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Loại ngôn ngữ được sử dụng để phát hành BL</w:t>
            </w:r>
          </w:p>
          <w:p w14:paraId="69653279"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Gồm các giá trị cho người dùng chọn:</w:t>
            </w:r>
          </w:p>
          <w:p w14:paraId="6A4E4ABC" w14:textId="220D390D"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commentRangeStart w:id="492"/>
            <w:commentRangeStart w:id="493"/>
            <w:r w:rsidRPr="00571988">
              <w:rPr>
                <w:rFonts w:cs="Times New Roman"/>
                <w:szCs w:val="26"/>
              </w:rPr>
              <w:t xml:space="preserve">Tiếng </w:t>
            </w:r>
            <w:del w:id="494" w:author="Nguyen Thu Trang - VTFC - KVH" w:date="2022-03-16T18:41:00Z">
              <w:r w:rsidRPr="00571988" w:rsidDel="00AB4F98">
                <w:rPr>
                  <w:rFonts w:cs="Times New Roman"/>
                  <w:szCs w:val="26"/>
                </w:rPr>
                <w:delText>Anh</w:delText>
              </w:r>
            </w:del>
            <w:ins w:id="495" w:author="Nguyen Thu Trang - VTFC - KVH" w:date="2022-03-16T18:41:00Z">
              <w:r w:rsidR="00AB4F98">
                <w:rPr>
                  <w:rFonts w:cs="Times New Roman"/>
                  <w:szCs w:val="26"/>
                </w:rPr>
                <w:t>Lào</w:t>
              </w:r>
            </w:ins>
          </w:p>
          <w:p w14:paraId="5895F506" w14:textId="14CD8FDE"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Tiếng </w:t>
            </w:r>
            <w:del w:id="496" w:author="Nguyen Thu Trang - VTFC - KVH" w:date="2022-03-16T18:41:00Z">
              <w:r w:rsidRPr="00571988" w:rsidDel="00AB4F98">
                <w:rPr>
                  <w:rFonts w:cs="Times New Roman"/>
                  <w:szCs w:val="26"/>
                </w:rPr>
                <w:delText>Lào</w:delText>
              </w:r>
            </w:del>
            <w:ins w:id="497" w:author="Nguyen Thu Trang - VTFC - KVH" w:date="2022-03-16T18:41:00Z">
              <w:r w:rsidR="00AB4F98">
                <w:rPr>
                  <w:rFonts w:cs="Times New Roman"/>
                  <w:szCs w:val="26"/>
                </w:rPr>
                <w:t>Anh</w:t>
              </w:r>
            </w:ins>
          </w:p>
          <w:p w14:paraId="0BE5C225"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Tiếng Việt</w:t>
            </w:r>
          </w:p>
          <w:p w14:paraId="0855CC8D" w14:textId="19C3FFB2"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Song ngữ </w:t>
            </w:r>
            <w:del w:id="498" w:author="Nguyen Thu Trang - VTFC - KVH" w:date="2022-03-16T18:41:00Z">
              <w:r w:rsidRPr="00571988" w:rsidDel="00AB4F98">
                <w:rPr>
                  <w:rFonts w:cs="Times New Roman"/>
                  <w:szCs w:val="26"/>
                </w:rPr>
                <w:delText>Anh</w:delText>
              </w:r>
            </w:del>
            <w:ins w:id="499" w:author="Nguyen Thu Trang - VTFC - KVH" w:date="2022-03-16T18:41:00Z">
              <w:r w:rsidR="00AB4F98">
                <w:rPr>
                  <w:rFonts w:cs="Times New Roman"/>
                  <w:szCs w:val="26"/>
                </w:rPr>
                <w:t>Lào</w:t>
              </w:r>
            </w:ins>
            <w:r w:rsidRPr="00571988">
              <w:rPr>
                <w:rFonts w:cs="Times New Roman"/>
                <w:szCs w:val="26"/>
              </w:rPr>
              <w:t xml:space="preserve"> – </w:t>
            </w:r>
            <w:del w:id="500" w:author="Nguyen Thu Trang - VTFC - KVH" w:date="2022-03-16T18:42:00Z">
              <w:r w:rsidRPr="00571988" w:rsidDel="00AB4F98">
                <w:rPr>
                  <w:rFonts w:cs="Times New Roman"/>
                  <w:szCs w:val="26"/>
                </w:rPr>
                <w:delText>Việt</w:delText>
              </w:r>
            </w:del>
            <w:ins w:id="501" w:author="Nguyen Thu Trang - VTFC - KVH" w:date="2022-03-16T18:42:00Z">
              <w:r w:rsidR="00AB4F98">
                <w:rPr>
                  <w:rFonts w:cs="Times New Roman"/>
                  <w:szCs w:val="26"/>
                </w:rPr>
                <w:t>Anh</w:t>
              </w:r>
            </w:ins>
          </w:p>
          <w:p w14:paraId="5E94FF28" w14:textId="77777777"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lastRenderedPageBreak/>
              <w:t>Song ngữ Lào – Việt</w:t>
            </w:r>
          </w:p>
          <w:p w14:paraId="150D9BBE" w14:textId="0C531E81" w:rsidR="004A7D63" w:rsidRPr="00571988" w:rsidRDefault="004A7D63" w:rsidP="0050629E">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Song ngữ Anh – </w:t>
            </w:r>
            <w:del w:id="502" w:author="Nguyen Thu Trang - VTFC - KVH" w:date="2022-03-16T18:42:00Z">
              <w:r w:rsidRPr="00571988" w:rsidDel="00AB4F98">
                <w:rPr>
                  <w:rFonts w:cs="Times New Roman"/>
                  <w:szCs w:val="26"/>
                </w:rPr>
                <w:delText>Lào</w:delText>
              </w:r>
            </w:del>
            <w:commentRangeEnd w:id="492"/>
            <w:r>
              <w:rPr>
                <w:rStyle w:val="CommentReference"/>
              </w:rPr>
              <w:commentReference w:id="492"/>
            </w:r>
            <w:commentRangeEnd w:id="493"/>
            <w:ins w:id="503" w:author="Nguyen Thu Trang - VTFC - KVH" w:date="2022-03-16T18:42:00Z">
              <w:r w:rsidR="00AB4F98">
                <w:rPr>
                  <w:rFonts w:cs="Times New Roman"/>
                  <w:szCs w:val="26"/>
                </w:rPr>
                <w:t>Việt</w:t>
              </w:r>
            </w:ins>
            <w:r w:rsidR="00770BE6">
              <w:rPr>
                <w:rStyle w:val="CommentReference"/>
              </w:rPr>
              <w:commentReference w:id="493"/>
            </w:r>
          </w:p>
          <w:p w14:paraId="461C8551" w14:textId="3442A27A" w:rsidR="004A7D63" w:rsidRPr="00571988" w:rsidRDefault="004A7D63" w:rsidP="00E52273">
            <w:pPr>
              <w:spacing w:line="312" w:lineRule="auto"/>
              <w:ind w:firstLine="0"/>
              <w:jc w:val="both"/>
              <w:rPr>
                <w:rFonts w:cs="Times New Roman"/>
                <w:szCs w:val="26"/>
              </w:rPr>
            </w:pPr>
            <w:r w:rsidRPr="00571988">
              <w:rPr>
                <w:rFonts w:cs="Times New Roman"/>
                <w:szCs w:val="26"/>
              </w:rPr>
              <w:t xml:space="preserve">Mặc định giá trị là “Tiếng </w:t>
            </w:r>
            <w:ins w:id="504" w:author="Nguyen Thu Trang - VTFC - KVH" w:date="2022-03-16T18:42:00Z">
              <w:r w:rsidR="00E52273">
                <w:rPr>
                  <w:rFonts w:cs="Times New Roman"/>
                  <w:szCs w:val="26"/>
                </w:rPr>
                <w:t>Lào</w:t>
              </w:r>
            </w:ins>
            <w:del w:id="505" w:author="Nguyen Thu Trang - VTFC - KVH" w:date="2022-03-16T18:42:00Z">
              <w:r w:rsidRPr="00571988" w:rsidDel="00E52273">
                <w:rPr>
                  <w:rFonts w:cs="Times New Roman"/>
                  <w:szCs w:val="26"/>
                </w:rPr>
                <w:delText>...</w:delText>
              </w:r>
            </w:del>
            <w:r w:rsidRPr="00571988">
              <w:rPr>
                <w:rFonts w:cs="Times New Roman"/>
                <w:szCs w:val="26"/>
              </w:rPr>
              <w:t>”, người dùng có thể sửa lại</w:t>
            </w:r>
          </w:p>
        </w:tc>
        <w:tc>
          <w:tcPr>
            <w:tcW w:w="1417" w:type="dxa"/>
          </w:tcPr>
          <w:p w14:paraId="4F333E3B"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Y</w:t>
            </w:r>
          </w:p>
        </w:tc>
      </w:tr>
      <w:tr w:rsidR="004A7D63" w:rsidRPr="00571988" w14:paraId="4E4E0147" w14:textId="77777777" w:rsidTr="005E5229">
        <w:tc>
          <w:tcPr>
            <w:tcW w:w="1720" w:type="dxa"/>
          </w:tcPr>
          <w:p w14:paraId="6FC4AFA9"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Mẫu CKBL</w:t>
            </w:r>
          </w:p>
        </w:tc>
        <w:tc>
          <w:tcPr>
            <w:tcW w:w="1110" w:type="dxa"/>
          </w:tcPr>
          <w:p w14:paraId="6793D79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nVarChar</w:t>
            </w:r>
          </w:p>
        </w:tc>
        <w:tc>
          <w:tcPr>
            <w:tcW w:w="709" w:type="dxa"/>
          </w:tcPr>
          <w:p w14:paraId="2DC36732"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255</w:t>
            </w:r>
          </w:p>
        </w:tc>
        <w:tc>
          <w:tcPr>
            <w:tcW w:w="992" w:type="dxa"/>
          </w:tcPr>
          <w:p w14:paraId="3C5AB5B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7EFB05EC"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Tên mẫu thư BL tương ứng với Loại BL.</w:t>
            </w:r>
          </w:p>
          <w:p w14:paraId="7F1F2F02"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Mặc định giá trị theo Loại BL, người dùng có thể </w:t>
            </w:r>
            <w:r>
              <w:rPr>
                <w:rFonts w:cs="Times New Roman"/>
                <w:szCs w:val="26"/>
              </w:rPr>
              <w:t>chọn lại mẫu khác trong danh sách</w:t>
            </w:r>
          </w:p>
        </w:tc>
        <w:tc>
          <w:tcPr>
            <w:tcW w:w="1417" w:type="dxa"/>
          </w:tcPr>
          <w:p w14:paraId="6A5B5EBA"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r w:rsidR="004A7D63" w:rsidRPr="00571988" w14:paraId="78B80610" w14:textId="77777777" w:rsidTr="005E5229">
        <w:tc>
          <w:tcPr>
            <w:tcW w:w="1720" w:type="dxa"/>
          </w:tcPr>
          <w:p w14:paraId="2193D65D" w14:textId="77777777" w:rsidR="004A7D63" w:rsidRDefault="004A7D63" w:rsidP="0050629E">
            <w:pPr>
              <w:spacing w:line="312" w:lineRule="auto"/>
              <w:ind w:firstLine="0"/>
              <w:jc w:val="both"/>
              <w:rPr>
                <w:rFonts w:cs="Times New Roman"/>
                <w:b/>
                <w:color w:val="FF0000"/>
                <w:szCs w:val="26"/>
              </w:rPr>
            </w:pPr>
            <w:r w:rsidRPr="00DA473B">
              <w:rPr>
                <w:rFonts w:cs="Times New Roman"/>
                <w:b/>
                <w:color w:val="FF0000"/>
                <w:szCs w:val="26"/>
              </w:rPr>
              <w:t>Nội dung CKBL</w:t>
            </w:r>
          </w:p>
          <w:p w14:paraId="3F9371E5" w14:textId="77777777" w:rsidR="004A7D63" w:rsidRPr="00571988" w:rsidRDefault="004A7D63" w:rsidP="0050629E">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Nội dung cam kết BL</w:t>
            </w:r>
            <w:r w:rsidRPr="003E3CDA">
              <w:rPr>
                <w:rFonts w:cs="Times New Roman"/>
                <w:i/>
                <w:color w:val="FF0000"/>
                <w:szCs w:val="26"/>
              </w:rPr>
              <w:t>)</w:t>
            </w:r>
          </w:p>
        </w:tc>
        <w:tc>
          <w:tcPr>
            <w:tcW w:w="1110" w:type="dxa"/>
          </w:tcPr>
          <w:p w14:paraId="16853C4E"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Clob</w:t>
            </w:r>
          </w:p>
        </w:tc>
        <w:tc>
          <w:tcPr>
            <w:tcW w:w="709" w:type="dxa"/>
          </w:tcPr>
          <w:p w14:paraId="10673536" w14:textId="77777777" w:rsidR="004A7D63" w:rsidRPr="00571988" w:rsidRDefault="004A7D63" w:rsidP="0050629E">
            <w:pPr>
              <w:spacing w:line="312" w:lineRule="auto"/>
              <w:ind w:firstLine="0"/>
              <w:jc w:val="center"/>
              <w:rPr>
                <w:rFonts w:cs="Times New Roman"/>
                <w:szCs w:val="26"/>
              </w:rPr>
            </w:pPr>
          </w:p>
        </w:tc>
        <w:tc>
          <w:tcPr>
            <w:tcW w:w="992" w:type="dxa"/>
          </w:tcPr>
          <w:p w14:paraId="627106EC" w14:textId="77777777" w:rsidR="004A7D63" w:rsidRPr="00571988" w:rsidRDefault="004A7D63" w:rsidP="0050629E">
            <w:pPr>
              <w:spacing w:line="312" w:lineRule="auto"/>
              <w:ind w:firstLine="0"/>
              <w:jc w:val="center"/>
              <w:rPr>
                <w:rFonts w:cs="Times New Roman"/>
                <w:szCs w:val="26"/>
              </w:rPr>
            </w:pPr>
            <w:r w:rsidRPr="00571988">
              <w:rPr>
                <w:rFonts w:cs="Times New Roman"/>
                <w:szCs w:val="26"/>
              </w:rPr>
              <w:t>(M)</w:t>
            </w:r>
          </w:p>
        </w:tc>
        <w:tc>
          <w:tcPr>
            <w:tcW w:w="4395" w:type="dxa"/>
          </w:tcPr>
          <w:p w14:paraId="25236F51"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Nội dung của thư BL</w:t>
            </w:r>
          </w:p>
          <w:p w14:paraId="5B723943"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Hệ thống mặc định giá trị theo Mẫu CKBL</w:t>
            </w:r>
            <w:r>
              <w:rPr>
                <w:rFonts w:cs="Times New Roman"/>
                <w:szCs w:val="26"/>
              </w:rPr>
              <w:t xml:space="preserve"> và Ngôn ngữ BL</w:t>
            </w:r>
            <w:r w:rsidRPr="00571988">
              <w:rPr>
                <w:rFonts w:cs="Times New Roman"/>
                <w:szCs w:val="26"/>
              </w:rPr>
              <w:t>, người dùng có thể chỉnh sửa.</w:t>
            </w:r>
          </w:p>
          <w:p w14:paraId="480B9A14" w14:textId="77777777" w:rsidR="004A7D63" w:rsidRPr="00571988" w:rsidRDefault="004A7D63" w:rsidP="0050629E">
            <w:pPr>
              <w:spacing w:line="312" w:lineRule="auto"/>
              <w:ind w:firstLine="0"/>
              <w:jc w:val="both"/>
              <w:rPr>
                <w:rFonts w:cs="Times New Roman"/>
                <w:szCs w:val="26"/>
              </w:rPr>
            </w:pPr>
            <w:r>
              <w:rPr>
                <w:rFonts w:cs="Times New Roman"/>
                <w:szCs w:val="26"/>
              </w:rPr>
              <w:t>Hệ thống cũng c</w:t>
            </w:r>
            <w:r w:rsidRPr="00571988">
              <w:rPr>
                <w:rFonts w:cs="Times New Roman"/>
                <w:szCs w:val="26"/>
              </w:rPr>
              <w:t>ho phép người dùng tự nhập nội dung thủ công hoặc copy nội dung thư BL từ nguồn bên ngoài vào hệ thống.</w:t>
            </w:r>
          </w:p>
          <w:p w14:paraId="0022C9D6" w14:textId="77777777" w:rsidR="004A7D63" w:rsidRDefault="004A7D63" w:rsidP="0050629E">
            <w:pPr>
              <w:spacing w:line="312" w:lineRule="auto"/>
              <w:ind w:firstLine="0"/>
              <w:jc w:val="both"/>
              <w:rPr>
                <w:rFonts w:cs="Times New Roman"/>
                <w:szCs w:val="26"/>
              </w:rPr>
            </w:pPr>
            <w:r w:rsidRPr="00571988">
              <w:rPr>
                <w:rFonts w:cs="Times New Roman"/>
                <w:szCs w:val="26"/>
              </w:rPr>
              <w:t>Hệ thống hỗ trợ định dạng</w:t>
            </w:r>
            <w:r>
              <w:rPr>
                <w:rFonts w:cs="Times New Roman"/>
                <w:szCs w:val="26"/>
              </w:rPr>
              <w:t xml:space="preserve"> (format)</w:t>
            </w:r>
            <w:r w:rsidRPr="00571988">
              <w:rPr>
                <w:rFonts w:cs="Times New Roman"/>
                <w:szCs w:val="26"/>
              </w:rPr>
              <w:t xml:space="preserve"> như trong Microsoft Word</w:t>
            </w:r>
            <w:r>
              <w:rPr>
                <w:rFonts w:cs="Times New Roman"/>
                <w:szCs w:val="26"/>
              </w:rPr>
              <w:t xml:space="preserve"> (ví dụ như thay đổi được loại font chữ, size chữ, màu sắc chữ, in đậm/nghiêng/gạch chân, v.v..</w:t>
            </w:r>
            <w:r w:rsidRPr="00571988">
              <w:rPr>
                <w:rFonts w:cs="Times New Roman"/>
                <w:szCs w:val="26"/>
              </w:rPr>
              <w:t>.</w:t>
            </w:r>
            <w:r>
              <w:rPr>
                <w:rFonts w:cs="Times New Roman"/>
                <w:szCs w:val="26"/>
              </w:rPr>
              <w:t>)</w:t>
            </w:r>
          </w:p>
          <w:p w14:paraId="51A5BEAE" w14:textId="77777777" w:rsidR="004A7D63" w:rsidRPr="00571988" w:rsidRDefault="004A7D63" w:rsidP="0050629E">
            <w:pPr>
              <w:spacing w:line="312" w:lineRule="auto"/>
              <w:ind w:firstLine="0"/>
              <w:jc w:val="both"/>
              <w:rPr>
                <w:rFonts w:cs="Times New Roman"/>
                <w:szCs w:val="26"/>
              </w:rPr>
            </w:pPr>
            <w:r w:rsidRPr="00C76184">
              <w:rPr>
                <w:rFonts w:cs="Times New Roman"/>
                <w:color w:val="FF0000"/>
                <w:szCs w:val="26"/>
              </w:rPr>
              <w:t>Hệ thống cho phép người dùng xem trước nội dung chứng từ để chủ động chỉnh sửa cho phù hợp.</w:t>
            </w:r>
          </w:p>
        </w:tc>
        <w:tc>
          <w:tcPr>
            <w:tcW w:w="1417" w:type="dxa"/>
          </w:tcPr>
          <w:p w14:paraId="5E90EBEF" w14:textId="77777777" w:rsidR="004A7D63" w:rsidRPr="00571988" w:rsidRDefault="004A7D63" w:rsidP="0050629E">
            <w:pPr>
              <w:spacing w:line="312" w:lineRule="auto"/>
              <w:ind w:firstLine="0"/>
              <w:jc w:val="center"/>
              <w:rPr>
                <w:rFonts w:cs="Times New Roman"/>
                <w:szCs w:val="26"/>
              </w:rPr>
            </w:pPr>
            <w:r>
              <w:rPr>
                <w:rFonts w:cs="Times New Roman"/>
                <w:szCs w:val="26"/>
              </w:rPr>
              <w:t>N</w:t>
            </w:r>
          </w:p>
        </w:tc>
      </w:tr>
      <w:tr w:rsidR="004A7D63" w:rsidRPr="00571988" w14:paraId="1CE7751C" w14:textId="77777777" w:rsidTr="005E5229">
        <w:tc>
          <w:tcPr>
            <w:tcW w:w="1720" w:type="dxa"/>
          </w:tcPr>
          <w:p w14:paraId="46CD96A3"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t>Nút “Thêm bản dịch”</w:t>
            </w:r>
          </w:p>
        </w:tc>
        <w:tc>
          <w:tcPr>
            <w:tcW w:w="1110" w:type="dxa"/>
          </w:tcPr>
          <w:p w14:paraId="5818CABF" w14:textId="77777777" w:rsidR="004A7D63" w:rsidRPr="00571988" w:rsidRDefault="004A7D63" w:rsidP="0050629E">
            <w:pPr>
              <w:spacing w:line="312" w:lineRule="auto"/>
              <w:ind w:firstLine="0"/>
              <w:jc w:val="center"/>
              <w:rPr>
                <w:rFonts w:cs="Times New Roman"/>
                <w:szCs w:val="26"/>
              </w:rPr>
            </w:pPr>
          </w:p>
        </w:tc>
        <w:tc>
          <w:tcPr>
            <w:tcW w:w="709" w:type="dxa"/>
          </w:tcPr>
          <w:p w14:paraId="4A26F1EE" w14:textId="77777777" w:rsidR="004A7D63" w:rsidRPr="00571988" w:rsidRDefault="004A7D63" w:rsidP="0050629E">
            <w:pPr>
              <w:spacing w:line="312" w:lineRule="auto"/>
              <w:ind w:firstLine="0"/>
              <w:jc w:val="center"/>
              <w:rPr>
                <w:rFonts w:cs="Times New Roman"/>
                <w:szCs w:val="26"/>
              </w:rPr>
            </w:pPr>
          </w:p>
        </w:tc>
        <w:tc>
          <w:tcPr>
            <w:tcW w:w="992" w:type="dxa"/>
          </w:tcPr>
          <w:p w14:paraId="531C0A8E" w14:textId="77777777" w:rsidR="004A7D63" w:rsidRPr="00571988" w:rsidRDefault="004A7D63" w:rsidP="0050629E">
            <w:pPr>
              <w:spacing w:line="312" w:lineRule="auto"/>
              <w:ind w:firstLine="0"/>
              <w:jc w:val="center"/>
              <w:rPr>
                <w:rFonts w:cs="Times New Roman"/>
                <w:szCs w:val="26"/>
              </w:rPr>
            </w:pPr>
          </w:p>
        </w:tc>
        <w:tc>
          <w:tcPr>
            <w:tcW w:w="4395" w:type="dxa"/>
          </w:tcPr>
          <w:p w14:paraId="75CDD448"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Cho phép người dùng thêm 1 bản dịch thư BL bằng ngôn ngữ khác với bản chính đang tạo.</w:t>
            </w:r>
          </w:p>
          <w:p w14:paraId="7455C12B"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 xml:space="preserve">Khi bấm nút “Thêm bản dịch”, hệ thống tự động thêm một nhóm các trường (Ngôn ngữ BL, Mẫu CKBL, Nội dung CKBL) tương tự như bản chính. Hệ thống phải kiểm tra Ngôn ngữ BL </w:t>
            </w:r>
            <w:r w:rsidRPr="00571988">
              <w:rPr>
                <w:rFonts w:cs="Times New Roman"/>
                <w:szCs w:val="26"/>
              </w:rPr>
              <w:lastRenderedPageBreak/>
              <w:t>của bản dịch phải khác bản chính.</w:t>
            </w:r>
          </w:p>
          <w:p w14:paraId="18E087EF" w14:textId="77777777" w:rsidR="004A7D63" w:rsidRPr="00571988" w:rsidRDefault="004A7D63" w:rsidP="006C5939">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Nếu chưa có bản dịch nào, nút này cho phép người dùng sử dụng</w:t>
            </w:r>
          </w:p>
          <w:p w14:paraId="78CB924B" w14:textId="77777777" w:rsidR="004A7D63" w:rsidRPr="00571988" w:rsidRDefault="004A7D63" w:rsidP="006C5939">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Nếu đã có bản dịch, nút này bị mờ, không được sử dụng.</w:t>
            </w:r>
          </w:p>
        </w:tc>
        <w:tc>
          <w:tcPr>
            <w:tcW w:w="1417" w:type="dxa"/>
          </w:tcPr>
          <w:p w14:paraId="34B84979" w14:textId="77777777" w:rsidR="004A7D63" w:rsidRPr="00571988" w:rsidRDefault="004A7D63" w:rsidP="0050629E">
            <w:pPr>
              <w:spacing w:line="312" w:lineRule="auto"/>
              <w:ind w:firstLine="0"/>
              <w:jc w:val="center"/>
              <w:rPr>
                <w:rFonts w:cs="Times New Roman"/>
                <w:szCs w:val="26"/>
              </w:rPr>
            </w:pPr>
            <w:r>
              <w:rPr>
                <w:rFonts w:cs="Times New Roman"/>
                <w:szCs w:val="26"/>
              </w:rPr>
              <w:lastRenderedPageBreak/>
              <w:t>Y</w:t>
            </w:r>
          </w:p>
        </w:tc>
      </w:tr>
      <w:tr w:rsidR="004A7D63" w:rsidRPr="00571988" w14:paraId="325F09D8" w14:textId="77777777" w:rsidTr="005E5229">
        <w:tc>
          <w:tcPr>
            <w:tcW w:w="1720" w:type="dxa"/>
          </w:tcPr>
          <w:p w14:paraId="768477F4" w14:textId="77777777" w:rsidR="004A7D63" w:rsidRPr="00571988" w:rsidRDefault="004A7D63" w:rsidP="0050629E">
            <w:pPr>
              <w:spacing w:line="312" w:lineRule="auto"/>
              <w:ind w:firstLine="0"/>
              <w:jc w:val="both"/>
              <w:rPr>
                <w:rFonts w:cs="Times New Roman"/>
                <w:b/>
                <w:szCs w:val="26"/>
              </w:rPr>
            </w:pPr>
            <w:r w:rsidRPr="00571988">
              <w:rPr>
                <w:rFonts w:cs="Times New Roman"/>
                <w:b/>
                <w:szCs w:val="26"/>
              </w:rPr>
              <w:lastRenderedPageBreak/>
              <w:t>Nút “Xóa bản dịch”</w:t>
            </w:r>
          </w:p>
        </w:tc>
        <w:tc>
          <w:tcPr>
            <w:tcW w:w="1110" w:type="dxa"/>
          </w:tcPr>
          <w:p w14:paraId="52FAC21A" w14:textId="77777777" w:rsidR="004A7D63" w:rsidRPr="00571988" w:rsidRDefault="004A7D63" w:rsidP="0050629E">
            <w:pPr>
              <w:spacing w:line="312" w:lineRule="auto"/>
              <w:ind w:firstLine="0"/>
              <w:jc w:val="center"/>
              <w:rPr>
                <w:rFonts w:cs="Times New Roman"/>
                <w:szCs w:val="26"/>
              </w:rPr>
            </w:pPr>
          </w:p>
        </w:tc>
        <w:tc>
          <w:tcPr>
            <w:tcW w:w="709" w:type="dxa"/>
          </w:tcPr>
          <w:p w14:paraId="78F54006" w14:textId="77777777" w:rsidR="004A7D63" w:rsidRPr="00571988" w:rsidRDefault="004A7D63" w:rsidP="0050629E">
            <w:pPr>
              <w:spacing w:line="312" w:lineRule="auto"/>
              <w:ind w:firstLine="0"/>
              <w:jc w:val="center"/>
              <w:rPr>
                <w:rFonts w:cs="Times New Roman"/>
                <w:szCs w:val="26"/>
              </w:rPr>
            </w:pPr>
          </w:p>
        </w:tc>
        <w:tc>
          <w:tcPr>
            <w:tcW w:w="992" w:type="dxa"/>
          </w:tcPr>
          <w:p w14:paraId="73A62B8D" w14:textId="77777777" w:rsidR="004A7D63" w:rsidRPr="00571988" w:rsidRDefault="004A7D63" w:rsidP="0050629E">
            <w:pPr>
              <w:spacing w:line="312" w:lineRule="auto"/>
              <w:ind w:firstLine="0"/>
              <w:jc w:val="center"/>
              <w:rPr>
                <w:rFonts w:cs="Times New Roman"/>
                <w:szCs w:val="26"/>
              </w:rPr>
            </w:pPr>
          </w:p>
        </w:tc>
        <w:tc>
          <w:tcPr>
            <w:tcW w:w="4395" w:type="dxa"/>
          </w:tcPr>
          <w:p w14:paraId="48E1A65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Cho phép người dùng xóa bản dịch thư BL đã thêm.</w:t>
            </w:r>
          </w:p>
          <w:p w14:paraId="13B7945A" w14:textId="77777777" w:rsidR="004A7D63" w:rsidRPr="00571988" w:rsidRDefault="004A7D63" w:rsidP="0050629E">
            <w:pPr>
              <w:spacing w:line="312" w:lineRule="auto"/>
              <w:ind w:firstLine="0"/>
              <w:jc w:val="both"/>
              <w:rPr>
                <w:rFonts w:cs="Times New Roman"/>
                <w:szCs w:val="26"/>
              </w:rPr>
            </w:pPr>
            <w:r w:rsidRPr="00571988">
              <w:rPr>
                <w:rFonts w:cs="Times New Roman"/>
                <w:szCs w:val="26"/>
              </w:rPr>
              <w:t>Khi bấm nút “Xóa bản dịch”, hệ thống tự động xóa toàn bộ nhóm các trường (Ngôn ngữ BL, Mẫu CKBL, Nội dung CKBL) của bản dịch.</w:t>
            </w:r>
          </w:p>
          <w:p w14:paraId="04C30961" w14:textId="77777777" w:rsidR="004A7D63" w:rsidRPr="00571988" w:rsidRDefault="004A7D63" w:rsidP="006C5939">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Nếu đã có bản dịch được thêm, nút này cho phép người dùng sử dụng</w:t>
            </w:r>
          </w:p>
          <w:p w14:paraId="494B890F" w14:textId="77777777" w:rsidR="004A7D63" w:rsidRPr="00571988" w:rsidRDefault="004A7D63" w:rsidP="006C5939">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Nếu chưa có bản dịch nào, nút này bị mờ, không được sử dụng.</w:t>
            </w:r>
          </w:p>
        </w:tc>
        <w:tc>
          <w:tcPr>
            <w:tcW w:w="1417" w:type="dxa"/>
          </w:tcPr>
          <w:p w14:paraId="71D5CE7A" w14:textId="77777777" w:rsidR="004A7D63" w:rsidRPr="00571988" w:rsidRDefault="004A7D63" w:rsidP="0050629E">
            <w:pPr>
              <w:spacing w:line="312" w:lineRule="auto"/>
              <w:ind w:firstLine="0"/>
              <w:jc w:val="center"/>
              <w:rPr>
                <w:rFonts w:cs="Times New Roman"/>
                <w:szCs w:val="26"/>
              </w:rPr>
            </w:pPr>
            <w:r>
              <w:rPr>
                <w:rFonts w:cs="Times New Roman"/>
                <w:szCs w:val="26"/>
              </w:rPr>
              <w:t>Y</w:t>
            </w:r>
          </w:p>
        </w:tc>
      </w:tr>
    </w:tbl>
    <w:p w14:paraId="03097020" w14:textId="77777777" w:rsidR="004A7D63" w:rsidRPr="005F2D3F" w:rsidRDefault="004A7D63" w:rsidP="004A7D63"/>
    <w:p w14:paraId="1C1F2823" w14:textId="1A05E6AC" w:rsidR="004A7D63" w:rsidRDefault="00751FF3" w:rsidP="00724F94">
      <w:pPr>
        <w:pStyle w:val="Heading7"/>
        <w:numPr>
          <w:ilvl w:val="0"/>
          <w:numId w:val="20"/>
        </w:numPr>
        <w:tabs>
          <w:tab w:val="clear" w:pos="702"/>
          <w:tab w:val="clear" w:pos="1080"/>
        </w:tabs>
      </w:pPr>
      <w:r>
        <w:t xml:space="preserve">Tab </w:t>
      </w:r>
      <w:r w:rsidR="004A7D63">
        <w:t>Thông tin Tài sản bảo đảm</w:t>
      </w:r>
    </w:p>
    <w:p w14:paraId="40A39618" w14:textId="5EC1FD72" w:rsidR="006C5939" w:rsidRDefault="006C5939" w:rsidP="006C5939">
      <w:pPr>
        <w:jc w:val="both"/>
        <w:rPr>
          <w:rFonts w:cs="Times New Roman"/>
          <w:szCs w:val="26"/>
        </w:rPr>
      </w:pPr>
      <w:r>
        <w:t>Giữ nguyên thông tin tab này như hệ thống hiện tại.</w:t>
      </w:r>
    </w:p>
    <w:p w14:paraId="481A3EA1" w14:textId="0C03ECC6" w:rsidR="004A7D63" w:rsidRDefault="00F23825" w:rsidP="00724F94">
      <w:pPr>
        <w:pStyle w:val="Heading7"/>
        <w:numPr>
          <w:ilvl w:val="0"/>
          <w:numId w:val="20"/>
        </w:numPr>
        <w:tabs>
          <w:tab w:val="clear" w:pos="702"/>
          <w:tab w:val="clear" w:pos="1080"/>
        </w:tabs>
      </w:pPr>
      <w:r>
        <w:t xml:space="preserve">Tab </w:t>
      </w:r>
      <w:r w:rsidR="004A7D63" w:rsidRPr="00571988">
        <w:t xml:space="preserve">Thông tin </w:t>
      </w:r>
      <w:r w:rsidR="006C5939">
        <w:t>Hạch toán</w:t>
      </w:r>
    </w:p>
    <w:tbl>
      <w:tblPr>
        <w:tblStyle w:val="TableGrid"/>
        <w:tblW w:w="10615" w:type="dxa"/>
        <w:tblLayout w:type="fixed"/>
        <w:tblLook w:val="04A0" w:firstRow="1" w:lastRow="0" w:firstColumn="1" w:lastColumn="0" w:noHBand="0" w:noVBand="1"/>
      </w:tblPr>
      <w:tblGrid>
        <w:gridCol w:w="1638"/>
        <w:gridCol w:w="1192"/>
        <w:gridCol w:w="709"/>
        <w:gridCol w:w="992"/>
        <w:gridCol w:w="4667"/>
        <w:gridCol w:w="1417"/>
      </w:tblGrid>
      <w:tr w:rsidR="006C5939" w:rsidRPr="00571988" w14:paraId="075C891C" w14:textId="77777777" w:rsidTr="006C5939">
        <w:tc>
          <w:tcPr>
            <w:tcW w:w="1638" w:type="dxa"/>
          </w:tcPr>
          <w:p w14:paraId="7ECED10C" w14:textId="77777777" w:rsidR="006C5939" w:rsidRPr="00571988" w:rsidRDefault="006C5939" w:rsidP="006C5939">
            <w:pPr>
              <w:spacing w:line="312" w:lineRule="auto"/>
              <w:ind w:firstLine="0"/>
              <w:jc w:val="center"/>
              <w:rPr>
                <w:rFonts w:cs="Times New Roman"/>
                <w:b/>
                <w:szCs w:val="26"/>
              </w:rPr>
            </w:pPr>
            <w:r w:rsidRPr="00571988">
              <w:rPr>
                <w:rFonts w:cs="Times New Roman"/>
                <w:b/>
                <w:szCs w:val="26"/>
              </w:rPr>
              <w:t>Tên trường</w:t>
            </w:r>
          </w:p>
        </w:tc>
        <w:tc>
          <w:tcPr>
            <w:tcW w:w="1192" w:type="dxa"/>
          </w:tcPr>
          <w:p w14:paraId="5F36C88C" w14:textId="77777777" w:rsidR="006C5939" w:rsidRPr="00571988" w:rsidRDefault="006C5939" w:rsidP="006C5939">
            <w:pPr>
              <w:spacing w:line="312" w:lineRule="auto"/>
              <w:ind w:firstLine="0"/>
              <w:jc w:val="center"/>
              <w:rPr>
                <w:rFonts w:cs="Times New Roman"/>
                <w:b/>
                <w:szCs w:val="26"/>
              </w:rPr>
            </w:pPr>
            <w:r w:rsidRPr="00571988">
              <w:rPr>
                <w:rFonts w:cs="Times New Roman"/>
                <w:b/>
                <w:szCs w:val="26"/>
              </w:rPr>
              <w:t>Kiểu ký tự</w:t>
            </w:r>
          </w:p>
        </w:tc>
        <w:tc>
          <w:tcPr>
            <w:tcW w:w="709" w:type="dxa"/>
          </w:tcPr>
          <w:p w14:paraId="53B88131" w14:textId="77777777" w:rsidR="006C5939" w:rsidRPr="00571988" w:rsidRDefault="006C5939" w:rsidP="006C5939">
            <w:pPr>
              <w:spacing w:line="312" w:lineRule="auto"/>
              <w:ind w:firstLine="0"/>
              <w:jc w:val="center"/>
              <w:rPr>
                <w:rFonts w:cs="Times New Roman"/>
                <w:b/>
                <w:szCs w:val="26"/>
              </w:rPr>
            </w:pPr>
            <w:r w:rsidRPr="00571988">
              <w:rPr>
                <w:rFonts w:cs="Times New Roman"/>
                <w:b/>
                <w:szCs w:val="26"/>
              </w:rPr>
              <w:t>Độ dài</w:t>
            </w:r>
          </w:p>
        </w:tc>
        <w:tc>
          <w:tcPr>
            <w:tcW w:w="992" w:type="dxa"/>
          </w:tcPr>
          <w:p w14:paraId="684128F0" w14:textId="77777777" w:rsidR="006C5939" w:rsidRPr="00571988" w:rsidRDefault="006C5939" w:rsidP="006C5939">
            <w:pPr>
              <w:spacing w:line="312" w:lineRule="auto"/>
              <w:ind w:firstLine="0"/>
              <w:jc w:val="center"/>
              <w:rPr>
                <w:rFonts w:cs="Times New Roman"/>
                <w:b/>
                <w:szCs w:val="26"/>
              </w:rPr>
            </w:pPr>
            <w:r w:rsidRPr="00571988">
              <w:rPr>
                <w:rFonts w:cs="Times New Roman"/>
                <w:b/>
                <w:szCs w:val="26"/>
              </w:rPr>
              <w:t>Thuộc tính</w:t>
            </w:r>
          </w:p>
        </w:tc>
        <w:tc>
          <w:tcPr>
            <w:tcW w:w="4667" w:type="dxa"/>
          </w:tcPr>
          <w:p w14:paraId="26CC6DDC" w14:textId="77777777" w:rsidR="006C5939" w:rsidRPr="00571988" w:rsidRDefault="006C5939" w:rsidP="006C5939">
            <w:pPr>
              <w:spacing w:line="312" w:lineRule="auto"/>
              <w:ind w:firstLine="0"/>
              <w:jc w:val="center"/>
              <w:rPr>
                <w:rFonts w:cs="Times New Roman"/>
                <w:b/>
                <w:szCs w:val="26"/>
              </w:rPr>
            </w:pPr>
            <w:r w:rsidRPr="00571988">
              <w:rPr>
                <w:rFonts w:cs="Times New Roman"/>
                <w:b/>
                <w:szCs w:val="26"/>
              </w:rPr>
              <w:t>Mô tả</w:t>
            </w:r>
          </w:p>
        </w:tc>
        <w:tc>
          <w:tcPr>
            <w:tcW w:w="1417" w:type="dxa"/>
          </w:tcPr>
          <w:p w14:paraId="79B09BF9" w14:textId="77777777" w:rsidR="006C5939" w:rsidRPr="00571988" w:rsidRDefault="006C5939" w:rsidP="006C5939">
            <w:pPr>
              <w:spacing w:line="312" w:lineRule="auto"/>
              <w:ind w:firstLine="0"/>
              <w:jc w:val="center"/>
              <w:rPr>
                <w:rFonts w:cs="Times New Roman"/>
                <w:b/>
                <w:szCs w:val="26"/>
              </w:rPr>
            </w:pPr>
            <w:r>
              <w:rPr>
                <w:rFonts w:cs="Times New Roman"/>
                <w:b/>
                <w:szCs w:val="26"/>
              </w:rPr>
              <w:t>New Field (Y/N)</w:t>
            </w:r>
          </w:p>
        </w:tc>
      </w:tr>
      <w:tr w:rsidR="006C5939" w:rsidRPr="00571988" w14:paraId="0E3EE45D" w14:textId="77777777" w:rsidTr="006C5939">
        <w:tc>
          <w:tcPr>
            <w:tcW w:w="1638" w:type="dxa"/>
            <w:shd w:val="clear" w:color="auto" w:fill="FFFF00"/>
          </w:tcPr>
          <w:p w14:paraId="0404AF26" w14:textId="77777777" w:rsidR="006C5939" w:rsidRPr="00BD3695" w:rsidRDefault="006C5939" w:rsidP="006C5939">
            <w:pPr>
              <w:spacing w:line="312" w:lineRule="auto"/>
              <w:ind w:firstLine="0"/>
              <w:jc w:val="both"/>
              <w:rPr>
                <w:rFonts w:cs="Times New Roman"/>
                <w:b/>
                <w:color w:val="FF0000"/>
                <w:szCs w:val="26"/>
              </w:rPr>
            </w:pPr>
            <w:r w:rsidRPr="00BD3695">
              <w:rPr>
                <w:rFonts w:cs="Times New Roman"/>
                <w:b/>
                <w:bCs/>
                <w:szCs w:val="26"/>
              </w:rPr>
              <w:t>Thông tin phí</w:t>
            </w:r>
          </w:p>
        </w:tc>
        <w:tc>
          <w:tcPr>
            <w:tcW w:w="7560" w:type="dxa"/>
            <w:gridSpan w:val="4"/>
            <w:shd w:val="clear" w:color="auto" w:fill="FFFF00"/>
          </w:tcPr>
          <w:p w14:paraId="42BFEC38" w14:textId="77777777" w:rsidR="006C5939" w:rsidRPr="00571988" w:rsidRDefault="006C5939" w:rsidP="006C5939">
            <w:pPr>
              <w:spacing w:line="312" w:lineRule="auto"/>
              <w:ind w:firstLine="0"/>
              <w:jc w:val="both"/>
              <w:rPr>
                <w:rFonts w:cs="Times New Roman"/>
                <w:szCs w:val="26"/>
              </w:rPr>
            </w:pPr>
            <w:r w:rsidRPr="00626CED">
              <w:rPr>
                <w:rFonts w:cs="Times New Roman"/>
                <w:bCs/>
                <w:i/>
                <w:color w:val="FF0000"/>
                <w:szCs w:val="26"/>
              </w:rPr>
              <w:t>Xem Phụ lục 1.5.1</w:t>
            </w:r>
          </w:p>
        </w:tc>
        <w:tc>
          <w:tcPr>
            <w:tcW w:w="1417" w:type="dxa"/>
            <w:shd w:val="clear" w:color="auto" w:fill="FFFF00"/>
          </w:tcPr>
          <w:p w14:paraId="444B0D02" w14:textId="77777777" w:rsidR="006C5939" w:rsidRDefault="006C5939" w:rsidP="006C5939">
            <w:pPr>
              <w:spacing w:line="312" w:lineRule="auto"/>
              <w:ind w:firstLine="0"/>
              <w:jc w:val="center"/>
              <w:rPr>
                <w:rFonts w:cs="Times New Roman"/>
                <w:szCs w:val="26"/>
              </w:rPr>
            </w:pPr>
            <w:r>
              <w:rPr>
                <w:rFonts w:cs="Times New Roman"/>
                <w:szCs w:val="26"/>
              </w:rPr>
              <w:t>Y</w:t>
            </w:r>
          </w:p>
        </w:tc>
      </w:tr>
      <w:tr w:rsidR="006C5939" w:rsidRPr="00571988" w14:paraId="1D21B74B" w14:textId="77777777" w:rsidTr="006C5939">
        <w:tc>
          <w:tcPr>
            <w:tcW w:w="1638" w:type="dxa"/>
            <w:shd w:val="clear" w:color="auto" w:fill="FFFF00"/>
          </w:tcPr>
          <w:p w14:paraId="1DCB8713" w14:textId="77777777" w:rsidR="006C5939" w:rsidRPr="00DA473B" w:rsidRDefault="006C5939" w:rsidP="006C5939">
            <w:pPr>
              <w:spacing w:line="312" w:lineRule="auto"/>
              <w:ind w:firstLine="0"/>
              <w:jc w:val="both"/>
              <w:rPr>
                <w:rFonts w:cs="Times New Roman"/>
                <w:b/>
                <w:color w:val="FF0000"/>
                <w:szCs w:val="26"/>
              </w:rPr>
            </w:pPr>
            <w:r w:rsidRPr="00BD3695">
              <w:rPr>
                <w:rFonts w:cs="Times New Roman"/>
                <w:b/>
                <w:szCs w:val="26"/>
              </w:rPr>
              <w:t>Thông tin ký quỹ</w:t>
            </w:r>
          </w:p>
        </w:tc>
        <w:tc>
          <w:tcPr>
            <w:tcW w:w="7560" w:type="dxa"/>
            <w:gridSpan w:val="4"/>
            <w:shd w:val="clear" w:color="auto" w:fill="FFFF00"/>
          </w:tcPr>
          <w:p w14:paraId="68090E76" w14:textId="77777777" w:rsidR="006C5939" w:rsidRDefault="006C5939" w:rsidP="006C5939">
            <w:pPr>
              <w:spacing w:line="312" w:lineRule="auto"/>
              <w:ind w:firstLine="0"/>
              <w:jc w:val="both"/>
              <w:rPr>
                <w:rFonts w:cs="Times New Roman"/>
                <w:szCs w:val="26"/>
              </w:rPr>
            </w:pPr>
            <w:r w:rsidRPr="00260411">
              <w:rPr>
                <w:rFonts w:cs="Times New Roman"/>
                <w:szCs w:val="26"/>
              </w:rPr>
              <w:t>Hệ thống chỉ cho phép thu ký quỹ bằng 1 loại tiền.</w:t>
            </w:r>
          </w:p>
          <w:p w14:paraId="1FA7EE69" w14:textId="3E7CB556" w:rsidR="006C5939" w:rsidRPr="00571988" w:rsidRDefault="006C5939" w:rsidP="006C5939">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FFFF00"/>
          </w:tcPr>
          <w:p w14:paraId="18DE2442" w14:textId="77777777" w:rsidR="006C5939" w:rsidRDefault="006C5939" w:rsidP="006C5939">
            <w:pPr>
              <w:spacing w:line="312" w:lineRule="auto"/>
              <w:ind w:firstLine="0"/>
              <w:jc w:val="center"/>
              <w:rPr>
                <w:rFonts w:cs="Times New Roman"/>
                <w:szCs w:val="26"/>
              </w:rPr>
            </w:pPr>
            <w:r>
              <w:rPr>
                <w:rFonts w:cs="Times New Roman"/>
                <w:szCs w:val="26"/>
              </w:rPr>
              <w:t>Y</w:t>
            </w:r>
          </w:p>
        </w:tc>
      </w:tr>
      <w:tr w:rsidR="006C5939" w:rsidRPr="00571988" w14:paraId="3C64378D" w14:textId="77777777" w:rsidTr="006C5939">
        <w:tc>
          <w:tcPr>
            <w:tcW w:w="1638" w:type="dxa"/>
          </w:tcPr>
          <w:p w14:paraId="423FD8D3" w14:textId="4F3E4811" w:rsidR="006C5939" w:rsidRDefault="006C5939" w:rsidP="006C5939">
            <w:pPr>
              <w:spacing w:line="312" w:lineRule="auto"/>
              <w:ind w:firstLine="0"/>
              <w:jc w:val="both"/>
              <w:rPr>
                <w:rFonts w:cs="Times New Roman"/>
                <w:b/>
                <w:szCs w:val="26"/>
              </w:rPr>
            </w:pPr>
            <w:r>
              <w:rPr>
                <w:rFonts w:cs="Times New Roman"/>
                <w:b/>
                <w:szCs w:val="26"/>
              </w:rPr>
              <w:t>Thu/Hoàn ký quỹ</w:t>
            </w:r>
          </w:p>
        </w:tc>
        <w:tc>
          <w:tcPr>
            <w:tcW w:w="1192" w:type="dxa"/>
          </w:tcPr>
          <w:p w14:paraId="266DF9B6" w14:textId="235F9942" w:rsidR="006C5939" w:rsidRDefault="006C5939" w:rsidP="006C5939">
            <w:pPr>
              <w:spacing w:line="312" w:lineRule="auto"/>
              <w:ind w:firstLine="0"/>
              <w:jc w:val="center"/>
              <w:rPr>
                <w:rFonts w:cs="Times New Roman"/>
                <w:szCs w:val="26"/>
              </w:rPr>
            </w:pPr>
            <w:r>
              <w:rPr>
                <w:rFonts w:cs="Times New Roman"/>
                <w:szCs w:val="26"/>
              </w:rPr>
              <w:t>nVarchar</w:t>
            </w:r>
          </w:p>
        </w:tc>
        <w:tc>
          <w:tcPr>
            <w:tcW w:w="709" w:type="dxa"/>
          </w:tcPr>
          <w:p w14:paraId="64117389" w14:textId="77777777" w:rsidR="006C5939" w:rsidRPr="00571988" w:rsidRDefault="006C5939" w:rsidP="006C5939">
            <w:pPr>
              <w:spacing w:line="312" w:lineRule="auto"/>
              <w:ind w:firstLine="0"/>
              <w:jc w:val="center"/>
              <w:rPr>
                <w:rFonts w:cs="Times New Roman"/>
                <w:szCs w:val="26"/>
              </w:rPr>
            </w:pPr>
          </w:p>
        </w:tc>
        <w:tc>
          <w:tcPr>
            <w:tcW w:w="992" w:type="dxa"/>
          </w:tcPr>
          <w:p w14:paraId="0C8A465C" w14:textId="25872DBA" w:rsidR="006C5939" w:rsidRPr="00571988" w:rsidRDefault="006C5939" w:rsidP="006C5939">
            <w:pPr>
              <w:spacing w:line="312" w:lineRule="auto"/>
              <w:ind w:firstLine="0"/>
              <w:jc w:val="center"/>
              <w:rPr>
                <w:rFonts w:cs="Times New Roman"/>
                <w:szCs w:val="26"/>
              </w:rPr>
            </w:pPr>
            <w:r w:rsidRPr="00571988">
              <w:rPr>
                <w:rFonts w:cs="Times New Roman"/>
                <w:szCs w:val="26"/>
              </w:rPr>
              <w:t>(O)</w:t>
            </w:r>
          </w:p>
        </w:tc>
        <w:tc>
          <w:tcPr>
            <w:tcW w:w="4667" w:type="dxa"/>
          </w:tcPr>
          <w:p w14:paraId="4DF20D9D" w14:textId="77777777" w:rsidR="006C5939" w:rsidRPr="00571988" w:rsidRDefault="006C5939" w:rsidP="006C5939">
            <w:pPr>
              <w:spacing w:line="312" w:lineRule="auto"/>
              <w:ind w:firstLine="0"/>
              <w:jc w:val="both"/>
              <w:rPr>
                <w:rFonts w:cs="Times New Roman"/>
                <w:szCs w:val="26"/>
              </w:rPr>
            </w:pPr>
            <w:r w:rsidRPr="00571988">
              <w:rPr>
                <w:rFonts w:cs="Times New Roman"/>
                <w:szCs w:val="26"/>
              </w:rPr>
              <w:t>Thể hiện có thu ký quỹ hay không.</w:t>
            </w:r>
          </w:p>
          <w:p w14:paraId="5A012018" w14:textId="77777777" w:rsidR="006C5939" w:rsidRPr="00571988" w:rsidRDefault="006C5939" w:rsidP="006C5939">
            <w:pPr>
              <w:spacing w:line="312" w:lineRule="auto"/>
              <w:ind w:firstLine="0"/>
              <w:jc w:val="both"/>
              <w:rPr>
                <w:rFonts w:cs="Times New Roman"/>
                <w:szCs w:val="26"/>
              </w:rPr>
            </w:pPr>
            <w:r w:rsidRPr="00571988">
              <w:rPr>
                <w:rFonts w:cs="Times New Roman"/>
                <w:szCs w:val="26"/>
              </w:rPr>
              <w:t>Gồm 2 giá trị cho người dùng chọn:</w:t>
            </w:r>
          </w:p>
          <w:p w14:paraId="78390D4F" w14:textId="77777777" w:rsidR="006C5939" w:rsidRPr="00571988" w:rsidRDefault="006C5939" w:rsidP="006C5939">
            <w:pPr>
              <w:pStyle w:val="ListParagraph"/>
              <w:numPr>
                <w:ilvl w:val="0"/>
                <w:numId w:val="1"/>
              </w:numPr>
              <w:spacing w:line="312" w:lineRule="auto"/>
              <w:ind w:left="357" w:firstLine="0"/>
              <w:contextualSpacing w:val="0"/>
              <w:jc w:val="both"/>
              <w:rPr>
                <w:rFonts w:cs="Times New Roman"/>
                <w:szCs w:val="26"/>
              </w:rPr>
            </w:pPr>
            <w:r>
              <w:rPr>
                <w:rFonts w:cs="Times New Roman"/>
                <w:szCs w:val="26"/>
              </w:rPr>
              <w:t>Thu ký quỹ</w:t>
            </w:r>
          </w:p>
          <w:p w14:paraId="3FC092AD" w14:textId="77777777" w:rsidR="006C5939" w:rsidRPr="00571988" w:rsidRDefault="006C5939" w:rsidP="006C5939">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 không có thông tin)</w:t>
            </w:r>
          </w:p>
          <w:p w14:paraId="2FB9E701" w14:textId="59C7BDCE" w:rsidR="006C5939" w:rsidRPr="00571988" w:rsidRDefault="006C5939" w:rsidP="006C5939">
            <w:pPr>
              <w:spacing w:line="312" w:lineRule="auto"/>
              <w:ind w:firstLine="0"/>
              <w:jc w:val="both"/>
              <w:rPr>
                <w:rFonts w:cs="Times New Roman"/>
                <w:szCs w:val="26"/>
              </w:rPr>
            </w:pPr>
            <w:r w:rsidRPr="00571988">
              <w:rPr>
                <w:rFonts w:cs="Times New Roman"/>
                <w:szCs w:val="26"/>
              </w:rPr>
              <w:t>Hệ thống mặc định là để trống, người dùng có thể chọn giá trị.</w:t>
            </w:r>
          </w:p>
        </w:tc>
        <w:tc>
          <w:tcPr>
            <w:tcW w:w="1417" w:type="dxa"/>
          </w:tcPr>
          <w:p w14:paraId="6A864725" w14:textId="5EC96233" w:rsidR="006C5939" w:rsidRDefault="006C5939" w:rsidP="006C5939">
            <w:pPr>
              <w:spacing w:line="312" w:lineRule="auto"/>
              <w:ind w:firstLine="0"/>
              <w:jc w:val="center"/>
              <w:rPr>
                <w:rFonts w:cs="Times New Roman"/>
                <w:szCs w:val="26"/>
              </w:rPr>
            </w:pPr>
            <w:r>
              <w:rPr>
                <w:rFonts w:cs="Times New Roman"/>
                <w:szCs w:val="26"/>
              </w:rPr>
              <w:t>Y</w:t>
            </w:r>
          </w:p>
        </w:tc>
      </w:tr>
      <w:tr w:rsidR="006C5939" w:rsidRPr="00571988" w14:paraId="45725147" w14:textId="77777777" w:rsidTr="006C5939">
        <w:tc>
          <w:tcPr>
            <w:tcW w:w="1638" w:type="dxa"/>
          </w:tcPr>
          <w:p w14:paraId="6BB3DF48" w14:textId="6EC91A9D" w:rsidR="006C5939" w:rsidRDefault="006C5939" w:rsidP="006C5939">
            <w:pPr>
              <w:spacing w:line="312" w:lineRule="auto"/>
              <w:ind w:firstLine="0"/>
              <w:jc w:val="both"/>
              <w:rPr>
                <w:rFonts w:cs="Times New Roman"/>
                <w:b/>
                <w:szCs w:val="26"/>
              </w:rPr>
            </w:pPr>
            <w:r w:rsidRPr="00260411">
              <w:rPr>
                <w:rFonts w:cs="Times New Roman"/>
                <w:b/>
                <w:color w:val="FF0000"/>
                <w:szCs w:val="26"/>
              </w:rPr>
              <w:lastRenderedPageBreak/>
              <w:t>Loại tiề</w:t>
            </w:r>
            <w:r>
              <w:rPr>
                <w:rFonts w:cs="Times New Roman"/>
                <w:b/>
                <w:color w:val="FF0000"/>
                <w:szCs w:val="26"/>
              </w:rPr>
              <w:t>n ký quỹ</w:t>
            </w:r>
          </w:p>
        </w:tc>
        <w:tc>
          <w:tcPr>
            <w:tcW w:w="1192" w:type="dxa"/>
          </w:tcPr>
          <w:p w14:paraId="6E89BCCC" w14:textId="340EDBF1" w:rsidR="006C5939" w:rsidRDefault="006C5939" w:rsidP="006C5939">
            <w:pPr>
              <w:spacing w:line="312" w:lineRule="auto"/>
              <w:ind w:firstLine="0"/>
              <w:jc w:val="center"/>
              <w:rPr>
                <w:rFonts w:cs="Times New Roman"/>
                <w:szCs w:val="26"/>
              </w:rPr>
            </w:pPr>
            <w:r>
              <w:rPr>
                <w:rFonts w:cs="Times New Roman"/>
                <w:szCs w:val="26"/>
              </w:rPr>
              <w:t>nVarchar</w:t>
            </w:r>
          </w:p>
        </w:tc>
        <w:tc>
          <w:tcPr>
            <w:tcW w:w="709" w:type="dxa"/>
          </w:tcPr>
          <w:p w14:paraId="351CD0D3" w14:textId="39187D66" w:rsidR="006C5939" w:rsidRPr="00571988" w:rsidRDefault="006C5939" w:rsidP="006C5939">
            <w:pPr>
              <w:spacing w:line="312" w:lineRule="auto"/>
              <w:ind w:firstLine="0"/>
              <w:jc w:val="center"/>
              <w:rPr>
                <w:rFonts w:cs="Times New Roman"/>
                <w:szCs w:val="26"/>
              </w:rPr>
            </w:pPr>
            <w:r w:rsidRPr="00571988">
              <w:rPr>
                <w:rFonts w:cs="Times New Roman"/>
                <w:szCs w:val="26"/>
              </w:rPr>
              <w:t>3</w:t>
            </w:r>
          </w:p>
        </w:tc>
        <w:tc>
          <w:tcPr>
            <w:tcW w:w="992" w:type="dxa"/>
          </w:tcPr>
          <w:p w14:paraId="2D840C17" w14:textId="7B8F8B84" w:rsidR="006C5939" w:rsidRPr="00571988" w:rsidRDefault="006C5939" w:rsidP="006C5939">
            <w:pPr>
              <w:spacing w:line="312" w:lineRule="auto"/>
              <w:ind w:firstLine="0"/>
              <w:jc w:val="center"/>
              <w:rPr>
                <w:rFonts w:cs="Times New Roman"/>
                <w:szCs w:val="26"/>
              </w:rPr>
            </w:pPr>
            <w:r w:rsidRPr="00571988">
              <w:rPr>
                <w:rFonts w:cs="Times New Roman"/>
                <w:szCs w:val="26"/>
              </w:rPr>
              <w:t>(O/M)</w:t>
            </w:r>
          </w:p>
        </w:tc>
        <w:tc>
          <w:tcPr>
            <w:tcW w:w="4667" w:type="dxa"/>
            <w:vMerge w:val="restart"/>
          </w:tcPr>
          <w:p w14:paraId="4CE84282" w14:textId="77777777" w:rsidR="006C5939" w:rsidRPr="00571988" w:rsidRDefault="006C5939" w:rsidP="006C5939">
            <w:pPr>
              <w:spacing w:line="312" w:lineRule="auto"/>
              <w:ind w:firstLine="0"/>
              <w:jc w:val="both"/>
              <w:rPr>
                <w:rFonts w:cs="Times New Roman"/>
                <w:szCs w:val="26"/>
              </w:rPr>
            </w:pPr>
            <w:r w:rsidRPr="00571988">
              <w:rPr>
                <w:rFonts w:cs="Times New Roman"/>
                <w:szCs w:val="26"/>
              </w:rPr>
              <w:t>Loại tiền và Số tiền ký quỹ cho bảo lãnh.</w:t>
            </w:r>
          </w:p>
          <w:p w14:paraId="054C634D" w14:textId="77777777" w:rsidR="006C5939" w:rsidRPr="00571988" w:rsidRDefault="006C5939"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Trường loại tiền được thiết kế dạng drop-down list cho người dùng tự chọn, gồm mã các loại tiền theo chuẩn ISO.</w:t>
            </w:r>
          </w:p>
          <w:p w14:paraId="5E8A2DEE" w14:textId="77777777" w:rsidR="006C5939" w:rsidRPr="00126E87" w:rsidRDefault="006C5939" w:rsidP="00126E87">
            <w:pPr>
              <w:spacing w:line="312" w:lineRule="auto"/>
              <w:ind w:firstLine="0"/>
              <w:jc w:val="both"/>
              <w:rPr>
                <w:rFonts w:cs="Times New Roman"/>
                <w:szCs w:val="26"/>
              </w:rPr>
            </w:pPr>
            <w:r w:rsidRPr="00126E87">
              <w:rPr>
                <w:rFonts w:cs="Times New Roman"/>
                <w:szCs w:val="26"/>
              </w:rPr>
              <w:t xml:space="preserve">Mặc định là để trống, không có thông tin. </w:t>
            </w:r>
          </w:p>
          <w:p w14:paraId="7610DCB3" w14:textId="77777777" w:rsidR="006C5939" w:rsidRPr="00126E87" w:rsidRDefault="006C5939" w:rsidP="00126E87">
            <w:pPr>
              <w:spacing w:line="312" w:lineRule="auto"/>
              <w:ind w:firstLine="0"/>
              <w:jc w:val="both"/>
              <w:rPr>
                <w:rFonts w:cs="Times New Roman"/>
                <w:szCs w:val="26"/>
              </w:rPr>
            </w:pPr>
            <w:r w:rsidRPr="00126E87">
              <w:rPr>
                <w:rFonts w:cs="Times New Roman"/>
                <w:szCs w:val="26"/>
              </w:rPr>
              <w:t>Nếu trường Thu/Hoàn ký quỹ có giá trị là Thu ký quỹ, trường này trở thành bắt buộc nhập thông tin.</w:t>
            </w:r>
          </w:p>
          <w:p w14:paraId="7FEFA5AD" w14:textId="77777777" w:rsidR="006C5939" w:rsidRPr="00126E87" w:rsidRDefault="006C5939" w:rsidP="00126E87">
            <w:pPr>
              <w:spacing w:line="312" w:lineRule="auto"/>
              <w:ind w:firstLine="0"/>
              <w:jc w:val="both"/>
              <w:rPr>
                <w:rFonts w:cs="Times New Roman"/>
                <w:szCs w:val="26"/>
              </w:rPr>
            </w:pPr>
            <w:r w:rsidRPr="00126E87">
              <w:rPr>
                <w:rFonts w:cs="Times New Roman"/>
                <w:szCs w:val="26"/>
              </w:rPr>
              <w:t>Hệ thống cho phép ký quỹ bằng loại tiền khác với loại tiền của giao dịch.</w:t>
            </w:r>
          </w:p>
          <w:p w14:paraId="27B3D85B" w14:textId="77777777" w:rsidR="006C5939" w:rsidRPr="00571988" w:rsidRDefault="006C5939"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Trường số tiền cho phép người dùng tự nhập.</w:t>
            </w:r>
          </w:p>
          <w:p w14:paraId="397FF44D" w14:textId="77777777" w:rsidR="006C5939" w:rsidRPr="00126E87" w:rsidRDefault="006C5939" w:rsidP="00126E87">
            <w:pPr>
              <w:spacing w:line="312" w:lineRule="auto"/>
              <w:ind w:firstLine="0"/>
              <w:jc w:val="both"/>
              <w:rPr>
                <w:rFonts w:cs="Times New Roman"/>
                <w:szCs w:val="26"/>
              </w:rPr>
            </w:pPr>
            <w:r w:rsidRPr="00126E87">
              <w:rPr>
                <w:rFonts w:cs="Times New Roman"/>
                <w:szCs w:val="26"/>
              </w:rPr>
              <w:t>Nếu trường loại tiền có giá trị thì trường số tiền thành trường bắt buộc nhập thông tin.</w:t>
            </w:r>
          </w:p>
          <w:p w14:paraId="7CCBEE42" w14:textId="77777777" w:rsidR="006C5939" w:rsidRDefault="006C5939" w:rsidP="006C5939">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3DD0953D" w14:textId="36805456" w:rsidR="006C5939" w:rsidRPr="00571988" w:rsidRDefault="006C5939" w:rsidP="006C5939">
            <w:pPr>
              <w:spacing w:line="312" w:lineRule="auto"/>
              <w:ind w:firstLine="0"/>
              <w:jc w:val="both"/>
              <w:rPr>
                <w:rFonts w:cs="Times New Roman"/>
                <w:szCs w:val="26"/>
              </w:rPr>
            </w:pPr>
            <w:r w:rsidRPr="00260411">
              <w:rPr>
                <w:rFonts w:cs="Times New Roman"/>
                <w:b/>
                <w:color w:val="FF0000"/>
                <w:szCs w:val="26"/>
              </w:rPr>
              <w:t xml:space="preserve">Số tiền </w:t>
            </w:r>
            <w:r>
              <w:rPr>
                <w:rFonts w:cs="Times New Roman"/>
                <w:b/>
                <w:color w:val="FF0000"/>
                <w:szCs w:val="26"/>
              </w:rPr>
              <w:t>ký quỹ</w:t>
            </w:r>
            <w:r w:rsidRPr="00260411">
              <w:rPr>
                <w:rFonts w:cs="Times New Roman"/>
                <w:color w:val="FF0000"/>
                <w:szCs w:val="26"/>
              </w:rPr>
              <w:t>.</w:t>
            </w:r>
          </w:p>
        </w:tc>
        <w:tc>
          <w:tcPr>
            <w:tcW w:w="1417" w:type="dxa"/>
          </w:tcPr>
          <w:p w14:paraId="668CDFCB" w14:textId="7430328B" w:rsidR="006C5939" w:rsidRDefault="006C5939" w:rsidP="006C5939">
            <w:pPr>
              <w:spacing w:line="312" w:lineRule="auto"/>
              <w:ind w:firstLine="0"/>
              <w:jc w:val="center"/>
              <w:rPr>
                <w:rFonts w:cs="Times New Roman"/>
                <w:szCs w:val="26"/>
              </w:rPr>
            </w:pPr>
            <w:r>
              <w:rPr>
                <w:rFonts w:cs="Times New Roman"/>
                <w:szCs w:val="26"/>
              </w:rPr>
              <w:t>N</w:t>
            </w:r>
          </w:p>
        </w:tc>
      </w:tr>
      <w:tr w:rsidR="006C5939" w:rsidRPr="00571988" w14:paraId="78671B4E" w14:textId="77777777" w:rsidTr="006C5939">
        <w:tc>
          <w:tcPr>
            <w:tcW w:w="1638" w:type="dxa"/>
          </w:tcPr>
          <w:p w14:paraId="780FED63" w14:textId="77777777" w:rsidR="006C5939" w:rsidRPr="00260411" w:rsidRDefault="006C5939" w:rsidP="006C5939">
            <w:pPr>
              <w:spacing w:line="312" w:lineRule="auto"/>
              <w:ind w:firstLine="0"/>
              <w:jc w:val="both"/>
              <w:rPr>
                <w:rFonts w:cs="Times New Roman"/>
                <w:i/>
                <w:color w:val="FF0000"/>
                <w:szCs w:val="26"/>
              </w:rPr>
            </w:pPr>
            <w:r w:rsidRPr="00260411">
              <w:rPr>
                <w:rFonts w:cs="Times New Roman"/>
                <w:b/>
                <w:color w:val="FF0000"/>
                <w:szCs w:val="26"/>
              </w:rPr>
              <w:t xml:space="preserve">Số tiền </w:t>
            </w:r>
            <w:r>
              <w:rPr>
                <w:rFonts w:cs="Times New Roman"/>
                <w:b/>
                <w:color w:val="FF0000"/>
                <w:szCs w:val="26"/>
              </w:rPr>
              <w:t>ký quỹ</w:t>
            </w:r>
          </w:p>
          <w:p w14:paraId="4DA4E529" w14:textId="77777777" w:rsidR="006C5939" w:rsidRDefault="006C5939" w:rsidP="006C5939">
            <w:pPr>
              <w:spacing w:line="312" w:lineRule="auto"/>
              <w:ind w:firstLine="0"/>
              <w:jc w:val="both"/>
              <w:rPr>
                <w:rFonts w:cs="Times New Roman"/>
                <w:b/>
                <w:szCs w:val="26"/>
              </w:rPr>
            </w:pPr>
          </w:p>
        </w:tc>
        <w:tc>
          <w:tcPr>
            <w:tcW w:w="1192" w:type="dxa"/>
          </w:tcPr>
          <w:p w14:paraId="49F843F7" w14:textId="1612E894" w:rsidR="006C5939" w:rsidRDefault="006C5939" w:rsidP="006C5939">
            <w:pPr>
              <w:spacing w:line="312" w:lineRule="auto"/>
              <w:ind w:firstLine="0"/>
              <w:jc w:val="center"/>
              <w:rPr>
                <w:rFonts w:cs="Times New Roman"/>
                <w:szCs w:val="26"/>
              </w:rPr>
            </w:pPr>
            <w:r w:rsidRPr="00571988">
              <w:rPr>
                <w:rFonts w:cs="Times New Roman"/>
                <w:szCs w:val="26"/>
              </w:rPr>
              <w:t>Decimal</w:t>
            </w:r>
          </w:p>
        </w:tc>
        <w:tc>
          <w:tcPr>
            <w:tcW w:w="709" w:type="dxa"/>
          </w:tcPr>
          <w:p w14:paraId="54542E0D" w14:textId="6E7121BF" w:rsidR="006C5939" w:rsidRPr="00571988" w:rsidRDefault="006C5939" w:rsidP="006C5939">
            <w:pPr>
              <w:spacing w:line="312" w:lineRule="auto"/>
              <w:ind w:firstLine="0"/>
              <w:jc w:val="center"/>
              <w:rPr>
                <w:rFonts w:cs="Times New Roman"/>
                <w:szCs w:val="26"/>
              </w:rPr>
            </w:pPr>
            <w:r w:rsidRPr="00571988">
              <w:rPr>
                <w:rFonts w:cs="Times New Roman"/>
                <w:szCs w:val="26"/>
              </w:rPr>
              <w:t>18,3</w:t>
            </w:r>
          </w:p>
        </w:tc>
        <w:tc>
          <w:tcPr>
            <w:tcW w:w="992" w:type="dxa"/>
          </w:tcPr>
          <w:p w14:paraId="3C7781F6" w14:textId="05288E22" w:rsidR="006C5939" w:rsidRPr="00571988" w:rsidRDefault="006C5939" w:rsidP="006C5939">
            <w:pPr>
              <w:spacing w:line="312" w:lineRule="auto"/>
              <w:ind w:firstLine="0"/>
              <w:jc w:val="center"/>
              <w:rPr>
                <w:rFonts w:cs="Times New Roman"/>
                <w:szCs w:val="26"/>
              </w:rPr>
            </w:pPr>
            <w:r w:rsidRPr="00571988">
              <w:rPr>
                <w:rFonts w:cs="Times New Roman"/>
                <w:szCs w:val="26"/>
              </w:rPr>
              <w:t>(O/M)</w:t>
            </w:r>
          </w:p>
        </w:tc>
        <w:tc>
          <w:tcPr>
            <w:tcW w:w="4667" w:type="dxa"/>
            <w:vMerge/>
          </w:tcPr>
          <w:p w14:paraId="4FC1A105" w14:textId="77777777" w:rsidR="006C5939" w:rsidRPr="00571988" w:rsidRDefault="006C5939" w:rsidP="006C5939">
            <w:pPr>
              <w:spacing w:line="312" w:lineRule="auto"/>
              <w:ind w:firstLine="0"/>
              <w:jc w:val="both"/>
              <w:rPr>
                <w:rFonts w:cs="Times New Roman"/>
                <w:szCs w:val="26"/>
              </w:rPr>
            </w:pPr>
          </w:p>
        </w:tc>
        <w:tc>
          <w:tcPr>
            <w:tcW w:w="1417" w:type="dxa"/>
          </w:tcPr>
          <w:p w14:paraId="24D0C6CB" w14:textId="7FE157A2" w:rsidR="006C5939" w:rsidRDefault="006C5939" w:rsidP="006C5939">
            <w:pPr>
              <w:spacing w:line="312" w:lineRule="auto"/>
              <w:ind w:firstLine="0"/>
              <w:jc w:val="center"/>
              <w:rPr>
                <w:rFonts w:cs="Times New Roman"/>
                <w:szCs w:val="26"/>
              </w:rPr>
            </w:pPr>
            <w:r>
              <w:rPr>
                <w:rFonts w:cs="Times New Roman"/>
                <w:szCs w:val="26"/>
              </w:rPr>
              <w:t>N</w:t>
            </w:r>
          </w:p>
        </w:tc>
      </w:tr>
      <w:tr w:rsidR="006C5939" w:rsidRPr="00571988" w14:paraId="74356F92" w14:textId="77777777" w:rsidTr="006C5939">
        <w:tc>
          <w:tcPr>
            <w:tcW w:w="1638" w:type="dxa"/>
          </w:tcPr>
          <w:p w14:paraId="268F7D11" w14:textId="02EBE548" w:rsidR="006C5939" w:rsidRDefault="006C5939" w:rsidP="006C5939">
            <w:pPr>
              <w:spacing w:line="312" w:lineRule="auto"/>
              <w:ind w:firstLine="0"/>
              <w:jc w:val="both"/>
              <w:rPr>
                <w:rFonts w:cs="Times New Roman"/>
                <w:b/>
                <w:szCs w:val="26"/>
              </w:rPr>
            </w:pPr>
            <w:r w:rsidRPr="00571988">
              <w:rPr>
                <w:rFonts w:cs="Times New Roman"/>
                <w:b/>
                <w:szCs w:val="26"/>
              </w:rPr>
              <w:t xml:space="preserve">Loại tiền Số dư </w:t>
            </w:r>
            <w:r>
              <w:rPr>
                <w:rFonts w:cs="Times New Roman"/>
                <w:b/>
                <w:szCs w:val="26"/>
              </w:rPr>
              <w:t>ký quỹ</w:t>
            </w:r>
          </w:p>
        </w:tc>
        <w:tc>
          <w:tcPr>
            <w:tcW w:w="1192" w:type="dxa"/>
          </w:tcPr>
          <w:p w14:paraId="69BDC738" w14:textId="2EC79F59" w:rsidR="006C5939" w:rsidRDefault="006C5939" w:rsidP="006C5939">
            <w:pPr>
              <w:spacing w:line="312" w:lineRule="auto"/>
              <w:ind w:firstLine="0"/>
              <w:jc w:val="center"/>
              <w:rPr>
                <w:rFonts w:cs="Times New Roman"/>
                <w:szCs w:val="26"/>
              </w:rPr>
            </w:pPr>
            <w:r>
              <w:rPr>
                <w:rFonts w:cs="Times New Roman"/>
                <w:szCs w:val="26"/>
              </w:rPr>
              <w:t>nVarchar</w:t>
            </w:r>
          </w:p>
        </w:tc>
        <w:tc>
          <w:tcPr>
            <w:tcW w:w="709" w:type="dxa"/>
          </w:tcPr>
          <w:p w14:paraId="3090AB93" w14:textId="3B38E8E9" w:rsidR="006C5939" w:rsidRPr="00571988" w:rsidRDefault="006C5939" w:rsidP="006C5939">
            <w:pPr>
              <w:spacing w:line="312" w:lineRule="auto"/>
              <w:ind w:firstLine="0"/>
              <w:jc w:val="center"/>
              <w:rPr>
                <w:rFonts w:cs="Times New Roman"/>
                <w:szCs w:val="26"/>
              </w:rPr>
            </w:pPr>
            <w:r w:rsidRPr="00571988">
              <w:rPr>
                <w:rFonts w:cs="Times New Roman"/>
                <w:szCs w:val="26"/>
              </w:rPr>
              <w:t>3</w:t>
            </w:r>
          </w:p>
        </w:tc>
        <w:tc>
          <w:tcPr>
            <w:tcW w:w="992" w:type="dxa"/>
          </w:tcPr>
          <w:p w14:paraId="39130663" w14:textId="114BF961" w:rsidR="006C5939" w:rsidRPr="00571988" w:rsidRDefault="006C5939" w:rsidP="006C5939">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2AAAC3B3" w14:textId="77777777" w:rsidR="006C5939" w:rsidRPr="00571988" w:rsidRDefault="006C5939" w:rsidP="006C5939">
            <w:pPr>
              <w:spacing w:line="312" w:lineRule="auto"/>
              <w:ind w:firstLine="0"/>
              <w:jc w:val="both"/>
              <w:rPr>
                <w:rFonts w:cs="Times New Roman"/>
                <w:szCs w:val="26"/>
              </w:rPr>
            </w:pPr>
            <w:r w:rsidRPr="00571988">
              <w:rPr>
                <w:rFonts w:cs="Times New Roman"/>
                <w:szCs w:val="26"/>
              </w:rPr>
              <w:t>Loại tiền và Số dư ký quỹ của Bảo lãnh đến thời điểm hiện tại.</w:t>
            </w:r>
          </w:p>
          <w:p w14:paraId="74226C1C" w14:textId="77777777" w:rsidR="006C5939" w:rsidRPr="00571988" w:rsidRDefault="006C5939"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 xml:space="preserve">Trường loại tiền mặc định là Loại tiền </w:t>
            </w:r>
            <w:r>
              <w:rPr>
                <w:rFonts w:cs="Times New Roman"/>
                <w:szCs w:val="26"/>
              </w:rPr>
              <w:t>ký quỹ</w:t>
            </w:r>
            <w:r w:rsidRPr="00571988">
              <w:rPr>
                <w:rFonts w:cs="Times New Roman"/>
                <w:szCs w:val="26"/>
              </w:rPr>
              <w:t>.</w:t>
            </w:r>
          </w:p>
          <w:p w14:paraId="679A7651" w14:textId="77777777" w:rsidR="006C5939" w:rsidRPr="00571988" w:rsidRDefault="006C5939"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 xml:space="preserve">Trường số tiền do hệ thống tự tính toán. Tại chức năng phát hành thì Số dư </w:t>
            </w:r>
            <w:r>
              <w:rPr>
                <w:rFonts w:cs="Times New Roman"/>
                <w:szCs w:val="26"/>
              </w:rPr>
              <w:t>ký quỹ</w:t>
            </w:r>
            <w:r w:rsidRPr="00571988">
              <w:rPr>
                <w:rFonts w:cs="Times New Roman"/>
                <w:szCs w:val="26"/>
              </w:rPr>
              <w:t xml:space="preserve"> = Số tiề</w:t>
            </w:r>
            <w:r>
              <w:rPr>
                <w:rFonts w:cs="Times New Roman"/>
                <w:szCs w:val="26"/>
              </w:rPr>
              <w:t>n ký quỹ</w:t>
            </w:r>
          </w:p>
          <w:p w14:paraId="2BB9DCEA" w14:textId="77777777" w:rsidR="006C5939" w:rsidRDefault="006C5939" w:rsidP="006C5939">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29E8D198" w14:textId="145CCE88" w:rsidR="006C5939" w:rsidRPr="00571988" w:rsidRDefault="006C5939" w:rsidP="006C5939">
            <w:pPr>
              <w:spacing w:line="312" w:lineRule="auto"/>
              <w:ind w:firstLine="0"/>
              <w:jc w:val="both"/>
              <w:rPr>
                <w:rFonts w:cs="Times New Roman"/>
                <w:szCs w:val="26"/>
              </w:rPr>
            </w:pPr>
            <w:r w:rsidRPr="00260411">
              <w:rPr>
                <w:rFonts w:cs="Times New Roman"/>
                <w:b/>
                <w:color w:val="FF0000"/>
                <w:szCs w:val="26"/>
              </w:rPr>
              <w:t xml:space="preserve">Số dư </w:t>
            </w:r>
            <w:r>
              <w:rPr>
                <w:rFonts w:cs="Times New Roman"/>
                <w:b/>
                <w:color w:val="FF0000"/>
                <w:szCs w:val="26"/>
              </w:rPr>
              <w:t>ký quỹ</w:t>
            </w:r>
          </w:p>
        </w:tc>
        <w:tc>
          <w:tcPr>
            <w:tcW w:w="1417" w:type="dxa"/>
          </w:tcPr>
          <w:p w14:paraId="75485D6F" w14:textId="476C02DC" w:rsidR="006C5939" w:rsidRDefault="006C5939" w:rsidP="006C5939">
            <w:pPr>
              <w:spacing w:line="312" w:lineRule="auto"/>
              <w:ind w:firstLine="0"/>
              <w:jc w:val="center"/>
              <w:rPr>
                <w:rFonts w:cs="Times New Roman"/>
                <w:szCs w:val="26"/>
              </w:rPr>
            </w:pPr>
            <w:r>
              <w:rPr>
                <w:rFonts w:cs="Times New Roman"/>
                <w:szCs w:val="26"/>
              </w:rPr>
              <w:t>Y</w:t>
            </w:r>
          </w:p>
        </w:tc>
      </w:tr>
      <w:tr w:rsidR="006C5939" w:rsidRPr="00571988" w14:paraId="3E5582B1" w14:textId="77777777" w:rsidTr="006C5939">
        <w:tc>
          <w:tcPr>
            <w:tcW w:w="1638" w:type="dxa"/>
          </w:tcPr>
          <w:p w14:paraId="410624CE" w14:textId="15B68864" w:rsidR="006C5939" w:rsidRDefault="006C5939" w:rsidP="006C5939">
            <w:pPr>
              <w:spacing w:line="312" w:lineRule="auto"/>
              <w:ind w:firstLine="0"/>
              <w:jc w:val="both"/>
              <w:rPr>
                <w:rFonts w:cs="Times New Roman"/>
                <w:b/>
                <w:szCs w:val="26"/>
              </w:rPr>
            </w:pPr>
            <w:r w:rsidRPr="00571988">
              <w:rPr>
                <w:rFonts w:cs="Times New Roman"/>
                <w:b/>
                <w:szCs w:val="26"/>
              </w:rPr>
              <w:t xml:space="preserve">Số dư </w:t>
            </w:r>
            <w:r>
              <w:rPr>
                <w:rFonts w:cs="Times New Roman"/>
                <w:b/>
                <w:szCs w:val="26"/>
              </w:rPr>
              <w:t>ký quỹ</w:t>
            </w:r>
          </w:p>
        </w:tc>
        <w:tc>
          <w:tcPr>
            <w:tcW w:w="1192" w:type="dxa"/>
          </w:tcPr>
          <w:p w14:paraId="23BEDAEA" w14:textId="169B2F56" w:rsidR="006C5939" w:rsidRDefault="006C5939" w:rsidP="006C5939">
            <w:pPr>
              <w:spacing w:line="312" w:lineRule="auto"/>
              <w:ind w:firstLine="0"/>
              <w:jc w:val="center"/>
              <w:rPr>
                <w:rFonts w:cs="Times New Roman"/>
                <w:szCs w:val="26"/>
              </w:rPr>
            </w:pPr>
            <w:r w:rsidRPr="00571988">
              <w:rPr>
                <w:rFonts w:cs="Times New Roman"/>
                <w:szCs w:val="26"/>
              </w:rPr>
              <w:t>Decimal</w:t>
            </w:r>
          </w:p>
        </w:tc>
        <w:tc>
          <w:tcPr>
            <w:tcW w:w="709" w:type="dxa"/>
          </w:tcPr>
          <w:p w14:paraId="6BE101F2" w14:textId="5A73A2E6" w:rsidR="006C5939" w:rsidRPr="00571988" w:rsidRDefault="006C5939" w:rsidP="006C5939">
            <w:pPr>
              <w:spacing w:line="312" w:lineRule="auto"/>
              <w:ind w:firstLine="0"/>
              <w:jc w:val="center"/>
              <w:rPr>
                <w:rFonts w:cs="Times New Roman"/>
                <w:szCs w:val="26"/>
              </w:rPr>
            </w:pPr>
            <w:r w:rsidRPr="00571988">
              <w:rPr>
                <w:rFonts w:cs="Times New Roman"/>
                <w:szCs w:val="26"/>
              </w:rPr>
              <w:t>18,3</w:t>
            </w:r>
          </w:p>
        </w:tc>
        <w:tc>
          <w:tcPr>
            <w:tcW w:w="992" w:type="dxa"/>
          </w:tcPr>
          <w:p w14:paraId="321490EF" w14:textId="213D3549" w:rsidR="006C5939" w:rsidRPr="00571988" w:rsidRDefault="006C5939" w:rsidP="006C5939">
            <w:pPr>
              <w:spacing w:line="312" w:lineRule="auto"/>
              <w:ind w:firstLine="0"/>
              <w:jc w:val="center"/>
              <w:rPr>
                <w:rFonts w:cs="Times New Roman"/>
                <w:szCs w:val="26"/>
              </w:rPr>
            </w:pPr>
            <w:r w:rsidRPr="00571988">
              <w:rPr>
                <w:rFonts w:cs="Times New Roman"/>
                <w:szCs w:val="26"/>
              </w:rPr>
              <w:t>(P)</w:t>
            </w:r>
          </w:p>
        </w:tc>
        <w:tc>
          <w:tcPr>
            <w:tcW w:w="4667" w:type="dxa"/>
            <w:vMerge/>
          </w:tcPr>
          <w:p w14:paraId="5A08E994" w14:textId="77777777" w:rsidR="006C5939" w:rsidRPr="00571988" w:rsidRDefault="006C5939" w:rsidP="006C5939">
            <w:pPr>
              <w:spacing w:line="312" w:lineRule="auto"/>
              <w:ind w:firstLine="0"/>
              <w:jc w:val="both"/>
              <w:rPr>
                <w:rFonts w:cs="Times New Roman"/>
                <w:szCs w:val="26"/>
              </w:rPr>
            </w:pPr>
          </w:p>
        </w:tc>
        <w:tc>
          <w:tcPr>
            <w:tcW w:w="1417" w:type="dxa"/>
          </w:tcPr>
          <w:p w14:paraId="48108F47" w14:textId="4432024B" w:rsidR="006C5939" w:rsidRDefault="006C5939" w:rsidP="006C5939">
            <w:pPr>
              <w:spacing w:line="312" w:lineRule="auto"/>
              <w:ind w:firstLine="0"/>
              <w:jc w:val="center"/>
              <w:rPr>
                <w:rFonts w:cs="Times New Roman"/>
                <w:szCs w:val="26"/>
              </w:rPr>
            </w:pPr>
            <w:r>
              <w:rPr>
                <w:rFonts w:cs="Times New Roman"/>
                <w:szCs w:val="26"/>
              </w:rPr>
              <w:t>Y</w:t>
            </w:r>
          </w:p>
        </w:tc>
      </w:tr>
      <w:tr w:rsidR="006C5939" w:rsidRPr="00571988" w14:paraId="7F622565" w14:textId="77777777" w:rsidTr="006C5939">
        <w:tc>
          <w:tcPr>
            <w:tcW w:w="1638" w:type="dxa"/>
          </w:tcPr>
          <w:p w14:paraId="7183895A" w14:textId="4D8EC9BE" w:rsidR="006C5939" w:rsidRDefault="006C5939" w:rsidP="006C5939">
            <w:pPr>
              <w:spacing w:line="312" w:lineRule="auto"/>
              <w:ind w:firstLine="0"/>
              <w:jc w:val="both"/>
              <w:rPr>
                <w:rFonts w:cs="Times New Roman"/>
                <w:b/>
                <w:szCs w:val="26"/>
              </w:rPr>
            </w:pPr>
            <w:r w:rsidRPr="00260411">
              <w:rPr>
                <w:rFonts w:cs="Times New Roman"/>
                <w:b/>
                <w:color w:val="FF0000"/>
                <w:szCs w:val="26"/>
              </w:rPr>
              <w:t>Tỷ</w:t>
            </w:r>
            <w:r>
              <w:rPr>
                <w:rFonts w:cs="Times New Roman"/>
                <w:b/>
                <w:color w:val="FF0000"/>
                <w:szCs w:val="26"/>
              </w:rPr>
              <w:t xml:space="preserve"> giá ký quỹ</w:t>
            </w:r>
          </w:p>
        </w:tc>
        <w:tc>
          <w:tcPr>
            <w:tcW w:w="1192" w:type="dxa"/>
          </w:tcPr>
          <w:p w14:paraId="5E3945B8" w14:textId="79DE5756" w:rsidR="006C5939" w:rsidRDefault="006C5939" w:rsidP="006C5939">
            <w:pPr>
              <w:spacing w:line="312" w:lineRule="auto"/>
              <w:ind w:firstLine="0"/>
              <w:jc w:val="center"/>
              <w:rPr>
                <w:rFonts w:cs="Times New Roman"/>
                <w:szCs w:val="26"/>
              </w:rPr>
            </w:pPr>
            <w:r w:rsidRPr="00571988">
              <w:rPr>
                <w:rFonts w:cs="Times New Roman"/>
                <w:szCs w:val="26"/>
              </w:rPr>
              <w:t>Double</w:t>
            </w:r>
          </w:p>
        </w:tc>
        <w:tc>
          <w:tcPr>
            <w:tcW w:w="709" w:type="dxa"/>
          </w:tcPr>
          <w:p w14:paraId="56347FC8" w14:textId="61C96BDC" w:rsidR="006C5939" w:rsidRPr="00571988" w:rsidRDefault="006C5939" w:rsidP="006C5939">
            <w:pPr>
              <w:spacing w:line="312" w:lineRule="auto"/>
              <w:ind w:firstLine="0"/>
              <w:jc w:val="center"/>
              <w:rPr>
                <w:rFonts w:cs="Times New Roman"/>
                <w:szCs w:val="26"/>
              </w:rPr>
            </w:pPr>
            <w:r w:rsidRPr="00571988">
              <w:rPr>
                <w:rFonts w:cs="Times New Roman"/>
                <w:szCs w:val="26"/>
              </w:rPr>
              <w:t>24</w:t>
            </w:r>
          </w:p>
        </w:tc>
        <w:tc>
          <w:tcPr>
            <w:tcW w:w="992" w:type="dxa"/>
          </w:tcPr>
          <w:p w14:paraId="3716F0A0" w14:textId="073BCD3D" w:rsidR="006C5939" w:rsidRPr="00571988" w:rsidRDefault="006C5939" w:rsidP="006C5939">
            <w:pPr>
              <w:spacing w:line="312" w:lineRule="auto"/>
              <w:ind w:firstLine="0"/>
              <w:jc w:val="center"/>
              <w:rPr>
                <w:rFonts w:cs="Times New Roman"/>
                <w:szCs w:val="26"/>
              </w:rPr>
            </w:pPr>
            <w:r w:rsidRPr="00571988">
              <w:rPr>
                <w:rFonts w:cs="Times New Roman"/>
                <w:szCs w:val="26"/>
              </w:rPr>
              <w:t>(</w:t>
            </w:r>
            <w:r>
              <w:rPr>
                <w:rFonts w:cs="Times New Roman"/>
                <w:szCs w:val="26"/>
              </w:rPr>
              <w:t>O/M</w:t>
            </w:r>
            <w:r w:rsidRPr="00571988">
              <w:rPr>
                <w:rFonts w:cs="Times New Roman"/>
                <w:szCs w:val="26"/>
              </w:rPr>
              <w:t>)</w:t>
            </w:r>
          </w:p>
        </w:tc>
        <w:tc>
          <w:tcPr>
            <w:tcW w:w="4667" w:type="dxa"/>
          </w:tcPr>
          <w:p w14:paraId="76347B6E" w14:textId="77777777" w:rsidR="006C5939" w:rsidRPr="00571988" w:rsidRDefault="006C5939" w:rsidP="006C5939">
            <w:pPr>
              <w:spacing w:line="312" w:lineRule="auto"/>
              <w:ind w:firstLine="0"/>
              <w:jc w:val="both"/>
              <w:rPr>
                <w:rFonts w:cs="Times New Roman"/>
                <w:szCs w:val="26"/>
              </w:rPr>
            </w:pPr>
            <w:r w:rsidRPr="00571988">
              <w:rPr>
                <w:rFonts w:cs="Times New Roman"/>
                <w:szCs w:val="26"/>
              </w:rPr>
              <w:t>Tỷ giá quy đổi Số tiền ký quỹ của Bảo lãnh sang nội tệ.</w:t>
            </w:r>
          </w:p>
          <w:p w14:paraId="56701475" w14:textId="77777777" w:rsidR="006C5939" w:rsidRPr="00571988" w:rsidRDefault="006C5939"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giống đồng nội tệ, hệ thống mặc định giá trị trường này là 1</w:t>
            </w:r>
          </w:p>
          <w:p w14:paraId="061A0338" w14:textId="24CDC31E" w:rsidR="006C5939" w:rsidRPr="00571988" w:rsidRDefault="006C5939"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lastRenderedPageBreak/>
              <w:t xml:space="preserve">Nếu Loại tiền Số dư </w:t>
            </w:r>
            <w:r>
              <w:rPr>
                <w:rFonts w:cs="Times New Roman"/>
                <w:szCs w:val="26"/>
              </w:rPr>
              <w:t>ký quỹ</w:t>
            </w:r>
            <w:r w:rsidRPr="00571988">
              <w:rPr>
                <w:rFonts w:cs="Times New Roman"/>
                <w:szCs w:val="26"/>
              </w:rPr>
              <w:t xml:space="preserve"> khác đồng nội tệ, </w:t>
            </w:r>
            <w:commentRangeStart w:id="506"/>
            <w:commentRangeStart w:id="507"/>
            <w:r w:rsidRPr="00571988">
              <w:rPr>
                <w:rFonts w:cs="Times New Roman"/>
                <w:szCs w:val="26"/>
              </w:rPr>
              <w:t xml:space="preserve">hệ thống mặc định là tỷ giá </w:t>
            </w:r>
            <w:r>
              <w:rPr>
                <w:rFonts w:cs="Times New Roman"/>
                <w:szCs w:val="26"/>
              </w:rPr>
              <w:t xml:space="preserve">Midrate </w:t>
            </w:r>
            <w:r w:rsidRPr="00571988">
              <w:rPr>
                <w:rFonts w:cs="Times New Roman"/>
                <w:szCs w:val="26"/>
              </w:rPr>
              <w:t>của hệ thống tại thời điểm tạo mới hồ sơ/ chỉnh sửa hồ sơ phát hành.</w:t>
            </w:r>
            <w:commentRangeEnd w:id="506"/>
            <w:r>
              <w:rPr>
                <w:rStyle w:val="CommentReference"/>
              </w:rPr>
              <w:commentReference w:id="506"/>
            </w:r>
            <w:commentRangeEnd w:id="507"/>
            <w:r w:rsidR="00770BE6">
              <w:rPr>
                <w:rStyle w:val="CommentReference"/>
              </w:rPr>
              <w:commentReference w:id="507"/>
            </w:r>
          </w:p>
        </w:tc>
        <w:tc>
          <w:tcPr>
            <w:tcW w:w="1417" w:type="dxa"/>
          </w:tcPr>
          <w:p w14:paraId="4EB7E1E6" w14:textId="4C61F5FB" w:rsidR="006C5939" w:rsidRDefault="006C5939" w:rsidP="006C5939">
            <w:pPr>
              <w:spacing w:line="312" w:lineRule="auto"/>
              <w:ind w:firstLine="0"/>
              <w:jc w:val="center"/>
              <w:rPr>
                <w:rFonts w:cs="Times New Roman"/>
                <w:szCs w:val="26"/>
              </w:rPr>
            </w:pPr>
            <w:r>
              <w:rPr>
                <w:rFonts w:cs="Times New Roman"/>
                <w:szCs w:val="26"/>
              </w:rPr>
              <w:lastRenderedPageBreak/>
              <w:t>N</w:t>
            </w:r>
          </w:p>
        </w:tc>
      </w:tr>
      <w:tr w:rsidR="00126E87" w:rsidRPr="00571988" w14:paraId="6C23EAB2" w14:textId="77777777" w:rsidTr="006C5939">
        <w:tc>
          <w:tcPr>
            <w:tcW w:w="1638" w:type="dxa"/>
          </w:tcPr>
          <w:p w14:paraId="734182A8" w14:textId="6526892E" w:rsidR="00126E87" w:rsidRDefault="00126E87" w:rsidP="006C5939">
            <w:pPr>
              <w:spacing w:line="312" w:lineRule="auto"/>
              <w:ind w:firstLine="0"/>
              <w:jc w:val="both"/>
              <w:rPr>
                <w:rFonts w:cs="Times New Roman"/>
                <w:b/>
                <w:szCs w:val="26"/>
              </w:rPr>
            </w:pPr>
            <w:r w:rsidRPr="00571988">
              <w:rPr>
                <w:rFonts w:cs="Times New Roman"/>
                <w:b/>
                <w:szCs w:val="26"/>
              </w:rPr>
              <w:lastRenderedPageBreak/>
              <w:t xml:space="preserve">Loại tiền Số dư </w:t>
            </w:r>
            <w:r>
              <w:rPr>
                <w:rFonts w:cs="Times New Roman"/>
                <w:b/>
                <w:szCs w:val="26"/>
              </w:rPr>
              <w:t>ký quỹ</w:t>
            </w:r>
            <w:r w:rsidRPr="00571988">
              <w:rPr>
                <w:rFonts w:cs="Times New Roman"/>
                <w:b/>
                <w:szCs w:val="26"/>
              </w:rPr>
              <w:t xml:space="preserve"> quy đổi</w:t>
            </w:r>
          </w:p>
        </w:tc>
        <w:tc>
          <w:tcPr>
            <w:tcW w:w="1192" w:type="dxa"/>
          </w:tcPr>
          <w:p w14:paraId="333E67AF" w14:textId="1269923D" w:rsidR="00126E87" w:rsidRDefault="00126E87" w:rsidP="006C5939">
            <w:pPr>
              <w:spacing w:line="312" w:lineRule="auto"/>
              <w:ind w:firstLine="0"/>
              <w:jc w:val="center"/>
              <w:rPr>
                <w:rFonts w:cs="Times New Roman"/>
                <w:szCs w:val="26"/>
              </w:rPr>
            </w:pPr>
            <w:r>
              <w:rPr>
                <w:rFonts w:cs="Times New Roman"/>
                <w:szCs w:val="26"/>
              </w:rPr>
              <w:t>nVarchar</w:t>
            </w:r>
          </w:p>
        </w:tc>
        <w:tc>
          <w:tcPr>
            <w:tcW w:w="709" w:type="dxa"/>
          </w:tcPr>
          <w:p w14:paraId="7C1C79C4" w14:textId="771BF08B" w:rsidR="00126E87" w:rsidRPr="00571988" w:rsidRDefault="00126E87" w:rsidP="006C5939">
            <w:pPr>
              <w:spacing w:line="312" w:lineRule="auto"/>
              <w:ind w:firstLine="0"/>
              <w:jc w:val="center"/>
              <w:rPr>
                <w:rFonts w:cs="Times New Roman"/>
                <w:szCs w:val="26"/>
              </w:rPr>
            </w:pPr>
            <w:r w:rsidRPr="00571988">
              <w:rPr>
                <w:rFonts w:cs="Times New Roman"/>
                <w:szCs w:val="26"/>
              </w:rPr>
              <w:t>3</w:t>
            </w:r>
          </w:p>
        </w:tc>
        <w:tc>
          <w:tcPr>
            <w:tcW w:w="992" w:type="dxa"/>
          </w:tcPr>
          <w:p w14:paraId="6B784232" w14:textId="05E80228" w:rsidR="00126E87" w:rsidRPr="00571988" w:rsidRDefault="00126E87" w:rsidP="006C5939">
            <w:pPr>
              <w:spacing w:line="312" w:lineRule="auto"/>
              <w:ind w:firstLine="0"/>
              <w:jc w:val="center"/>
              <w:rPr>
                <w:rFonts w:cs="Times New Roman"/>
                <w:szCs w:val="26"/>
              </w:rPr>
            </w:pPr>
            <w:r w:rsidRPr="00571988">
              <w:rPr>
                <w:rFonts w:cs="Times New Roman"/>
                <w:szCs w:val="26"/>
              </w:rPr>
              <w:t>(O)</w:t>
            </w:r>
          </w:p>
        </w:tc>
        <w:tc>
          <w:tcPr>
            <w:tcW w:w="4667" w:type="dxa"/>
            <w:vMerge w:val="restart"/>
          </w:tcPr>
          <w:p w14:paraId="30A75D2C" w14:textId="77777777" w:rsidR="00126E87" w:rsidRPr="00571988" w:rsidRDefault="00126E87" w:rsidP="006C5939">
            <w:pPr>
              <w:spacing w:line="312" w:lineRule="auto"/>
              <w:ind w:firstLine="0"/>
              <w:jc w:val="both"/>
              <w:rPr>
                <w:rFonts w:cs="Times New Roman"/>
                <w:szCs w:val="26"/>
              </w:rPr>
            </w:pPr>
            <w:r w:rsidRPr="00571988">
              <w:rPr>
                <w:rFonts w:cs="Times New Roman"/>
                <w:szCs w:val="26"/>
              </w:rPr>
              <w:t>Loại tiền và Số tiền ký quỹ của Bảo lãnh được quy đổi sang đồng nội tệ.</w:t>
            </w:r>
          </w:p>
          <w:p w14:paraId="1FAE3402" w14:textId="77777777" w:rsidR="00126E87" w:rsidRPr="00571988" w:rsidRDefault="00126E87"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790DEE17" w14:textId="77777777" w:rsidR="00126E87" w:rsidRPr="00571988" w:rsidRDefault="00126E87" w:rsidP="00126E87">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 xml:space="preserve">Trường số tiền do hệ thống tự tính toán dựa trên Số dư </w:t>
            </w:r>
            <w:r>
              <w:rPr>
                <w:rFonts w:cs="Times New Roman"/>
                <w:szCs w:val="26"/>
              </w:rPr>
              <w:t>ký quỹ</w:t>
            </w:r>
            <w:r w:rsidRPr="00571988">
              <w:rPr>
                <w:rFonts w:cs="Times New Roman"/>
                <w:szCs w:val="26"/>
              </w:rPr>
              <w:t xml:space="preserve"> và Tỷ giá </w:t>
            </w:r>
            <w:r>
              <w:rPr>
                <w:rFonts w:cs="Times New Roman"/>
                <w:szCs w:val="26"/>
              </w:rPr>
              <w:t>ký quỹ</w:t>
            </w:r>
            <w:r w:rsidRPr="00571988">
              <w:rPr>
                <w:rFonts w:cs="Times New Roman"/>
                <w:szCs w:val="26"/>
              </w:rPr>
              <w:t>.</w:t>
            </w:r>
          </w:p>
          <w:p w14:paraId="7F906AE0" w14:textId="2673DF7E" w:rsidR="00126E87" w:rsidRPr="00571988" w:rsidRDefault="00126E87" w:rsidP="006C5939">
            <w:pPr>
              <w:spacing w:line="312" w:lineRule="auto"/>
              <w:ind w:firstLine="0"/>
              <w:jc w:val="both"/>
              <w:rPr>
                <w:rFonts w:cs="Times New Roman"/>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r w:rsidRPr="00260411">
              <w:rPr>
                <w:rFonts w:cs="Times New Roman"/>
                <w:b/>
                <w:color w:val="FF0000"/>
                <w:szCs w:val="26"/>
              </w:rPr>
              <w:t xml:space="preserve">Số dư </w:t>
            </w:r>
            <w:r>
              <w:rPr>
                <w:rFonts w:cs="Times New Roman"/>
                <w:b/>
                <w:color w:val="FF0000"/>
                <w:szCs w:val="26"/>
              </w:rPr>
              <w:t>ký quỹ</w:t>
            </w:r>
            <w:r w:rsidRPr="00260411">
              <w:rPr>
                <w:rFonts w:cs="Times New Roman"/>
                <w:b/>
                <w:color w:val="FF0000"/>
                <w:szCs w:val="26"/>
              </w:rPr>
              <w:t xml:space="preserve"> quy đổi</w:t>
            </w:r>
            <w:r w:rsidRPr="00260411">
              <w:rPr>
                <w:rFonts w:cs="Times New Roman"/>
                <w:color w:val="FF0000"/>
                <w:szCs w:val="26"/>
              </w:rPr>
              <w:t>.</w:t>
            </w:r>
          </w:p>
        </w:tc>
        <w:tc>
          <w:tcPr>
            <w:tcW w:w="1417" w:type="dxa"/>
          </w:tcPr>
          <w:p w14:paraId="41C2E04E" w14:textId="4651B76B" w:rsidR="00126E87" w:rsidRDefault="00126E87" w:rsidP="006C5939">
            <w:pPr>
              <w:spacing w:line="312" w:lineRule="auto"/>
              <w:ind w:firstLine="0"/>
              <w:jc w:val="center"/>
              <w:rPr>
                <w:rFonts w:cs="Times New Roman"/>
                <w:szCs w:val="26"/>
              </w:rPr>
            </w:pPr>
            <w:r>
              <w:rPr>
                <w:rFonts w:cs="Times New Roman"/>
                <w:szCs w:val="26"/>
              </w:rPr>
              <w:t>Y</w:t>
            </w:r>
          </w:p>
        </w:tc>
      </w:tr>
      <w:tr w:rsidR="00126E87" w:rsidRPr="00571988" w14:paraId="407DEB56" w14:textId="77777777" w:rsidTr="006C5939">
        <w:tc>
          <w:tcPr>
            <w:tcW w:w="1638" w:type="dxa"/>
          </w:tcPr>
          <w:p w14:paraId="38EFB11D" w14:textId="47F66B1F" w:rsidR="00126E87" w:rsidRDefault="00126E87" w:rsidP="006C5939">
            <w:pPr>
              <w:spacing w:line="312" w:lineRule="auto"/>
              <w:ind w:firstLine="0"/>
              <w:jc w:val="both"/>
              <w:rPr>
                <w:rFonts w:cs="Times New Roman"/>
                <w:b/>
                <w:szCs w:val="26"/>
              </w:rPr>
            </w:pPr>
            <w:r w:rsidRPr="00571988">
              <w:rPr>
                <w:rFonts w:cs="Times New Roman"/>
                <w:b/>
                <w:szCs w:val="26"/>
              </w:rPr>
              <w:t xml:space="preserve">Số dư </w:t>
            </w:r>
            <w:r>
              <w:rPr>
                <w:rFonts w:cs="Times New Roman"/>
                <w:b/>
                <w:szCs w:val="26"/>
              </w:rPr>
              <w:t>ký quỹ</w:t>
            </w:r>
            <w:r w:rsidRPr="00571988">
              <w:rPr>
                <w:rFonts w:cs="Times New Roman"/>
                <w:b/>
                <w:szCs w:val="26"/>
              </w:rPr>
              <w:t xml:space="preserve"> quy đổi</w:t>
            </w:r>
          </w:p>
        </w:tc>
        <w:tc>
          <w:tcPr>
            <w:tcW w:w="1192" w:type="dxa"/>
          </w:tcPr>
          <w:p w14:paraId="5E6A8884" w14:textId="537869A4" w:rsidR="00126E87" w:rsidRDefault="00126E87" w:rsidP="006C5939">
            <w:pPr>
              <w:spacing w:line="312" w:lineRule="auto"/>
              <w:ind w:firstLine="0"/>
              <w:jc w:val="center"/>
              <w:rPr>
                <w:rFonts w:cs="Times New Roman"/>
                <w:szCs w:val="26"/>
              </w:rPr>
            </w:pPr>
            <w:r w:rsidRPr="00571988">
              <w:rPr>
                <w:rFonts w:cs="Times New Roman"/>
                <w:szCs w:val="26"/>
              </w:rPr>
              <w:t>Decimal</w:t>
            </w:r>
          </w:p>
        </w:tc>
        <w:tc>
          <w:tcPr>
            <w:tcW w:w="709" w:type="dxa"/>
          </w:tcPr>
          <w:p w14:paraId="380407C5" w14:textId="4D798933" w:rsidR="00126E87" w:rsidRPr="00571988" w:rsidRDefault="00126E87" w:rsidP="006C5939">
            <w:pPr>
              <w:spacing w:line="312" w:lineRule="auto"/>
              <w:ind w:firstLine="0"/>
              <w:jc w:val="center"/>
              <w:rPr>
                <w:rFonts w:cs="Times New Roman"/>
                <w:szCs w:val="26"/>
              </w:rPr>
            </w:pPr>
            <w:r w:rsidRPr="00571988">
              <w:rPr>
                <w:rFonts w:cs="Times New Roman"/>
                <w:szCs w:val="26"/>
              </w:rPr>
              <w:t>18,3</w:t>
            </w:r>
          </w:p>
        </w:tc>
        <w:tc>
          <w:tcPr>
            <w:tcW w:w="992" w:type="dxa"/>
          </w:tcPr>
          <w:p w14:paraId="0DAAE5EA" w14:textId="4A915473" w:rsidR="00126E87" w:rsidRPr="00571988" w:rsidRDefault="00126E87" w:rsidP="006C5939">
            <w:pPr>
              <w:spacing w:line="312" w:lineRule="auto"/>
              <w:ind w:firstLine="0"/>
              <w:jc w:val="center"/>
              <w:rPr>
                <w:rFonts w:cs="Times New Roman"/>
                <w:szCs w:val="26"/>
              </w:rPr>
            </w:pPr>
            <w:r w:rsidRPr="00571988">
              <w:rPr>
                <w:rFonts w:cs="Times New Roman"/>
                <w:szCs w:val="26"/>
              </w:rPr>
              <w:t>(P)</w:t>
            </w:r>
          </w:p>
        </w:tc>
        <w:tc>
          <w:tcPr>
            <w:tcW w:w="4667" w:type="dxa"/>
            <w:vMerge/>
          </w:tcPr>
          <w:p w14:paraId="7042F136" w14:textId="77777777" w:rsidR="00126E87" w:rsidRPr="00571988" w:rsidRDefault="00126E87" w:rsidP="006C5939">
            <w:pPr>
              <w:spacing w:line="312" w:lineRule="auto"/>
              <w:ind w:firstLine="0"/>
              <w:jc w:val="both"/>
              <w:rPr>
                <w:rFonts w:cs="Times New Roman"/>
                <w:szCs w:val="26"/>
              </w:rPr>
            </w:pPr>
          </w:p>
        </w:tc>
        <w:tc>
          <w:tcPr>
            <w:tcW w:w="1417" w:type="dxa"/>
          </w:tcPr>
          <w:p w14:paraId="6F7A438A" w14:textId="4461A156" w:rsidR="00126E87" w:rsidRDefault="00126E87" w:rsidP="006C5939">
            <w:pPr>
              <w:spacing w:line="312" w:lineRule="auto"/>
              <w:ind w:firstLine="0"/>
              <w:jc w:val="center"/>
              <w:rPr>
                <w:rFonts w:cs="Times New Roman"/>
                <w:szCs w:val="26"/>
              </w:rPr>
            </w:pPr>
            <w:r>
              <w:rPr>
                <w:rFonts w:cs="Times New Roman"/>
                <w:szCs w:val="26"/>
              </w:rPr>
              <w:t>Y</w:t>
            </w:r>
          </w:p>
        </w:tc>
      </w:tr>
      <w:tr w:rsidR="006C5939" w:rsidRPr="00571988" w14:paraId="2389216E" w14:textId="77777777" w:rsidTr="006C5939">
        <w:tc>
          <w:tcPr>
            <w:tcW w:w="1638" w:type="dxa"/>
          </w:tcPr>
          <w:p w14:paraId="707726BF" w14:textId="77777777" w:rsidR="006C5939" w:rsidRDefault="006C5939" w:rsidP="006C5939">
            <w:pPr>
              <w:spacing w:line="312" w:lineRule="auto"/>
              <w:ind w:firstLine="0"/>
              <w:jc w:val="both"/>
              <w:rPr>
                <w:rFonts w:cs="Times New Roman"/>
                <w:b/>
                <w:color w:val="FF0000"/>
                <w:szCs w:val="26"/>
              </w:rPr>
            </w:pPr>
            <w:r w:rsidRPr="00260411">
              <w:rPr>
                <w:rFonts w:cs="Times New Roman"/>
                <w:b/>
                <w:color w:val="FF0000"/>
                <w:szCs w:val="26"/>
              </w:rPr>
              <w:t xml:space="preserve">Tỷ lệ </w:t>
            </w:r>
            <w:r>
              <w:rPr>
                <w:rFonts w:cs="Times New Roman"/>
                <w:b/>
                <w:color w:val="FF0000"/>
                <w:szCs w:val="26"/>
              </w:rPr>
              <w:t>ký quỹ</w:t>
            </w:r>
            <w:r w:rsidRPr="00260411">
              <w:rPr>
                <w:rFonts w:cs="Times New Roman"/>
                <w:b/>
                <w:color w:val="FF0000"/>
                <w:szCs w:val="26"/>
              </w:rPr>
              <w:t xml:space="preserve"> %</w:t>
            </w:r>
          </w:p>
          <w:p w14:paraId="556917DD" w14:textId="26166AAB" w:rsidR="006C5939" w:rsidRDefault="006C5939" w:rsidP="006C5939">
            <w:pPr>
              <w:spacing w:line="312" w:lineRule="auto"/>
              <w:ind w:firstLine="0"/>
              <w:jc w:val="both"/>
              <w:rPr>
                <w:rFonts w:cs="Times New Roman"/>
                <w:b/>
                <w:szCs w:val="26"/>
              </w:rPr>
            </w:pPr>
            <w:r w:rsidRPr="00260411">
              <w:rPr>
                <w:rFonts w:cs="Times New Roman"/>
                <w:i/>
                <w:color w:val="FF0000"/>
                <w:szCs w:val="26"/>
              </w:rPr>
              <w:t xml:space="preserve">(tên cũ: </w:t>
            </w:r>
            <w:r>
              <w:rPr>
                <w:rFonts w:cs="Times New Roman"/>
                <w:i/>
                <w:color w:val="FF0000"/>
                <w:szCs w:val="26"/>
                <w:lang w:val="en-GB"/>
              </w:rPr>
              <w:t>Tỷ lệ</w:t>
            </w:r>
            <w:r w:rsidRPr="00260411">
              <w:rPr>
                <w:rFonts w:cs="Times New Roman"/>
                <w:i/>
                <w:color w:val="FF0000"/>
                <w:szCs w:val="26"/>
                <w:lang w:val="en-GB"/>
              </w:rPr>
              <w:t xml:space="preserve"> ký quỹ)</w:t>
            </w:r>
          </w:p>
        </w:tc>
        <w:tc>
          <w:tcPr>
            <w:tcW w:w="1192" w:type="dxa"/>
          </w:tcPr>
          <w:p w14:paraId="3BC56050" w14:textId="77777777" w:rsidR="006C5939" w:rsidRDefault="006C5939" w:rsidP="006C5939">
            <w:pPr>
              <w:spacing w:line="312" w:lineRule="auto"/>
              <w:ind w:firstLine="0"/>
              <w:jc w:val="center"/>
              <w:rPr>
                <w:rFonts w:cs="Times New Roman"/>
                <w:szCs w:val="26"/>
              </w:rPr>
            </w:pPr>
          </w:p>
        </w:tc>
        <w:tc>
          <w:tcPr>
            <w:tcW w:w="709" w:type="dxa"/>
          </w:tcPr>
          <w:p w14:paraId="1E0CAD8A" w14:textId="77777777" w:rsidR="006C5939" w:rsidRPr="00571988" w:rsidRDefault="006C5939" w:rsidP="006C5939">
            <w:pPr>
              <w:spacing w:line="312" w:lineRule="auto"/>
              <w:ind w:firstLine="0"/>
              <w:jc w:val="center"/>
              <w:rPr>
                <w:rFonts w:cs="Times New Roman"/>
                <w:szCs w:val="26"/>
              </w:rPr>
            </w:pPr>
          </w:p>
        </w:tc>
        <w:tc>
          <w:tcPr>
            <w:tcW w:w="992" w:type="dxa"/>
          </w:tcPr>
          <w:p w14:paraId="676A3DC1" w14:textId="4506F092" w:rsidR="006C5939" w:rsidRPr="00571988" w:rsidRDefault="006C5939" w:rsidP="006C5939">
            <w:pPr>
              <w:spacing w:line="312" w:lineRule="auto"/>
              <w:ind w:firstLine="0"/>
              <w:jc w:val="center"/>
              <w:rPr>
                <w:rFonts w:cs="Times New Roman"/>
                <w:szCs w:val="26"/>
              </w:rPr>
            </w:pPr>
            <w:r w:rsidRPr="00571988">
              <w:rPr>
                <w:rFonts w:cs="Times New Roman"/>
                <w:szCs w:val="26"/>
              </w:rPr>
              <w:t>(P)</w:t>
            </w:r>
          </w:p>
        </w:tc>
        <w:tc>
          <w:tcPr>
            <w:tcW w:w="4667" w:type="dxa"/>
          </w:tcPr>
          <w:p w14:paraId="3647F1B3" w14:textId="77777777" w:rsidR="006C5939" w:rsidRPr="00571988" w:rsidRDefault="006C5939" w:rsidP="006C5939">
            <w:pPr>
              <w:spacing w:line="312" w:lineRule="auto"/>
              <w:ind w:firstLine="0"/>
              <w:jc w:val="both"/>
              <w:rPr>
                <w:rFonts w:cs="Times New Roman"/>
                <w:szCs w:val="26"/>
              </w:rPr>
            </w:pPr>
            <w:r w:rsidRPr="00571988">
              <w:rPr>
                <w:rFonts w:cs="Times New Roman"/>
                <w:szCs w:val="26"/>
              </w:rPr>
              <w:t>Tỷ lệ ký quỹ so với giá trị của Bảo lãnh.</w:t>
            </w:r>
          </w:p>
          <w:p w14:paraId="71CFFEE9" w14:textId="01101FA5" w:rsidR="006C5939" w:rsidRPr="00571988" w:rsidRDefault="006C5939" w:rsidP="006C5939">
            <w:pPr>
              <w:spacing w:line="312" w:lineRule="auto"/>
              <w:ind w:firstLine="0"/>
              <w:jc w:val="both"/>
              <w:rPr>
                <w:rFonts w:cs="Times New Roman"/>
                <w:szCs w:val="26"/>
              </w:rPr>
            </w:pPr>
            <w:r w:rsidRPr="00571988">
              <w:rPr>
                <w:rFonts w:cs="Times New Roman"/>
                <w:szCs w:val="26"/>
              </w:rPr>
              <w:t>Hệ thống tự động tính toán dựa trên Số</w:t>
            </w:r>
            <w:r>
              <w:rPr>
                <w:rFonts w:cs="Times New Roman"/>
                <w:szCs w:val="26"/>
              </w:rPr>
              <w:t xml:space="preserve"> dư ký quỹ</w:t>
            </w:r>
            <w:r w:rsidRPr="00571988">
              <w:rPr>
                <w:rFonts w:cs="Times New Roman"/>
                <w:szCs w:val="26"/>
              </w:rPr>
              <w:t xml:space="preserve"> quy đổi và Tổng số dư BL quy đổi, việc làm tròn phần thập phân theo quy tắc thông thường.</w:t>
            </w:r>
          </w:p>
        </w:tc>
        <w:tc>
          <w:tcPr>
            <w:tcW w:w="1417" w:type="dxa"/>
          </w:tcPr>
          <w:p w14:paraId="0223693E" w14:textId="629AB895" w:rsidR="006C5939" w:rsidRDefault="006C5939" w:rsidP="006C5939">
            <w:pPr>
              <w:spacing w:line="312" w:lineRule="auto"/>
              <w:ind w:firstLine="0"/>
              <w:jc w:val="center"/>
              <w:rPr>
                <w:rFonts w:cs="Times New Roman"/>
                <w:szCs w:val="26"/>
              </w:rPr>
            </w:pPr>
            <w:r>
              <w:rPr>
                <w:rFonts w:cs="Times New Roman"/>
                <w:szCs w:val="26"/>
              </w:rPr>
              <w:t>N</w:t>
            </w:r>
          </w:p>
        </w:tc>
      </w:tr>
      <w:tr w:rsidR="006C5939" w:rsidRPr="00571988" w14:paraId="42155D17" w14:textId="77777777" w:rsidTr="006C5939">
        <w:tc>
          <w:tcPr>
            <w:tcW w:w="1638" w:type="dxa"/>
          </w:tcPr>
          <w:p w14:paraId="5ED42B63" w14:textId="64A81C72" w:rsidR="006C5939" w:rsidRDefault="006C5939" w:rsidP="006C5939">
            <w:pPr>
              <w:spacing w:line="312" w:lineRule="auto"/>
              <w:ind w:firstLine="0"/>
              <w:jc w:val="both"/>
              <w:rPr>
                <w:rFonts w:cs="Times New Roman"/>
                <w:b/>
                <w:szCs w:val="26"/>
              </w:rPr>
            </w:pPr>
            <w:r w:rsidRPr="00126716">
              <w:rPr>
                <w:rFonts w:cs="Times New Roman"/>
                <w:b/>
                <w:szCs w:val="26"/>
              </w:rPr>
              <w:t>Tài khoản ghi nợ</w:t>
            </w:r>
          </w:p>
        </w:tc>
        <w:tc>
          <w:tcPr>
            <w:tcW w:w="1192" w:type="dxa"/>
          </w:tcPr>
          <w:p w14:paraId="0C916F2D" w14:textId="2058316F" w:rsidR="006C5939" w:rsidRDefault="006C5939" w:rsidP="006C5939">
            <w:pPr>
              <w:spacing w:line="312" w:lineRule="auto"/>
              <w:ind w:firstLine="0"/>
              <w:jc w:val="center"/>
              <w:rPr>
                <w:rFonts w:cs="Times New Roman"/>
                <w:szCs w:val="26"/>
              </w:rPr>
            </w:pPr>
            <w:r w:rsidRPr="00126716">
              <w:rPr>
                <w:rFonts w:cs="Times New Roman"/>
                <w:szCs w:val="26"/>
              </w:rPr>
              <w:t>Char</w:t>
            </w:r>
          </w:p>
        </w:tc>
        <w:tc>
          <w:tcPr>
            <w:tcW w:w="709" w:type="dxa"/>
          </w:tcPr>
          <w:p w14:paraId="4262CEA4" w14:textId="77777777" w:rsidR="006C5939" w:rsidRPr="00571988" w:rsidRDefault="006C5939" w:rsidP="006C5939">
            <w:pPr>
              <w:spacing w:line="312" w:lineRule="auto"/>
              <w:ind w:firstLine="0"/>
              <w:jc w:val="center"/>
              <w:rPr>
                <w:rFonts w:cs="Times New Roman"/>
                <w:szCs w:val="26"/>
              </w:rPr>
            </w:pPr>
          </w:p>
        </w:tc>
        <w:tc>
          <w:tcPr>
            <w:tcW w:w="992" w:type="dxa"/>
          </w:tcPr>
          <w:p w14:paraId="639E3361" w14:textId="726D3800" w:rsidR="006C5939" w:rsidRPr="00571988" w:rsidRDefault="006C5939" w:rsidP="006C5939">
            <w:pPr>
              <w:spacing w:line="312" w:lineRule="auto"/>
              <w:ind w:firstLine="0"/>
              <w:jc w:val="center"/>
              <w:rPr>
                <w:rFonts w:cs="Times New Roman"/>
                <w:szCs w:val="26"/>
              </w:rPr>
            </w:pPr>
            <w:r>
              <w:rPr>
                <w:rFonts w:cs="Times New Roman"/>
                <w:szCs w:val="26"/>
              </w:rPr>
              <w:t>O</w:t>
            </w:r>
          </w:p>
        </w:tc>
        <w:tc>
          <w:tcPr>
            <w:tcW w:w="4667" w:type="dxa"/>
          </w:tcPr>
          <w:p w14:paraId="630A5F8B" w14:textId="77777777" w:rsidR="006C5939" w:rsidRPr="00126716" w:rsidRDefault="006C5939" w:rsidP="006C5939">
            <w:pPr>
              <w:spacing w:line="312" w:lineRule="auto"/>
              <w:ind w:firstLine="0"/>
              <w:rPr>
                <w:rFonts w:cs="Times New Roman"/>
                <w:szCs w:val="26"/>
              </w:rPr>
            </w:pPr>
            <w:r w:rsidRPr="00126716">
              <w:rPr>
                <w:rFonts w:cs="Times New Roman"/>
                <w:szCs w:val="26"/>
              </w:rPr>
              <w:t>Tài khoản ghi nợ:</w:t>
            </w:r>
          </w:p>
          <w:p w14:paraId="200047F7" w14:textId="77777777" w:rsidR="006C5939" w:rsidRDefault="006C5939" w:rsidP="006C5939">
            <w:pPr>
              <w:spacing w:line="312" w:lineRule="auto"/>
              <w:ind w:firstLine="0"/>
              <w:jc w:val="both"/>
              <w:rPr>
                <w:rFonts w:cs="Times New Roman"/>
                <w:szCs w:val="26"/>
              </w:rPr>
            </w:pPr>
            <w:r w:rsidRPr="00126716">
              <w:rPr>
                <w:rFonts w:cs="Times New Roman"/>
                <w:szCs w:val="26"/>
              </w:rPr>
              <w:t xml:space="preserve">Thể hiện tài khoản ghi nợ số tiền </w:t>
            </w:r>
            <w:r>
              <w:rPr>
                <w:rFonts w:cs="Times New Roman"/>
                <w:szCs w:val="26"/>
              </w:rPr>
              <w:t>ký quỹ.</w:t>
            </w:r>
          </w:p>
          <w:p w14:paraId="47260D38" w14:textId="45D59ADC" w:rsidR="006C5939" w:rsidRPr="00571988" w:rsidRDefault="006C5939" w:rsidP="006C5939">
            <w:pPr>
              <w:spacing w:line="312" w:lineRule="auto"/>
              <w:ind w:firstLine="0"/>
              <w:jc w:val="both"/>
              <w:rPr>
                <w:rFonts w:cs="Times New Roman"/>
                <w:szCs w:val="26"/>
              </w:rPr>
            </w:pPr>
            <w:r>
              <w:rPr>
                <w:rFonts w:cs="Times New Roman"/>
                <w:szCs w:val="26"/>
              </w:rPr>
              <w:t>Người dùng nhập thủ công</w:t>
            </w:r>
          </w:p>
        </w:tc>
        <w:tc>
          <w:tcPr>
            <w:tcW w:w="1417" w:type="dxa"/>
          </w:tcPr>
          <w:p w14:paraId="4056194C" w14:textId="2EA2B261" w:rsidR="006C5939" w:rsidRDefault="006C5939" w:rsidP="006C5939">
            <w:pPr>
              <w:spacing w:line="312" w:lineRule="auto"/>
              <w:ind w:firstLine="0"/>
              <w:jc w:val="center"/>
              <w:rPr>
                <w:rFonts w:cs="Times New Roman"/>
                <w:szCs w:val="26"/>
              </w:rPr>
            </w:pPr>
            <w:r w:rsidRPr="00126716">
              <w:rPr>
                <w:rFonts w:cs="Times New Roman"/>
                <w:szCs w:val="26"/>
              </w:rPr>
              <w:t>Y</w:t>
            </w:r>
          </w:p>
        </w:tc>
      </w:tr>
      <w:tr w:rsidR="006C5939" w:rsidRPr="00571988" w14:paraId="18D36E3F" w14:textId="77777777" w:rsidTr="006C5939">
        <w:tc>
          <w:tcPr>
            <w:tcW w:w="1638" w:type="dxa"/>
          </w:tcPr>
          <w:p w14:paraId="48A10516" w14:textId="32A1FF84" w:rsidR="006C5939" w:rsidRDefault="006C5939" w:rsidP="006C5939">
            <w:pPr>
              <w:spacing w:line="312" w:lineRule="auto"/>
              <w:ind w:firstLine="0"/>
              <w:jc w:val="both"/>
              <w:rPr>
                <w:rFonts w:cs="Times New Roman"/>
                <w:b/>
                <w:szCs w:val="26"/>
              </w:rPr>
            </w:pPr>
            <w:r w:rsidRPr="00126716">
              <w:rPr>
                <w:rFonts w:cs="Times New Roman"/>
                <w:b/>
                <w:szCs w:val="26"/>
              </w:rPr>
              <w:t>Tài khoản ghi có</w:t>
            </w:r>
          </w:p>
        </w:tc>
        <w:tc>
          <w:tcPr>
            <w:tcW w:w="1192" w:type="dxa"/>
          </w:tcPr>
          <w:p w14:paraId="644CECA4" w14:textId="0BD44159" w:rsidR="006C5939" w:rsidRDefault="006C5939" w:rsidP="006C5939">
            <w:pPr>
              <w:spacing w:line="312" w:lineRule="auto"/>
              <w:ind w:firstLine="0"/>
              <w:jc w:val="center"/>
              <w:rPr>
                <w:rFonts w:cs="Times New Roman"/>
                <w:szCs w:val="26"/>
              </w:rPr>
            </w:pPr>
            <w:r w:rsidRPr="00126716">
              <w:rPr>
                <w:rFonts w:cs="Times New Roman"/>
                <w:szCs w:val="26"/>
              </w:rPr>
              <w:t>Char</w:t>
            </w:r>
          </w:p>
        </w:tc>
        <w:tc>
          <w:tcPr>
            <w:tcW w:w="709" w:type="dxa"/>
          </w:tcPr>
          <w:p w14:paraId="761F2CA3" w14:textId="77777777" w:rsidR="006C5939" w:rsidRPr="00571988" w:rsidRDefault="006C5939" w:rsidP="006C5939">
            <w:pPr>
              <w:spacing w:line="312" w:lineRule="auto"/>
              <w:ind w:firstLine="0"/>
              <w:jc w:val="center"/>
              <w:rPr>
                <w:rFonts w:cs="Times New Roman"/>
                <w:szCs w:val="26"/>
              </w:rPr>
            </w:pPr>
          </w:p>
        </w:tc>
        <w:tc>
          <w:tcPr>
            <w:tcW w:w="992" w:type="dxa"/>
          </w:tcPr>
          <w:p w14:paraId="250059FC" w14:textId="68DBB75D" w:rsidR="006C5939" w:rsidRPr="00571988" w:rsidRDefault="006C5939" w:rsidP="006C5939">
            <w:pPr>
              <w:spacing w:line="312" w:lineRule="auto"/>
              <w:ind w:firstLine="0"/>
              <w:jc w:val="center"/>
              <w:rPr>
                <w:rFonts w:cs="Times New Roman"/>
                <w:szCs w:val="26"/>
              </w:rPr>
            </w:pPr>
            <w:r>
              <w:rPr>
                <w:rFonts w:cs="Times New Roman"/>
                <w:szCs w:val="26"/>
              </w:rPr>
              <w:t>O</w:t>
            </w:r>
          </w:p>
        </w:tc>
        <w:tc>
          <w:tcPr>
            <w:tcW w:w="4667" w:type="dxa"/>
          </w:tcPr>
          <w:p w14:paraId="5016684A" w14:textId="77777777" w:rsidR="006C5939" w:rsidRPr="00126716" w:rsidRDefault="006C5939" w:rsidP="006C5939">
            <w:pPr>
              <w:spacing w:line="312" w:lineRule="auto"/>
              <w:ind w:firstLine="0"/>
              <w:rPr>
                <w:rFonts w:cs="Times New Roman"/>
                <w:szCs w:val="26"/>
              </w:rPr>
            </w:pPr>
            <w:r w:rsidRPr="00126716">
              <w:rPr>
                <w:rFonts w:cs="Times New Roman"/>
                <w:szCs w:val="26"/>
              </w:rPr>
              <w:t>Tài khoản ghi có:</w:t>
            </w:r>
          </w:p>
          <w:p w14:paraId="06ABC23E" w14:textId="77777777" w:rsidR="006C5939" w:rsidRDefault="006C5939" w:rsidP="006C5939">
            <w:pPr>
              <w:spacing w:line="312" w:lineRule="auto"/>
              <w:ind w:firstLine="0"/>
              <w:jc w:val="both"/>
              <w:rPr>
                <w:rFonts w:cs="Times New Roman"/>
                <w:szCs w:val="26"/>
              </w:rPr>
            </w:pPr>
            <w:r w:rsidRPr="00126716">
              <w:rPr>
                <w:rFonts w:cs="Times New Roman"/>
                <w:szCs w:val="26"/>
              </w:rPr>
              <w:t xml:space="preserve">Thể hiện tài khoản ghi có </w:t>
            </w:r>
            <w:r>
              <w:rPr>
                <w:rFonts w:cs="Times New Roman"/>
                <w:szCs w:val="26"/>
              </w:rPr>
              <w:t>s</w:t>
            </w:r>
            <w:r w:rsidRPr="00126716">
              <w:rPr>
                <w:rFonts w:cs="Times New Roman"/>
                <w:szCs w:val="26"/>
              </w:rPr>
              <w:t xml:space="preserve">ố tiền </w:t>
            </w:r>
            <w:r>
              <w:rPr>
                <w:rFonts w:cs="Times New Roman"/>
                <w:szCs w:val="26"/>
              </w:rPr>
              <w:t>ký quỹ.</w:t>
            </w:r>
          </w:p>
          <w:p w14:paraId="1988DA43" w14:textId="06477275" w:rsidR="006C5939" w:rsidRPr="00571988" w:rsidRDefault="006C5939" w:rsidP="006C5939">
            <w:pPr>
              <w:spacing w:line="312" w:lineRule="auto"/>
              <w:ind w:firstLine="0"/>
              <w:jc w:val="both"/>
              <w:rPr>
                <w:rFonts w:cs="Times New Roman"/>
                <w:szCs w:val="26"/>
              </w:rPr>
            </w:pPr>
            <w:r>
              <w:rPr>
                <w:rFonts w:cs="Times New Roman"/>
                <w:szCs w:val="26"/>
              </w:rPr>
              <w:t>Người dùng nhập thủ công</w:t>
            </w:r>
          </w:p>
        </w:tc>
        <w:tc>
          <w:tcPr>
            <w:tcW w:w="1417" w:type="dxa"/>
          </w:tcPr>
          <w:p w14:paraId="0F99C2D0" w14:textId="7DFEB33D" w:rsidR="006C5939" w:rsidRDefault="006C5939" w:rsidP="006C5939">
            <w:pPr>
              <w:spacing w:line="312" w:lineRule="auto"/>
              <w:ind w:firstLine="0"/>
              <w:jc w:val="center"/>
              <w:rPr>
                <w:rFonts w:cs="Times New Roman"/>
                <w:szCs w:val="26"/>
              </w:rPr>
            </w:pPr>
            <w:r w:rsidRPr="00126716">
              <w:rPr>
                <w:rFonts w:cs="Times New Roman"/>
                <w:szCs w:val="26"/>
              </w:rPr>
              <w:t>Y</w:t>
            </w:r>
          </w:p>
        </w:tc>
      </w:tr>
    </w:tbl>
    <w:p w14:paraId="7DDBAEBB" w14:textId="60C693F1" w:rsidR="00417364" w:rsidRDefault="00417364" w:rsidP="00417364">
      <w:pPr>
        <w:pStyle w:val="Heading6"/>
        <w:numPr>
          <w:ilvl w:val="0"/>
          <w:numId w:val="0"/>
        </w:numPr>
        <w:ind w:left="1701" w:hanging="1275"/>
      </w:pPr>
      <w:r>
        <w:t>Đầu ra</w:t>
      </w:r>
    </w:p>
    <w:p w14:paraId="3D8D574B"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w:t>
      </w:r>
      <w:r>
        <w:rPr>
          <w:rFonts w:cs="Times New Roman"/>
          <w:szCs w:val="26"/>
        </w:rPr>
        <w:t xml:space="preserve">giao dịch </w:t>
      </w:r>
      <w:r w:rsidRPr="00571988">
        <w:rPr>
          <w:rFonts w:cs="Times New Roman"/>
          <w:szCs w:val="26"/>
        </w:rPr>
        <w:t xml:space="preserve">sau khi được phê duyệt thành công sẽ có Trạng thái </w:t>
      </w:r>
      <w:r w:rsidRPr="00571988">
        <w:rPr>
          <w:rFonts w:cs="Times New Roman"/>
          <w:b/>
          <w:szCs w:val="26"/>
        </w:rPr>
        <w:t>M</w:t>
      </w:r>
      <w:r w:rsidRPr="00571988">
        <w:rPr>
          <w:rFonts w:cs="Times New Roman"/>
          <w:szCs w:val="26"/>
        </w:rPr>
        <w:t xml:space="preserve"> và Tình trạng hoạt động là </w:t>
      </w:r>
      <w:r w:rsidRPr="00571988">
        <w:rPr>
          <w:rFonts w:cs="Times New Roman"/>
          <w:b/>
          <w:szCs w:val="26"/>
        </w:rPr>
        <w:t>Đang hoạt động</w:t>
      </w:r>
      <w:r>
        <w:rPr>
          <w:rFonts w:cs="Times New Roman"/>
          <w:szCs w:val="26"/>
        </w:rPr>
        <w:t>.</w:t>
      </w:r>
    </w:p>
    <w:p w14:paraId="725AB48E" w14:textId="6424AE85" w:rsidR="004A7D63" w:rsidRPr="00126E87" w:rsidRDefault="00126E87" w:rsidP="004A7D63">
      <w:pPr>
        <w:pStyle w:val="ListParagraph"/>
        <w:numPr>
          <w:ilvl w:val="0"/>
          <w:numId w:val="1"/>
        </w:numPr>
        <w:spacing w:before="120" w:after="120" w:line="312" w:lineRule="auto"/>
        <w:ind w:left="0" w:firstLine="425"/>
        <w:contextualSpacing w:val="0"/>
        <w:jc w:val="both"/>
        <w:rPr>
          <w:rFonts w:cs="Times New Roman"/>
          <w:b/>
          <w:szCs w:val="26"/>
        </w:rPr>
      </w:pPr>
      <w:r>
        <w:rPr>
          <w:rFonts w:cs="Times New Roman"/>
          <w:b/>
          <w:szCs w:val="26"/>
        </w:rPr>
        <w:t>C</w:t>
      </w:r>
      <w:r w:rsidR="004A7D63" w:rsidRPr="00126E87">
        <w:rPr>
          <w:rFonts w:cs="Times New Roman"/>
          <w:b/>
          <w:szCs w:val="26"/>
        </w:rPr>
        <w:t xml:space="preserve">ập nhật hạn mức sau khi phê duyệt: </w:t>
      </w:r>
    </w:p>
    <w:p w14:paraId="1CCDA366" w14:textId="77777777" w:rsidR="004A7D63"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w:t>
      </w:r>
      <w:r w:rsidRPr="007B61C2">
        <w:rPr>
          <w:rFonts w:cs="Times New Roman"/>
          <w:szCs w:val="26"/>
        </w:rPr>
        <w:t>iai đoạn 1</w:t>
      </w:r>
      <w:r>
        <w:rPr>
          <w:rFonts w:cs="Times New Roman"/>
          <w:szCs w:val="26"/>
        </w:rPr>
        <w:t>:</w:t>
      </w:r>
      <w:r w:rsidRPr="007B61C2">
        <w:rPr>
          <w:rFonts w:cs="Times New Roman"/>
          <w:szCs w:val="26"/>
        </w:rPr>
        <w:t xml:space="preserve"> thực hiện theo logic hiện tại của hệ thống.</w:t>
      </w:r>
    </w:p>
    <w:p w14:paraId="1802449E" w14:textId="77777777" w:rsidR="004A7D63" w:rsidRPr="007B61C2"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Giai đoạn 2: tổ chức họp đánh giá để tìm giải pháp khả thi</w:t>
      </w:r>
    </w:p>
    <w:p w14:paraId="2A0F1C98" w14:textId="1A3C5B7A" w:rsidR="004A7D63" w:rsidRPr="00C36407" w:rsidRDefault="004A7D63" w:rsidP="00C36407">
      <w:pPr>
        <w:pStyle w:val="ListParagraph"/>
        <w:numPr>
          <w:ilvl w:val="0"/>
          <w:numId w:val="1"/>
        </w:numPr>
        <w:spacing w:before="120" w:after="120" w:line="312" w:lineRule="auto"/>
        <w:ind w:left="0" w:firstLine="425"/>
        <w:contextualSpacing w:val="0"/>
        <w:jc w:val="both"/>
        <w:rPr>
          <w:color w:val="FF0000"/>
        </w:rPr>
      </w:pPr>
      <w:r w:rsidRPr="00C36407">
        <w:rPr>
          <w:b/>
        </w:rPr>
        <w:lastRenderedPageBreak/>
        <w:t xml:space="preserve">Hạch toán các bút toán GL cuối ngày </w:t>
      </w:r>
      <w:r w:rsidRPr="009244AA">
        <w:t>để quản lý số dư sản phẩ</w:t>
      </w:r>
      <w:r>
        <w:t xml:space="preserve">m Bảo lãnh trong nước: </w:t>
      </w:r>
      <w:r w:rsidR="00025336" w:rsidRPr="00C36407">
        <w:rPr>
          <w:color w:val="FF0000"/>
        </w:rPr>
        <w:t xml:space="preserve">Xem </w:t>
      </w:r>
      <w:r w:rsidR="00C36407">
        <w:rPr>
          <w:color w:val="FF0000"/>
        </w:rPr>
        <w:t xml:space="preserve">phần </w:t>
      </w:r>
      <w:r w:rsidR="00C36407" w:rsidRPr="00C36407">
        <w:rPr>
          <w:color w:val="FF0000"/>
        </w:rPr>
        <w:t xml:space="preserve">Hạch toán GL cuối ngày </w:t>
      </w:r>
    </w:p>
    <w:p w14:paraId="78A3BEE5" w14:textId="36C78024" w:rsidR="00126E87" w:rsidRPr="00085C72" w:rsidRDefault="00126E87" w:rsidP="004A7D63">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Chứng từ</w:t>
      </w:r>
      <w:r>
        <w:rPr>
          <w:rFonts w:cs="Times New Roman"/>
          <w:b/>
          <w:szCs w:val="26"/>
          <w:lang w:val="en-GB"/>
        </w:rPr>
        <w:t xml:space="preserve"> bảo lãnh: </w:t>
      </w:r>
      <w:r w:rsidRPr="00126E87">
        <w:rPr>
          <w:color w:val="FF0000"/>
        </w:rPr>
        <w:t xml:space="preserve">Xem phần </w:t>
      </w:r>
      <w:r w:rsidR="00C36407">
        <w:rPr>
          <w:color w:val="FF0000"/>
        </w:rPr>
        <w:t>Chứng từ bảo lãnh</w:t>
      </w:r>
    </w:p>
    <w:p w14:paraId="3D267CF6" w14:textId="4D7940C8" w:rsidR="00417364" w:rsidRDefault="00417364" w:rsidP="00417364">
      <w:pPr>
        <w:pStyle w:val="Heading6"/>
        <w:numPr>
          <w:ilvl w:val="0"/>
          <w:numId w:val="0"/>
        </w:numPr>
        <w:ind w:left="1701" w:hanging="1275"/>
      </w:pPr>
      <w:r>
        <w:t>Xử lý lỗi</w:t>
      </w:r>
    </w:p>
    <w:p w14:paraId="4F89EB7D"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khách hàng không tồn tại hoặc ở trạng thái không hoạt động.</w:t>
      </w:r>
    </w:p>
    <w:p w14:paraId="791BE8DB"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3EC12094"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hạn mức KH</w:t>
      </w:r>
      <w:r>
        <w:rPr>
          <w:rFonts w:cs="Times New Roman"/>
          <w:szCs w:val="26"/>
        </w:rPr>
        <w:t xml:space="preserve"> và/hoặc tài sản bảo đảm</w:t>
      </w:r>
      <w:r w:rsidRPr="00571988">
        <w:rPr>
          <w:rFonts w:cs="Times New Roman"/>
          <w:szCs w:val="26"/>
        </w:rPr>
        <w:t xml:space="preserve"> không đủ để thực hiện giao dịch.</w:t>
      </w:r>
    </w:p>
    <w:p w14:paraId="120BB3E5"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660121C5"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54796AA4" w14:textId="70374C4A" w:rsidR="004A7D63" w:rsidRPr="00571988" w:rsidRDefault="00417364" w:rsidP="004A7D63">
      <w:pPr>
        <w:pStyle w:val="Heading3"/>
      </w:pPr>
      <w:r>
        <w:t xml:space="preserve">Chức năng </w:t>
      </w:r>
      <w:r w:rsidR="004A7D63" w:rsidRPr="00571988">
        <w:t xml:space="preserve">Sửa đổi </w:t>
      </w:r>
      <w:r w:rsidR="004A7D63">
        <w:t>bảo lãnh</w:t>
      </w:r>
    </w:p>
    <w:p w14:paraId="50FCFAE1" w14:textId="77777777" w:rsidR="004A7D63" w:rsidRPr="00571988" w:rsidRDefault="004A7D63" w:rsidP="004A7D63">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143179C2"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Tạo mới </w:t>
      </w:r>
      <w:r>
        <w:rPr>
          <w:rFonts w:cs="Times New Roman"/>
          <w:szCs w:val="26"/>
        </w:rPr>
        <w:t>giao dịch</w:t>
      </w:r>
      <w:r w:rsidRPr="00571988">
        <w:rPr>
          <w:rFonts w:cs="Times New Roman"/>
          <w:szCs w:val="26"/>
        </w:rPr>
        <w:t xml:space="preserve"> sửa đổi bảo lãnh trong nước cho bảo lãnh đã được phát hành.</w:t>
      </w:r>
    </w:p>
    <w:p w14:paraId="4918D028"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Điều chỉnh nội bộ thông tin chưa chính xác của các </w:t>
      </w:r>
      <w:r>
        <w:rPr>
          <w:rFonts w:cs="Times New Roman"/>
          <w:szCs w:val="26"/>
        </w:rPr>
        <w:t>giao dịch bảo lãnh</w:t>
      </w:r>
      <w:r w:rsidRPr="00571988">
        <w:rPr>
          <w:rFonts w:cs="Times New Roman"/>
          <w:szCs w:val="26"/>
        </w:rPr>
        <w:t xml:space="preserve"> đã được phê duyệt</w:t>
      </w:r>
    </w:p>
    <w:p w14:paraId="57F66FB6"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Chỉnh sửa khi </w:t>
      </w:r>
      <w:r>
        <w:rPr>
          <w:rFonts w:cs="Times New Roman"/>
          <w:szCs w:val="26"/>
        </w:rPr>
        <w:t>giao dịch bảo lãnh</w:t>
      </w:r>
      <w:r w:rsidRPr="00571988">
        <w:rPr>
          <w:rFonts w:cs="Times New Roman"/>
          <w:szCs w:val="26"/>
        </w:rPr>
        <w:t xml:space="preserve"> chưa </w:t>
      </w:r>
      <w:r>
        <w:rPr>
          <w:rFonts w:cs="Times New Roman"/>
          <w:szCs w:val="26"/>
        </w:rPr>
        <w:t>được p</w:t>
      </w:r>
      <w:r w:rsidRPr="00571988">
        <w:rPr>
          <w:rFonts w:cs="Times New Roman"/>
          <w:szCs w:val="26"/>
        </w:rPr>
        <w:t>hê duyệ</w:t>
      </w:r>
      <w:r>
        <w:rPr>
          <w:rFonts w:cs="Times New Roman"/>
          <w:szCs w:val="26"/>
        </w:rPr>
        <w:t>t</w:t>
      </w:r>
      <w:r w:rsidRPr="00571988">
        <w:rPr>
          <w:rFonts w:cs="Times New Roman"/>
          <w:szCs w:val="26"/>
        </w:rPr>
        <w:t xml:space="preserve">. </w:t>
      </w:r>
    </w:p>
    <w:p w14:paraId="24288983"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sửa đổi bảo lãnh trong nước</w:t>
      </w:r>
    </w:p>
    <w:p w14:paraId="42302BC0" w14:textId="77777777" w:rsidR="004A7D63" w:rsidRPr="00571988" w:rsidRDefault="004A7D63" w:rsidP="004A7D63">
      <w:pPr>
        <w:spacing w:before="120" w:after="120" w:line="312" w:lineRule="auto"/>
        <w:ind w:firstLine="426"/>
        <w:jc w:val="both"/>
        <w:rPr>
          <w:rFonts w:cs="Times New Roman"/>
          <w:szCs w:val="26"/>
        </w:rPr>
      </w:pPr>
      <w:r w:rsidRPr="00571988">
        <w:rPr>
          <w:rFonts w:cs="Times New Roman"/>
          <w:szCs w:val="26"/>
        </w:rPr>
        <w:t xml:space="preserve">Hệ thống cho phép tạo nhiều </w:t>
      </w:r>
      <w:r>
        <w:rPr>
          <w:rFonts w:cs="Times New Roman"/>
          <w:szCs w:val="26"/>
        </w:rPr>
        <w:t>giao dịch</w:t>
      </w:r>
      <w:r w:rsidRPr="00571988">
        <w:rPr>
          <w:rFonts w:cs="Times New Roman"/>
          <w:szCs w:val="26"/>
        </w:rPr>
        <w:t xml:space="preserve"> sửa đổi cho 1 </w:t>
      </w:r>
      <w:r>
        <w:rPr>
          <w:rFonts w:cs="Times New Roman"/>
          <w:szCs w:val="26"/>
        </w:rPr>
        <w:t>bảo lãnh</w:t>
      </w:r>
      <w:r w:rsidRPr="00571988">
        <w:rPr>
          <w:rFonts w:cs="Times New Roman"/>
          <w:szCs w:val="26"/>
        </w:rPr>
        <w:t xml:space="preserve"> với điều kiện: </w:t>
      </w:r>
      <w:r>
        <w:rPr>
          <w:rFonts w:cs="Times New Roman"/>
          <w:szCs w:val="26"/>
        </w:rPr>
        <w:t>giao dịch</w:t>
      </w:r>
      <w:r w:rsidRPr="00571988">
        <w:rPr>
          <w:rFonts w:cs="Times New Roman"/>
          <w:szCs w:val="26"/>
        </w:rPr>
        <w:t xml:space="preserve"> sửa đổi lần 1 được phê duyệt thành công thì mới tạo được </w:t>
      </w:r>
      <w:r>
        <w:rPr>
          <w:rFonts w:cs="Times New Roman"/>
          <w:szCs w:val="26"/>
        </w:rPr>
        <w:t>giao dịch</w:t>
      </w:r>
      <w:r w:rsidRPr="00571988">
        <w:rPr>
          <w:rFonts w:cs="Times New Roman"/>
          <w:szCs w:val="26"/>
        </w:rPr>
        <w:t xml:space="preserve"> sửa đổi lần 2.</w:t>
      </w:r>
    </w:p>
    <w:p w14:paraId="39DFDC50" w14:textId="77777777" w:rsidR="00417364" w:rsidRDefault="00417364" w:rsidP="00417364">
      <w:pPr>
        <w:pStyle w:val="Heading6"/>
        <w:numPr>
          <w:ilvl w:val="0"/>
          <w:numId w:val="0"/>
        </w:numPr>
        <w:ind w:left="1701" w:hanging="1275"/>
      </w:pPr>
      <w:r>
        <w:t>Tìm kiếm giao dịch</w:t>
      </w:r>
    </w:p>
    <w:p w14:paraId="41702F6B"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 xml:space="preserve">Điều kiện lọc: Tất cả các giao dịch </w:t>
      </w:r>
      <w:r>
        <w:rPr>
          <w:rFonts w:cs="Times New Roman"/>
          <w:szCs w:val="26"/>
        </w:rPr>
        <w:t xml:space="preserve">bảo lãnh </w:t>
      </w:r>
      <w:r w:rsidRPr="00D708B5">
        <w:rPr>
          <w:rFonts w:cs="Times New Roman"/>
          <w:szCs w:val="26"/>
        </w:rPr>
        <w:t xml:space="preserve">đã qua bước </w:t>
      </w:r>
      <w:r>
        <w:rPr>
          <w:rFonts w:cs="Times New Roman"/>
          <w:szCs w:val="26"/>
        </w:rPr>
        <w:t>phát hành và còn Đang hoạt động.</w:t>
      </w:r>
    </w:p>
    <w:p w14:paraId="07D7F5CA" w14:textId="77777777" w:rsidR="004A7D63" w:rsidRPr="00D708B5"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Hệ thống cho phép tìm kiếm theo các tiêu chí sau đây:</w:t>
      </w:r>
    </w:p>
    <w:tbl>
      <w:tblPr>
        <w:tblStyle w:val="TableGrid"/>
        <w:tblW w:w="0" w:type="auto"/>
        <w:tblLook w:val="04A0" w:firstRow="1" w:lastRow="0" w:firstColumn="1" w:lastColumn="0" w:noHBand="0" w:noVBand="1"/>
      </w:tblPr>
      <w:tblGrid>
        <w:gridCol w:w="4508"/>
        <w:gridCol w:w="4508"/>
      </w:tblGrid>
      <w:tr w:rsidR="004A7D63" w14:paraId="45A9885C" w14:textId="77777777" w:rsidTr="005E5229">
        <w:tc>
          <w:tcPr>
            <w:tcW w:w="4508" w:type="dxa"/>
          </w:tcPr>
          <w:p w14:paraId="02FCF8AA" w14:textId="77777777" w:rsidR="004A7D63" w:rsidRPr="004E5D81" w:rsidRDefault="004A7D63" w:rsidP="00126E87">
            <w:pPr>
              <w:spacing w:line="312" w:lineRule="auto"/>
              <w:ind w:firstLine="0"/>
              <w:jc w:val="center"/>
              <w:rPr>
                <w:rFonts w:cs="Times New Roman"/>
                <w:b/>
                <w:szCs w:val="26"/>
              </w:rPr>
            </w:pPr>
            <w:r w:rsidRPr="004E5D81">
              <w:rPr>
                <w:rFonts w:cs="Times New Roman"/>
                <w:b/>
                <w:szCs w:val="26"/>
              </w:rPr>
              <w:t>Tiêu chí</w:t>
            </w:r>
          </w:p>
        </w:tc>
        <w:tc>
          <w:tcPr>
            <w:tcW w:w="4508" w:type="dxa"/>
          </w:tcPr>
          <w:p w14:paraId="3DDC40AA" w14:textId="77777777" w:rsidR="004A7D63" w:rsidRPr="004E5D81" w:rsidRDefault="004A7D63" w:rsidP="00126E87">
            <w:pPr>
              <w:spacing w:line="312" w:lineRule="auto"/>
              <w:ind w:firstLine="0"/>
              <w:jc w:val="center"/>
              <w:rPr>
                <w:rFonts w:cs="Times New Roman"/>
                <w:b/>
                <w:szCs w:val="26"/>
              </w:rPr>
            </w:pPr>
            <w:r w:rsidRPr="004E5D81">
              <w:rPr>
                <w:rFonts w:cs="Times New Roman"/>
                <w:b/>
                <w:szCs w:val="26"/>
              </w:rPr>
              <w:t>Mô tả</w:t>
            </w:r>
          </w:p>
        </w:tc>
      </w:tr>
      <w:tr w:rsidR="004A7D63" w14:paraId="1045674D" w14:textId="77777777" w:rsidTr="005E5229">
        <w:tc>
          <w:tcPr>
            <w:tcW w:w="4508" w:type="dxa"/>
          </w:tcPr>
          <w:p w14:paraId="13E110A9" w14:textId="77777777" w:rsidR="004A7D63" w:rsidRDefault="004A7D63" w:rsidP="00126E87">
            <w:pPr>
              <w:spacing w:line="312" w:lineRule="auto"/>
              <w:ind w:firstLine="0"/>
              <w:jc w:val="both"/>
              <w:rPr>
                <w:rFonts w:cs="Times New Roman"/>
                <w:szCs w:val="26"/>
              </w:rPr>
            </w:pPr>
            <w:r w:rsidRPr="004E5D81">
              <w:rPr>
                <w:rFonts w:cs="Times New Roman"/>
                <w:szCs w:val="26"/>
              </w:rPr>
              <w:t>Trạng thái</w:t>
            </w:r>
          </w:p>
        </w:tc>
        <w:tc>
          <w:tcPr>
            <w:tcW w:w="4508" w:type="dxa"/>
          </w:tcPr>
          <w:p w14:paraId="3C48D1B3" w14:textId="77777777" w:rsidR="004A7D63" w:rsidRPr="00126E87" w:rsidRDefault="004A7D63" w:rsidP="00126E87">
            <w:pPr>
              <w:pStyle w:val="ListParagraph"/>
              <w:numPr>
                <w:ilvl w:val="0"/>
                <w:numId w:val="1"/>
              </w:numPr>
              <w:spacing w:line="312" w:lineRule="auto"/>
              <w:jc w:val="both"/>
              <w:rPr>
                <w:rFonts w:cs="Times New Roman"/>
                <w:szCs w:val="26"/>
              </w:rPr>
            </w:pPr>
            <w:r w:rsidRPr="00126E87">
              <w:rPr>
                <w:rFonts w:cs="Times New Roman"/>
                <w:b/>
                <w:szCs w:val="26"/>
              </w:rPr>
              <w:t>Màn hình TTV</w:t>
            </w:r>
            <w:r w:rsidRPr="00126E87">
              <w:rPr>
                <w:rFonts w:cs="Times New Roman"/>
                <w:szCs w:val="26"/>
              </w:rPr>
              <w:t xml:space="preserve"> gồm các lựa chọn: </w:t>
            </w:r>
          </w:p>
          <w:p w14:paraId="50A1A39B" w14:textId="77777777" w:rsidR="004A7D63" w:rsidRPr="00967EAA" w:rsidRDefault="004A7D63" w:rsidP="00126E87">
            <w:pPr>
              <w:spacing w:line="312" w:lineRule="auto"/>
              <w:ind w:firstLine="0"/>
              <w:jc w:val="both"/>
              <w:rPr>
                <w:rFonts w:cs="Times New Roman"/>
                <w:szCs w:val="26"/>
              </w:rPr>
            </w:pPr>
            <w:r w:rsidRPr="00967EAA">
              <w:rPr>
                <w:rFonts w:cs="Times New Roman"/>
                <w:szCs w:val="26"/>
              </w:rPr>
              <w:t>M-Đã phê duyệt, S-Lưu, R-Từ chối phê duyệ</w:t>
            </w:r>
            <w:r>
              <w:rPr>
                <w:rFonts w:cs="Times New Roman"/>
                <w:szCs w:val="26"/>
              </w:rPr>
              <w:t>t</w:t>
            </w:r>
          </w:p>
          <w:p w14:paraId="640E5A82" w14:textId="77777777" w:rsidR="004A7D63" w:rsidRPr="00126E87" w:rsidRDefault="004A7D63" w:rsidP="00126E87">
            <w:pPr>
              <w:pStyle w:val="ListParagraph"/>
              <w:numPr>
                <w:ilvl w:val="0"/>
                <w:numId w:val="1"/>
              </w:numPr>
              <w:spacing w:line="312" w:lineRule="auto"/>
              <w:jc w:val="both"/>
              <w:rPr>
                <w:rFonts w:cs="Times New Roman"/>
                <w:b/>
                <w:szCs w:val="26"/>
              </w:rPr>
            </w:pPr>
            <w:r w:rsidRPr="00572448">
              <w:rPr>
                <w:rFonts w:cs="Times New Roman"/>
                <w:b/>
                <w:szCs w:val="26"/>
              </w:rPr>
              <w:lastRenderedPageBreak/>
              <w:t>Màn hình KSV</w:t>
            </w:r>
            <w:r w:rsidRPr="00126E87">
              <w:rPr>
                <w:rFonts w:cs="Times New Roman"/>
                <w:b/>
                <w:szCs w:val="26"/>
              </w:rPr>
              <w:t xml:space="preserve"> gồm các lựa chọn: </w:t>
            </w:r>
          </w:p>
          <w:p w14:paraId="15B307F8" w14:textId="77777777" w:rsidR="004A7D63" w:rsidRPr="00126E87" w:rsidRDefault="004A7D63" w:rsidP="00126E87">
            <w:pPr>
              <w:spacing w:line="312" w:lineRule="auto"/>
              <w:ind w:firstLine="0"/>
              <w:jc w:val="both"/>
              <w:rPr>
                <w:rFonts w:cs="Times New Roman"/>
                <w:szCs w:val="26"/>
              </w:rPr>
            </w:pPr>
            <w:r w:rsidRPr="00126E87">
              <w:rPr>
                <w:rFonts w:cs="Times New Roman"/>
                <w:szCs w:val="26"/>
              </w:rPr>
              <w:t>P-Chờ phê duyệt</w:t>
            </w:r>
          </w:p>
        </w:tc>
      </w:tr>
      <w:tr w:rsidR="004A7D63" w14:paraId="317F0302" w14:textId="77777777" w:rsidTr="005E5229">
        <w:tc>
          <w:tcPr>
            <w:tcW w:w="4508" w:type="dxa"/>
          </w:tcPr>
          <w:p w14:paraId="51989CE9" w14:textId="77777777" w:rsidR="004A7D63" w:rsidRDefault="004A7D63" w:rsidP="00126E87">
            <w:pPr>
              <w:spacing w:line="312" w:lineRule="auto"/>
              <w:ind w:firstLine="0"/>
              <w:jc w:val="both"/>
              <w:rPr>
                <w:rFonts w:cs="Times New Roman"/>
                <w:szCs w:val="26"/>
              </w:rPr>
            </w:pPr>
            <w:r w:rsidRPr="004E5D81">
              <w:rPr>
                <w:rFonts w:cs="Times New Roman"/>
                <w:szCs w:val="26"/>
                <w:lang w:val="en-GB"/>
              </w:rPr>
              <w:lastRenderedPageBreak/>
              <w:t>Số Bảo lãnh</w:t>
            </w:r>
          </w:p>
        </w:tc>
        <w:tc>
          <w:tcPr>
            <w:tcW w:w="4508" w:type="dxa"/>
          </w:tcPr>
          <w:p w14:paraId="66C8695D" w14:textId="77777777" w:rsidR="004A7D63" w:rsidRDefault="004A7D63" w:rsidP="00126E87">
            <w:pPr>
              <w:spacing w:line="312" w:lineRule="auto"/>
              <w:ind w:firstLine="0"/>
              <w:jc w:val="both"/>
              <w:rPr>
                <w:rFonts w:cs="Times New Roman"/>
                <w:szCs w:val="26"/>
              </w:rPr>
            </w:pPr>
          </w:p>
        </w:tc>
      </w:tr>
      <w:tr w:rsidR="004A7D63" w14:paraId="270A1BF4" w14:textId="77777777" w:rsidTr="005E5229">
        <w:tc>
          <w:tcPr>
            <w:tcW w:w="4508" w:type="dxa"/>
          </w:tcPr>
          <w:p w14:paraId="70A31E9E" w14:textId="77777777" w:rsidR="004A7D63" w:rsidRDefault="004A7D63" w:rsidP="00126E87">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3CDA8AC2" w14:textId="77777777" w:rsidR="004A7D63" w:rsidRDefault="004A7D63" w:rsidP="00126E87">
            <w:pPr>
              <w:spacing w:line="312" w:lineRule="auto"/>
              <w:ind w:firstLine="0"/>
              <w:jc w:val="both"/>
              <w:rPr>
                <w:rFonts w:cs="Times New Roman"/>
                <w:szCs w:val="26"/>
              </w:rPr>
            </w:pPr>
          </w:p>
        </w:tc>
      </w:tr>
      <w:tr w:rsidR="004A7D63" w14:paraId="6592D015" w14:textId="77777777" w:rsidTr="005E5229">
        <w:tc>
          <w:tcPr>
            <w:tcW w:w="4508" w:type="dxa"/>
          </w:tcPr>
          <w:p w14:paraId="49DF338F" w14:textId="77777777" w:rsidR="004A7D63" w:rsidRPr="004E5D81" w:rsidRDefault="004A7D63" w:rsidP="00126E87">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12C9DF93" w14:textId="77777777" w:rsidR="004A7D63" w:rsidRDefault="004A7D63" w:rsidP="00126E87">
            <w:pPr>
              <w:spacing w:line="312" w:lineRule="auto"/>
              <w:ind w:firstLine="0"/>
              <w:jc w:val="both"/>
              <w:rPr>
                <w:rFonts w:cs="Times New Roman"/>
                <w:szCs w:val="26"/>
              </w:rPr>
            </w:pPr>
            <w:r w:rsidRPr="00572448">
              <w:rPr>
                <w:rFonts w:cs="Times New Roman"/>
                <w:szCs w:val="26"/>
              </w:rPr>
              <w:t>CIF Bên được BL</w:t>
            </w:r>
          </w:p>
        </w:tc>
      </w:tr>
      <w:tr w:rsidR="004A7D63" w14:paraId="2445DA45" w14:textId="77777777" w:rsidTr="005E5229">
        <w:tc>
          <w:tcPr>
            <w:tcW w:w="4508" w:type="dxa"/>
          </w:tcPr>
          <w:p w14:paraId="4C45B2FC" w14:textId="77777777" w:rsidR="004A7D63" w:rsidRPr="004E5D81" w:rsidRDefault="004A7D63" w:rsidP="00126E87">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28F042F8" w14:textId="77777777" w:rsidR="004A7D63" w:rsidRDefault="004A7D63" w:rsidP="00126E87">
            <w:pPr>
              <w:spacing w:line="312" w:lineRule="auto"/>
              <w:ind w:firstLine="0"/>
              <w:jc w:val="both"/>
              <w:rPr>
                <w:rFonts w:cs="Times New Roman"/>
                <w:szCs w:val="26"/>
              </w:rPr>
            </w:pPr>
            <w:r w:rsidRPr="00572448">
              <w:rPr>
                <w:rFonts w:cs="Times New Roman"/>
                <w:szCs w:val="26"/>
              </w:rPr>
              <w:t>Tên Bên được BL</w:t>
            </w:r>
          </w:p>
        </w:tc>
      </w:tr>
    </w:tbl>
    <w:p w14:paraId="26D3490F" w14:textId="77777777" w:rsidR="004A7D63" w:rsidRDefault="004A7D63" w:rsidP="004A7D63">
      <w:pPr>
        <w:spacing w:before="120" w:after="120" w:line="312" w:lineRule="auto"/>
        <w:jc w:val="both"/>
        <w:rPr>
          <w:rFonts w:cs="Times New Roman"/>
          <w:szCs w:val="26"/>
        </w:rPr>
      </w:pPr>
      <w:r w:rsidRPr="00571988">
        <w:rPr>
          <w:rFonts w:cs="Times New Roman"/>
          <w:szCs w:val="26"/>
        </w:rPr>
        <w:t xml:space="preserve">Sau khi người dùng bấm nút </w:t>
      </w:r>
      <w:r w:rsidRPr="009D0341">
        <w:rPr>
          <w:rFonts w:cs="Times New Roman"/>
          <w:b/>
          <w:szCs w:val="26"/>
        </w:rPr>
        <w:t>Tìm</w:t>
      </w:r>
      <w:r w:rsidRPr="00571988">
        <w:rPr>
          <w:rFonts w:cs="Times New Roman"/>
          <w:szCs w:val="26"/>
        </w:rPr>
        <w:t xml:space="preserve">, nếu có dữ liệu thoả mãn điều kiện tìm kiếm, </w:t>
      </w:r>
      <w:r>
        <w:rPr>
          <w:rFonts w:cs="Times New Roman"/>
          <w:szCs w:val="26"/>
        </w:rPr>
        <w:t>d</w:t>
      </w:r>
      <w:r w:rsidRPr="00571988">
        <w:rPr>
          <w:rFonts w:cs="Times New Roman"/>
          <w:szCs w:val="26"/>
        </w:rPr>
        <w:t xml:space="preserve">anh sách </w:t>
      </w:r>
      <w:r>
        <w:rPr>
          <w:rFonts w:cs="Times New Roman"/>
          <w:szCs w:val="26"/>
        </w:rPr>
        <w:t>giao dịch</w:t>
      </w:r>
      <w:r w:rsidRPr="00571988">
        <w:rPr>
          <w:rFonts w:cs="Times New Roman"/>
          <w:szCs w:val="26"/>
        </w:rPr>
        <w:t xml:space="preserve"> sẽ hiển thị gồm các cột thông tin sau:</w:t>
      </w:r>
    </w:p>
    <w:tbl>
      <w:tblPr>
        <w:tblStyle w:val="TableGrid"/>
        <w:tblW w:w="9278" w:type="dxa"/>
        <w:tblLayout w:type="fixed"/>
        <w:tblLook w:val="04A0" w:firstRow="1" w:lastRow="0" w:firstColumn="1" w:lastColumn="0" w:noHBand="0" w:noVBand="1"/>
      </w:tblPr>
      <w:tblGrid>
        <w:gridCol w:w="738"/>
        <w:gridCol w:w="551"/>
        <w:gridCol w:w="982"/>
        <w:gridCol w:w="992"/>
        <w:gridCol w:w="992"/>
        <w:gridCol w:w="992"/>
        <w:gridCol w:w="851"/>
        <w:gridCol w:w="850"/>
        <w:gridCol w:w="709"/>
        <w:gridCol w:w="851"/>
        <w:gridCol w:w="770"/>
      </w:tblGrid>
      <w:tr w:rsidR="004A7D63" w:rsidRPr="00582FD9" w14:paraId="46075D8D" w14:textId="77777777" w:rsidTr="00126E87">
        <w:tc>
          <w:tcPr>
            <w:tcW w:w="738" w:type="dxa"/>
          </w:tcPr>
          <w:p w14:paraId="12A67C93"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Ngày GD</w:t>
            </w:r>
          </w:p>
        </w:tc>
        <w:tc>
          <w:tcPr>
            <w:tcW w:w="551" w:type="dxa"/>
          </w:tcPr>
          <w:p w14:paraId="1805C8C1"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BL</w:t>
            </w:r>
          </w:p>
        </w:tc>
        <w:tc>
          <w:tcPr>
            <w:tcW w:w="982" w:type="dxa"/>
          </w:tcPr>
          <w:p w14:paraId="30F3542E"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Ref liên quan</w:t>
            </w:r>
          </w:p>
        </w:tc>
        <w:tc>
          <w:tcPr>
            <w:tcW w:w="992" w:type="dxa"/>
          </w:tcPr>
          <w:p w14:paraId="01F127CE"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CIF Bên được BL</w:t>
            </w:r>
          </w:p>
        </w:tc>
        <w:tc>
          <w:tcPr>
            <w:tcW w:w="992" w:type="dxa"/>
          </w:tcPr>
          <w:p w14:paraId="1B90BB11"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Tên Bên được BL</w:t>
            </w:r>
          </w:p>
        </w:tc>
        <w:tc>
          <w:tcPr>
            <w:tcW w:w="992" w:type="dxa"/>
          </w:tcPr>
          <w:p w14:paraId="1A653B9E"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Tên Bên nhận BL</w:t>
            </w:r>
          </w:p>
        </w:tc>
        <w:tc>
          <w:tcPr>
            <w:tcW w:w="851" w:type="dxa"/>
          </w:tcPr>
          <w:p w14:paraId="38ACEEF8"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850" w:type="dxa"/>
          </w:tcPr>
          <w:p w14:paraId="5D588060"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709" w:type="dxa"/>
          </w:tcPr>
          <w:p w14:paraId="2741CC60"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dư BL</w:t>
            </w:r>
          </w:p>
        </w:tc>
        <w:tc>
          <w:tcPr>
            <w:tcW w:w="851" w:type="dxa"/>
          </w:tcPr>
          <w:p w14:paraId="224A4F20"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770" w:type="dxa"/>
          </w:tcPr>
          <w:p w14:paraId="17CA46B5"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Trạng thái</w:t>
            </w:r>
          </w:p>
        </w:tc>
      </w:tr>
    </w:tbl>
    <w:p w14:paraId="239CD539" w14:textId="77777777" w:rsidR="004A7D63" w:rsidRPr="00DA63B2" w:rsidRDefault="004A7D63" w:rsidP="00724F94">
      <w:pPr>
        <w:pStyle w:val="ListParagraph"/>
        <w:numPr>
          <w:ilvl w:val="0"/>
          <w:numId w:val="10"/>
        </w:numPr>
        <w:spacing w:before="120" w:after="120" w:line="312" w:lineRule="auto"/>
        <w:jc w:val="both"/>
        <w:rPr>
          <w:rFonts w:cs="Times New Roman"/>
          <w:b/>
          <w:szCs w:val="26"/>
        </w:rPr>
      </w:pPr>
      <w:r w:rsidRPr="00DA63B2">
        <w:rPr>
          <w:rFonts w:cs="Times New Roman"/>
          <w:b/>
          <w:szCs w:val="26"/>
        </w:rPr>
        <w:t xml:space="preserve">Tại màn hình TTV: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bảo lãnh trong nước thỏa mãn tiêu chí tìm kiếm ở các trạng thái sau:</w:t>
      </w:r>
    </w:p>
    <w:p w14:paraId="52ACADDE" w14:textId="77777777" w:rsidR="004A7D63" w:rsidRPr="00CB4ED3" w:rsidRDefault="004A7D63" w:rsidP="00724F94">
      <w:pPr>
        <w:pStyle w:val="ListParagraph"/>
        <w:numPr>
          <w:ilvl w:val="1"/>
          <w:numId w:val="10"/>
        </w:numPr>
        <w:spacing w:before="120" w:after="120" w:line="312" w:lineRule="auto"/>
        <w:jc w:val="both"/>
        <w:rPr>
          <w:rFonts w:cs="Times New Roman"/>
          <w:b/>
          <w:szCs w:val="26"/>
        </w:rPr>
      </w:pPr>
      <w:r>
        <w:rPr>
          <w:rFonts w:cs="Times New Roman"/>
          <w:szCs w:val="26"/>
        </w:rPr>
        <w:t>Giao dịch bảo lãnh ở t</w:t>
      </w:r>
      <w:r w:rsidRPr="00DA63B2">
        <w:rPr>
          <w:rFonts w:cs="Times New Roman"/>
          <w:szCs w:val="26"/>
        </w:rPr>
        <w:t xml:space="preserve">rạng thái </w:t>
      </w:r>
      <w:r w:rsidRPr="00CB4ED3">
        <w:rPr>
          <w:rFonts w:cs="Times New Roman"/>
          <w:b/>
          <w:szCs w:val="26"/>
        </w:rPr>
        <w:t>M</w:t>
      </w:r>
      <w:r w:rsidRPr="00DA63B2">
        <w:rPr>
          <w:rFonts w:cs="Times New Roman"/>
          <w:szCs w:val="26"/>
        </w:rPr>
        <w:t xml:space="preserve"> và tình trạng hoạt động là </w:t>
      </w:r>
      <w:r w:rsidRPr="00CB4ED3">
        <w:rPr>
          <w:rFonts w:cs="Times New Roman"/>
          <w:b/>
          <w:szCs w:val="26"/>
        </w:rPr>
        <w:t>Đang hoạt động</w:t>
      </w:r>
    </w:p>
    <w:p w14:paraId="45970666" w14:textId="77777777" w:rsidR="004A7D63" w:rsidRPr="00DA63B2" w:rsidRDefault="004A7D63" w:rsidP="00724F94">
      <w:pPr>
        <w:pStyle w:val="ListParagraph"/>
        <w:numPr>
          <w:ilvl w:val="1"/>
          <w:numId w:val="10"/>
        </w:numPr>
        <w:spacing w:before="120" w:after="120" w:line="312" w:lineRule="auto"/>
        <w:jc w:val="both"/>
        <w:rPr>
          <w:rFonts w:cs="Times New Roman"/>
          <w:b/>
          <w:szCs w:val="26"/>
        </w:rPr>
      </w:pPr>
      <w:r w:rsidRPr="00DA63B2">
        <w:rPr>
          <w:rFonts w:cs="Times New Roman"/>
          <w:szCs w:val="26"/>
        </w:rPr>
        <w:t xml:space="preserve">Giao dịch sửa đổi bảo lãnh </w:t>
      </w:r>
      <w:r>
        <w:rPr>
          <w:rFonts w:cs="Times New Roman"/>
          <w:szCs w:val="26"/>
        </w:rPr>
        <w:t>ở</w:t>
      </w:r>
      <w:r w:rsidRPr="00DA63B2">
        <w:rPr>
          <w:rFonts w:cs="Times New Roman"/>
          <w:szCs w:val="26"/>
        </w:rPr>
        <w:t xml:space="preserve"> trạng thái </w:t>
      </w:r>
      <w:r w:rsidRPr="00CB4ED3">
        <w:rPr>
          <w:rFonts w:cs="Times New Roman"/>
          <w:b/>
          <w:szCs w:val="26"/>
        </w:rPr>
        <w:t>S, R</w:t>
      </w:r>
      <w:r w:rsidRPr="00DA63B2">
        <w:rPr>
          <w:rFonts w:cs="Times New Roman"/>
          <w:szCs w:val="26"/>
        </w:rPr>
        <w:t>.</w:t>
      </w:r>
    </w:p>
    <w:p w14:paraId="4DDD4E58" w14:textId="77777777" w:rsidR="004A7D63" w:rsidRDefault="004A7D63" w:rsidP="00724F94">
      <w:pPr>
        <w:pStyle w:val="ListParagraph"/>
        <w:numPr>
          <w:ilvl w:val="0"/>
          <w:numId w:val="10"/>
        </w:numPr>
        <w:spacing w:before="120" w:after="120" w:line="312" w:lineRule="auto"/>
        <w:jc w:val="both"/>
        <w:rPr>
          <w:rFonts w:cs="Times New Roman"/>
          <w:szCs w:val="26"/>
        </w:rPr>
      </w:pPr>
      <w:r w:rsidRPr="00DA63B2">
        <w:rPr>
          <w:rFonts w:cs="Times New Roman"/>
          <w:b/>
          <w:szCs w:val="26"/>
        </w:rPr>
        <w:t xml:space="preserve">Tại màn hình KSV: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sửa đổi bảo lãnh trong nước </w:t>
      </w:r>
      <w:r>
        <w:rPr>
          <w:rFonts w:cs="Times New Roman"/>
          <w:szCs w:val="26"/>
        </w:rPr>
        <w:t xml:space="preserve">ở </w:t>
      </w:r>
      <w:r w:rsidRPr="00DA63B2">
        <w:rPr>
          <w:rFonts w:cs="Times New Roman"/>
          <w:szCs w:val="26"/>
        </w:rPr>
        <w:t xml:space="preserve">trạng thái </w:t>
      </w:r>
      <w:r w:rsidRPr="00CB4ED3">
        <w:rPr>
          <w:rFonts w:cs="Times New Roman"/>
          <w:b/>
          <w:szCs w:val="26"/>
        </w:rPr>
        <w:t>P</w:t>
      </w:r>
      <w:r w:rsidRPr="00DA63B2">
        <w:rPr>
          <w:rFonts w:cs="Times New Roman"/>
          <w:szCs w:val="26"/>
        </w:rPr>
        <w:t xml:space="preserve"> thỏa mãn tiêu chí tìm kiếm.</w:t>
      </w:r>
    </w:p>
    <w:p w14:paraId="3E137743" w14:textId="77777777" w:rsidR="004A7D63" w:rsidRDefault="004A7D63" w:rsidP="004A7D63">
      <w:pPr>
        <w:pStyle w:val="ListParagraph"/>
        <w:spacing w:before="120" w:after="120" w:line="312" w:lineRule="auto"/>
        <w:ind w:firstLine="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0BD31165" w14:textId="77777777" w:rsidR="004A7D63" w:rsidRPr="009A4130" w:rsidRDefault="004A7D63" w:rsidP="004A7D63">
      <w:pPr>
        <w:pStyle w:val="ListParagraph"/>
        <w:spacing w:before="120" w:after="120" w:line="312" w:lineRule="auto"/>
        <w:ind w:firstLine="0"/>
        <w:jc w:val="both"/>
        <w:rPr>
          <w:rFonts w:cs="Times New Roman"/>
          <w:szCs w:val="26"/>
        </w:rPr>
      </w:pPr>
      <w:r w:rsidRPr="00416596">
        <w:rPr>
          <w:rFonts w:cs="Times New Roman"/>
          <w:szCs w:val="26"/>
        </w:rPr>
        <w:t>Tại màn hình phê duyệt, KSV không được thay đổi thông tin do TTV đã nhập</w:t>
      </w:r>
      <w:r>
        <w:rPr>
          <w:rFonts w:cs="Times New Roman"/>
          <w:szCs w:val="26"/>
        </w:rPr>
        <w:t>.</w:t>
      </w:r>
    </w:p>
    <w:p w14:paraId="3FB70648" w14:textId="77777777" w:rsidR="00417364" w:rsidRDefault="00417364" w:rsidP="00417364">
      <w:pPr>
        <w:pStyle w:val="Heading6"/>
        <w:numPr>
          <w:ilvl w:val="0"/>
          <w:numId w:val="0"/>
        </w:numPr>
        <w:ind w:left="1701" w:hanging="1275"/>
      </w:pPr>
      <w:r>
        <w:t>Màn hình giao dịch</w:t>
      </w:r>
    </w:p>
    <w:p w14:paraId="6352E21B" w14:textId="77777777" w:rsidR="004A7D63" w:rsidRPr="002F4D0F" w:rsidRDefault="004A7D63" w:rsidP="004A7D63">
      <w:pPr>
        <w:spacing w:before="120" w:after="120" w:line="312" w:lineRule="auto"/>
        <w:jc w:val="both"/>
        <w:rPr>
          <w:rFonts w:cs="Times New Roman"/>
          <w:szCs w:val="26"/>
        </w:rPr>
      </w:pPr>
      <w:r w:rsidRPr="002F4D0F">
        <w:rPr>
          <w:rFonts w:cs="Times New Roman"/>
          <w:szCs w:val="26"/>
        </w:rPr>
        <w:t>Màn hình giao dịch hiện tại trên hệ thống TF – VISYS như sau:</w:t>
      </w:r>
    </w:p>
    <w:p w14:paraId="7DB92230" w14:textId="77777777" w:rsidR="004A7D63" w:rsidRDefault="004A7D63" w:rsidP="00126E87">
      <w:pPr>
        <w:ind w:firstLine="0"/>
      </w:pPr>
      <w:r>
        <w:rPr>
          <w:noProof/>
        </w:rPr>
        <w:lastRenderedPageBreak/>
        <w:drawing>
          <wp:inline distT="0" distB="0" distL="0" distR="0" wp14:anchorId="11E86FC2" wp14:editId="1D142FF5">
            <wp:extent cx="5731510" cy="4300083"/>
            <wp:effectExtent l="19050" t="19050" r="21590" b="24765"/>
            <wp:docPr id="33" name="Picture 33" descr="C:\Users\TRANG~1.NGU\AppData\Local\Temp\SNAGHTML2f6a0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G~1.NGU\AppData\Local\Temp\SNAGHTML2f6a0a3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300083"/>
                    </a:xfrm>
                    <a:prstGeom prst="rect">
                      <a:avLst/>
                    </a:prstGeom>
                    <a:noFill/>
                    <a:ln w="3175">
                      <a:solidFill>
                        <a:schemeClr val="tx1"/>
                      </a:solidFill>
                    </a:ln>
                  </pic:spPr>
                </pic:pic>
              </a:graphicData>
            </a:graphic>
          </wp:inline>
        </w:drawing>
      </w:r>
    </w:p>
    <w:p w14:paraId="4261795C" w14:textId="77777777" w:rsidR="004A7D63" w:rsidRPr="005F2D3F" w:rsidRDefault="004A7D63" w:rsidP="004A7D63">
      <w:pPr>
        <w:spacing w:before="120" w:after="120" w:line="312" w:lineRule="auto"/>
        <w:jc w:val="both"/>
        <w:rPr>
          <w:rFonts w:cs="Times New Roman"/>
          <w:color w:val="FF0000"/>
          <w:szCs w:val="26"/>
        </w:rPr>
      </w:pPr>
      <w:r w:rsidRPr="005F2D3F">
        <w:rPr>
          <w:rFonts w:cs="Times New Roman"/>
          <w:color w:val="FF0000"/>
          <w:szCs w:val="26"/>
        </w:rPr>
        <w:t xml:space="preserve">Màn hình này cần được chỉnh sửa tương tự Màn hình chức năng </w:t>
      </w:r>
      <w:r w:rsidRPr="005F2D3F">
        <w:rPr>
          <w:rFonts w:cs="Times New Roman"/>
          <w:b/>
          <w:color w:val="FF0000"/>
          <w:szCs w:val="26"/>
        </w:rPr>
        <w:t>Phát hành bảo lãnh (bao gồm Tab Thông tin chung, Nội dung CKBL, Thông tin Tài sản bảo đảm, Thông tin Phí).</w:t>
      </w:r>
    </w:p>
    <w:p w14:paraId="307983E2" w14:textId="77777777" w:rsidR="004A7D63" w:rsidRPr="005F2D3F" w:rsidRDefault="004A7D63" w:rsidP="004A7D63">
      <w:pPr>
        <w:spacing w:before="120" w:after="120" w:line="312" w:lineRule="auto"/>
        <w:jc w:val="both"/>
        <w:rPr>
          <w:rFonts w:cs="Times New Roman"/>
          <w:color w:val="FF0000"/>
          <w:szCs w:val="26"/>
        </w:rPr>
      </w:pPr>
      <w:r w:rsidRPr="005F2D3F">
        <w:rPr>
          <w:rFonts w:cs="Times New Roman"/>
          <w:color w:val="FF0000"/>
          <w:szCs w:val="26"/>
        </w:rPr>
        <w:t>Dưới đây chỉ mô tả những điểm khác biệt như sau:</w:t>
      </w:r>
    </w:p>
    <w:p w14:paraId="40C53730" w14:textId="1426F869" w:rsidR="004A7D63" w:rsidRPr="00571988" w:rsidRDefault="00C36407" w:rsidP="00724F94">
      <w:pPr>
        <w:pStyle w:val="Heading7"/>
        <w:numPr>
          <w:ilvl w:val="0"/>
          <w:numId w:val="21"/>
        </w:numPr>
        <w:tabs>
          <w:tab w:val="clear" w:pos="702"/>
          <w:tab w:val="clear" w:pos="1080"/>
        </w:tabs>
      </w:pPr>
      <w:r>
        <w:t xml:space="preserve">Tab </w:t>
      </w:r>
      <w:r w:rsidR="004A7D63" w:rsidRPr="00571988">
        <w:t xml:space="preserve">Thông tin </w:t>
      </w:r>
      <w:r w:rsidR="004A7D63">
        <w:t xml:space="preserve">chung </w:t>
      </w:r>
      <w:r w:rsidR="004A7D63" w:rsidRPr="00126E87">
        <w:rPr>
          <w:color w:val="FF0000"/>
        </w:rPr>
        <w:t>(</w:t>
      </w:r>
      <w:r w:rsidR="004A7D63" w:rsidRPr="00126E87">
        <w:rPr>
          <w:i/>
          <w:color w:val="FF0000"/>
        </w:rPr>
        <w:t>tên cũ Thông tin BG-Local</w:t>
      </w:r>
      <w:r w:rsidR="004A7D63" w:rsidRPr="00126E87">
        <w:rPr>
          <w:color w:val="FF0000"/>
        </w:rPr>
        <w:t>)</w:t>
      </w:r>
    </w:p>
    <w:p w14:paraId="68E30E37" w14:textId="77777777" w:rsidR="004A7D63" w:rsidRPr="00227445" w:rsidRDefault="004A7D63" w:rsidP="004A7D63">
      <w:pPr>
        <w:spacing w:before="120" w:after="120" w:line="312" w:lineRule="auto"/>
        <w:jc w:val="both"/>
        <w:rPr>
          <w:rFonts w:cs="Times New Roman"/>
          <w:szCs w:val="26"/>
        </w:rPr>
      </w:pPr>
      <w:r w:rsidRPr="00227445">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4A7D63" w:rsidRPr="00227445" w14:paraId="6C2C2CC6" w14:textId="77777777" w:rsidTr="005E5229">
        <w:tc>
          <w:tcPr>
            <w:tcW w:w="2943" w:type="dxa"/>
          </w:tcPr>
          <w:p w14:paraId="69A555C1"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Nút</w:t>
            </w:r>
          </w:p>
        </w:tc>
        <w:tc>
          <w:tcPr>
            <w:tcW w:w="3402" w:type="dxa"/>
          </w:tcPr>
          <w:p w14:paraId="06D7BE09"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1DA2087C"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4A7D63" w:rsidRPr="00227445" w14:paraId="5046A584" w14:textId="77777777" w:rsidTr="005E5229">
        <w:tc>
          <w:tcPr>
            <w:tcW w:w="2943" w:type="dxa"/>
          </w:tcPr>
          <w:p w14:paraId="75BE9CD1"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Chỉnh sửa</w:t>
            </w:r>
          </w:p>
        </w:tc>
        <w:tc>
          <w:tcPr>
            <w:tcW w:w="3402" w:type="dxa"/>
          </w:tcPr>
          <w:p w14:paraId="2C92E58E"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để sửa đổi hoặc tiếp tục thực hiện các giao dịch có trạng thái S, R</w:t>
            </w:r>
          </w:p>
        </w:tc>
        <w:tc>
          <w:tcPr>
            <w:tcW w:w="3402" w:type="dxa"/>
          </w:tcPr>
          <w:p w14:paraId="1A7D3428"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06EA66A5" w14:textId="77777777" w:rsidTr="005E5229">
        <w:tc>
          <w:tcPr>
            <w:tcW w:w="2943" w:type="dxa"/>
          </w:tcPr>
          <w:p w14:paraId="4148A1A1" w14:textId="77777777" w:rsidR="004A7D63" w:rsidRPr="00227445" w:rsidRDefault="004A7D63" w:rsidP="00126E87">
            <w:pPr>
              <w:spacing w:line="312" w:lineRule="auto"/>
              <w:ind w:firstLine="0"/>
              <w:jc w:val="both"/>
              <w:rPr>
                <w:rFonts w:cs="Times New Roman"/>
                <w:color w:val="FF0000"/>
                <w:szCs w:val="26"/>
              </w:rPr>
            </w:pPr>
            <w:r w:rsidRPr="00227445">
              <w:rPr>
                <w:rFonts w:cs="Times New Roman"/>
                <w:color w:val="FF0000"/>
                <w:szCs w:val="26"/>
              </w:rPr>
              <w:t>Lưu</w:t>
            </w:r>
          </w:p>
          <w:p w14:paraId="1A6D6DD0"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lastRenderedPageBreak/>
              <w:t>(tên cũ</w:t>
            </w:r>
            <w:r>
              <w:rPr>
                <w:rFonts w:cs="Times New Roman"/>
                <w:i/>
                <w:color w:val="FF0000"/>
                <w:szCs w:val="26"/>
              </w:rPr>
              <w:t>:</w:t>
            </w:r>
            <w:r w:rsidRPr="00550A24">
              <w:rPr>
                <w:rFonts w:cs="Times New Roman"/>
                <w:i/>
                <w:color w:val="FF0000"/>
                <w:szCs w:val="26"/>
              </w:rPr>
              <w:t xml:space="preserve"> Ghi)</w:t>
            </w:r>
          </w:p>
        </w:tc>
        <w:tc>
          <w:tcPr>
            <w:tcW w:w="3402" w:type="dxa"/>
          </w:tcPr>
          <w:p w14:paraId="731A939C"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lastRenderedPageBreak/>
              <w:t xml:space="preserve">Cho phép lựa chọn để </w:t>
            </w:r>
            <w:r>
              <w:rPr>
                <w:rFonts w:cs="Times New Roman"/>
                <w:szCs w:val="26"/>
              </w:rPr>
              <w:t xml:space="preserve">lưu lại </w:t>
            </w:r>
            <w:r>
              <w:rPr>
                <w:rFonts w:cs="Times New Roman"/>
                <w:szCs w:val="26"/>
              </w:rPr>
              <w:lastRenderedPageBreak/>
              <w:t>giao dịch với các thông tin đã nhập</w:t>
            </w:r>
          </w:p>
        </w:tc>
        <w:tc>
          <w:tcPr>
            <w:tcW w:w="3402" w:type="dxa"/>
          </w:tcPr>
          <w:p w14:paraId="5D9DB9B6"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lastRenderedPageBreak/>
              <w:t>Không cho phép lựa chọn</w:t>
            </w:r>
          </w:p>
        </w:tc>
      </w:tr>
      <w:tr w:rsidR="004A7D63" w:rsidRPr="00227445" w14:paraId="3B38C8CD" w14:textId="77777777" w:rsidTr="005E5229">
        <w:tc>
          <w:tcPr>
            <w:tcW w:w="2943" w:type="dxa"/>
          </w:tcPr>
          <w:p w14:paraId="69706E27"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lastRenderedPageBreak/>
              <w:t>Xóa</w:t>
            </w:r>
          </w:p>
        </w:tc>
        <w:tc>
          <w:tcPr>
            <w:tcW w:w="3402" w:type="dxa"/>
          </w:tcPr>
          <w:p w14:paraId="193EC070" w14:textId="77777777" w:rsidR="004A7D63" w:rsidRPr="00DA63B2" w:rsidRDefault="004A7D63" w:rsidP="00126E87">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xóa giao dịch đang ở trạng thái S, R khi người dùng không muốn tiếp tục thực hiện giao dịch đó nữa.</w:t>
            </w:r>
          </w:p>
        </w:tc>
        <w:tc>
          <w:tcPr>
            <w:tcW w:w="3402" w:type="dxa"/>
          </w:tcPr>
          <w:p w14:paraId="17693C3E" w14:textId="77777777" w:rsidR="004A7D63" w:rsidRPr="00227445" w:rsidRDefault="004A7D63" w:rsidP="00126E87">
            <w:pPr>
              <w:spacing w:line="312" w:lineRule="auto"/>
              <w:ind w:firstLine="0"/>
              <w:jc w:val="both"/>
              <w:rPr>
                <w:rFonts w:cs="Times New Roman"/>
                <w:szCs w:val="26"/>
                <w:highlight w:val="lightGray"/>
              </w:rPr>
            </w:pPr>
            <w:r w:rsidRPr="00227445">
              <w:rPr>
                <w:rFonts w:cs="Times New Roman"/>
                <w:szCs w:val="26"/>
              </w:rPr>
              <w:t>Không cho phép lựa chọn</w:t>
            </w:r>
          </w:p>
        </w:tc>
      </w:tr>
      <w:tr w:rsidR="004A7D63" w:rsidRPr="00227445" w14:paraId="2AE2C881" w14:textId="77777777" w:rsidTr="005E5229">
        <w:tc>
          <w:tcPr>
            <w:tcW w:w="2943" w:type="dxa"/>
          </w:tcPr>
          <w:p w14:paraId="0C7C35BF" w14:textId="77777777" w:rsidR="004A7D63" w:rsidRDefault="004A7D63" w:rsidP="00126E87">
            <w:pPr>
              <w:spacing w:line="312" w:lineRule="auto"/>
              <w:ind w:firstLine="0"/>
              <w:jc w:val="both"/>
              <w:rPr>
                <w:rFonts w:cs="Times New Roman"/>
                <w:color w:val="FF0000"/>
                <w:szCs w:val="26"/>
              </w:rPr>
            </w:pPr>
            <w:r w:rsidRPr="00113BAA">
              <w:rPr>
                <w:rFonts w:cs="Times New Roman"/>
                <w:color w:val="FF0000"/>
                <w:szCs w:val="26"/>
              </w:rPr>
              <w:t>Hủy</w:t>
            </w:r>
          </w:p>
          <w:p w14:paraId="142688A0" w14:textId="77777777" w:rsidR="004A7D63" w:rsidRPr="00113BAA" w:rsidRDefault="004A7D63" w:rsidP="00126E87">
            <w:pPr>
              <w:spacing w:line="312" w:lineRule="auto"/>
              <w:ind w:firstLine="0"/>
              <w:jc w:val="both"/>
              <w:rPr>
                <w:rFonts w:cs="Times New Roman"/>
                <w:color w:val="FF0000"/>
                <w:szCs w:val="26"/>
              </w:rPr>
            </w:pPr>
            <w:r w:rsidRPr="00550A24">
              <w:rPr>
                <w:rFonts w:cs="Times New Roman"/>
                <w:i/>
                <w:color w:val="FF0000"/>
                <w:szCs w:val="26"/>
              </w:rPr>
              <w:t>(tên cũ</w:t>
            </w:r>
            <w:r>
              <w:rPr>
                <w:rFonts w:cs="Times New Roman"/>
                <w:i/>
                <w:color w:val="FF0000"/>
                <w:szCs w:val="26"/>
              </w:rPr>
              <w:t>: Hủy GD</w:t>
            </w:r>
            <w:r w:rsidRPr="00550A24">
              <w:rPr>
                <w:rFonts w:cs="Times New Roman"/>
                <w:i/>
                <w:color w:val="FF0000"/>
                <w:szCs w:val="26"/>
              </w:rPr>
              <w:t>)</w:t>
            </w:r>
          </w:p>
        </w:tc>
        <w:tc>
          <w:tcPr>
            <w:tcW w:w="3402" w:type="dxa"/>
          </w:tcPr>
          <w:p w14:paraId="25542A5C" w14:textId="77777777" w:rsidR="004A7D63" w:rsidRPr="00227445" w:rsidRDefault="004A7D63" w:rsidP="00126E8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28E9C2CC" w14:textId="77777777" w:rsidR="004A7D63" w:rsidRPr="00227445" w:rsidRDefault="004A7D63" w:rsidP="00126E8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4A7D63" w:rsidRPr="00227445" w14:paraId="0B7694BE" w14:textId="77777777" w:rsidTr="005E5229">
        <w:tc>
          <w:tcPr>
            <w:tcW w:w="2943" w:type="dxa"/>
          </w:tcPr>
          <w:p w14:paraId="5932BFC6"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Chuyển phê duyệt</w:t>
            </w:r>
          </w:p>
          <w:p w14:paraId="0AF3F0A4" w14:textId="77777777" w:rsidR="004A7D63" w:rsidRPr="00550A24" w:rsidRDefault="004A7D63" w:rsidP="00126E87">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4B6371A9"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 xml:space="preserve">KSV </w:t>
            </w:r>
            <w:r w:rsidRPr="00227445">
              <w:rPr>
                <w:rFonts w:cs="Times New Roman"/>
                <w:szCs w:val="26"/>
              </w:rPr>
              <w:t>phê duyệt</w:t>
            </w:r>
          </w:p>
        </w:tc>
        <w:tc>
          <w:tcPr>
            <w:tcW w:w="3402" w:type="dxa"/>
          </w:tcPr>
          <w:p w14:paraId="410C2F12"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636DA117" w14:textId="77777777" w:rsidTr="005E5229">
        <w:tc>
          <w:tcPr>
            <w:tcW w:w="2943" w:type="dxa"/>
          </w:tcPr>
          <w:p w14:paraId="5F34F046"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 xml:space="preserve">In </w:t>
            </w:r>
            <w:r>
              <w:rPr>
                <w:rFonts w:cs="Times New Roman"/>
                <w:color w:val="FF0000"/>
                <w:szCs w:val="26"/>
              </w:rPr>
              <w:t>CKBL</w:t>
            </w:r>
          </w:p>
          <w:p w14:paraId="0CF29090"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IN NDCK)</w:t>
            </w:r>
          </w:p>
        </w:tc>
        <w:tc>
          <w:tcPr>
            <w:tcW w:w="3402" w:type="dxa"/>
          </w:tcPr>
          <w:p w14:paraId="50A0A3B3" w14:textId="77777777" w:rsidR="004A7D63" w:rsidRDefault="004A7D63" w:rsidP="00126E87">
            <w:pPr>
              <w:spacing w:line="312" w:lineRule="auto"/>
              <w:ind w:firstLine="0"/>
              <w:jc w:val="both"/>
              <w:rPr>
                <w:rFonts w:cs="Times New Roman"/>
                <w:szCs w:val="26"/>
              </w:rPr>
            </w:pPr>
            <w:r>
              <w:rPr>
                <w:rFonts w:cs="Times New Roman"/>
                <w:szCs w:val="26"/>
              </w:rPr>
              <w:t>Cho phép lựa chọn để in nội dung cam kết bảo lãnh được tạo trong giao dịch</w:t>
            </w:r>
          </w:p>
        </w:tc>
        <w:tc>
          <w:tcPr>
            <w:tcW w:w="3402" w:type="dxa"/>
          </w:tcPr>
          <w:p w14:paraId="3DB4FD7E" w14:textId="77777777" w:rsidR="004A7D63" w:rsidRDefault="004A7D63" w:rsidP="00126E87">
            <w:pPr>
              <w:spacing w:line="312" w:lineRule="auto"/>
              <w:ind w:firstLine="0"/>
              <w:jc w:val="both"/>
              <w:rPr>
                <w:rFonts w:cs="Times New Roman"/>
                <w:szCs w:val="26"/>
              </w:rPr>
            </w:pPr>
            <w:r>
              <w:rPr>
                <w:rFonts w:cs="Times New Roman"/>
                <w:szCs w:val="26"/>
              </w:rPr>
              <w:t>Cho phép lựa chọn để in nội dung cam kết bảo lãnh được tạo trong giao dịch</w:t>
            </w:r>
          </w:p>
        </w:tc>
      </w:tr>
      <w:tr w:rsidR="004A7D63" w:rsidRPr="00227445" w14:paraId="4CB11359" w14:textId="77777777" w:rsidTr="005E5229">
        <w:tc>
          <w:tcPr>
            <w:tcW w:w="2943" w:type="dxa"/>
          </w:tcPr>
          <w:p w14:paraId="7FC9D2C8" w14:textId="77777777" w:rsidR="004A7D63" w:rsidRPr="00113BAA" w:rsidRDefault="004A7D63" w:rsidP="00126E87">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7CA84447" w14:textId="77777777" w:rsidR="004A7D63" w:rsidRPr="00227445" w:rsidRDefault="004A7D63" w:rsidP="00126E8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5E506149" w14:textId="77777777" w:rsidR="004A7D63" w:rsidRPr="00227445" w:rsidRDefault="004A7D63" w:rsidP="00126E8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4A7D63" w:rsidRPr="00227445" w14:paraId="7B192634" w14:textId="77777777" w:rsidTr="005E5229">
        <w:tc>
          <w:tcPr>
            <w:tcW w:w="2943" w:type="dxa"/>
          </w:tcPr>
          <w:p w14:paraId="40401167"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Phê duyệt</w:t>
            </w:r>
          </w:p>
          <w:p w14:paraId="74E86E9D"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13E860D8"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54D7EFD8"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phê duyệt giao dịch</w:t>
            </w:r>
          </w:p>
        </w:tc>
      </w:tr>
      <w:tr w:rsidR="004A7D63" w:rsidRPr="00227445" w14:paraId="013F94D6" w14:textId="77777777" w:rsidTr="005E5229">
        <w:tc>
          <w:tcPr>
            <w:tcW w:w="2943" w:type="dxa"/>
          </w:tcPr>
          <w:p w14:paraId="0EDB98F2"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Từ chối</w:t>
            </w:r>
          </w:p>
          <w:p w14:paraId="19873FBA"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74A484CE"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6687C28D"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từ chối phê duyệt giao dịch</w:t>
            </w:r>
          </w:p>
        </w:tc>
      </w:tr>
      <w:tr w:rsidR="004A7D63" w:rsidRPr="00227445" w14:paraId="535E913E" w14:textId="77777777" w:rsidTr="005E5229">
        <w:tc>
          <w:tcPr>
            <w:tcW w:w="2943" w:type="dxa"/>
          </w:tcPr>
          <w:p w14:paraId="7F3D81A6" w14:textId="77777777" w:rsidR="004A7D63" w:rsidRPr="00113BAA" w:rsidRDefault="004A7D63" w:rsidP="00126E87">
            <w:pPr>
              <w:spacing w:line="312" w:lineRule="auto"/>
              <w:ind w:firstLine="0"/>
              <w:jc w:val="both"/>
              <w:rPr>
                <w:rFonts w:cs="Times New Roman"/>
                <w:color w:val="FF0000"/>
                <w:szCs w:val="26"/>
              </w:rPr>
            </w:pPr>
            <w:r w:rsidRPr="00203B6C">
              <w:rPr>
                <w:rFonts w:cs="Times New Roman"/>
                <w:szCs w:val="26"/>
              </w:rPr>
              <w:t>Phục hồi DL</w:t>
            </w:r>
          </w:p>
        </w:tc>
        <w:tc>
          <w:tcPr>
            <w:tcW w:w="3402" w:type="dxa"/>
          </w:tcPr>
          <w:p w14:paraId="75A3A813" w14:textId="77777777" w:rsidR="004A7D63" w:rsidRPr="002C33B3" w:rsidRDefault="004A7D63" w:rsidP="00126E87">
            <w:pPr>
              <w:spacing w:line="312" w:lineRule="auto"/>
              <w:ind w:firstLine="0"/>
              <w:jc w:val="both"/>
              <w:rPr>
                <w:rFonts w:cs="Times New Roman"/>
                <w:color w:val="FF0000"/>
                <w:szCs w:val="26"/>
              </w:rPr>
            </w:pPr>
            <w:r w:rsidRPr="002C33B3">
              <w:rPr>
                <w:rFonts w:cs="Times New Roman"/>
                <w:color w:val="FF0000"/>
                <w:szCs w:val="26"/>
              </w:rPr>
              <w:t>Không cần thiết</w:t>
            </w:r>
          </w:p>
        </w:tc>
        <w:tc>
          <w:tcPr>
            <w:tcW w:w="3402" w:type="dxa"/>
          </w:tcPr>
          <w:p w14:paraId="2273E680" w14:textId="77777777" w:rsidR="004A7D63" w:rsidRPr="002C33B3" w:rsidRDefault="004A7D63" w:rsidP="00126E87">
            <w:pPr>
              <w:spacing w:line="312" w:lineRule="auto"/>
              <w:ind w:firstLine="0"/>
              <w:jc w:val="both"/>
              <w:rPr>
                <w:rFonts w:cs="Times New Roman"/>
                <w:color w:val="FF0000"/>
                <w:szCs w:val="26"/>
              </w:rPr>
            </w:pPr>
            <w:r w:rsidRPr="002C33B3">
              <w:rPr>
                <w:rFonts w:cs="Times New Roman"/>
                <w:color w:val="FF0000"/>
                <w:szCs w:val="26"/>
              </w:rPr>
              <w:t>Không cần thiết</w:t>
            </w:r>
          </w:p>
        </w:tc>
      </w:tr>
    </w:tbl>
    <w:p w14:paraId="6DF6E212" w14:textId="77777777" w:rsidR="004A7D63" w:rsidRPr="00571988" w:rsidRDefault="004A7D63" w:rsidP="004A7D63">
      <w:pPr>
        <w:spacing w:before="120" w:after="120" w:line="312" w:lineRule="auto"/>
        <w:jc w:val="both"/>
        <w:rPr>
          <w:rFonts w:cs="Times New Roman"/>
          <w:color w:val="FF0000"/>
          <w:szCs w:val="26"/>
        </w:rPr>
      </w:pPr>
    </w:p>
    <w:p w14:paraId="334BB19E"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Màn hình Thông tin giao dịch gồm các trường như sau:</w:t>
      </w:r>
    </w:p>
    <w:tbl>
      <w:tblPr>
        <w:tblStyle w:val="TableGrid"/>
        <w:tblW w:w="10343" w:type="dxa"/>
        <w:tblLayout w:type="fixed"/>
        <w:tblLook w:val="04A0" w:firstRow="1" w:lastRow="0" w:firstColumn="1" w:lastColumn="0" w:noHBand="0" w:noVBand="1"/>
      </w:tblPr>
      <w:tblGrid>
        <w:gridCol w:w="1638"/>
        <w:gridCol w:w="1192"/>
        <w:gridCol w:w="709"/>
        <w:gridCol w:w="992"/>
        <w:gridCol w:w="4395"/>
        <w:gridCol w:w="1417"/>
      </w:tblGrid>
      <w:tr w:rsidR="004A7D63" w:rsidRPr="00571988" w14:paraId="73D088A2" w14:textId="77777777" w:rsidTr="00126E87">
        <w:tc>
          <w:tcPr>
            <w:tcW w:w="1638" w:type="dxa"/>
          </w:tcPr>
          <w:p w14:paraId="79E9D595"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Tên trường</w:t>
            </w:r>
          </w:p>
        </w:tc>
        <w:tc>
          <w:tcPr>
            <w:tcW w:w="1192" w:type="dxa"/>
          </w:tcPr>
          <w:p w14:paraId="1AB3B782"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Kiểu ký tự</w:t>
            </w:r>
          </w:p>
        </w:tc>
        <w:tc>
          <w:tcPr>
            <w:tcW w:w="709" w:type="dxa"/>
          </w:tcPr>
          <w:p w14:paraId="7B93ABCC"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Độ dài</w:t>
            </w:r>
          </w:p>
        </w:tc>
        <w:tc>
          <w:tcPr>
            <w:tcW w:w="992" w:type="dxa"/>
          </w:tcPr>
          <w:p w14:paraId="6B32AC70"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Thuộc tính</w:t>
            </w:r>
          </w:p>
        </w:tc>
        <w:tc>
          <w:tcPr>
            <w:tcW w:w="4395" w:type="dxa"/>
          </w:tcPr>
          <w:p w14:paraId="120E444B"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Mô tả</w:t>
            </w:r>
          </w:p>
        </w:tc>
        <w:tc>
          <w:tcPr>
            <w:tcW w:w="1417" w:type="dxa"/>
          </w:tcPr>
          <w:p w14:paraId="485EB19C" w14:textId="77777777" w:rsidR="004A7D63" w:rsidRPr="00571988" w:rsidRDefault="004A7D63" w:rsidP="00126E87">
            <w:pPr>
              <w:spacing w:line="312" w:lineRule="auto"/>
              <w:ind w:firstLine="0"/>
              <w:jc w:val="center"/>
              <w:rPr>
                <w:rFonts w:cs="Times New Roman"/>
                <w:b/>
                <w:szCs w:val="26"/>
              </w:rPr>
            </w:pPr>
            <w:r>
              <w:rPr>
                <w:rFonts w:cs="Times New Roman"/>
                <w:b/>
                <w:szCs w:val="26"/>
              </w:rPr>
              <w:t>New Field (Y/N)</w:t>
            </w:r>
          </w:p>
        </w:tc>
      </w:tr>
      <w:tr w:rsidR="004A7D63" w:rsidRPr="00571988" w14:paraId="1897BCF0" w14:textId="77777777" w:rsidTr="00126E87">
        <w:tc>
          <w:tcPr>
            <w:tcW w:w="1638" w:type="dxa"/>
          </w:tcPr>
          <w:p w14:paraId="22169C53" w14:textId="77777777" w:rsidR="004A7D63" w:rsidRDefault="004A7D63" w:rsidP="00126E87">
            <w:pPr>
              <w:spacing w:line="312" w:lineRule="auto"/>
              <w:ind w:firstLine="0"/>
              <w:jc w:val="both"/>
              <w:rPr>
                <w:rFonts w:cs="Times New Roman"/>
                <w:b/>
                <w:color w:val="FF0000"/>
                <w:szCs w:val="26"/>
              </w:rPr>
            </w:pPr>
            <w:r w:rsidRPr="008A1BD1">
              <w:rPr>
                <w:rFonts w:cs="Times New Roman"/>
                <w:b/>
                <w:color w:val="FF0000"/>
                <w:szCs w:val="26"/>
              </w:rPr>
              <w:t>Số Bảo lãnh</w:t>
            </w:r>
          </w:p>
          <w:p w14:paraId="5877DE2A" w14:textId="77777777" w:rsidR="004A7D63" w:rsidRPr="00571988" w:rsidRDefault="004A7D63" w:rsidP="00126E87">
            <w:pPr>
              <w:spacing w:line="312" w:lineRule="auto"/>
              <w:ind w:firstLine="0"/>
              <w:jc w:val="both"/>
              <w:rPr>
                <w:rFonts w:cs="Times New Roman"/>
                <w:b/>
                <w:szCs w:val="26"/>
              </w:rPr>
            </w:pPr>
            <w:r w:rsidRPr="002F4D0F">
              <w:rPr>
                <w:rFonts w:cs="Times New Roman"/>
                <w:i/>
                <w:color w:val="FF0000"/>
                <w:szCs w:val="26"/>
              </w:rPr>
              <w:t>(tên cũ Số BG-Local)</w:t>
            </w:r>
          </w:p>
        </w:tc>
        <w:tc>
          <w:tcPr>
            <w:tcW w:w="1192" w:type="dxa"/>
          </w:tcPr>
          <w:p w14:paraId="0992CC13"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5FABAE1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16</w:t>
            </w:r>
          </w:p>
        </w:tc>
        <w:tc>
          <w:tcPr>
            <w:tcW w:w="992" w:type="dxa"/>
          </w:tcPr>
          <w:p w14:paraId="5841D91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7131CDB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1EAE1CE8"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2182303A" w14:textId="77777777" w:rsidTr="00126E87">
        <w:tc>
          <w:tcPr>
            <w:tcW w:w="1638" w:type="dxa"/>
          </w:tcPr>
          <w:p w14:paraId="1037EFB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Ref liên quan</w:t>
            </w:r>
          </w:p>
        </w:tc>
        <w:tc>
          <w:tcPr>
            <w:tcW w:w="1192" w:type="dxa"/>
          </w:tcPr>
          <w:p w14:paraId="4CF35575"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2E22428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16</w:t>
            </w:r>
          </w:p>
        </w:tc>
        <w:tc>
          <w:tcPr>
            <w:tcW w:w="992" w:type="dxa"/>
          </w:tcPr>
          <w:p w14:paraId="735EBA0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1414D82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7EB5DA3C"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DC9845B" w14:textId="77777777" w:rsidTr="00126E87">
        <w:tc>
          <w:tcPr>
            <w:tcW w:w="1638" w:type="dxa"/>
          </w:tcPr>
          <w:p w14:paraId="1A80E17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Phạm vi Bảo </w:t>
            </w:r>
            <w:r w:rsidRPr="00571988">
              <w:rPr>
                <w:rFonts w:cs="Times New Roman"/>
                <w:b/>
                <w:szCs w:val="26"/>
              </w:rPr>
              <w:lastRenderedPageBreak/>
              <w:t>lãnh</w:t>
            </w:r>
          </w:p>
        </w:tc>
        <w:tc>
          <w:tcPr>
            <w:tcW w:w="1192" w:type="dxa"/>
          </w:tcPr>
          <w:p w14:paraId="5D553A49"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nVarchar</w:t>
            </w:r>
          </w:p>
        </w:tc>
        <w:tc>
          <w:tcPr>
            <w:tcW w:w="709" w:type="dxa"/>
          </w:tcPr>
          <w:p w14:paraId="29A9EFF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20</w:t>
            </w:r>
          </w:p>
        </w:tc>
        <w:tc>
          <w:tcPr>
            <w:tcW w:w="992" w:type="dxa"/>
          </w:tcPr>
          <w:p w14:paraId="7768A53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0496DC7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 xml:space="preserve">thông tin cuối </w:t>
            </w:r>
            <w:r w:rsidRPr="006052FB">
              <w:rPr>
                <w:rFonts w:cs="Times New Roman"/>
                <w:szCs w:val="26"/>
                <w:lang w:val="en-GB"/>
              </w:rPr>
              <w:lastRenderedPageBreak/>
              <w:t>cùng của giao dịch (Master)</w:t>
            </w:r>
          </w:p>
        </w:tc>
        <w:tc>
          <w:tcPr>
            <w:tcW w:w="1417" w:type="dxa"/>
          </w:tcPr>
          <w:p w14:paraId="2A947E99"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62441338" w14:textId="77777777" w:rsidTr="00126E87">
        <w:tc>
          <w:tcPr>
            <w:tcW w:w="1638" w:type="dxa"/>
          </w:tcPr>
          <w:p w14:paraId="56E7698E" w14:textId="77777777" w:rsidR="004A7D63" w:rsidRPr="006052FB" w:rsidRDefault="004A7D63" w:rsidP="00126E87">
            <w:pPr>
              <w:spacing w:line="312" w:lineRule="auto"/>
              <w:ind w:firstLine="0"/>
              <w:jc w:val="both"/>
              <w:rPr>
                <w:rFonts w:cs="Times New Roman"/>
                <w:b/>
                <w:color w:val="FF0000"/>
                <w:szCs w:val="26"/>
              </w:rPr>
            </w:pPr>
            <w:r w:rsidRPr="006052FB">
              <w:rPr>
                <w:rFonts w:cs="Times New Roman"/>
                <w:b/>
                <w:color w:val="FF0000"/>
                <w:szCs w:val="26"/>
              </w:rPr>
              <w:lastRenderedPageBreak/>
              <w:t>Loại Bảo lãnh</w:t>
            </w:r>
          </w:p>
        </w:tc>
        <w:tc>
          <w:tcPr>
            <w:tcW w:w="1192" w:type="dxa"/>
          </w:tcPr>
          <w:p w14:paraId="06C945E7"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728B762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50</w:t>
            </w:r>
          </w:p>
        </w:tc>
        <w:tc>
          <w:tcPr>
            <w:tcW w:w="992" w:type="dxa"/>
          </w:tcPr>
          <w:p w14:paraId="6B416C3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w:t>
            </w:r>
            <w:r>
              <w:rPr>
                <w:rFonts w:cs="Times New Roman"/>
                <w:szCs w:val="26"/>
              </w:rPr>
              <w:t>M</w:t>
            </w:r>
            <w:r w:rsidRPr="00571988">
              <w:rPr>
                <w:rFonts w:cs="Times New Roman"/>
                <w:szCs w:val="26"/>
              </w:rPr>
              <w:t>)</w:t>
            </w:r>
          </w:p>
        </w:tc>
        <w:tc>
          <w:tcPr>
            <w:tcW w:w="4395" w:type="dxa"/>
          </w:tcPr>
          <w:p w14:paraId="47E1927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Người dùng có thể chỉnh sửa nếu cần.</w:t>
            </w:r>
          </w:p>
        </w:tc>
        <w:tc>
          <w:tcPr>
            <w:tcW w:w="1417" w:type="dxa"/>
          </w:tcPr>
          <w:p w14:paraId="33BC84EC"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C939574" w14:textId="77777777" w:rsidTr="00126E87">
        <w:tc>
          <w:tcPr>
            <w:tcW w:w="1638" w:type="dxa"/>
          </w:tcPr>
          <w:p w14:paraId="68A2421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(Chi tiết Loại BL)</w:t>
            </w:r>
          </w:p>
        </w:tc>
        <w:tc>
          <w:tcPr>
            <w:tcW w:w="1192" w:type="dxa"/>
          </w:tcPr>
          <w:p w14:paraId="33CEDBD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21D41B9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50</w:t>
            </w:r>
          </w:p>
        </w:tc>
        <w:tc>
          <w:tcPr>
            <w:tcW w:w="992" w:type="dxa"/>
          </w:tcPr>
          <w:p w14:paraId="61329BC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r>
              <w:rPr>
                <w:rFonts w:cs="Times New Roman"/>
                <w:szCs w:val="26"/>
              </w:rPr>
              <w:t>/M</w:t>
            </w:r>
            <w:r w:rsidRPr="00571988">
              <w:rPr>
                <w:rFonts w:cs="Times New Roman"/>
                <w:szCs w:val="26"/>
              </w:rPr>
              <w:t>)</w:t>
            </w:r>
          </w:p>
        </w:tc>
        <w:tc>
          <w:tcPr>
            <w:tcW w:w="4395" w:type="dxa"/>
          </w:tcPr>
          <w:p w14:paraId="6D8F4F8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Người dùng có thể chỉnh sửa nếu </w:t>
            </w:r>
            <w:r w:rsidRPr="00571988">
              <w:rPr>
                <w:rFonts w:cs="Times New Roman"/>
                <w:szCs w:val="26"/>
              </w:rPr>
              <w:t>Loại BL là “</w:t>
            </w:r>
            <w:r>
              <w:rPr>
                <w:rFonts w:cs="Times New Roman"/>
                <w:szCs w:val="26"/>
              </w:rPr>
              <w:t xml:space="preserve">OT - </w:t>
            </w:r>
            <w:r w:rsidRPr="00571988">
              <w:rPr>
                <w:rFonts w:cs="Times New Roman"/>
                <w:szCs w:val="26"/>
              </w:rPr>
              <w:t>Bảo lãnh khác”</w:t>
            </w:r>
            <w:r>
              <w:rPr>
                <w:rFonts w:cs="Times New Roman"/>
                <w:szCs w:val="26"/>
              </w:rPr>
              <w:t>.</w:t>
            </w:r>
          </w:p>
        </w:tc>
        <w:tc>
          <w:tcPr>
            <w:tcW w:w="1417" w:type="dxa"/>
          </w:tcPr>
          <w:p w14:paraId="2DE9C767"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300B4EB" w14:textId="77777777" w:rsidTr="00126E87">
        <w:tc>
          <w:tcPr>
            <w:tcW w:w="1638" w:type="dxa"/>
          </w:tcPr>
          <w:p w14:paraId="44D9779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Chuyển nhượng BL</w:t>
            </w:r>
          </w:p>
        </w:tc>
        <w:tc>
          <w:tcPr>
            <w:tcW w:w="1192" w:type="dxa"/>
          </w:tcPr>
          <w:p w14:paraId="65CD4D18"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01373E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6</w:t>
            </w:r>
          </w:p>
        </w:tc>
        <w:tc>
          <w:tcPr>
            <w:tcW w:w="992" w:type="dxa"/>
          </w:tcPr>
          <w:p w14:paraId="5551304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26B57D0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Thể hiện lần sửa đổi này có phải là chuyển nhượng BL không.</w:t>
            </w:r>
          </w:p>
          <w:p w14:paraId="1B89D3E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2 giá trị cho người dùng chọn:</w:t>
            </w:r>
          </w:p>
          <w:p w14:paraId="11930968"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Có</w:t>
            </w:r>
          </w:p>
          <w:p w14:paraId="50DC8F01"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Không</w:t>
            </w:r>
          </w:p>
          <w:p w14:paraId="38670A5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Hệ thống mặc định sẵn giá trị “Không”, người dùng có thể sửa lại.</w:t>
            </w:r>
          </w:p>
        </w:tc>
        <w:tc>
          <w:tcPr>
            <w:tcW w:w="1417" w:type="dxa"/>
          </w:tcPr>
          <w:p w14:paraId="64051B9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EBD8A02" w14:textId="77777777" w:rsidTr="00126E87">
        <w:tc>
          <w:tcPr>
            <w:tcW w:w="1638" w:type="dxa"/>
          </w:tcPr>
          <w:p w14:paraId="3D296A45"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Điều chỉnh nội bộ</w:t>
            </w:r>
          </w:p>
        </w:tc>
        <w:tc>
          <w:tcPr>
            <w:tcW w:w="1192" w:type="dxa"/>
          </w:tcPr>
          <w:p w14:paraId="78DEBD2B"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40C0E3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w:t>
            </w:r>
          </w:p>
        </w:tc>
        <w:tc>
          <w:tcPr>
            <w:tcW w:w="992" w:type="dxa"/>
          </w:tcPr>
          <w:p w14:paraId="2D8AF82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475DC5C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Trường này cho biết lần sửa đổi này có thật sự là sửa đổi BL theo đề nghị của KH không hay chỉ là điều chỉnh thông tin nội bộ.</w:t>
            </w:r>
          </w:p>
          <w:p w14:paraId="7379618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Có dạng check-box hoặc drop-down list (Có/Không) tùy theo thiết kế chung.</w:t>
            </w:r>
          </w:p>
          <w:p w14:paraId="12A0142D" w14:textId="77777777" w:rsidR="004A7D63" w:rsidRPr="00571988" w:rsidRDefault="004A7D63" w:rsidP="00126E87">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Nếu trường này được tick hoặc là “Có” thì lần sửa đổi này là Điều chỉnh nội bộ. Hệ thống không sinh số thứ tự sửa đổi.</w:t>
            </w:r>
          </w:p>
          <w:p w14:paraId="2232AD6F" w14:textId="77777777" w:rsidR="004A7D63" w:rsidRPr="00571988" w:rsidRDefault="004A7D63" w:rsidP="00126E87">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Nếu trường này để trống hoặc là “Không” thì lần sửa đổi này là Sửa đổi theo đề nghị của KH. Hệ thống tự động sinh số thứ tự sửa đổi.</w:t>
            </w:r>
          </w:p>
          <w:p w14:paraId="0D343FD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Mặc định là để trống hoặc là “Không”.</w:t>
            </w:r>
          </w:p>
        </w:tc>
        <w:tc>
          <w:tcPr>
            <w:tcW w:w="1417" w:type="dxa"/>
          </w:tcPr>
          <w:p w14:paraId="2880C2C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6782C65" w14:textId="77777777" w:rsidTr="00126E87">
        <w:tc>
          <w:tcPr>
            <w:tcW w:w="1638" w:type="dxa"/>
          </w:tcPr>
          <w:p w14:paraId="78646BA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thứ tự sửa đổi</w:t>
            </w:r>
          </w:p>
        </w:tc>
        <w:tc>
          <w:tcPr>
            <w:tcW w:w="1192" w:type="dxa"/>
          </w:tcPr>
          <w:p w14:paraId="3F81F7E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Integer</w:t>
            </w:r>
          </w:p>
        </w:tc>
        <w:tc>
          <w:tcPr>
            <w:tcW w:w="709" w:type="dxa"/>
          </w:tcPr>
          <w:p w14:paraId="7810087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1A22D71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45A2570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Số thứ tự các lần sửa đổi</w:t>
            </w:r>
          </w:p>
          <w:p w14:paraId="7FF0D6C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Hệ thống tự động sinh số thứ tự.</w:t>
            </w:r>
          </w:p>
          <w:p w14:paraId="556C24BF" w14:textId="77777777" w:rsidR="004A7D63" w:rsidRPr="00571988" w:rsidRDefault="004A7D63" w:rsidP="00126E87">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Nếu trường Điều chỉnh nội bộ được </w:t>
            </w:r>
            <w:r w:rsidRPr="00571988">
              <w:rPr>
                <w:rFonts w:cs="Times New Roman"/>
                <w:szCs w:val="26"/>
              </w:rPr>
              <w:lastRenderedPageBreak/>
              <w:t>tick hoặc là “Có” thì trường này không hiển thị giá trị (hệ thống vẫn giữ số thứ tự trước đó).</w:t>
            </w:r>
          </w:p>
          <w:p w14:paraId="30CAA3DB" w14:textId="77777777" w:rsidR="004A7D63" w:rsidRPr="00571988" w:rsidRDefault="004A7D63" w:rsidP="00126E87">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Nếu trường Điều chỉnh nội bộ để trống hoặc là “Không” thì hệ thống tự động sinh số thứ tự sửa đổi (bằng số thứ tự trước đó cộng 1).</w:t>
            </w:r>
          </w:p>
        </w:tc>
        <w:tc>
          <w:tcPr>
            <w:tcW w:w="1417" w:type="dxa"/>
          </w:tcPr>
          <w:p w14:paraId="68FCD4AF"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481E58A0" w14:textId="77777777" w:rsidTr="00126E87">
        <w:tc>
          <w:tcPr>
            <w:tcW w:w="1638" w:type="dxa"/>
          </w:tcPr>
          <w:p w14:paraId="0B4BEAF9" w14:textId="77777777" w:rsidR="004A7D63" w:rsidRDefault="004A7D63" w:rsidP="00126E87">
            <w:pPr>
              <w:spacing w:line="312" w:lineRule="auto"/>
              <w:ind w:firstLine="0"/>
              <w:jc w:val="both"/>
              <w:rPr>
                <w:rFonts w:cs="Times New Roman"/>
                <w:b/>
                <w:color w:val="FF0000"/>
                <w:szCs w:val="26"/>
              </w:rPr>
            </w:pPr>
            <w:r w:rsidRPr="001A53B1">
              <w:rPr>
                <w:rFonts w:cs="Times New Roman"/>
                <w:b/>
                <w:color w:val="FF0000"/>
                <w:szCs w:val="26"/>
              </w:rPr>
              <w:lastRenderedPageBreak/>
              <w:t>Hình thức sửa đổi</w:t>
            </w:r>
          </w:p>
          <w:p w14:paraId="7A82027C" w14:textId="77777777" w:rsidR="004A7D63" w:rsidRPr="001A53B1" w:rsidRDefault="004A7D63" w:rsidP="00126E87">
            <w:pPr>
              <w:spacing w:line="312" w:lineRule="auto"/>
              <w:ind w:firstLine="0"/>
              <w:jc w:val="both"/>
              <w:rPr>
                <w:rFonts w:cs="Times New Roman"/>
                <w:b/>
                <w:color w:val="FF0000"/>
                <w:szCs w:val="26"/>
              </w:rPr>
            </w:pPr>
            <w:r w:rsidRPr="003E3CDA">
              <w:rPr>
                <w:rFonts w:cs="Times New Roman"/>
                <w:i/>
                <w:color w:val="FF0000"/>
                <w:szCs w:val="26"/>
              </w:rPr>
              <w:t xml:space="preserve">(tên cũ </w:t>
            </w:r>
            <w:r>
              <w:rPr>
                <w:rFonts w:cs="Times New Roman"/>
                <w:i/>
                <w:color w:val="FF0000"/>
                <w:szCs w:val="26"/>
              </w:rPr>
              <w:t>Hình thức PH (*)</w:t>
            </w:r>
            <w:r w:rsidRPr="003E3CDA">
              <w:rPr>
                <w:rFonts w:cs="Times New Roman"/>
                <w:i/>
                <w:color w:val="FF0000"/>
                <w:szCs w:val="26"/>
              </w:rPr>
              <w:t>)</w:t>
            </w:r>
          </w:p>
        </w:tc>
        <w:tc>
          <w:tcPr>
            <w:tcW w:w="1192" w:type="dxa"/>
          </w:tcPr>
          <w:p w14:paraId="68A63971"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BF6A18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4FA0A7F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61579CD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Thể hiện BL được sửa đổi theo hình thức gì.</w:t>
            </w:r>
          </w:p>
          <w:p w14:paraId="7928F191" w14:textId="77777777" w:rsidR="004A7D63" w:rsidRPr="00571988" w:rsidRDefault="004A7D63" w:rsidP="00126E87">
            <w:pPr>
              <w:spacing w:line="312" w:lineRule="auto"/>
              <w:ind w:firstLine="0"/>
              <w:jc w:val="both"/>
              <w:rPr>
                <w:rFonts w:cs="Times New Roman"/>
                <w:szCs w:val="26"/>
              </w:rPr>
            </w:pPr>
            <w:r>
              <w:rPr>
                <w:rFonts w:cs="Times New Roman"/>
                <w:szCs w:val="26"/>
              </w:rPr>
              <w:t>Hệ</w:t>
            </w:r>
            <w:r w:rsidRPr="00571988">
              <w:rPr>
                <w:rFonts w:cs="Times New Roman"/>
                <w:szCs w:val="26"/>
              </w:rPr>
              <w:t xml:space="preserve"> thống mặc định sẵn giá trị </w:t>
            </w:r>
            <w:r>
              <w:rPr>
                <w:rFonts w:cs="Times New Roman"/>
                <w:szCs w:val="26"/>
              </w:rPr>
              <w:t>“Thư”.</w:t>
            </w:r>
          </w:p>
        </w:tc>
        <w:tc>
          <w:tcPr>
            <w:tcW w:w="1417" w:type="dxa"/>
          </w:tcPr>
          <w:p w14:paraId="32C8457B"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56578410" w14:textId="77777777" w:rsidTr="00126E87">
        <w:tc>
          <w:tcPr>
            <w:tcW w:w="1638" w:type="dxa"/>
          </w:tcPr>
          <w:p w14:paraId="4F3ABCE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Tính chất BL</w:t>
            </w:r>
          </w:p>
        </w:tc>
        <w:tc>
          <w:tcPr>
            <w:tcW w:w="1192" w:type="dxa"/>
          </w:tcPr>
          <w:p w14:paraId="1B6DCE66"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5E93E8C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6B5636A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657C1B2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Người dùng có thể chỉnh sửa nếu cần.</w:t>
            </w:r>
          </w:p>
        </w:tc>
        <w:tc>
          <w:tcPr>
            <w:tcW w:w="1417" w:type="dxa"/>
          </w:tcPr>
          <w:p w14:paraId="652BA4A0"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6A73BD4" w14:textId="77777777" w:rsidTr="00126E87">
        <w:tc>
          <w:tcPr>
            <w:tcW w:w="1638" w:type="dxa"/>
          </w:tcPr>
          <w:p w14:paraId="76722FE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Mục đích bảo lãnh</w:t>
            </w:r>
          </w:p>
        </w:tc>
        <w:tc>
          <w:tcPr>
            <w:tcW w:w="1192" w:type="dxa"/>
          </w:tcPr>
          <w:p w14:paraId="15A4A5C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709" w:type="dxa"/>
          </w:tcPr>
          <w:p w14:paraId="6879B77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512</w:t>
            </w:r>
          </w:p>
        </w:tc>
        <w:tc>
          <w:tcPr>
            <w:tcW w:w="992" w:type="dxa"/>
          </w:tcPr>
          <w:p w14:paraId="20800BB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6B4E9A9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Người dùng có thể chỉnh sửa nếu cần.</w:t>
            </w:r>
          </w:p>
        </w:tc>
        <w:tc>
          <w:tcPr>
            <w:tcW w:w="1417" w:type="dxa"/>
          </w:tcPr>
          <w:p w14:paraId="418D594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60BC572" w14:textId="77777777" w:rsidTr="005E5229">
        <w:tc>
          <w:tcPr>
            <w:tcW w:w="8926" w:type="dxa"/>
            <w:gridSpan w:val="5"/>
            <w:shd w:val="clear" w:color="auto" w:fill="FFFF00"/>
          </w:tcPr>
          <w:p w14:paraId="38AF2CF3" w14:textId="77777777" w:rsidR="004A7D63" w:rsidRPr="00571988" w:rsidRDefault="004A7D63" w:rsidP="00126E87">
            <w:pPr>
              <w:spacing w:line="312" w:lineRule="auto"/>
              <w:ind w:firstLine="0"/>
              <w:jc w:val="both"/>
              <w:rPr>
                <w:rFonts w:cs="Times New Roman"/>
                <w:szCs w:val="26"/>
              </w:rPr>
            </w:pPr>
            <w:r w:rsidRPr="00571988">
              <w:rPr>
                <w:rFonts w:cs="Times New Roman"/>
                <w:b/>
                <w:szCs w:val="26"/>
              </w:rPr>
              <w:t xml:space="preserve">Các bên liên quan </w:t>
            </w:r>
          </w:p>
        </w:tc>
        <w:tc>
          <w:tcPr>
            <w:tcW w:w="1417" w:type="dxa"/>
            <w:shd w:val="clear" w:color="auto" w:fill="FFFF00"/>
          </w:tcPr>
          <w:p w14:paraId="335C4690" w14:textId="77777777" w:rsidR="004A7D63" w:rsidRPr="00571988" w:rsidRDefault="004A7D63" w:rsidP="00126E87">
            <w:pPr>
              <w:spacing w:line="312" w:lineRule="auto"/>
              <w:ind w:firstLine="0"/>
              <w:jc w:val="center"/>
              <w:rPr>
                <w:rFonts w:cs="Times New Roman"/>
                <w:b/>
                <w:szCs w:val="26"/>
              </w:rPr>
            </w:pPr>
            <w:r>
              <w:rPr>
                <w:rFonts w:cs="Times New Roman"/>
                <w:b/>
                <w:szCs w:val="26"/>
              </w:rPr>
              <w:t>Y</w:t>
            </w:r>
          </w:p>
        </w:tc>
      </w:tr>
      <w:tr w:rsidR="004A7D63" w:rsidRPr="00571988" w14:paraId="1BDE3CA0" w14:textId="77777777" w:rsidTr="00F0481F">
        <w:tc>
          <w:tcPr>
            <w:tcW w:w="1638" w:type="dxa"/>
            <w:shd w:val="clear" w:color="auto" w:fill="DBE5F1" w:themeFill="accent1" w:themeFillTint="33"/>
          </w:tcPr>
          <w:p w14:paraId="3CA29D0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Bên được Bảo lãnh</w:t>
            </w:r>
          </w:p>
        </w:tc>
        <w:tc>
          <w:tcPr>
            <w:tcW w:w="7288" w:type="dxa"/>
            <w:gridSpan w:val="4"/>
            <w:shd w:val="clear" w:color="auto" w:fill="DBE5F1" w:themeFill="accent1" w:themeFillTint="33"/>
          </w:tcPr>
          <w:p w14:paraId="456EDDB3" w14:textId="77777777" w:rsidR="004A7D63" w:rsidRPr="00571988" w:rsidRDefault="004A7D63" w:rsidP="00126E87">
            <w:pPr>
              <w:spacing w:line="312" w:lineRule="auto"/>
              <w:ind w:firstLine="0"/>
              <w:jc w:val="both"/>
              <w:rPr>
                <w:rFonts w:cs="Times New Roman"/>
                <w:szCs w:val="26"/>
              </w:rPr>
            </w:pPr>
          </w:p>
        </w:tc>
        <w:tc>
          <w:tcPr>
            <w:tcW w:w="1417" w:type="dxa"/>
            <w:shd w:val="clear" w:color="auto" w:fill="DBE5F1" w:themeFill="accent1" w:themeFillTint="33"/>
          </w:tcPr>
          <w:p w14:paraId="493BF2CB" w14:textId="77777777" w:rsidR="004A7D63" w:rsidRPr="00571988" w:rsidRDefault="004A7D63" w:rsidP="00126E87">
            <w:pPr>
              <w:spacing w:line="312" w:lineRule="auto"/>
              <w:ind w:firstLine="0"/>
              <w:jc w:val="center"/>
              <w:rPr>
                <w:rFonts w:cs="Times New Roman"/>
                <w:szCs w:val="26"/>
              </w:rPr>
            </w:pPr>
          </w:p>
        </w:tc>
      </w:tr>
      <w:tr w:rsidR="004A7D63" w:rsidRPr="00571988" w14:paraId="18FFF5C9" w14:textId="77777777" w:rsidTr="00F0481F">
        <w:tc>
          <w:tcPr>
            <w:tcW w:w="1638" w:type="dxa"/>
          </w:tcPr>
          <w:p w14:paraId="37C888A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Sửa Bên được BL</w:t>
            </w:r>
          </w:p>
        </w:tc>
        <w:tc>
          <w:tcPr>
            <w:tcW w:w="1192" w:type="dxa"/>
          </w:tcPr>
          <w:p w14:paraId="232FA0A0"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7531DCC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6</w:t>
            </w:r>
          </w:p>
        </w:tc>
        <w:tc>
          <w:tcPr>
            <w:tcW w:w="992" w:type="dxa"/>
          </w:tcPr>
          <w:p w14:paraId="14F0E45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7875A4A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lựa chọn xem có sửa thông tin Bên được BL không.</w:t>
            </w:r>
          </w:p>
          <w:p w14:paraId="543B08A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2 giá trị cho người dùng chọn:</w:t>
            </w:r>
          </w:p>
          <w:p w14:paraId="77C75138"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Có</w:t>
            </w:r>
          </w:p>
          <w:p w14:paraId="3483C2C9"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Không</w:t>
            </w:r>
          </w:p>
          <w:p w14:paraId="3DD4732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Mặc định là “Không”.</w:t>
            </w:r>
            <w:r>
              <w:rPr>
                <w:rFonts w:cs="Times New Roman"/>
                <w:szCs w:val="26"/>
              </w:rPr>
              <w:t xml:space="preserve"> Người dùng có thể sửa lại.</w:t>
            </w:r>
          </w:p>
          <w:p w14:paraId="1A52B31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Trong trường hợp “Có”, hệ thống không cho phép sửa số CIF vì có thể hạn mức của KH này đã được sử dụng từ lúc phát hành BL.</w:t>
            </w:r>
          </w:p>
          <w:p w14:paraId="71ACCF2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Nếu muốn thay đổi số CIF khác, người dùng cần đóng hồ sơ BL này và phát </w:t>
            </w:r>
            <w:r w:rsidRPr="00571988">
              <w:rPr>
                <w:rFonts w:cs="Times New Roman"/>
                <w:szCs w:val="26"/>
              </w:rPr>
              <w:lastRenderedPageBreak/>
              <w:t>hành BL mới (có thể refer đến số BL này)</w:t>
            </w:r>
          </w:p>
        </w:tc>
        <w:tc>
          <w:tcPr>
            <w:tcW w:w="1417" w:type="dxa"/>
          </w:tcPr>
          <w:p w14:paraId="0D949AB6"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64F6466A" w14:textId="77777777" w:rsidTr="00F0481F">
        <w:tc>
          <w:tcPr>
            <w:tcW w:w="1638" w:type="dxa"/>
          </w:tcPr>
          <w:p w14:paraId="2E84E64E" w14:textId="77777777" w:rsidR="004A7D63" w:rsidRPr="001A53B1" w:rsidRDefault="004A7D63" w:rsidP="00126E87">
            <w:pPr>
              <w:spacing w:line="312" w:lineRule="auto"/>
              <w:ind w:firstLine="0"/>
              <w:jc w:val="both"/>
              <w:rPr>
                <w:rFonts w:cs="Times New Roman"/>
                <w:b/>
                <w:color w:val="FF0000"/>
                <w:szCs w:val="26"/>
              </w:rPr>
            </w:pPr>
            <w:r w:rsidRPr="001A53B1">
              <w:rPr>
                <w:rFonts w:cs="Times New Roman"/>
                <w:b/>
                <w:color w:val="FF0000"/>
                <w:szCs w:val="26"/>
              </w:rPr>
              <w:lastRenderedPageBreak/>
              <w:t>Số CIF</w:t>
            </w:r>
          </w:p>
        </w:tc>
        <w:tc>
          <w:tcPr>
            <w:tcW w:w="1192" w:type="dxa"/>
          </w:tcPr>
          <w:p w14:paraId="3B840059"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520E312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12</w:t>
            </w:r>
          </w:p>
        </w:tc>
        <w:tc>
          <w:tcPr>
            <w:tcW w:w="992" w:type="dxa"/>
          </w:tcPr>
          <w:p w14:paraId="058037F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22F03C0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tc>
        <w:tc>
          <w:tcPr>
            <w:tcW w:w="1417" w:type="dxa"/>
          </w:tcPr>
          <w:p w14:paraId="753A9F18"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5A43EE3F" w14:textId="77777777" w:rsidTr="00F0481F">
        <w:tc>
          <w:tcPr>
            <w:tcW w:w="1638" w:type="dxa"/>
          </w:tcPr>
          <w:p w14:paraId="56F84386" w14:textId="77777777" w:rsidR="004A7D63" w:rsidRDefault="004A7D63" w:rsidP="00126E87">
            <w:pPr>
              <w:spacing w:line="312" w:lineRule="auto"/>
              <w:ind w:firstLine="0"/>
              <w:jc w:val="both"/>
              <w:rPr>
                <w:rFonts w:cs="Times New Roman"/>
                <w:b/>
                <w:color w:val="FF0000"/>
                <w:szCs w:val="26"/>
              </w:rPr>
            </w:pPr>
            <w:r w:rsidRPr="00D7087D">
              <w:rPr>
                <w:rFonts w:cs="Times New Roman"/>
                <w:b/>
                <w:color w:val="FF0000"/>
                <w:szCs w:val="26"/>
              </w:rPr>
              <w:t>Tên</w:t>
            </w:r>
          </w:p>
          <w:p w14:paraId="0D433E8E"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(tên cũ Tên khách hàng)</w:t>
            </w:r>
          </w:p>
        </w:tc>
        <w:tc>
          <w:tcPr>
            <w:tcW w:w="1192" w:type="dxa"/>
          </w:tcPr>
          <w:p w14:paraId="67C37D0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709" w:type="dxa"/>
          </w:tcPr>
          <w:p w14:paraId="519FDB7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7CB35C5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(P/M)</w:t>
            </w:r>
          </w:p>
        </w:tc>
        <w:tc>
          <w:tcPr>
            <w:tcW w:w="4395" w:type="dxa"/>
          </w:tcPr>
          <w:p w14:paraId="07EA55F8"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p w14:paraId="43F0AEF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trường Sửa Bên được BL có giá trị là “Có”, trường này trở thành trường bắt buộc, người dùng có thể sửa lại thông tin</w:t>
            </w:r>
          </w:p>
        </w:tc>
        <w:tc>
          <w:tcPr>
            <w:tcW w:w="1417" w:type="dxa"/>
          </w:tcPr>
          <w:p w14:paraId="0375D39D"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32A3FC6D" w14:textId="77777777" w:rsidTr="00F0481F">
        <w:tc>
          <w:tcPr>
            <w:tcW w:w="1638" w:type="dxa"/>
          </w:tcPr>
          <w:p w14:paraId="7B17DA46" w14:textId="77777777" w:rsidR="004A7D63" w:rsidRPr="001A53B1" w:rsidRDefault="004A7D63" w:rsidP="00126E87">
            <w:pPr>
              <w:spacing w:line="312" w:lineRule="auto"/>
              <w:ind w:firstLine="0"/>
              <w:jc w:val="both"/>
              <w:rPr>
                <w:rFonts w:cs="Times New Roman"/>
                <w:b/>
                <w:color w:val="FF0000"/>
                <w:szCs w:val="26"/>
              </w:rPr>
            </w:pPr>
            <w:r w:rsidRPr="001A53B1">
              <w:rPr>
                <w:rFonts w:cs="Times New Roman"/>
                <w:b/>
                <w:color w:val="FF0000"/>
                <w:szCs w:val="26"/>
              </w:rPr>
              <w:t>Địa chỉ</w:t>
            </w:r>
          </w:p>
        </w:tc>
        <w:tc>
          <w:tcPr>
            <w:tcW w:w="1192" w:type="dxa"/>
          </w:tcPr>
          <w:p w14:paraId="5D1DA52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709" w:type="dxa"/>
          </w:tcPr>
          <w:p w14:paraId="55553DB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422D043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(P/M)</w:t>
            </w:r>
          </w:p>
        </w:tc>
        <w:tc>
          <w:tcPr>
            <w:tcW w:w="4395" w:type="dxa"/>
          </w:tcPr>
          <w:p w14:paraId="5408C744"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p w14:paraId="6FD1687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trường Sửa Bên được BL có giá trị là “Có”, trường này trở thành trường bắt buộc, người dùng có thể sửa lại thông tin</w:t>
            </w:r>
          </w:p>
        </w:tc>
        <w:tc>
          <w:tcPr>
            <w:tcW w:w="1417" w:type="dxa"/>
          </w:tcPr>
          <w:p w14:paraId="4FA2C673"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0C1F1145" w14:textId="77777777" w:rsidTr="00F0481F">
        <w:tc>
          <w:tcPr>
            <w:tcW w:w="1638" w:type="dxa"/>
            <w:shd w:val="clear" w:color="auto" w:fill="DBE5F1" w:themeFill="accent1" w:themeFillTint="33"/>
          </w:tcPr>
          <w:p w14:paraId="5817A27C"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Bên nhận Bảo lãnh</w:t>
            </w:r>
          </w:p>
        </w:tc>
        <w:tc>
          <w:tcPr>
            <w:tcW w:w="7288" w:type="dxa"/>
            <w:gridSpan w:val="4"/>
            <w:shd w:val="clear" w:color="auto" w:fill="DBE5F1" w:themeFill="accent1" w:themeFillTint="33"/>
          </w:tcPr>
          <w:p w14:paraId="1DC1546D" w14:textId="77777777" w:rsidR="004A7D63" w:rsidRPr="00571988" w:rsidRDefault="004A7D63" w:rsidP="00126E87">
            <w:pPr>
              <w:spacing w:line="312" w:lineRule="auto"/>
              <w:ind w:firstLine="0"/>
              <w:jc w:val="both"/>
              <w:rPr>
                <w:rFonts w:cs="Times New Roman"/>
                <w:szCs w:val="26"/>
              </w:rPr>
            </w:pPr>
          </w:p>
        </w:tc>
        <w:tc>
          <w:tcPr>
            <w:tcW w:w="1417" w:type="dxa"/>
            <w:shd w:val="clear" w:color="auto" w:fill="DBE5F1" w:themeFill="accent1" w:themeFillTint="33"/>
          </w:tcPr>
          <w:p w14:paraId="1CD0AA3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F4285CF" w14:textId="77777777" w:rsidTr="00F0481F">
        <w:tc>
          <w:tcPr>
            <w:tcW w:w="1638" w:type="dxa"/>
          </w:tcPr>
          <w:p w14:paraId="1EE63F4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Sửa Bên nhận BL</w:t>
            </w:r>
          </w:p>
        </w:tc>
        <w:tc>
          <w:tcPr>
            <w:tcW w:w="1192" w:type="dxa"/>
          </w:tcPr>
          <w:p w14:paraId="0215B3DA"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5A162C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6</w:t>
            </w:r>
          </w:p>
        </w:tc>
        <w:tc>
          <w:tcPr>
            <w:tcW w:w="992" w:type="dxa"/>
          </w:tcPr>
          <w:p w14:paraId="6B562E3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6437523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lựa chọn xem có sửa thông tin Bên nhận BL không.</w:t>
            </w:r>
          </w:p>
          <w:p w14:paraId="3958D86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2 giá trị cho người dùng chọn:</w:t>
            </w:r>
          </w:p>
          <w:p w14:paraId="20739109"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Có</w:t>
            </w:r>
          </w:p>
          <w:p w14:paraId="0C8FCC08"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Không</w:t>
            </w:r>
          </w:p>
          <w:p w14:paraId="0393068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Mặc định là “Không”.</w:t>
            </w:r>
            <w:r>
              <w:rPr>
                <w:rFonts w:cs="Times New Roman"/>
                <w:szCs w:val="26"/>
              </w:rPr>
              <w:t xml:space="preserve"> Người dùng có thể sửa lại.</w:t>
            </w:r>
          </w:p>
        </w:tc>
        <w:tc>
          <w:tcPr>
            <w:tcW w:w="1417" w:type="dxa"/>
          </w:tcPr>
          <w:p w14:paraId="3A6D542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36A6A5F" w14:textId="77777777" w:rsidTr="00F0481F">
        <w:tc>
          <w:tcPr>
            <w:tcW w:w="1638" w:type="dxa"/>
          </w:tcPr>
          <w:p w14:paraId="061412AC"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CIF</w:t>
            </w:r>
          </w:p>
        </w:tc>
        <w:tc>
          <w:tcPr>
            <w:tcW w:w="1192" w:type="dxa"/>
          </w:tcPr>
          <w:p w14:paraId="4B1CF400"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30C9819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12</w:t>
            </w:r>
          </w:p>
        </w:tc>
        <w:tc>
          <w:tcPr>
            <w:tcW w:w="992" w:type="dxa"/>
          </w:tcPr>
          <w:p w14:paraId="3D7D2C5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(P/O)</w:t>
            </w:r>
          </w:p>
        </w:tc>
        <w:tc>
          <w:tcPr>
            <w:tcW w:w="4395" w:type="dxa"/>
          </w:tcPr>
          <w:p w14:paraId="0619C438"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p w14:paraId="258952F1"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trường Sửa Bên được BL có giá trị là “Có”, trường này mở ra cho phép người dùng có thể sửa lại thông tin</w:t>
            </w:r>
          </w:p>
        </w:tc>
        <w:tc>
          <w:tcPr>
            <w:tcW w:w="1417" w:type="dxa"/>
          </w:tcPr>
          <w:p w14:paraId="203F9CAD"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2732BD7" w14:textId="77777777" w:rsidTr="00F0481F">
        <w:tc>
          <w:tcPr>
            <w:tcW w:w="1638" w:type="dxa"/>
          </w:tcPr>
          <w:p w14:paraId="647F89F6" w14:textId="77777777" w:rsidR="004A7D63" w:rsidRDefault="004A7D63" w:rsidP="00126E87">
            <w:pPr>
              <w:spacing w:line="312" w:lineRule="auto"/>
              <w:ind w:firstLine="0"/>
              <w:jc w:val="both"/>
              <w:rPr>
                <w:rFonts w:cs="Times New Roman"/>
                <w:b/>
                <w:color w:val="FF0000"/>
                <w:szCs w:val="26"/>
              </w:rPr>
            </w:pPr>
            <w:r w:rsidRPr="00D7087D">
              <w:rPr>
                <w:rFonts w:cs="Times New Roman"/>
                <w:b/>
                <w:color w:val="FF0000"/>
                <w:szCs w:val="26"/>
              </w:rPr>
              <w:t>Tên</w:t>
            </w:r>
          </w:p>
          <w:p w14:paraId="0BDC9F34"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 xml:space="preserve">(tên cũ Tên </w:t>
            </w:r>
            <w:r>
              <w:rPr>
                <w:rFonts w:cs="Times New Roman"/>
                <w:i/>
                <w:color w:val="FF0000"/>
                <w:szCs w:val="26"/>
              </w:rPr>
              <w:t xml:space="preserve">người nhận </w:t>
            </w:r>
            <w:r>
              <w:rPr>
                <w:rFonts w:cs="Times New Roman"/>
                <w:i/>
                <w:color w:val="FF0000"/>
                <w:szCs w:val="26"/>
              </w:rPr>
              <w:lastRenderedPageBreak/>
              <w:t>BL(*)</w:t>
            </w:r>
            <w:r w:rsidRPr="003E3CDA">
              <w:rPr>
                <w:rFonts w:cs="Times New Roman"/>
                <w:i/>
                <w:color w:val="FF0000"/>
                <w:szCs w:val="26"/>
              </w:rPr>
              <w:t>)</w:t>
            </w:r>
          </w:p>
        </w:tc>
        <w:tc>
          <w:tcPr>
            <w:tcW w:w="1192" w:type="dxa"/>
          </w:tcPr>
          <w:p w14:paraId="29D4328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lastRenderedPageBreak/>
              <w:t>nVarchar</w:t>
            </w:r>
          </w:p>
        </w:tc>
        <w:tc>
          <w:tcPr>
            <w:tcW w:w="709" w:type="dxa"/>
          </w:tcPr>
          <w:p w14:paraId="4CA35E6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326A5F5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(P/M)</w:t>
            </w:r>
          </w:p>
        </w:tc>
        <w:tc>
          <w:tcPr>
            <w:tcW w:w="4395" w:type="dxa"/>
          </w:tcPr>
          <w:p w14:paraId="35D7EA4A"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p w14:paraId="3743EB61"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Nếu trường Sửa Bên được BL có giá trị </w:t>
            </w:r>
            <w:r w:rsidRPr="00571988">
              <w:rPr>
                <w:rFonts w:cs="Times New Roman"/>
                <w:szCs w:val="26"/>
              </w:rPr>
              <w:lastRenderedPageBreak/>
              <w:t>là “Có”, trường này trở thành trường bắt buộc, người dùng có thể sửa lại thông tin</w:t>
            </w:r>
          </w:p>
        </w:tc>
        <w:tc>
          <w:tcPr>
            <w:tcW w:w="1417" w:type="dxa"/>
          </w:tcPr>
          <w:p w14:paraId="43A9C18E"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N</w:t>
            </w:r>
          </w:p>
        </w:tc>
      </w:tr>
      <w:tr w:rsidR="004A7D63" w:rsidRPr="00571988" w14:paraId="310D1219" w14:textId="77777777" w:rsidTr="00F0481F">
        <w:tc>
          <w:tcPr>
            <w:tcW w:w="1638" w:type="dxa"/>
          </w:tcPr>
          <w:p w14:paraId="7765CD57" w14:textId="77777777" w:rsidR="004A7D63" w:rsidRDefault="004A7D63" w:rsidP="00126E87">
            <w:pPr>
              <w:spacing w:line="312" w:lineRule="auto"/>
              <w:ind w:firstLine="0"/>
              <w:jc w:val="both"/>
              <w:rPr>
                <w:rFonts w:cs="Times New Roman"/>
                <w:b/>
                <w:color w:val="FF0000"/>
                <w:szCs w:val="26"/>
              </w:rPr>
            </w:pPr>
            <w:r w:rsidRPr="00D7087D">
              <w:rPr>
                <w:rFonts w:cs="Times New Roman"/>
                <w:b/>
                <w:color w:val="FF0000"/>
                <w:szCs w:val="26"/>
              </w:rPr>
              <w:lastRenderedPageBreak/>
              <w:t>Địa chỉ</w:t>
            </w:r>
          </w:p>
          <w:p w14:paraId="17837493"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 xml:space="preserve">(tên cũ </w:t>
            </w:r>
            <w:r>
              <w:rPr>
                <w:rFonts w:cs="Times New Roman"/>
                <w:i/>
                <w:color w:val="FF0000"/>
                <w:szCs w:val="26"/>
              </w:rPr>
              <w:t>Đ/c</w:t>
            </w:r>
            <w:r w:rsidRPr="003E3CDA">
              <w:rPr>
                <w:rFonts w:cs="Times New Roman"/>
                <w:i/>
                <w:color w:val="FF0000"/>
                <w:szCs w:val="26"/>
              </w:rPr>
              <w:t xml:space="preserve"> </w:t>
            </w:r>
            <w:r>
              <w:rPr>
                <w:rFonts w:cs="Times New Roman"/>
                <w:i/>
                <w:color w:val="FF0000"/>
                <w:szCs w:val="26"/>
              </w:rPr>
              <w:t>người nhận BL(*)</w:t>
            </w:r>
            <w:r w:rsidRPr="003E3CDA">
              <w:rPr>
                <w:rFonts w:cs="Times New Roman"/>
                <w:i/>
                <w:color w:val="FF0000"/>
                <w:szCs w:val="26"/>
              </w:rPr>
              <w:t>)</w:t>
            </w:r>
          </w:p>
        </w:tc>
        <w:tc>
          <w:tcPr>
            <w:tcW w:w="1192" w:type="dxa"/>
          </w:tcPr>
          <w:p w14:paraId="291BE98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709" w:type="dxa"/>
          </w:tcPr>
          <w:p w14:paraId="2EDA5D0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0A30650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(P/M)</w:t>
            </w:r>
          </w:p>
        </w:tc>
        <w:tc>
          <w:tcPr>
            <w:tcW w:w="4395" w:type="dxa"/>
          </w:tcPr>
          <w:p w14:paraId="7D9FDAC9"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p w14:paraId="789941C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trường Sửa Bên được BL có giá trị là “Có”, trường này trở thành trường bắt buộc, người dùng có thể sửa lại thông tin</w:t>
            </w:r>
          </w:p>
        </w:tc>
        <w:tc>
          <w:tcPr>
            <w:tcW w:w="1417" w:type="dxa"/>
          </w:tcPr>
          <w:p w14:paraId="2A7DA419"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4EC047C7" w14:textId="77777777" w:rsidTr="00F0481F">
        <w:tc>
          <w:tcPr>
            <w:tcW w:w="1638" w:type="dxa"/>
            <w:shd w:val="clear" w:color="auto" w:fill="DBE5F1" w:themeFill="accent1" w:themeFillTint="33"/>
          </w:tcPr>
          <w:p w14:paraId="5D7C19B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NH thông báo</w:t>
            </w:r>
          </w:p>
        </w:tc>
        <w:tc>
          <w:tcPr>
            <w:tcW w:w="7288" w:type="dxa"/>
            <w:gridSpan w:val="4"/>
            <w:shd w:val="clear" w:color="auto" w:fill="DBE5F1" w:themeFill="accent1" w:themeFillTint="33"/>
          </w:tcPr>
          <w:p w14:paraId="7CF2F94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Mô tả phần này giống chức năng Phát hành </w:t>
            </w:r>
            <w:r>
              <w:rPr>
                <w:rFonts w:cs="Times New Roman"/>
                <w:szCs w:val="26"/>
              </w:rPr>
              <w:t>bảo lãnh</w:t>
            </w:r>
            <w:r w:rsidRPr="00571988">
              <w:rPr>
                <w:rFonts w:cs="Times New Roman"/>
                <w:szCs w:val="26"/>
              </w:rPr>
              <w:t>.</w:t>
            </w:r>
          </w:p>
          <w:p w14:paraId="1053539F"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p w14:paraId="67BBC16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có thể sửa lại</w:t>
            </w:r>
          </w:p>
        </w:tc>
        <w:tc>
          <w:tcPr>
            <w:tcW w:w="1417" w:type="dxa"/>
            <w:shd w:val="clear" w:color="auto" w:fill="DBE5F1" w:themeFill="accent1" w:themeFillTint="33"/>
          </w:tcPr>
          <w:p w14:paraId="28F80AB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9319D08" w14:textId="77777777" w:rsidTr="00F0481F">
        <w:tc>
          <w:tcPr>
            <w:tcW w:w="1638" w:type="dxa"/>
            <w:shd w:val="clear" w:color="auto" w:fill="DBE5F1" w:themeFill="accent1" w:themeFillTint="33"/>
          </w:tcPr>
          <w:p w14:paraId="418E7EB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NH bảo lãnh</w:t>
            </w:r>
          </w:p>
        </w:tc>
        <w:tc>
          <w:tcPr>
            <w:tcW w:w="7288" w:type="dxa"/>
            <w:gridSpan w:val="4"/>
            <w:shd w:val="clear" w:color="auto" w:fill="DBE5F1" w:themeFill="accent1" w:themeFillTint="33"/>
          </w:tcPr>
          <w:p w14:paraId="129F77F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Mô tả phần này giống chức năng Phát hành </w:t>
            </w:r>
            <w:r>
              <w:rPr>
                <w:rFonts w:cs="Times New Roman"/>
                <w:szCs w:val="26"/>
              </w:rPr>
              <w:t>bảo lãnh</w:t>
            </w:r>
            <w:r w:rsidRPr="00571988">
              <w:rPr>
                <w:rFonts w:cs="Times New Roman"/>
                <w:szCs w:val="26"/>
              </w:rPr>
              <w:t>.</w:t>
            </w:r>
          </w:p>
          <w:p w14:paraId="0AC9F788"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p w14:paraId="0129C3B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có thể sửa lại nếu là BL gián tiếp.</w:t>
            </w:r>
          </w:p>
        </w:tc>
        <w:tc>
          <w:tcPr>
            <w:tcW w:w="1417" w:type="dxa"/>
            <w:shd w:val="clear" w:color="auto" w:fill="DBE5F1" w:themeFill="accent1" w:themeFillTint="33"/>
          </w:tcPr>
          <w:p w14:paraId="3A4737B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AB653A8" w14:textId="77777777" w:rsidTr="005E5229">
        <w:tc>
          <w:tcPr>
            <w:tcW w:w="8926" w:type="dxa"/>
            <w:gridSpan w:val="5"/>
            <w:shd w:val="clear" w:color="auto" w:fill="FFFF00"/>
          </w:tcPr>
          <w:p w14:paraId="5F6225A1" w14:textId="77777777" w:rsidR="004A7D63" w:rsidRPr="00571988" w:rsidRDefault="004A7D63" w:rsidP="00126E87">
            <w:pPr>
              <w:spacing w:line="312" w:lineRule="auto"/>
              <w:ind w:firstLine="0"/>
              <w:jc w:val="both"/>
              <w:rPr>
                <w:rFonts w:cs="Times New Roman"/>
                <w:b/>
                <w:szCs w:val="26"/>
              </w:rPr>
            </w:pPr>
            <w:r w:rsidRPr="001A53B1">
              <w:rPr>
                <w:rFonts w:cs="Times New Roman"/>
                <w:b/>
                <w:szCs w:val="26"/>
              </w:rPr>
              <w:t>Thông tin tài chính</w:t>
            </w:r>
          </w:p>
        </w:tc>
        <w:tc>
          <w:tcPr>
            <w:tcW w:w="1417" w:type="dxa"/>
            <w:shd w:val="clear" w:color="auto" w:fill="FFFF00"/>
          </w:tcPr>
          <w:p w14:paraId="534A76A4" w14:textId="77777777" w:rsidR="004A7D63" w:rsidRPr="00571988" w:rsidRDefault="004A7D63" w:rsidP="00126E87">
            <w:pPr>
              <w:spacing w:line="312" w:lineRule="auto"/>
              <w:ind w:firstLine="0"/>
              <w:jc w:val="center"/>
              <w:rPr>
                <w:rFonts w:cs="Times New Roman"/>
                <w:b/>
                <w:szCs w:val="26"/>
              </w:rPr>
            </w:pPr>
          </w:p>
        </w:tc>
      </w:tr>
      <w:tr w:rsidR="004A7D63" w:rsidRPr="00571988" w14:paraId="1B7F5897" w14:textId="77777777" w:rsidTr="00F0481F">
        <w:tc>
          <w:tcPr>
            <w:tcW w:w="1638" w:type="dxa"/>
            <w:shd w:val="clear" w:color="auto" w:fill="DBE5F1" w:themeFill="accent1" w:themeFillTint="33"/>
          </w:tcPr>
          <w:p w14:paraId="6FB44B5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Giá trị bảo lãnh</w:t>
            </w:r>
          </w:p>
        </w:tc>
        <w:tc>
          <w:tcPr>
            <w:tcW w:w="7288" w:type="dxa"/>
            <w:gridSpan w:val="4"/>
            <w:shd w:val="clear" w:color="auto" w:fill="DBE5F1" w:themeFill="accent1" w:themeFillTint="33"/>
          </w:tcPr>
          <w:p w14:paraId="72BA42DB" w14:textId="77777777" w:rsidR="004A7D63" w:rsidRPr="009A4130" w:rsidRDefault="004A7D63" w:rsidP="00126E87">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DBE5F1" w:themeFill="accent1" w:themeFillTint="33"/>
          </w:tcPr>
          <w:p w14:paraId="6EA3C311" w14:textId="77777777" w:rsidR="004A7D63" w:rsidRPr="001A53B1" w:rsidRDefault="004A7D63" w:rsidP="00126E87">
            <w:pPr>
              <w:spacing w:line="312" w:lineRule="auto"/>
              <w:ind w:firstLine="0"/>
              <w:jc w:val="center"/>
              <w:rPr>
                <w:rFonts w:cs="Times New Roman"/>
                <w:szCs w:val="26"/>
              </w:rPr>
            </w:pPr>
            <w:r w:rsidRPr="00533EEA">
              <w:rPr>
                <w:rFonts w:cs="Times New Roman"/>
                <w:szCs w:val="26"/>
              </w:rPr>
              <w:t>Y</w:t>
            </w:r>
          </w:p>
        </w:tc>
      </w:tr>
      <w:tr w:rsidR="004A7D63" w:rsidRPr="00571988" w14:paraId="5728EEF6" w14:textId="77777777" w:rsidTr="00F0481F">
        <w:tc>
          <w:tcPr>
            <w:tcW w:w="1638" w:type="dxa"/>
          </w:tcPr>
          <w:p w14:paraId="7F76649B" w14:textId="77777777" w:rsidR="004A7D63" w:rsidRPr="00260411" w:rsidRDefault="004A7D63" w:rsidP="00126E87">
            <w:pPr>
              <w:spacing w:line="312" w:lineRule="auto"/>
              <w:ind w:firstLine="0"/>
              <w:jc w:val="both"/>
              <w:rPr>
                <w:rFonts w:cs="Times New Roman"/>
                <w:b/>
                <w:color w:val="FF0000"/>
                <w:szCs w:val="26"/>
              </w:rPr>
            </w:pPr>
            <w:r w:rsidRPr="00260411">
              <w:rPr>
                <w:rFonts w:cs="Times New Roman"/>
                <w:b/>
                <w:color w:val="FF0000"/>
                <w:szCs w:val="26"/>
              </w:rPr>
              <w:t>Loại tiền BL</w:t>
            </w:r>
          </w:p>
          <w:p w14:paraId="7BFE80A5" w14:textId="77777777" w:rsidR="004A7D63" w:rsidRPr="00571988" w:rsidRDefault="004A7D63" w:rsidP="00126E87">
            <w:pPr>
              <w:spacing w:line="312" w:lineRule="auto"/>
              <w:ind w:firstLine="0"/>
              <w:jc w:val="both"/>
              <w:rPr>
                <w:rFonts w:cs="Times New Roman"/>
                <w:b/>
                <w:szCs w:val="26"/>
              </w:rPr>
            </w:pPr>
            <w:r w:rsidRPr="00260411">
              <w:rPr>
                <w:rFonts w:cs="Times New Roman"/>
                <w:i/>
                <w:color w:val="FF0000"/>
                <w:szCs w:val="26"/>
              </w:rPr>
              <w:t xml:space="preserve">(tên cũ: </w:t>
            </w:r>
            <w:r>
              <w:rPr>
                <w:rFonts w:cs="Times New Roman"/>
                <w:i/>
                <w:color w:val="FF0000"/>
                <w:szCs w:val="26"/>
              </w:rPr>
              <w:t>Loại tiền BL 1 (*)</w:t>
            </w:r>
            <w:r w:rsidRPr="00260411">
              <w:rPr>
                <w:rFonts w:cs="Times New Roman"/>
                <w:i/>
                <w:color w:val="FF0000"/>
                <w:szCs w:val="26"/>
                <w:lang w:val="en-GB"/>
              </w:rPr>
              <w:t>)</w:t>
            </w:r>
          </w:p>
        </w:tc>
        <w:tc>
          <w:tcPr>
            <w:tcW w:w="1192" w:type="dxa"/>
          </w:tcPr>
          <w:p w14:paraId="6D9A4156"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51C962C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35DF1A6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B03A38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Bảo lãnh.</w:t>
            </w:r>
          </w:p>
          <w:p w14:paraId="65A6276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rPr>
              <w:t xml:space="preserve"> </w:t>
            </w:r>
            <w:r w:rsidRPr="00571988">
              <w:rPr>
                <w:rFonts w:cs="Times New Roman"/>
                <w:szCs w:val="26"/>
              </w:rPr>
              <w:t>(giá trị cuối cùng sau khi phát hành, sửa đổi tăng/giảm tiền).</w:t>
            </w:r>
          </w:p>
        </w:tc>
        <w:tc>
          <w:tcPr>
            <w:tcW w:w="1417" w:type="dxa"/>
          </w:tcPr>
          <w:p w14:paraId="324333DA"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3DA9B479" w14:textId="77777777" w:rsidTr="00F0481F">
        <w:tc>
          <w:tcPr>
            <w:tcW w:w="1638" w:type="dxa"/>
          </w:tcPr>
          <w:p w14:paraId="5864391E" w14:textId="77777777" w:rsidR="004A7D63" w:rsidRDefault="004A7D63" w:rsidP="00126E87">
            <w:pPr>
              <w:spacing w:line="312" w:lineRule="auto"/>
              <w:ind w:firstLine="0"/>
              <w:jc w:val="both"/>
              <w:rPr>
                <w:rFonts w:cs="Times New Roman"/>
                <w:b/>
                <w:color w:val="FF0000"/>
                <w:szCs w:val="26"/>
              </w:rPr>
            </w:pPr>
            <w:r w:rsidRPr="00D7087D">
              <w:rPr>
                <w:rFonts w:cs="Times New Roman"/>
                <w:b/>
                <w:color w:val="FF0000"/>
                <w:szCs w:val="26"/>
              </w:rPr>
              <w:t>Số tiền BL</w:t>
            </w:r>
          </w:p>
          <w:p w14:paraId="17F0275E"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 xml:space="preserve">(tên cũ </w:t>
            </w:r>
            <w:r>
              <w:rPr>
                <w:rFonts w:cs="Times New Roman"/>
                <w:i/>
                <w:color w:val="FF0000"/>
                <w:szCs w:val="26"/>
              </w:rPr>
              <w:t>Số tiền BL 1 (*)</w:t>
            </w:r>
            <w:r w:rsidRPr="003E3CDA">
              <w:rPr>
                <w:rFonts w:cs="Times New Roman"/>
                <w:i/>
                <w:color w:val="FF0000"/>
                <w:szCs w:val="26"/>
              </w:rPr>
              <w:t>)</w:t>
            </w:r>
          </w:p>
        </w:tc>
        <w:tc>
          <w:tcPr>
            <w:tcW w:w="1192" w:type="dxa"/>
          </w:tcPr>
          <w:p w14:paraId="7322F11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1E8855E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6F534DB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69D92910" w14:textId="77777777" w:rsidR="004A7D63" w:rsidRPr="00571988" w:rsidRDefault="004A7D63" w:rsidP="00126E87">
            <w:pPr>
              <w:spacing w:line="312" w:lineRule="auto"/>
              <w:ind w:firstLine="0"/>
              <w:jc w:val="both"/>
              <w:rPr>
                <w:rFonts w:cs="Times New Roman"/>
                <w:szCs w:val="26"/>
              </w:rPr>
            </w:pPr>
          </w:p>
        </w:tc>
        <w:tc>
          <w:tcPr>
            <w:tcW w:w="1417" w:type="dxa"/>
          </w:tcPr>
          <w:p w14:paraId="4B094505"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01AE6F9A" w14:textId="77777777" w:rsidTr="00F0481F">
        <w:tc>
          <w:tcPr>
            <w:tcW w:w="1638" w:type="dxa"/>
          </w:tcPr>
          <w:p w14:paraId="327D4FC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Dung sai trên</w:t>
            </w:r>
          </w:p>
        </w:tc>
        <w:tc>
          <w:tcPr>
            <w:tcW w:w="1192" w:type="dxa"/>
          </w:tcPr>
          <w:p w14:paraId="0C69C27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SMALLINT</w:t>
            </w:r>
          </w:p>
        </w:tc>
        <w:tc>
          <w:tcPr>
            <w:tcW w:w="709" w:type="dxa"/>
          </w:tcPr>
          <w:p w14:paraId="5055DB7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w:t>
            </w:r>
          </w:p>
        </w:tc>
        <w:tc>
          <w:tcPr>
            <w:tcW w:w="992" w:type="dxa"/>
          </w:tcPr>
          <w:p w14:paraId="08D06F3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3F468F48" w14:textId="77777777" w:rsidR="004A7D63" w:rsidRPr="00571988" w:rsidRDefault="004A7D63" w:rsidP="00126E87">
            <w:pPr>
              <w:spacing w:line="312" w:lineRule="auto"/>
              <w:ind w:firstLine="0"/>
              <w:jc w:val="both"/>
              <w:rPr>
                <w:rFonts w:cs="Times New Roman"/>
                <w:szCs w:val="26"/>
              </w:rPr>
            </w:pPr>
            <w:commentRangeStart w:id="508"/>
            <w:commentRangeStart w:id="509"/>
            <w:r w:rsidRPr="00571988">
              <w:rPr>
                <w:rFonts w:cs="Times New Roman"/>
                <w:szCs w:val="26"/>
              </w:rPr>
              <w:t>Dung sai trên và dưới của Số tiền bảo lãnh.</w:t>
            </w:r>
            <w:commentRangeEnd w:id="508"/>
            <w:r>
              <w:rPr>
                <w:rStyle w:val="CommentReference"/>
              </w:rPr>
              <w:commentReference w:id="508"/>
            </w:r>
            <w:commentRangeEnd w:id="509"/>
            <w:r w:rsidR="00770BE6">
              <w:rPr>
                <w:rStyle w:val="CommentReference"/>
              </w:rPr>
              <w:commentReference w:id="509"/>
            </w:r>
          </w:p>
          <w:p w14:paraId="10F386E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698A821D"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F350354" w14:textId="77777777" w:rsidTr="00F0481F">
        <w:tc>
          <w:tcPr>
            <w:tcW w:w="1638" w:type="dxa"/>
          </w:tcPr>
          <w:p w14:paraId="1BFC0AF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Dung sai dưới</w:t>
            </w:r>
          </w:p>
        </w:tc>
        <w:tc>
          <w:tcPr>
            <w:tcW w:w="1192" w:type="dxa"/>
          </w:tcPr>
          <w:p w14:paraId="2F3E4D8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SMALLINT</w:t>
            </w:r>
          </w:p>
        </w:tc>
        <w:tc>
          <w:tcPr>
            <w:tcW w:w="709" w:type="dxa"/>
          </w:tcPr>
          <w:p w14:paraId="0431E93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w:t>
            </w:r>
          </w:p>
        </w:tc>
        <w:tc>
          <w:tcPr>
            <w:tcW w:w="992" w:type="dxa"/>
          </w:tcPr>
          <w:p w14:paraId="09CC0E3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744B034A" w14:textId="77777777" w:rsidR="004A7D63" w:rsidRPr="00571988" w:rsidRDefault="004A7D63" w:rsidP="00126E87">
            <w:pPr>
              <w:spacing w:line="312" w:lineRule="auto"/>
              <w:ind w:firstLine="0"/>
              <w:jc w:val="both"/>
              <w:rPr>
                <w:rFonts w:cs="Times New Roman"/>
                <w:szCs w:val="26"/>
              </w:rPr>
            </w:pPr>
          </w:p>
        </w:tc>
        <w:tc>
          <w:tcPr>
            <w:tcW w:w="1417" w:type="dxa"/>
          </w:tcPr>
          <w:p w14:paraId="7CCA128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975D7F3" w14:textId="77777777" w:rsidTr="00F0481F">
        <w:tc>
          <w:tcPr>
            <w:tcW w:w="1638" w:type="dxa"/>
          </w:tcPr>
          <w:p w14:paraId="5FCDA25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Số dư BL</w:t>
            </w:r>
          </w:p>
        </w:tc>
        <w:tc>
          <w:tcPr>
            <w:tcW w:w="1192" w:type="dxa"/>
          </w:tcPr>
          <w:p w14:paraId="6ED9513F"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220ECAD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2C882B6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7EF659C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Bảo lãnh đã bao gồm dung sai (giá trị cuối cùng sau khi phát hành, sửa đổi tăng/giảm tiền và xử lý BCT đòi tiền).</w:t>
            </w:r>
          </w:p>
          <w:p w14:paraId="4BDED9B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 xml:space="preserve">thông tin cuối </w:t>
            </w:r>
            <w:r w:rsidRPr="006052FB">
              <w:rPr>
                <w:rFonts w:cs="Times New Roman"/>
                <w:szCs w:val="26"/>
                <w:lang w:val="en-GB"/>
              </w:rPr>
              <w:lastRenderedPageBreak/>
              <w:t>cùng của giao dịch (Master)</w:t>
            </w:r>
          </w:p>
        </w:tc>
        <w:tc>
          <w:tcPr>
            <w:tcW w:w="1417" w:type="dxa"/>
          </w:tcPr>
          <w:p w14:paraId="3F534B20"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4DC918EA" w14:textId="77777777" w:rsidTr="00F0481F">
        <w:tc>
          <w:tcPr>
            <w:tcW w:w="1638" w:type="dxa"/>
          </w:tcPr>
          <w:p w14:paraId="38EA708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dư BL</w:t>
            </w:r>
          </w:p>
        </w:tc>
        <w:tc>
          <w:tcPr>
            <w:tcW w:w="1192" w:type="dxa"/>
          </w:tcPr>
          <w:p w14:paraId="14EAB5A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0B4737F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4639A01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2BC08600" w14:textId="77777777" w:rsidR="004A7D63" w:rsidRPr="00571988" w:rsidRDefault="004A7D63" w:rsidP="00126E87">
            <w:pPr>
              <w:spacing w:line="312" w:lineRule="auto"/>
              <w:ind w:firstLine="0"/>
              <w:jc w:val="both"/>
              <w:rPr>
                <w:rFonts w:cs="Times New Roman"/>
                <w:szCs w:val="26"/>
              </w:rPr>
            </w:pPr>
          </w:p>
        </w:tc>
        <w:tc>
          <w:tcPr>
            <w:tcW w:w="1417" w:type="dxa"/>
          </w:tcPr>
          <w:p w14:paraId="13E1857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6E8C171" w14:textId="77777777" w:rsidTr="00F0481F">
        <w:tc>
          <w:tcPr>
            <w:tcW w:w="1638" w:type="dxa"/>
          </w:tcPr>
          <w:p w14:paraId="36CDB32F" w14:textId="77777777" w:rsidR="004A7D63" w:rsidRDefault="004A7D63" w:rsidP="00126E87">
            <w:pPr>
              <w:spacing w:line="312" w:lineRule="auto"/>
              <w:ind w:firstLine="0"/>
              <w:jc w:val="both"/>
              <w:rPr>
                <w:rFonts w:cs="Times New Roman"/>
                <w:b/>
                <w:color w:val="FF0000"/>
                <w:szCs w:val="26"/>
              </w:rPr>
            </w:pPr>
            <w:r w:rsidRPr="00D7087D">
              <w:rPr>
                <w:rFonts w:cs="Times New Roman"/>
                <w:b/>
                <w:color w:val="FF0000"/>
                <w:szCs w:val="26"/>
              </w:rPr>
              <w:lastRenderedPageBreak/>
              <w:t>Tỷ giá</w:t>
            </w:r>
          </w:p>
          <w:p w14:paraId="0C5FD450"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 xml:space="preserve">(tên cũ </w:t>
            </w:r>
            <w:r>
              <w:rPr>
                <w:rFonts w:cs="Times New Roman"/>
                <w:i/>
                <w:color w:val="FF0000"/>
                <w:szCs w:val="26"/>
              </w:rPr>
              <w:t>Tỷ giá BL 1</w:t>
            </w:r>
            <w:r w:rsidRPr="003E3CDA">
              <w:rPr>
                <w:rFonts w:cs="Times New Roman"/>
                <w:i/>
                <w:color w:val="FF0000"/>
                <w:szCs w:val="26"/>
              </w:rPr>
              <w:t>)</w:t>
            </w:r>
          </w:p>
        </w:tc>
        <w:tc>
          <w:tcPr>
            <w:tcW w:w="1192" w:type="dxa"/>
          </w:tcPr>
          <w:p w14:paraId="5360CA6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Double</w:t>
            </w:r>
          </w:p>
        </w:tc>
        <w:tc>
          <w:tcPr>
            <w:tcW w:w="709" w:type="dxa"/>
          </w:tcPr>
          <w:p w14:paraId="43423E0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24</w:t>
            </w:r>
          </w:p>
        </w:tc>
        <w:tc>
          <w:tcPr>
            <w:tcW w:w="992" w:type="dxa"/>
          </w:tcPr>
          <w:p w14:paraId="5F52F74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0CE60D8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70A0E11B"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48952751" w14:textId="77777777" w:rsidTr="00F0481F">
        <w:tc>
          <w:tcPr>
            <w:tcW w:w="1638" w:type="dxa"/>
          </w:tcPr>
          <w:p w14:paraId="0A51F6F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Số dư BL quy đổi</w:t>
            </w:r>
          </w:p>
        </w:tc>
        <w:tc>
          <w:tcPr>
            <w:tcW w:w="1192" w:type="dxa"/>
          </w:tcPr>
          <w:p w14:paraId="057C900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6ADAFF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2044474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766F89F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Loại tiền và Số tiền Bảo lãnh đã bao gồm dung sai (giá trị cuối cùng sau khi phát hành, sửa đổi tăng/giảm tiền và xử lý BCT đòi tiền) và được quy đổi sang đồng nội tệ. </w:t>
            </w:r>
          </w:p>
          <w:p w14:paraId="300CCFC1"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768ADEE0"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2E37346A" w14:textId="77777777" w:rsidTr="00F0481F">
        <w:tc>
          <w:tcPr>
            <w:tcW w:w="1638" w:type="dxa"/>
          </w:tcPr>
          <w:p w14:paraId="1D1236A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dư BL quy đổi</w:t>
            </w:r>
          </w:p>
        </w:tc>
        <w:tc>
          <w:tcPr>
            <w:tcW w:w="1192" w:type="dxa"/>
          </w:tcPr>
          <w:p w14:paraId="5EC7718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245BC94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70454BD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2D7C1110" w14:textId="77777777" w:rsidR="004A7D63" w:rsidRPr="00571988" w:rsidRDefault="004A7D63" w:rsidP="00126E87">
            <w:pPr>
              <w:spacing w:line="312" w:lineRule="auto"/>
              <w:ind w:firstLine="0"/>
              <w:jc w:val="both"/>
              <w:rPr>
                <w:rFonts w:cs="Times New Roman"/>
                <w:szCs w:val="26"/>
              </w:rPr>
            </w:pPr>
          </w:p>
        </w:tc>
        <w:tc>
          <w:tcPr>
            <w:tcW w:w="1417" w:type="dxa"/>
          </w:tcPr>
          <w:p w14:paraId="0BA75A13"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42B9115" w14:textId="77777777" w:rsidTr="00F0481F">
        <w:tc>
          <w:tcPr>
            <w:tcW w:w="1638" w:type="dxa"/>
          </w:tcPr>
          <w:p w14:paraId="16E2921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Tính chất </w:t>
            </w:r>
            <w:r>
              <w:rPr>
                <w:rFonts w:cs="Times New Roman"/>
                <w:b/>
                <w:szCs w:val="26"/>
              </w:rPr>
              <w:t>sửa đổi</w:t>
            </w:r>
          </w:p>
        </w:tc>
        <w:tc>
          <w:tcPr>
            <w:tcW w:w="1192" w:type="dxa"/>
          </w:tcPr>
          <w:p w14:paraId="0D0C209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254A908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38975ED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221D2E4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Cho biết sửa đổi là tăng tiền hay giảm tiền</w:t>
            </w:r>
          </w:p>
          <w:p w14:paraId="54841B2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3 giá trị cho người dùng chọn:</w:t>
            </w:r>
          </w:p>
          <w:p w14:paraId="6B136396"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Tăng tiền</w:t>
            </w:r>
          </w:p>
          <w:p w14:paraId="61E07451"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Giảm tiền</w:t>
            </w:r>
          </w:p>
          <w:p w14:paraId="7ADB26F5"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 không có giá trị)</w:t>
            </w:r>
          </w:p>
          <w:p w14:paraId="4472758C" w14:textId="77777777" w:rsidR="004A7D63" w:rsidRPr="00A550C1" w:rsidRDefault="004A7D63" w:rsidP="00126E87">
            <w:pPr>
              <w:spacing w:line="312" w:lineRule="auto"/>
              <w:ind w:firstLine="0"/>
              <w:jc w:val="both"/>
              <w:rPr>
                <w:rFonts w:cs="Times New Roman"/>
                <w:szCs w:val="26"/>
              </w:rPr>
            </w:pPr>
            <w:r w:rsidRPr="00571988">
              <w:rPr>
                <w:rFonts w:cs="Times New Roman"/>
                <w:szCs w:val="26"/>
              </w:rPr>
              <w:t>Mặc định</w:t>
            </w:r>
            <w:r>
              <w:rPr>
                <w:rFonts w:cs="Times New Roman"/>
                <w:szCs w:val="26"/>
              </w:rPr>
              <w:t xml:space="preserve"> ban đầu</w:t>
            </w:r>
            <w:r w:rsidRPr="00571988">
              <w:rPr>
                <w:rFonts w:cs="Times New Roman"/>
                <w:szCs w:val="26"/>
              </w:rPr>
              <w:t xml:space="preserve"> là để trống.</w:t>
            </w:r>
          </w:p>
        </w:tc>
        <w:tc>
          <w:tcPr>
            <w:tcW w:w="1417" w:type="dxa"/>
          </w:tcPr>
          <w:p w14:paraId="76144F1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F14D04A" w14:textId="77777777" w:rsidTr="00F0481F">
        <w:tc>
          <w:tcPr>
            <w:tcW w:w="1638" w:type="dxa"/>
          </w:tcPr>
          <w:p w14:paraId="1669973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Số tiền </w:t>
            </w:r>
            <w:r>
              <w:rPr>
                <w:rFonts w:cs="Times New Roman"/>
                <w:b/>
                <w:szCs w:val="26"/>
              </w:rPr>
              <w:t>sửa đổi</w:t>
            </w:r>
          </w:p>
        </w:tc>
        <w:tc>
          <w:tcPr>
            <w:tcW w:w="1192" w:type="dxa"/>
          </w:tcPr>
          <w:p w14:paraId="6BD9EDF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228C162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733A606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(P/M)</w:t>
            </w:r>
          </w:p>
        </w:tc>
        <w:tc>
          <w:tcPr>
            <w:tcW w:w="4395" w:type="dxa"/>
          </w:tcPr>
          <w:p w14:paraId="219257B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Số tiền tăng/giảm của sửa đổi lần này.</w:t>
            </w:r>
          </w:p>
          <w:p w14:paraId="063CF090"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Nếu trường Tính chất </w:t>
            </w:r>
            <w:r>
              <w:rPr>
                <w:rFonts w:cs="Times New Roman"/>
                <w:szCs w:val="26"/>
              </w:rPr>
              <w:t>sửa đổi</w:t>
            </w:r>
            <w:r w:rsidRPr="00571988">
              <w:rPr>
                <w:rFonts w:cs="Times New Roman"/>
                <w:szCs w:val="26"/>
              </w:rPr>
              <w:t xml:space="preserve"> có giá trị, trường này thành trường bắt buộc để người dùng nhập giá trị.</w:t>
            </w:r>
          </w:p>
          <w:p w14:paraId="6AE5844D" w14:textId="77777777" w:rsidR="004A7D63" w:rsidRPr="006629F0"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Các trường hợp khác, trường này bị mờ, không nhập được thông tin</w:t>
            </w:r>
          </w:p>
        </w:tc>
        <w:tc>
          <w:tcPr>
            <w:tcW w:w="1417" w:type="dxa"/>
          </w:tcPr>
          <w:p w14:paraId="02115C76"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3E3B6A8" w14:textId="77777777" w:rsidTr="00F0481F">
        <w:tc>
          <w:tcPr>
            <w:tcW w:w="1638" w:type="dxa"/>
          </w:tcPr>
          <w:p w14:paraId="0C879449"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BL mới</w:t>
            </w:r>
          </w:p>
        </w:tc>
        <w:tc>
          <w:tcPr>
            <w:tcW w:w="1192" w:type="dxa"/>
          </w:tcPr>
          <w:p w14:paraId="4850603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E8780C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3F63727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652AE67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Bảo lãnh sau khi sửa đổi tăng/giảm tiền.</w:t>
            </w:r>
          </w:p>
          <w:p w14:paraId="39D95082"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60F251CF"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số tiền hệ thống tự tính toán</w:t>
            </w:r>
          </w:p>
          <w:p w14:paraId="4B395016" w14:textId="77777777" w:rsidR="004A7D63" w:rsidRDefault="004A7D63" w:rsidP="00126E87">
            <w:pPr>
              <w:spacing w:line="312" w:lineRule="auto"/>
              <w:ind w:firstLine="0"/>
              <w:jc w:val="both"/>
              <w:rPr>
                <w:rFonts w:cs="Times New Roman"/>
                <w:color w:val="FF0000"/>
                <w:szCs w:val="26"/>
              </w:rPr>
            </w:pPr>
            <w:r w:rsidRPr="00A550C1">
              <w:rPr>
                <w:rFonts w:cs="Times New Roman"/>
                <w:color w:val="FF0000"/>
                <w:szCs w:val="26"/>
              </w:rPr>
              <w:t>Trên màn hình, 2 trường này nằm trên 1 hàng và có chung 1 tên hiển thị là</w:t>
            </w:r>
            <w:r>
              <w:rPr>
                <w:rFonts w:cs="Times New Roman"/>
                <w:color w:val="FF0000"/>
                <w:szCs w:val="26"/>
              </w:rPr>
              <w:t>:</w:t>
            </w:r>
            <w:r w:rsidRPr="00A550C1">
              <w:rPr>
                <w:rFonts w:cs="Times New Roman"/>
                <w:color w:val="FF0000"/>
                <w:szCs w:val="26"/>
              </w:rPr>
              <w:t xml:space="preserve"> </w:t>
            </w:r>
          </w:p>
          <w:p w14:paraId="70C22652" w14:textId="77777777" w:rsidR="004A7D63" w:rsidRPr="00A550C1" w:rsidRDefault="004A7D63" w:rsidP="00126E87">
            <w:pPr>
              <w:spacing w:line="312" w:lineRule="auto"/>
              <w:ind w:firstLine="0"/>
              <w:jc w:val="both"/>
              <w:rPr>
                <w:rFonts w:cs="Times New Roman"/>
                <w:color w:val="FF0000"/>
                <w:szCs w:val="26"/>
              </w:rPr>
            </w:pPr>
            <w:r w:rsidRPr="00A550C1">
              <w:rPr>
                <w:rFonts w:cs="Times New Roman"/>
                <w:b/>
                <w:color w:val="FF0000"/>
                <w:szCs w:val="26"/>
              </w:rPr>
              <w:t>Số tiền BL mới</w:t>
            </w:r>
            <w:r w:rsidRPr="00A550C1">
              <w:rPr>
                <w:rFonts w:cs="Times New Roman"/>
                <w:color w:val="FF0000"/>
                <w:szCs w:val="26"/>
              </w:rPr>
              <w:t>.</w:t>
            </w:r>
          </w:p>
          <w:p w14:paraId="6344F8D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không sửa đổi số tiền</w:t>
            </w:r>
            <w:r>
              <w:rPr>
                <w:rFonts w:cs="Times New Roman"/>
                <w:szCs w:val="26"/>
              </w:rPr>
              <w:t xml:space="preserve"> và hoặc </w:t>
            </w:r>
            <w:r>
              <w:rPr>
                <w:rFonts w:cs="Times New Roman"/>
                <w:szCs w:val="26"/>
              </w:rPr>
              <w:lastRenderedPageBreak/>
              <w:t>Dung sai</w:t>
            </w:r>
            <w:r w:rsidRPr="00571988">
              <w:rPr>
                <w:rFonts w:cs="Times New Roman"/>
                <w:szCs w:val="26"/>
              </w:rPr>
              <w:t>, trường này có giá trị = 0</w:t>
            </w:r>
          </w:p>
        </w:tc>
        <w:tc>
          <w:tcPr>
            <w:tcW w:w="1417" w:type="dxa"/>
          </w:tcPr>
          <w:p w14:paraId="680A72D1"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0EFE3019" w14:textId="77777777" w:rsidTr="00F0481F">
        <w:tc>
          <w:tcPr>
            <w:tcW w:w="1638" w:type="dxa"/>
          </w:tcPr>
          <w:p w14:paraId="01E3391B"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tiền BL mới</w:t>
            </w:r>
          </w:p>
        </w:tc>
        <w:tc>
          <w:tcPr>
            <w:tcW w:w="1192" w:type="dxa"/>
          </w:tcPr>
          <w:p w14:paraId="05126DD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2F0CB15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14FB439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065CB3EA" w14:textId="77777777" w:rsidR="004A7D63" w:rsidRPr="00571988" w:rsidRDefault="004A7D63" w:rsidP="00126E87">
            <w:pPr>
              <w:spacing w:line="312" w:lineRule="auto"/>
              <w:ind w:firstLine="0"/>
              <w:jc w:val="both"/>
              <w:rPr>
                <w:rFonts w:cs="Times New Roman"/>
                <w:szCs w:val="26"/>
              </w:rPr>
            </w:pPr>
          </w:p>
        </w:tc>
        <w:tc>
          <w:tcPr>
            <w:tcW w:w="1417" w:type="dxa"/>
          </w:tcPr>
          <w:p w14:paraId="2D6ECEBF"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B8AB464" w14:textId="77777777" w:rsidTr="00F0481F">
        <w:tc>
          <w:tcPr>
            <w:tcW w:w="1638" w:type="dxa"/>
          </w:tcPr>
          <w:p w14:paraId="4887DB7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Dung sai trên</w:t>
            </w:r>
          </w:p>
        </w:tc>
        <w:tc>
          <w:tcPr>
            <w:tcW w:w="1192" w:type="dxa"/>
          </w:tcPr>
          <w:p w14:paraId="1EFBB5D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SMALLINT</w:t>
            </w:r>
          </w:p>
        </w:tc>
        <w:tc>
          <w:tcPr>
            <w:tcW w:w="709" w:type="dxa"/>
          </w:tcPr>
          <w:p w14:paraId="397BEB7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w:t>
            </w:r>
          </w:p>
        </w:tc>
        <w:tc>
          <w:tcPr>
            <w:tcW w:w="992" w:type="dxa"/>
          </w:tcPr>
          <w:p w14:paraId="6204554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vMerge w:val="restart"/>
          </w:tcPr>
          <w:p w14:paraId="5B491921" w14:textId="77777777" w:rsidR="004A7D63" w:rsidRPr="00571988" w:rsidRDefault="004A7D63" w:rsidP="00126E87">
            <w:pPr>
              <w:spacing w:line="312" w:lineRule="auto"/>
              <w:ind w:firstLine="0"/>
              <w:jc w:val="both"/>
              <w:rPr>
                <w:rFonts w:cs="Times New Roman"/>
                <w:szCs w:val="26"/>
              </w:rPr>
            </w:pPr>
            <w:commentRangeStart w:id="510"/>
            <w:commentRangeStart w:id="511"/>
            <w:r w:rsidRPr="00571988">
              <w:rPr>
                <w:rFonts w:cs="Times New Roman"/>
                <w:szCs w:val="26"/>
              </w:rPr>
              <w:t>Dung sai trên và dưới mới của Số tiền BL.</w:t>
            </w:r>
            <w:commentRangeEnd w:id="510"/>
            <w:r>
              <w:rPr>
                <w:rStyle w:val="CommentReference"/>
              </w:rPr>
              <w:commentReference w:id="510"/>
            </w:r>
            <w:commentRangeEnd w:id="511"/>
            <w:r w:rsidR="00770BE6">
              <w:rPr>
                <w:rStyle w:val="CommentReference"/>
              </w:rPr>
              <w:commentReference w:id="511"/>
            </w:r>
          </w:p>
          <w:p w14:paraId="1E55DCA2" w14:textId="77777777" w:rsidR="004A7D63" w:rsidRPr="00A550C1" w:rsidRDefault="004A7D63" w:rsidP="00126E87">
            <w:pPr>
              <w:spacing w:line="312" w:lineRule="auto"/>
              <w:ind w:firstLine="0"/>
              <w:jc w:val="both"/>
              <w:rPr>
                <w:rFonts w:cs="Times New Roman"/>
                <w:color w:val="FF0000"/>
                <w:szCs w:val="26"/>
              </w:rPr>
            </w:pPr>
            <w:r w:rsidRPr="00A550C1">
              <w:rPr>
                <w:rFonts w:cs="Times New Roman"/>
                <w:color w:val="FF0000"/>
                <w:szCs w:val="26"/>
              </w:rPr>
              <w:t xml:space="preserve">Trên màn hình, 2 trường này nằm trên 1 hàng và có chung 1 tên hiển thị là: </w:t>
            </w:r>
          </w:p>
          <w:p w14:paraId="5EFDFDEE" w14:textId="77777777" w:rsidR="004A7D63" w:rsidRPr="00571988" w:rsidRDefault="004A7D63" w:rsidP="00126E87">
            <w:pPr>
              <w:spacing w:line="312" w:lineRule="auto"/>
              <w:ind w:firstLine="0"/>
              <w:jc w:val="both"/>
              <w:rPr>
                <w:rFonts w:cs="Times New Roman"/>
                <w:szCs w:val="26"/>
              </w:rPr>
            </w:pPr>
            <w:r w:rsidRPr="00A550C1">
              <w:rPr>
                <w:rFonts w:cs="Times New Roman"/>
                <w:b/>
                <w:color w:val="FF0000"/>
                <w:szCs w:val="26"/>
              </w:rPr>
              <w:t>Dung sai %</w:t>
            </w:r>
            <w:r w:rsidRPr="00A550C1">
              <w:rPr>
                <w:rFonts w:cs="Times New Roman"/>
                <w:color w:val="FF0000"/>
                <w:szCs w:val="26"/>
              </w:rPr>
              <w:t>.</w:t>
            </w:r>
          </w:p>
        </w:tc>
        <w:tc>
          <w:tcPr>
            <w:tcW w:w="1417" w:type="dxa"/>
          </w:tcPr>
          <w:p w14:paraId="51036D73"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8EA4598" w14:textId="77777777" w:rsidTr="00F0481F">
        <w:tc>
          <w:tcPr>
            <w:tcW w:w="1638" w:type="dxa"/>
          </w:tcPr>
          <w:p w14:paraId="63370B1C"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Dung sai dưới</w:t>
            </w:r>
          </w:p>
        </w:tc>
        <w:tc>
          <w:tcPr>
            <w:tcW w:w="1192" w:type="dxa"/>
          </w:tcPr>
          <w:p w14:paraId="51B2268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SMALLINT</w:t>
            </w:r>
          </w:p>
        </w:tc>
        <w:tc>
          <w:tcPr>
            <w:tcW w:w="709" w:type="dxa"/>
          </w:tcPr>
          <w:p w14:paraId="3A7C344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w:t>
            </w:r>
          </w:p>
        </w:tc>
        <w:tc>
          <w:tcPr>
            <w:tcW w:w="992" w:type="dxa"/>
          </w:tcPr>
          <w:p w14:paraId="49EF371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vMerge/>
          </w:tcPr>
          <w:p w14:paraId="7921C512" w14:textId="77777777" w:rsidR="004A7D63" w:rsidRPr="00571988" w:rsidRDefault="004A7D63" w:rsidP="00126E87">
            <w:pPr>
              <w:spacing w:line="312" w:lineRule="auto"/>
              <w:ind w:firstLine="0"/>
              <w:jc w:val="both"/>
              <w:rPr>
                <w:rFonts w:cs="Times New Roman"/>
                <w:szCs w:val="26"/>
              </w:rPr>
            </w:pPr>
          </w:p>
        </w:tc>
        <w:tc>
          <w:tcPr>
            <w:tcW w:w="1417" w:type="dxa"/>
          </w:tcPr>
          <w:p w14:paraId="1F92419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8DF6759" w14:textId="77777777" w:rsidTr="00F0481F">
        <w:tc>
          <w:tcPr>
            <w:tcW w:w="1638" w:type="dxa"/>
          </w:tcPr>
          <w:p w14:paraId="5E7CC3F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Số dư BL mới</w:t>
            </w:r>
          </w:p>
        </w:tc>
        <w:tc>
          <w:tcPr>
            <w:tcW w:w="1192" w:type="dxa"/>
          </w:tcPr>
          <w:p w14:paraId="7376BC36"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2D1F498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24544E5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514EC72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Bảo lãnh sau khi sửa đổi đã bao gồm dung sai và được cập nhật sau các lần xử lý BCT đòi tiền.</w:t>
            </w:r>
          </w:p>
          <w:p w14:paraId="563A4788"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14D700A1"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số tiền hệ thống tự tính toán</w:t>
            </w:r>
          </w:p>
          <w:p w14:paraId="173FDA43" w14:textId="77777777" w:rsidR="004A7D63" w:rsidRDefault="004A7D63" w:rsidP="00126E87">
            <w:pPr>
              <w:spacing w:line="312" w:lineRule="auto"/>
              <w:ind w:firstLine="0"/>
              <w:jc w:val="both"/>
              <w:rPr>
                <w:rFonts w:cs="Times New Roman"/>
                <w:color w:val="FF0000"/>
                <w:szCs w:val="26"/>
              </w:rPr>
            </w:pPr>
            <w:r w:rsidRPr="00A550C1">
              <w:rPr>
                <w:rFonts w:cs="Times New Roman"/>
                <w:color w:val="FF0000"/>
                <w:szCs w:val="26"/>
              </w:rPr>
              <w:t>Trên màn hình, 2 trường này nằm trên 1 hàng và có chung 1 tên hiển thị là</w:t>
            </w:r>
            <w:r>
              <w:rPr>
                <w:rFonts w:cs="Times New Roman"/>
                <w:color w:val="FF0000"/>
                <w:szCs w:val="26"/>
              </w:rPr>
              <w:t>:</w:t>
            </w:r>
            <w:r w:rsidRPr="00A550C1">
              <w:rPr>
                <w:rFonts w:cs="Times New Roman"/>
                <w:color w:val="FF0000"/>
                <w:szCs w:val="26"/>
              </w:rPr>
              <w:t xml:space="preserve"> </w:t>
            </w:r>
          </w:p>
          <w:p w14:paraId="07A4F18B" w14:textId="77777777" w:rsidR="004A7D63" w:rsidRPr="00A550C1" w:rsidRDefault="004A7D63" w:rsidP="00126E87">
            <w:pPr>
              <w:spacing w:line="312" w:lineRule="auto"/>
              <w:ind w:firstLine="0"/>
              <w:jc w:val="both"/>
              <w:rPr>
                <w:rFonts w:cs="Times New Roman"/>
                <w:color w:val="FF0000"/>
                <w:szCs w:val="26"/>
              </w:rPr>
            </w:pPr>
            <w:r w:rsidRPr="00A550C1">
              <w:rPr>
                <w:rFonts w:cs="Times New Roman"/>
                <w:b/>
                <w:color w:val="FF0000"/>
                <w:szCs w:val="26"/>
              </w:rPr>
              <w:t>Số dư BL mới</w:t>
            </w:r>
            <w:r w:rsidRPr="00A550C1">
              <w:rPr>
                <w:rFonts w:cs="Times New Roman"/>
                <w:color w:val="FF0000"/>
                <w:szCs w:val="26"/>
              </w:rPr>
              <w:t>.</w:t>
            </w:r>
          </w:p>
          <w:p w14:paraId="5DD3139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không sửa đổi số tiền</w:t>
            </w:r>
            <w:r>
              <w:rPr>
                <w:rFonts w:cs="Times New Roman"/>
                <w:szCs w:val="26"/>
              </w:rPr>
              <w:t xml:space="preserve"> và hoặc Dung sai</w:t>
            </w:r>
            <w:r w:rsidRPr="00571988">
              <w:rPr>
                <w:rFonts w:cs="Times New Roman"/>
                <w:szCs w:val="26"/>
              </w:rPr>
              <w:t>, trường này có giá trị = 0</w:t>
            </w:r>
          </w:p>
        </w:tc>
        <w:tc>
          <w:tcPr>
            <w:tcW w:w="1417" w:type="dxa"/>
          </w:tcPr>
          <w:p w14:paraId="05A4A876"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FA21816" w14:textId="77777777" w:rsidTr="00F0481F">
        <w:tc>
          <w:tcPr>
            <w:tcW w:w="1638" w:type="dxa"/>
          </w:tcPr>
          <w:p w14:paraId="4D8C88D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dư BL mới</w:t>
            </w:r>
          </w:p>
        </w:tc>
        <w:tc>
          <w:tcPr>
            <w:tcW w:w="1192" w:type="dxa"/>
          </w:tcPr>
          <w:p w14:paraId="2369785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203A873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0061E1C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461F9437" w14:textId="77777777" w:rsidR="004A7D63" w:rsidRPr="00571988" w:rsidRDefault="004A7D63" w:rsidP="00126E87">
            <w:pPr>
              <w:spacing w:line="312" w:lineRule="auto"/>
              <w:ind w:firstLine="0"/>
              <w:jc w:val="both"/>
              <w:rPr>
                <w:rFonts w:cs="Times New Roman"/>
                <w:szCs w:val="26"/>
              </w:rPr>
            </w:pPr>
          </w:p>
        </w:tc>
        <w:tc>
          <w:tcPr>
            <w:tcW w:w="1417" w:type="dxa"/>
          </w:tcPr>
          <w:p w14:paraId="4485E4A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7657BF9" w14:textId="77777777" w:rsidTr="00F0481F">
        <w:tc>
          <w:tcPr>
            <w:tcW w:w="1638" w:type="dxa"/>
          </w:tcPr>
          <w:p w14:paraId="6882E506"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Loại tiền Số dư BL </w:t>
            </w:r>
            <w:r>
              <w:rPr>
                <w:rFonts w:cs="Times New Roman"/>
                <w:b/>
                <w:szCs w:val="26"/>
              </w:rPr>
              <w:t xml:space="preserve">mới </w:t>
            </w:r>
            <w:r w:rsidRPr="00571988">
              <w:rPr>
                <w:rFonts w:cs="Times New Roman"/>
                <w:b/>
                <w:szCs w:val="26"/>
              </w:rPr>
              <w:t>quy đổ</w:t>
            </w:r>
            <w:r>
              <w:rPr>
                <w:rFonts w:cs="Times New Roman"/>
                <w:b/>
                <w:szCs w:val="26"/>
              </w:rPr>
              <w:t>i</w:t>
            </w:r>
          </w:p>
        </w:tc>
        <w:tc>
          <w:tcPr>
            <w:tcW w:w="1192" w:type="dxa"/>
          </w:tcPr>
          <w:p w14:paraId="0098F9A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07ADAF9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2D370C3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33DCEB8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Bảo lãnh sau khi sửa đổi đã bao gồm dung sai, được cập nhật sau các lần xử lý BCT đòi tiền và được quy đổi sang đồng nội tệ.</w:t>
            </w:r>
          </w:p>
          <w:p w14:paraId="3D44125D"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77814F17"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Trường số tiền do hệ thống tự tính toán dựa trên Số dư BL </w:t>
            </w:r>
            <w:r>
              <w:rPr>
                <w:rFonts w:cs="Times New Roman"/>
                <w:szCs w:val="26"/>
              </w:rPr>
              <w:t xml:space="preserve">mới </w:t>
            </w:r>
            <w:r w:rsidRPr="00571988">
              <w:rPr>
                <w:rFonts w:cs="Times New Roman"/>
                <w:szCs w:val="26"/>
              </w:rPr>
              <w:t>và Tỷ giá.</w:t>
            </w:r>
          </w:p>
          <w:p w14:paraId="36C40AA9" w14:textId="77777777" w:rsidR="004A7D63" w:rsidRPr="00741D0C" w:rsidRDefault="004A7D63" w:rsidP="00126E87">
            <w:pPr>
              <w:spacing w:line="312" w:lineRule="auto"/>
              <w:ind w:firstLine="0"/>
              <w:jc w:val="both"/>
              <w:rPr>
                <w:rFonts w:cs="Times New Roman"/>
                <w:color w:val="FF0000"/>
                <w:szCs w:val="26"/>
              </w:rPr>
            </w:pPr>
            <w:r w:rsidRPr="00741D0C">
              <w:rPr>
                <w:rFonts w:cs="Times New Roman"/>
                <w:color w:val="FF0000"/>
                <w:szCs w:val="26"/>
              </w:rPr>
              <w:t xml:space="preserve">Trên màn hình, 2 trường này nằm trên 1 hàng và có chung 1 tên hiển thị là: </w:t>
            </w:r>
          </w:p>
          <w:p w14:paraId="19D9BF0D" w14:textId="77777777" w:rsidR="004A7D63" w:rsidRPr="00741D0C" w:rsidRDefault="004A7D63" w:rsidP="00126E87">
            <w:pPr>
              <w:spacing w:line="312" w:lineRule="auto"/>
              <w:ind w:firstLine="0"/>
              <w:jc w:val="both"/>
              <w:rPr>
                <w:rFonts w:cs="Times New Roman"/>
                <w:color w:val="FF0000"/>
                <w:szCs w:val="26"/>
              </w:rPr>
            </w:pPr>
            <w:r w:rsidRPr="00741D0C">
              <w:rPr>
                <w:rFonts w:cs="Times New Roman"/>
                <w:b/>
                <w:color w:val="FF0000"/>
                <w:szCs w:val="26"/>
              </w:rPr>
              <w:t>Số dư BL mới quy đổi.</w:t>
            </w:r>
          </w:p>
          <w:p w14:paraId="51831E6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không sửa đổi số tiền</w:t>
            </w:r>
            <w:r>
              <w:rPr>
                <w:rFonts w:cs="Times New Roman"/>
                <w:szCs w:val="26"/>
              </w:rPr>
              <w:t xml:space="preserve"> và/hoặc dung sai</w:t>
            </w:r>
            <w:r w:rsidRPr="00571988">
              <w:rPr>
                <w:rFonts w:cs="Times New Roman"/>
                <w:szCs w:val="26"/>
              </w:rPr>
              <w:t>, trường này có giá trị = 0</w:t>
            </w:r>
          </w:p>
        </w:tc>
        <w:tc>
          <w:tcPr>
            <w:tcW w:w="1417" w:type="dxa"/>
          </w:tcPr>
          <w:p w14:paraId="2E32369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203DD3DC" w14:textId="77777777" w:rsidTr="00F0481F">
        <w:tc>
          <w:tcPr>
            <w:tcW w:w="1638" w:type="dxa"/>
          </w:tcPr>
          <w:p w14:paraId="6B51EAF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dư BL</w:t>
            </w:r>
            <w:r>
              <w:rPr>
                <w:rFonts w:cs="Times New Roman"/>
                <w:b/>
                <w:szCs w:val="26"/>
              </w:rPr>
              <w:t xml:space="preserve"> mới</w:t>
            </w:r>
            <w:r w:rsidRPr="00571988">
              <w:rPr>
                <w:rFonts w:cs="Times New Roman"/>
                <w:b/>
                <w:szCs w:val="26"/>
              </w:rPr>
              <w:t xml:space="preserve"> quy đổ</w:t>
            </w:r>
            <w:r>
              <w:rPr>
                <w:rFonts w:cs="Times New Roman"/>
                <w:b/>
                <w:szCs w:val="26"/>
              </w:rPr>
              <w:t>i</w:t>
            </w:r>
          </w:p>
        </w:tc>
        <w:tc>
          <w:tcPr>
            <w:tcW w:w="1192" w:type="dxa"/>
          </w:tcPr>
          <w:p w14:paraId="40B06BC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4B22E3E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148D89A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14E7A89D" w14:textId="77777777" w:rsidR="004A7D63" w:rsidRPr="00571988" w:rsidRDefault="004A7D63" w:rsidP="00126E87">
            <w:pPr>
              <w:spacing w:line="312" w:lineRule="auto"/>
              <w:ind w:firstLine="0"/>
              <w:jc w:val="both"/>
              <w:rPr>
                <w:rFonts w:cs="Times New Roman"/>
                <w:szCs w:val="26"/>
              </w:rPr>
            </w:pPr>
          </w:p>
        </w:tc>
        <w:tc>
          <w:tcPr>
            <w:tcW w:w="1417" w:type="dxa"/>
          </w:tcPr>
          <w:p w14:paraId="163C3EB1"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D861D4D" w14:textId="77777777" w:rsidTr="00F0481F">
        <w:tc>
          <w:tcPr>
            <w:tcW w:w="1638" w:type="dxa"/>
          </w:tcPr>
          <w:p w14:paraId="7EF5644D" w14:textId="77777777" w:rsidR="004A7D63" w:rsidRPr="00094606" w:rsidRDefault="004A7D63" w:rsidP="00126E87">
            <w:pPr>
              <w:spacing w:line="312" w:lineRule="auto"/>
              <w:ind w:firstLine="0"/>
              <w:jc w:val="both"/>
              <w:rPr>
                <w:rFonts w:cs="Times New Roman"/>
                <w:b/>
                <w:color w:val="FF0000"/>
                <w:szCs w:val="26"/>
              </w:rPr>
            </w:pPr>
            <w:r w:rsidRPr="00094606">
              <w:rPr>
                <w:rFonts w:cs="Times New Roman"/>
                <w:b/>
                <w:color w:val="FF0000"/>
                <w:szCs w:val="26"/>
              </w:rPr>
              <w:t>Số Hợp đồng cơ sở</w:t>
            </w:r>
          </w:p>
          <w:p w14:paraId="2715E5D2"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 xml:space="preserve">tên cũ Số </w:t>
            </w:r>
            <w:r>
              <w:rPr>
                <w:rFonts w:cs="Times New Roman"/>
                <w:i/>
                <w:color w:val="FF0000"/>
                <w:szCs w:val="26"/>
              </w:rPr>
              <w:lastRenderedPageBreak/>
              <w:t>hợp đồng cơ sở (*)</w:t>
            </w:r>
            <w:r w:rsidRPr="003E3CDA">
              <w:rPr>
                <w:rFonts w:cs="Times New Roman"/>
                <w:i/>
                <w:color w:val="FF0000"/>
                <w:szCs w:val="26"/>
              </w:rPr>
              <w:t>)</w:t>
            </w:r>
          </w:p>
        </w:tc>
        <w:tc>
          <w:tcPr>
            <w:tcW w:w="1192" w:type="dxa"/>
          </w:tcPr>
          <w:p w14:paraId="0E1E68E8"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nVarchar</w:t>
            </w:r>
          </w:p>
        </w:tc>
        <w:tc>
          <w:tcPr>
            <w:tcW w:w="709" w:type="dxa"/>
          </w:tcPr>
          <w:p w14:paraId="3FAB47E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28F3190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1114EC4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6AB9307D"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5455E716" w14:textId="77777777" w:rsidTr="005E5229">
        <w:tc>
          <w:tcPr>
            <w:tcW w:w="8926" w:type="dxa"/>
            <w:gridSpan w:val="5"/>
            <w:shd w:val="clear" w:color="auto" w:fill="FFFF00"/>
          </w:tcPr>
          <w:p w14:paraId="7D1EF068"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Thông tin về Thời hạn</w:t>
            </w:r>
          </w:p>
        </w:tc>
        <w:tc>
          <w:tcPr>
            <w:tcW w:w="1417" w:type="dxa"/>
            <w:shd w:val="clear" w:color="auto" w:fill="FFFF00"/>
          </w:tcPr>
          <w:p w14:paraId="26F9B307" w14:textId="77777777" w:rsidR="004A7D63" w:rsidRPr="00571988" w:rsidRDefault="004A7D63" w:rsidP="00126E87">
            <w:pPr>
              <w:spacing w:line="312" w:lineRule="auto"/>
              <w:ind w:firstLine="0"/>
              <w:jc w:val="center"/>
              <w:rPr>
                <w:rFonts w:cs="Times New Roman"/>
                <w:b/>
                <w:szCs w:val="26"/>
              </w:rPr>
            </w:pPr>
          </w:p>
        </w:tc>
      </w:tr>
      <w:tr w:rsidR="004A7D63" w:rsidRPr="00571988" w14:paraId="1843CFD8" w14:textId="77777777" w:rsidTr="00F0481F">
        <w:tc>
          <w:tcPr>
            <w:tcW w:w="1638" w:type="dxa"/>
          </w:tcPr>
          <w:p w14:paraId="7E8F2522" w14:textId="77777777" w:rsidR="004A7D63" w:rsidRPr="00094606" w:rsidRDefault="004A7D63" w:rsidP="00126E87">
            <w:pPr>
              <w:spacing w:line="312" w:lineRule="auto"/>
              <w:ind w:firstLine="0"/>
              <w:jc w:val="both"/>
              <w:rPr>
                <w:rFonts w:cs="Times New Roman"/>
                <w:b/>
                <w:color w:val="FF0000"/>
                <w:szCs w:val="26"/>
              </w:rPr>
            </w:pPr>
            <w:r w:rsidRPr="00094606">
              <w:rPr>
                <w:rFonts w:cs="Times New Roman"/>
                <w:b/>
                <w:color w:val="FF0000"/>
                <w:szCs w:val="26"/>
              </w:rPr>
              <w:t xml:space="preserve">Ngày phát hành </w:t>
            </w:r>
          </w:p>
          <w:p w14:paraId="54908A01"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phát hành (*)</w:t>
            </w:r>
            <w:r w:rsidRPr="003E3CDA">
              <w:rPr>
                <w:rFonts w:cs="Times New Roman"/>
                <w:i/>
                <w:color w:val="FF0000"/>
                <w:szCs w:val="26"/>
              </w:rPr>
              <w:t>)</w:t>
            </w:r>
          </w:p>
        </w:tc>
        <w:tc>
          <w:tcPr>
            <w:tcW w:w="1192" w:type="dxa"/>
          </w:tcPr>
          <w:p w14:paraId="480B1D8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6D79BE9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7291267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457E1A1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phát hành BL.</w:t>
            </w:r>
          </w:p>
          <w:p w14:paraId="11BCDE3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lang w:val="en-GB"/>
              </w:rPr>
              <w:t>,</w:t>
            </w:r>
            <w:r w:rsidRPr="00571988">
              <w:rPr>
                <w:rFonts w:cs="Times New Roman"/>
                <w:szCs w:val="26"/>
              </w:rPr>
              <w:t xml:space="preserve"> người dùng có thể sửa lại.</w:t>
            </w:r>
          </w:p>
        </w:tc>
        <w:tc>
          <w:tcPr>
            <w:tcW w:w="1417" w:type="dxa"/>
          </w:tcPr>
          <w:p w14:paraId="15A5E4B6"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6B4881DC" w14:textId="77777777" w:rsidTr="00F0481F">
        <w:tc>
          <w:tcPr>
            <w:tcW w:w="1638" w:type="dxa"/>
          </w:tcPr>
          <w:p w14:paraId="7C894E02"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BL có hiệu lực</w:t>
            </w:r>
          </w:p>
        </w:tc>
        <w:tc>
          <w:tcPr>
            <w:tcW w:w="1192" w:type="dxa"/>
          </w:tcPr>
          <w:p w14:paraId="3A8299F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3F5865B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3D436CB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5EAF2BC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bắt đầu có hiệu lực của BL.</w:t>
            </w:r>
          </w:p>
          <w:p w14:paraId="013070E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lang w:val="en-GB"/>
              </w:rPr>
              <w:t>,</w:t>
            </w:r>
            <w:r w:rsidRPr="00571988">
              <w:rPr>
                <w:rFonts w:cs="Times New Roman"/>
                <w:szCs w:val="26"/>
              </w:rPr>
              <w:t xml:space="preserve"> người dùng có thể sửa lại.</w:t>
            </w:r>
          </w:p>
        </w:tc>
        <w:tc>
          <w:tcPr>
            <w:tcW w:w="1417" w:type="dxa"/>
          </w:tcPr>
          <w:p w14:paraId="3A690DF0"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6198331" w14:textId="77777777" w:rsidTr="00F0481F">
        <w:tc>
          <w:tcPr>
            <w:tcW w:w="1638" w:type="dxa"/>
          </w:tcPr>
          <w:p w14:paraId="57AAB9C6"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sửa đổi</w:t>
            </w:r>
          </w:p>
        </w:tc>
        <w:tc>
          <w:tcPr>
            <w:tcW w:w="1192" w:type="dxa"/>
          </w:tcPr>
          <w:p w14:paraId="4BA5CDA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32CF48A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5522DEF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35D1BC8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sửa đổi BL.</w:t>
            </w:r>
          </w:p>
          <w:p w14:paraId="4A3B0D8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Mặc định là ngày hiện tại. Người dùng có thể chọn ngày trên lịch có sẵn. </w:t>
            </w:r>
          </w:p>
          <w:p w14:paraId="568265C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Định dạng DD/MM/YYYY</w:t>
            </w:r>
          </w:p>
        </w:tc>
        <w:tc>
          <w:tcPr>
            <w:tcW w:w="1417" w:type="dxa"/>
          </w:tcPr>
          <w:p w14:paraId="63887C68"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79D805B" w14:textId="77777777" w:rsidTr="00F0481F">
        <w:tc>
          <w:tcPr>
            <w:tcW w:w="1638" w:type="dxa"/>
          </w:tcPr>
          <w:p w14:paraId="1BCAA76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hết hạn</w:t>
            </w:r>
          </w:p>
        </w:tc>
        <w:tc>
          <w:tcPr>
            <w:tcW w:w="1192" w:type="dxa"/>
          </w:tcPr>
          <w:p w14:paraId="4883C6AC"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0269823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35</w:t>
            </w:r>
          </w:p>
        </w:tc>
        <w:tc>
          <w:tcPr>
            <w:tcW w:w="992" w:type="dxa"/>
          </w:tcPr>
          <w:p w14:paraId="24B42CC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2F2690C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Trường này cho biết thời hạn hiệu lực của BL thuộc loại nào.</w:t>
            </w:r>
          </w:p>
          <w:p w14:paraId="758C316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các giá trị:</w:t>
            </w:r>
          </w:p>
          <w:p w14:paraId="1E4F13FB"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Có ngày hết hạn cụ thể</w:t>
            </w:r>
          </w:p>
          <w:p w14:paraId="5ABE516F"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Không XĐ ngày hết hạn cụ thể</w:t>
            </w:r>
          </w:p>
          <w:p w14:paraId="5246F394"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Vô thời hạn</w:t>
            </w:r>
          </w:p>
          <w:p w14:paraId="06FB4FF5"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Tự động gia hạn</w:t>
            </w:r>
          </w:p>
          <w:p w14:paraId="72371FA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lang w:val="en-GB"/>
              </w:rPr>
              <w:t>,</w:t>
            </w:r>
            <w:r w:rsidRPr="00571988">
              <w:rPr>
                <w:rFonts w:cs="Times New Roman"/>
                <w:szCs w:val="26"/>
              </w:rPr>
              <w:t xml:space="preserve"> người dùng có thể sửa lại.</w:t>
            </w:r>
          </w:p>
        </w:tc>
        <w:tc>
          <w:tcPr>
            <w:tcW w:w="1417" w:type="dxa"/>
          </w:tcPr>
          <w:p w14:paraId="47C6259B"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0A80950" w14:textId="77777777" w:rsidTr="00F0481F">
        <w:tc>
          <w:tcPr>
            <w:tcW w:w="1638" w:type="dxa"/>
          </w:tcPr>
          <w:p w14:paraId="1051DCC2"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Thời hạn (ngày)</w:t>
            </w:r>
          </w:p>
        </w:tc>
        <w:tc>
          <w:tcPr>
            <w:tcW w:w="1192" w:type="dxa"/>
          </w:tcPr>
          <w:p w14:paraId="2F8EACB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SMALLINT</w:t>
            </w:r>
          </w:p>
        </w:tc>
        <w:tc>
          <w:tcPr>
            <w:tcW w:w="709" w:type="dxa"/>
          </w:tcPr>
          <w:p w14:paraId="0F84785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w:t>
            </w:r>
          </w:p>
        </w:tc>
        <w:tc>
          <w:tcPr>
            <w:tcW w:w="992" w:type="dxa"/>
          </w:tcPr>
          <w:p w14:paraId="680A751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743B672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Số ngày tính từ Ngày BL có hiệu lực đến Ngày hết hiệu lực (nếu không sửa đổi thời hạn) hoặc đến Ngày hết hiệu lực mới (nếu sửa đổi thời hạn).</w:t>
            </w:r>
          </w:p>
          <w:p w14:paraId="25F1DF1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lang w:val="en-GB"/>
              </w:rPr>
              <w:t>,</w:t>
            </w:r>
            <w:r w:rsidRPr="00571988">
              <w:rPr>
                <w:rFonts w:cs="Times New Roman"/>
                <w:szCs w:val="26"/>
              </w:rPr>
              <w:t xml:space="preserve"> người dùng có thể sửa lại.</w:t>
            </w:r>
          </w:p>
          <w:p w14:paraId="4B079885"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lastRenderedPageBreak/>
              <w:t>Nếu người dùng nhập trường này, hệ thống tự tính ra Ngày hết hiệu lực mới.</w:t>
            </w:r>
          </w:p>
          <w:p w14:paraId="7D72FE21"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Nếu người dùng nhập Ngày hết hiệu lực mới trước, hệ thống tự động tính ra trường này.</w:t>
            </w:r>
          </w:p>
        </w:tc>
        <w:tc>
          <w:tcPr>
            <w:tcW w:w="1417" w:type="dxa"/>
          </w:tcPr>
          <w:p w14:paraId="3F8C33B2"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6DCEA1AC" w14:textId="77777777" w:rsidTr="00F0481F">
        <w:tc>
          <w:tcPr>
            <w:tcW w:w="1638" w:type="dxa"/>
          </w:tcPr>
          <w:p w14:paraId="4979E6C7" w14:textId="77777777" w:rsidR="004A7D63" w:rsidRPr="00094606" w:rsidRDefault="004A7D63" w:rsidP="00126E87">
            <w:pPr>
              <w:spacing w:line="312" w:lineRule="auto"/>
              <w:ind w:firstLine="0"/>
              <w:jc w:val="both"/>
              <w:rPr>
                <w:rFonts w:cs="Times New Roman"/>
                <w:b/>
                <w:color w:val="FF0000"/>
                <w:szCs w:val="26"/>
              </w:rPr>
            </w:pPr>
            <w:r w:rsidRPr="00094606">
              <w:rPr>
                <w:rFonts w:cs="Times New Roman"/>
                <w:b/>
                <w:color w:val="FF0000"/>
                <w:szCs w:val="26"/>
              </w:rPr>
              <w:lastRenderedPageBreak/>
              <w:t>Ngày hết hiệu lực</w:t>
            </w:r>
          </w:p>
          <w:p w14:paraId="64973A48"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hết hiệu lực (*)</w:t>
            </w:r>
            <w:r w:rsidRPr="003E3CDA">
              <w:rPr>
                <w:rFonts w:cs="Times New Roman"/>
                <w:i/>
                <w:color w:val="FF0000"/>
                <w:szCs w:val="26"/>
              </w:rPr>
              <w:t>)</w:t>
            </w:r>
          </w:p>
        </w:tc>
        <w:tc>
          <w:tcPr>
            <w:tcW w:w="1192" w:type="dxa"/>
          </w:tcPr>
          <w:p w14:paraId="18A3C73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5E1EEB9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633FD7F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234C103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hết hạn hiệu lực của BL.</w:t>
            </w:r>
          </w:p>
          <w:p w14:paraId="3816FBC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lang w:val="en-GB"/>
              </w:rPr>
              <w:t>)</w:t>
            </w:r>
          </w:p>
        </w:tc>
        <w:tc>
          <w:tcPr>
            <w:tcW w:w="1417" w:type="dxa"/>
          </w:tcPr>
          <w:p w14:paraId="64C4D28F"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4FE3E2AF" w14:textId="77777777" w:rsidTr="00F0481F">
        <w:tc>
          <w:tcPr>
            <w:tcW w:w="1638" w:type="dxa"/>
          </w:tcPr>
          <w:p w14:paraId="2B1D28A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hết hiệu lực mới</w:t>
            </w:r>
          </w:p>
        </w:tc>
        <w:tc>
          <w:tcPr>
            <w:tcW w:w="1192" w:type="dxa"/>
          </w:tcPr>
          <w:p w14:paraId="18ACD77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39D20F4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4AA0C89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395" w:type="dxa"/>
          </w:tcPr>
          <w:p w14:paraId="153D4D9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hết hạn hiệu lực mới của BL.</w:t>
            </w:r>
          </w:p>
          <w:p w14:paraId="6BD6347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tính toán hoặc người dùng chọn ngày trên lịch có sẵn. </w:t>
            </w:r>
          </w:p>
          <w:p w14:paraId="13A7327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Định dạng DD/MM/YYYY</w:t>
            </w:r>
          </w:p>
        </w:tc>
        <w:tc>
          <w:tcPr>
            <w:tcW w:w="1417" w:type="dxa"/>
          </w:tcPr>
          <w:p w14:paraId="1048B211"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3D52342" w14:textId="77777777" w:rsidTr="00F0481F">
        <w:tc>
          <w:tcPr>
            <w:tcW w:w="1638" w:type="dxa"/>
          </w:tcPr>
          <w:p w14:paraId="747C295D" w14:textId="77777777" w:rsidR="004A7D63" w:rsidRPr="00B96670" w:rsidRDefault="004A7D63" w:rsidP="00126E87">
            <w:pPr>
              <w:spacing w:line="312" w:lineRule="auto"/>
              <w:ind w:firstLine="0"/>
              <w:jc w:val="both"/>
              <w:rPr>
                <w:rFonts w:cs="Times New Roman"/>
                <w:b/>
                <w:color w:val="FF0000"/>
                <w:szCs w:val="26"/>
              </w:rPr>
            </w:pPr>
            <w:r w:rsidRPr="00B96670">
              <w:rPr>
                <w:rFonts w:cs="Times New Roman"/>
                <w:b/>
                <w:color w:val="FF0000"/>
                <w:szCs w:val="26"/>
              </w:rPr>
              <w:t>Thông tin khác</w:t>
            </w:r>
          </w:p>
        </w:tc>
        <w:tc>
          <w:tcPr>
            <w:tcW w:w="1192" w:type="dxa"/>
          </w:tcPr>
          <w:p w14:paraId="5A4BD42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clob</w:t>
            </w:r>
          </w:p>
        </w:tc>
        <w:tc>
          <w:tcPr>
            <w:tcW w:w="709" w:type="dxa"/>
          </w:tcPr>
          <w:p w14:paraId="2A172102" w14:textId="77777777" w:rsidR="004A7D63" w:rsidRPr="00571988" w:rsidRDefault="004A7D63" w:rsidP="00126E87">
            <w:pPr>
              <w:spacing w:line="312" w:lineRule="auto"/>
              <w:ind w:firstLine="0"/>
              <w:jc w:val="center"/>
              <w:rPr>
                <w:rFonts w:cs="Times New Roman"/>
                <w:szCs w:val="26"/>
              </w:rPr>
            </w:pPr>
          </w:p>
        </w:tc>
        <w:tc>
          <w:tcPr>
            <w:tcW w:w="992" w:type="dxa"/>
          </w:tcPr>
          <w:p w14:paraId="545A03B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1C4D9A5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Các ghi chú liên quan đến giao dịch.</w:t>
            </w:r>
          </w:p>
          <w:p w14:paraId="6825BB3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0A8B0F43"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60546F29" w14:textId="77777777" w:rsidTr="00F0481F">
        <w:tc>
          <w:tcPr>
            <w:tcW w:w="1638" w:type="dxa"/>
          </w:tcPr>
          <w:p w14:paraId="72B64B01" w14:textId="77777777" w:rsidR="004A7D63" w:rsidRPr="0093207A" w:rsidRDefault="004A7D63" w:rsidP="00126E87">
            <w:pPr>
              <w:spacing w:line="312" w:lineRule="auto"/>
              <w:ind w:firstLine="0"/>
              <w:jc w:val="both"/>
              <w:rPr>
                <w:rFonts w:cs="Times New Roman"/>
                <w:b/>
                <w:color w:val="FF0000"/>
                <w:szCs w:val="26"/>
              </w:rPr>
            </w:pPr>
            <w:r>
              <w:rPr>
                <w:rFonts w:cs="Times New Roman"/>
                <w:b/>
                <w:color w:val="FF0000"/>
                <w:szCs w:val="26"/>
              </w:rPr>
              <w:t>Trạng thái</w:t>
            </w:r>
          </w:p>
        </w:tc>
        <w:tc>
          <w:tcPr>
            <w:tcW w:w="1192" w:type="dxa"/>
          </w:tcPr>
          <w:p w14:paraId="56684FC3" w14:textId="77777777" w:rsidR="004A7D63" w:rsidRPr="00571988" w:rsidRDefault="004A7D63" w:rsidP="00126E87">
            <w:pPr>
              <w:spacing w:line="312" w:lineRule="auto"/>
              <w:ind w:firstLine="0"/>
              <w:jc w:val="center"/>
              <w:rPr>
                <w:rFonts w:cs="Times New Roman"/>
                <w:szCs w:val="26"/>
              </w:rPr>
            </w:pPr>
          </w:p>
        </w:tc>
        <w:tc>
          <w:tcPr>
            <w:tcW w:w="709" w:type="dxa"/>
          </w:tcPr>
          <w:p w14:paraId="7AC8C2FA" w14:textId="77777777" w:rsidR="004A7D63" w:rsidRPr="00571988" w:rsidRDefault="004A7D63" w:rsidP="00126E87">
            <w:pPr>
              <w:spacing w:line="312" w:lineRule="auto"/>
              <w:ind w:firstLine="0"/>
              <w:jc w:val="center"/>
              <w:rPr>
                <w:rFonts w:cs="Times New Roman"/>
                <w:szCs w:val="26"/>
              </w:rPr>
            </w:pPr>
          </w:p>
        </w:tc>
        <w:tc>
          <w:tcPr>
            <w:tcW w:w="992" w:type="dxa"/>
          </w:tcPr>
          <w:p w14:paraId="02ECFA8B" w14:textId="77777777" w:rsidR="004A7D63" w:rsidRPr="00571988" w:rsidRDefault="004A7D63" w:rsidP="00126E87">
            <w:pPr>
              <w:spacing w:line="312" w:lineRule="auto"/>
              <w:ind w:firstLine="0"/>
              <w:jc w:val="center"/>
              <w:rPr>
                <w:rFonts w:cs="Times New Roman"/>
                <w:szCs w:val="26"/>
              </w:rPr>
            </w:pPr>
            <w:r>
              <w:rPr>
                <w:rFonts w:cs="Times New Roman"/>
                <w:szCs w:val="26"/>
              </w:rPr>
              <w:t>(P)</w:t>
            </w:r>
          </w:p>
        </w:tc>
        <w:tc>
          <w:tcPr>
            <w:tcW w:w="4395" w:type="dxa"/>
          </w:tcPr>
          <w:p w14:paraId="58545493" w14:textId="77777777" w:rsidR="004A7D63" w:rsidRDefault="004A7D63" w:rsidP="00126E87">
            <w:pPr>
              <w:spacing w:line="312" w:lineRule="auto"/>
              <w:ind w:firstLine="0"/>
              <w:jc w:val="both"/>
              <w:rPr>
                <w:rFonts w:cs="Times New Roman"/>
                <w:szCs w:val="26"/>
              </w:rPr>
            </w:pPr>
            <w:r>
              <w:rPr>
                <w:rFonts w:cs="Times New Roman"/>
                <w:szCs w:val="26"/>
              </w:rPr>
              <w:t xml:space="preserve">Thể hiện trạng thái của giao dịch gồm các giá trị: </w:t>
            </w:r>
          </w:p>
          <w:p w14:paraId="363D8072" w14:textId="77777777" w:rsidR="004A7D63" w:rsidRPr="0093207A" w:rsidRDefault="004A7D63" w:rsidP="00126E87">
            <w:pPr>
              <w:spacing w:line="312" w:lineRule="auto"/>
              <w:ind w:firstLine="0"/>
              <w:jc w:val="both"/>
              <w:rPr>
                <w:rFonts w:cs="Times New Roman"/>
                <w:i/>
                <w:color w:val="FF0000"/>
                <w:szCs w:val="26"/>
              </w:rPr>
            </w:pPr>
            <w:r w:rsidRPr="00967EAA">
              <w:rPr>
                <w:rFonts w:cs="Times New Roman"/>
                <w:szCs w:val="26"/>
              </w:rPr>
              <w:t>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Đã </w:t>
            </w:r>
            <w:r>
              <w:rPr>
                <w:rFonts w:cs="Times New Roman"/>
                <w:szCs w:val="26"/>
              </w:rPr>
              <w:t>phê duyệt</w:t>
            </w:r>
          </w:p>
        </w:tc>
        <w:tc>
          <w:tcPr>
            <w:tcW w:w="1417" w:type="dxa"/>
          </w:tcPr>
          <w:p w14:paraId="70755540"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3F86D89D" w14:textId="77777777" w:rsidTr="00F0481F">
        <w:tc>
          <w:tcPr>
            <w:tcW w:w="1638" w:type="dxa"/>
          </w:tcPr>
          <w:p w14:paraId="22395BED" w14:textId="77777777" w:rsidR="004A7D63" w:rsidRPr="0093207A" w:rsidRDefault="004A7D63" w:rsidP="00126E87">
            <w:pPr>
              <w:spacing w:line="312" w:lineRule="auto"/>
              <w:ind w:firstLine="0"/>
              <w:jc w:val="both"/>
              <w:rPr>
                <w:rFonts w:cs="Times New Roman"/>
                <w:b/>
                <w:color w:val="FF0000"/>
                <w:szCs w:val="26"/>
              </w:rPr>
            </w:pPr>
            <w:r>
              <w:rPr>
                <w:rFonts w:cs="Times New Roman"/>
                <w:b/>
                <w:szCs w:val="26"/>
              </w:rPr>
              <w:t>Tình trạng hoạt động</w:t>
            </w:r>
          </w:p>
        </w:tc>
        <w:tc>
          <w:tcPr>
            <w:tcW w:w="1192" w:type="dxa"/>
          </w:tcPr>
          <w:p w14:paraId="0D885962" w14:textId="77777777" w:rsidR="004A7D63" w:rsidRPr="00571988" w:rsidRDefault="004A7D63" w:rsidP="00126E87">
            <w:pPr>
              <w:spacing w:line="312" w:lineRule="auto"/>
              <w:ind w:firstLine="0"/>
              <w:jc w:val="center"/>
              <w:rPr>
                <w:rFonts w:cs="Times New Roman"/>
                <w:szCs w:val="26"/>
              </w:rPr>
            </w:pPr>
          </w:p>
        </w:tc>
        <w:tc>
          <w:tcPr>
            <w:tcW w:w="709" w:type="dxa"/>
          </w:tcPr>
          <w:p w14:paraId="42D9C69D" w14:textId="77777777" w:rsidR="004A7D63" w:rsidRPr="00571988" w:rsidRDefault="004A7D63" w:rsidP="00126E87">
            <w:pPr>
              <w:spacing w:line="312" w:lineRule="auto"/>
              <w:ind w:firstLine="0"/>
              <w:jc w:val="center"/>
              <w:rPr>
                <w:rFonts w:cs="Times New Roman"/>
                <w:szCs w:val="26"/>
              </w:rPr>
            </w:pPr>
          </w:p>
        </w:tc>
        <w:tc>
          <w:tcPr>
            <w:tcW w:w="992" w:type="dxa"/>
          </w:tcPr>
          <w:p w14:paraId="37A54FD9" w14:textId="77777777" w:rsidR="004A7D63" w:rsidRPr="00571988" w:rsidRDefault="004A7D63" w:rsidP="00126E87">
            <w:pPr>
              <w:spacing w:line="312" w:lineRule="auto"/>
              <w:ind w:firstLine="0"/>
              <w:jc w:val="center"/>
              <w:rPr>
                <w:rFonts w:cs="Times New Roman"/>
                <w:szCs w:val="26"/>
              </w:rPr>
            </w:pPr>
            <w:r>
              <w:rPr>
                <w:rFonts w:cs="Times New Roman"/>
                <w:szCs w:val="26"/>
              </w:rPr>
              <w:t>(P)</w:t>
            </w:r>
          </w:p>
        </w:tc>
        <w:tc>
          <w:tcPr>
            <w:tcW w:w="4395" w:type="dxa"/>
          </w:tcPr>
          <w:p w14:paraId="5BF5175D" w14:textId="77777777" w:rsidR="004A7D63" w:rsidRPr="0093207A" w:rsidRDefault="004A7D63" w:rsidP="00126E87">
            <w:pPr>
              <w:spacing w:line="312" w:lineRule="auto"/>
              <w:ind w:firstLine="0"/>
              <w:jc w:val="both"/>
              <w:rPr>
                <w:rFonts w:cs="Times New Roman"/>
                <w:i/>
                <w:color w:val="FF0000"/>
                <w:szCs w:val="26"/>
              </w:rPr>
            </w:pPr>
            <w:r>
              <w:rPr>
                <w:rFonts w:cs="Times New Roman"/>
                <w:szCs w:val="26"/>
              </w:rPr>
              <w:t>Thể hiện tình trạng hoạt động của giao dịch trên hệ thống VISYS, gồm các giá trị: Đang hoạt động, Đóng</w:t>
            </w:r>
          </w:p>
        </w:tc>
        <w:tc>
          <w:tcPr>
            <w:tcW w:w="1417" w:type="dxa"/>
          </w:tcPr>
          <w:p w14:paraId="648E3B53" w14:textId="77777777" w:rsidR="004A7D63"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2836A33" w14:textId="77777777" w:rsidTr="00F0481F">
        <w:tc>
          <w:tcPr>
            <w:tcW w:w="1638" w:type="dxa"/>
          </w:tcPr>
          <w:p w14:paraId="3330C35F" w14:textId="77777777" w:rsidR="004A7D63" w:rsidRPr="00571988" w:rsidRDefault="004A7D63" w:rsidP="00126E87">
            <w:pPr>
              <w:spacing w:line="312" w:lineRule="auto"/>
              <w:ind w:firstLine="0"/>
              <w:jc w:val="both"/>
              <w:rPr>
                <w:rFonts w:cs="Times New Roman"/>
                <w:b/>
                <w:szCs w:val="26"/>
              </w:rPr>
            </w:pPr>
            <w:r w:rsidRPr="0093207A">
              <w:rPr>
                <w:rFonts w:cs="Times New Roman"/>
                <w:b/>
                <w:color w:val="FF0000"/>
                <w:szCs w:val="26"/>
              </w:rPr>
              <w:t>Số tiền BL 2</w:t>
            </w:r>
          </w:p>
        </w:tc>
        <w:tc>
          <w:tcPr>
            <w:tcW w:w="1192" w:type="dxa"/>
          </w:tcPr>
          <w:p w14:paraId="70C3E029" w14:textId="77777777" w:rsidR="004A7D63" w:rsidRPr="00571988" w:rsidRDefault="004A7D63" w:rsidP="00126E87">
            <w:pPr>
              <w:spacing w:line="312" w:lineRule="auto"/>
              <w:ind w:firstLine="0"/>
              <w:jc w:val="center"/>
              <w:rPr>
                <w:rFonts w:cs="Times New Roman"/>
                <w:szCs w:val="26"/>
              </w:rPr>
            </w:pPr>
          </w:p>
        </w:tc>
        <w:tc>
          <w:tcPr>
            <w:tcW w:w="709" w:type="dxa"/>
          </w:tcPr>
          <w:p w14:paraId="257B7E21" w14:textId="77777777" w:rsidR="004A7D63" w:rsidRPr="00571988" w:rsidRDefault="004A7D63" w:rsidP="00126E87">
            <w:pPr>
              <w:spacing w:line="312" w:lineRule="auto"/>
              <w:ind w:firstLine="0"/>
              <w:jc w:val="center"/>
              <w:rPr>
                <w:rFonts w:cs="Times New Roman"/>
                <w:szCs w:val="26"/>
              </w:rPr>
            </w:pPr>
          </w:p>
        </w:tc>
        <w:tc>
          <w:tcPr>
            <w:tcW w:w="992" w:type="dxa"/>
          </w:tcPr>
          <w:p w14:paraId="0DA28DEF" w14:textId="77777777" w:rsidR="004A7D63" w:rsidRPr="00571988" w:rsidRDefault="004A7D63" w:rsidP="00126E87">
            <w:pPr>
              <w:spacing w:line="312" w:lineRule="auto"/>
              <w:ind w:firstLine="0"/>
              <w:jc w:val="center"/>
              <w:rPr>
                <w:rFonts w:cs="Times New Roman"/>
                <w:szCs w:val="26"/>
              </w:rPr>
            </w:pPr>
          </w:p>
        </w:tc>
        <w:tc>
          <w:tcPr>
            <w:tcW w:w="4395" w:type="dxa"/>
          </w:tcPr>
          <w:p w14:paraId="302BCA6A" w14:textId="77777777" w:rsidR="004A7D63" w:rsidRPr="00571988" w:rsidRDefault="004A7D63" w:rsidP="00126E87">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1B010E04"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02F4278" w14:textId="77777777" w:rsidTr="00F0481F">
        <w:tc>
          <w:tcPr>
            <w:tcW w:w="1638" w:type="dxa"/>
          </w:tcPr>
          <w:p w14:paraId="568DE996"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Loại tiền BL 2</w:t>
            </w:r>
          </w:p>
        </w:tc>
        <w:tc>
          <w:tcPr>
            <w:tcW w:w="1192" w:type="dxa"/>
          </w:tcPr>
          <w:p w14:paraId="1D470F23" w14:textId="77777777" w:rsidR="004A7D63" w:rsidRPr="00571988" w:rsidRDefault="004A7D63" w:rsidP="00126E87">
            <w:pPr>
              <w:spacing w:line="312" w:lineRule="auto"/>
              <w:ind w:firstLine="0"/>
              <w:jc w:val="center"/>
              <w:rPr>
                <w:rFonts w:cs="Times New Roman"/>
                <w:szCs w:val="26"/>
              </w:rPr>
            </w:pPr>
          </w:p>
        </w:tc>
        <w:tc>
          <w:tcPr>
            <w:tcW w:w="709" w:type="dxa"/>
          </w:tcPr>
          <w:p w14:paraId="4A1C7DEB" w14:textId="77777777" w:rsidR="004A7D63" w:rsidRPr="00571988" w:rsidRDefault="004A7D63" w:rsidP="00126E87">
            <w:pPr>
              <w:spacing w:line="312" w:lineRule="auto"/>
              <w:ind w:firstLine="0"/>
              <w:jc w:val="center"/>
              <w:rPr>
                <w:rFonts w:cs="Times New Roman"/>
                <w:szCs w:val="26"/>
              </w:rPr>
            </w:pPr>
          </w:p>
        </w:tc>
        <w:tc>
          <w:tcPr>
            <w:tcW w:w="992" w:type="dxa"/>
          </w:tcPr>
          <w:p w14:paraId="42176FCC" w14:textId="77777777" w:rsidR="004A7D63" w:rsidRPr="00571988" w:rsidRDefault="004A7D63" w:rsidP="00126E87">
            <w:pPr>
              <w:spacing w:line="312" w:lineRule="auto"/>
              <w:ind w:firstLine="0"/>
              <w:jc w:val="center"/>
              <w:rPr>
                <w:rFonts w:cs="Times New Roman"/>
                <w:szCs w:val="26"/>
              </w:rPr>
            </w:pPr>
          </w:p>
        </w:tc>
        <w:tc>
          <w:tcPr>
            <w:tcW w:w="4395" w:type="dxa"/>
          </w:tcPr>
          <w:p w14:paraId="1828AD45"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6B8BE078"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65F51BEE" w14:textId="77777777" w:rsidTr="00F0481F">
        <w:tc>
          <w:tcPr>
            <w:tcW w:w="1638" w:type="dxa"/>
          </w:tcPr>
          <w:p w14:paraId="6015DE91"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Tỷ giá BL 2</w:t>
            </w:r>
          </w:p>
        </w:tc>
        <w:tc>
          <w:tcPr>
            <w:tcW w:w="1192" w:type="dxa"/>
          </w:tcPr>
          <w:p w14:paraId="42084CF3" w14:textId="77777777" w:rsidR="004A7D63" w:rsidRPr="00571988" w:rsidRDefault="004A7D63" w:rsidP="00126E87">
            <w:pPr>
              <w:spacing w:line="312" w:lineRule="auto"/>
              <w:ind w:firstLine="0"/>
              <w:jc w:val="center"/>
              <w:rPr>
                <w:rFonts w:cs="Times New Roman"/>
                <w:szCs w:val="26"/>
              </w:rPr>
            </w:pPr>
          </w:p>
        </w:tc>
        <w:tc>
          <w:tcPr>
            <w:tcW w:w="709" w:type="dxa"/>
          </w:tcPr>
          <w:p w14:paraId="537CCBCF" w14:textId="77777777" w:rsidR="004A7D63" w:rsidRPr="00571988" w:rsidRDefault="004A7D63" w:rsidP="00126E87">
            <w:pPr>
              <w:spacing w:line="312" w:lineRule="auto"/>
              <w:ind w:firstLine="0"/>
              <w:jc w:val="center"/>
              <w:rPr>
                <w:rFonts w:cs="Times New Roman"/>
                <w:szCs w:val="26"/>
              </w:rPr>
            </w:pPr>
          </w:p>
        </w:tc>
        <w:tc>
          <w:tcPr>
            <w:tcW w:w="992" w:type="dxa"/>
          </w:tcPr>
          <w:p w14:paraId="75A3B39D" w14:textId="77777777" w:rsidR="004A7D63" w:rsidRPr="00571988" w:rsidRDefault="004A7D63" w:rsidP="00126E87">
            <w:pPr>
              <w:spacing w:line="312" w:lineRule="auto"/>
              <w:ind w:firstLine="0"/>
              <w:jc w:val="center"/>
              <w:rPr>
                <w:rFonts w:cs="Times New Roman"/>
                <w:szCs w:val="26"/>
              </w:rPr>
            </w:pPr>
          </w:p>
        </w:tc>
        <w:tc>
          <w:tcPr>
            <w:tcW w:w="4395" w:type="dxa"/>
          </w:tcPr>
          <w:p w14:paraId="242E9210"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9A62563"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3230884E" w14:textId="77777777" w:rsidTr="00F0481F">
        <w:tc>
          <w:tcPr>
            <w:tcW w:w="1638" w:type="dxa"/>
          </w:tcPr>
          <w:p w14:paraId="073D78EB"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Số tiền BL 3</w:t>
            </w:r>
          </w:p>
        </w:tc>
        <w:tc>
          <w:tcPr>
            <w:tcW w:w="1192" w:type="dxa"/>
          </w:tcPr>
          <w:p w14:paraId="5C5481B9" w14:textId="77777777" w:rsidR="004A7D63" w:rsidRPr="00571988" w:rsidRDefault="004A7D63" w:rsidP="00126E87">
            <w:pPr>
              <w:spacing w:line="312" w:lineRule="auto"/>
              <w:ind w:firstLine="0"/>
              <w:jc w:val="center"/>
              <w:rPr>
                <w:rFonts w:cs="Times New Roman"/>
                <w:szCs w:val="26"/>
              </w:rPr>
            </w:pPr>
          </w:p>
        </w:tc>
        <w:tc>
          <w:tcPr>
            <w:tcW w:w="709" w:type="dxa"/>
          </w:tcPr>
          <w:p w14:paraId="31017272" w14:textId="77777777" w:rsidR="004A7D63" w:rsidRPr="00571988" w:rsidRDefault="004A7D63" w:rsidP="00126E87">
            <w:pPr>
              <w:spacing w:line="312" w:lineRule="auto"/>
              <w:ind w:firstLine="0"/>
              <w:jc w:val="center"/>
              <w:rPr>
                <w:rFonts w:cs="Times New Roman"/>
                <w:szCs w:val="26"/>
              </w:rPr>
            </w:pPr>
          </w:p>
        </w:tc>
        <w:tc>
          <w:tcPr>
            <w:tcW w:w="992" w:type="dxa"/>
          </w:tcPr>
          <w:p w14:paraId="1F9049E5" w14:textId="77777777" w:rsidR="004A7D63" w:rsidRPr="00571988" w:rsidRDefault="004A7D63" w:rsidP="00126E87">
            <w:pPr>
              <w:spacing w:line="312" w:lineRule="auto"/>
              <w:ind w:firstLine="0"/>
              <w:jc w:val="center"/>
              <w:rPr>
                <w:rFonts w:cs="Times New Roman"/>
                <w:szCs w:val="26"/>
              </w:rPr>
            </w:pPr>
          </w:p>
        </w:tc>
        <w:tc>
          <w:tcPr>
            <w:tcW w:w="4395" w:type="dxa"/>
          </w:tcPr>
          <w:p w14:paraId="7D6F9ECB"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3E2BD253"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650A5350" w14:textId="77777777" w:rsidTr="00F0481F">
        <w:tc>
          <w:tcPr>
            <w:tcW w:w="1638" w:type="dxa"/>
          </w:tcPr>
          <w:p w14:paraId="0AE9DD20"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Loại tiền BL 3</w:t>
            </w:r>
          </w:p>
        </w:tc>
        <w:tc>
          <w:tcPr>
            <w:tcW w:w="1192" w:type="dxa"/>
          </w:tcPr>
          <w:p w14:paraId="48D4BE5C" w14:textId="77777777" w:rsidR="004A7D63" w:rsidRPr="00571988" w:rsidRDefault="004A7D63" w:rsidP="00126E87">
            <w:pPr>
              <w:spacing w:line="312" w:lineRule="auto"/>
              <w:ind w:firstLine="0"/>
              <w:jc w:val="center"/>
              <w:rPr>
                <w:rFonts w:cs="Times New Roman"/>
                <w:szCs w:val="26"/>
              </w:rPr>
            </w:pPr>
          </w:p>
        </w:tc>
        <w:tc>
          <w:tcPr>
            <w:tcW w:w="709" w:type="dxa"/>
          </w:tcPr>
          <w:p w14:paraId="2497AFEE" w14:textId="77777777" w:rsidR="004A7D63" w:rsidRPr="00571988" w:rsidRDefault="004A7D63" w:rsidP="00126E87">
            <w:pPr>
              <w:spacing w:line="312" w:lineRule="auto"/>
              <w:ind w:firstLine="0"/>
              <w:jc w:val="center"/>
              <w:rPr>
                <w:rFonts w:cs="Times New Roman"/>
                <w:szCs w:val="26"/>
              </w:rPr>
            </w:pPr>
          </w:p>
        </w:tc>
        <w:tc>
          <w:tcPr>
            <w:tcW w:w="992" w:type="dxa"/>
          </w:tcPr>
          <w:p w14:paraId="6A451580" w14:textId="77777777" w:rsidR="004A7D63" w:rsidRPr="00571988" w:rsidRDefault="004A7D63" w:rsidP="00126E87">
            <w:pPr>
              <w:spacing w:line="312" w:lineRule="auto"/>
              <w:ind w:firstLine="0"/>
              <w:jc w:val="center"/>
              <w:rPr>
                <w:rFonts w:cs="Times New Roman"/>
                <w:szCs w:val="26"/>
              </w:rPr>
            </w:pPr>
          </w:p>
        </w:tc>
        <w:tc>
          <w:tcPr>
            <w:tcW w:w="4395" w:type="dxa"/>
          </w:tcPr>
          <w:p w14:paraId="7756B9BF"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520C3F4"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070F4546" w14:textId="77777777" w:rsidTr="00F0481F">
        <w:tc>
          <w:tcPr>
            <w:tcW w:w="1638" w:type="dxa"/>
          </w:tcPr>
          <w:p w14:paraId="582AFE93"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Tỷ giá BL 3</w:t>
            </w:r>
          </w:p>
        </w:tc>
        <w:tc>
          <w:tcPr>
            <w:tcW w:w="1192" w:type="dxa"/>
          </w:tcPr>
          <w:p w14:paraId="0475376E" w14:textId="77777777" w:rsidR="004A7D63" w:rsidRPr="00571988" w:rsidRDefault="004A7D63" w:rsidP="00126E87">
            <w:pPr>
              <w:spacing w:line="312" w:lineRule="auto"/>
              <w:ind w:firstLine="0"/>
              <w:jc w:val="center"/>
              <w:rPr>
                <w:rFonts w:cs="Times New Roman"/>
                <w:szCs w:val="26"/>
              </w:rPr>
            </w:pPr>
          </w:p>
        </w:tc>
        <w:tc>
          <w:tcPr>
            <w:tcW w:w="709" w:type="dxa"/>
          </w:tcPr>
          <w:p w14:paraId="1FDC2B43" w14:textId="77777777" w:rsidR="004A7D63" w:rsidRPr="00571988" w:rsidRDefault="004A7D63" w:rsidP="00126E87">
            <w:pPr>
              <w:spacing w:line="312" w:lineRule="auto"/>
              <w:ind w:firstLine="0"/>
              <w:jc w:val="center"/>
              <w:rPr>
                <w:rFonts w:cs="Times New Roman"/>
                <w:szCs w:val="26"/>
              </w:rPr>
            </w:pPr>
          </w:p>
        </w:tc>
        <w:tc>
          <w:tcPr>
            <w:tcW w:w="992" w:type="dxa"/>
          </w:tcPr>
          <w:p w14:paraId="5C747AEF" w14:textId="77777777" w:rsidR="004A7D63" w:rsidRPr="00571988" w:rsidRDefault="004A7D63" w:rsidP="00126E87">
            <w:pPr>
              <w:spacing w:line="312" w:lineRule="auto"/>
              <w:ind w:firstLine="0"/>
              <w:jc w:val="center"/>
              <w:rPr>
                <w:rFonts w:cs="Times New Roman"/>
                <w:szCs w:val="26"/>
              </w:rPr>
            </w:pPr>
          </w:p>
        </w:tc>
        <w:tc>
          <w:tcPr>
            <w:tcW w:w="4395" w:type="dxa"/>
          </w:tcPr>
          <w:p w14:paraId="7B9D1B9B"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5390204"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1FE20853" w14:textId="77777777" w:rsidTr="00F0481F">
        <w:tc>
          <w:tcPr>
            <w:tcW w:w="1638" w:type="dxa"/>
          </w:tcPr>
          <w:p w14:paraId="6FE13E88"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 xml:space="preserve">Tổng tiền </w:t>
            </w:r>
            <w:r w:rsidRPr="0093207A">
              <w:rPr>
                <w:rFonts w:cs="Times New Roman"/>
                <w:b/>
                <w:color w:val="FF0000"/>
                <w:szCs w:val="26"/>
              </w:rPr>
              <w:lastRenderedPageBreak/>
              <w:t>BL quy đổi</w:t>
            </w:r>
          </w:p>
        </w:tc>
        <w:tc>
          <w:tcPr>
            <w:tcW w:w="1192" w:type="dxa"/>
          </w:tcPr>
          <w:p w14:paraId="2F28D8C6" w14:textId="77777777" w:rsidR="004A7D63" w:rsidRPr="00571988" w:rsidRDefault="004A7D63" w:rsidP="00126E87">
            <w:pPr>
              <w:spacing w:line="312" w:lineRule="auto"/>
              <w:ind w:firstLine="0"/>
              <w:jc w:val="center"/>
              <w:rPr>
                <w:rFonts w:cs="Times New Roman"/>
                <w:szCs w:val="26"/>
              </w:rPr>
            </w:pPr>
          </w:p>
        </w:tc>
        <w:tc>
          <w:tcPr>
            <w:tcW w:w="709" w:type="dxa"/>
          </w:tcPr>
          <w:p w14:paraId="4D10F706" w14:textId="77777777" w:rsidR="004A7D63" w:rsidRPr="00571988" w:rsidRDefault="004A7D63" w:rsidP="00126E87">
            <w:pPr>
              <w:spacing w:line="312" w:lineRule="auto"/>
              <w:ind w:firstLine="0"/>
              <w:jc w:val="center"/>
              <w:rPr>
                <w:rFonts w:cs="Times New Roman"/>
                <w:szCs w:val="26"/>
              </w:rPr>
            </w:pPr>
          </w:p>
        </w:tc>
        <w:tc>
          <w:tcPr>
            <w:tcW w:w="992" w:type="dxa"/>
          </w:tcPr>
          <w:p w14:paraId="1EE18BE1" w14:textId="77777777" w:rsidR="004A7D63" w:rsidRPr="00571988" w:rsidRDefault="004A7D63" w:rsidP="00126E87">
            <w:pPr>
              <w:spacing w:line="312" w:lineRule="auto"/>
              <w:ind w:firstLine="0"/>
              <w:jc w:val="center"/>
              <w:rPr>
                <w:rFonts w:cs="Times New Roman"/>
                <w:szCs w:val="26"/>
              </w:rPr>
            </w:pPr>
          </w:p>
        </w:tc>
        <w:tc>
          <w:tcPr>
            <w:tcW w:w="4395" w:type="dxa"/>
          </w:tcPr>
          <w:p w14:paraId="4DC00364"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A4EE633"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0F44232A" w14:textId="77777777" w:rsidTr="00F0481F">
        <w:tc>
          <w:tcPr>
            <w:tcW w:w="1638" w:type="dxa"/>
          </w:tcPr>
          <w:p w14:paraId="3D660ACE" w14:textId="77777777" w:rsidR="004A7D63" w:rsidRPr="0093207A" w:rsidRDefault="004A7D63" w:rsidP="00126E87">
            <w:pPr>
              <w:spacing w:line="312" w:lineRule="auto"/>
              <w:ind w:firstLine="0"/>
              <w:jc w:val="both"/>
              <w:rPr>
                <w:rFonts w:cs="Times New Roman"/>
                <w:b/>
                <w:color w:val="FF0000"/>
                <w:szCs w:val="26"/>
              </w:rPr>
            </w:pPr>
            <w:r w:rsidRPr="004D045A">
              <w:rPr>
                <w:rFonts w:cs="Times New Roman"/>
                <w:b/>
                <w:color w:val="FF0000"/>
                <w:szCs w:val="26"/>
              </w:rPr>
              <w:lastRenderedPageBreak/>
              <w:t>Số tiền ký quỹ quy đổi</w:t>
            </w:r>
          </w:p>
        </w:tc>
        <w:tc>
          <w:tcPr>
            <w:tcW w:w="1192" w:type="dxa"/>
          </w:tcPr>
          <w:p w14:paraId="0EB95296" w14:textId="77777777" w:rsidR="004A7D63" w:rsidRPr="00571988" w:rsidRDefault="004A7D63" w:rsidP="00126E87">
            <w:pPr>
              <w:spacing w:line="312" w:lineRule="auto"/>
              <w:ind w:firstLine="0"/>
              <w:jc w:val="center"/>
              <w:rPr>
                <w:rFonts w:cs="Times New Roman"/>
                <w:szCs w:val="26"/>
              </w:rPr>
            </w:pPr>
          </w:p>
        </w:tc>
        <w:tc>
          <w:tcPr>
            <w:tcW w:w="709" w:type="dxa"/>
          </w:tcPr>
          <w:p w14:paraId="76A1FE7C" w14:textId="77777777" w:rsidR="004A7D63" w:rsidRPr="00571988" w:rsidRDefault="004A7D63" w:rsidP="00126E87">
            <w:pPr>
              <w:spacing w:line="312" w:lineRule="auto"/>
              <w:ind w:firstLine="0"/>
              <w:jc w:val="center"/>
              <w:rPr>
                <w:rFonts w:cs="Times New Roman"/>
                <w:szCs w:val="26"/>
              </w:rPr>
            </w:pPr>
          </w:p>
        </w:tc>
        <w:tc>
          <w:tcPr>
            <w:tcW w:w="992" w:type="dxa"/>
          </w:tcPr>
          <w:p w14:paraId="3FACCB84" w14:textId="77777777" w:rsidR="004A7D63" w:rsidRPr="00571988" w:rsidRDefault="004A7D63" w:rsidP="00126E87">
            <w:pPr>
              <w:spacing w:line="312" w:lineRule="auto"/>
              <w:ind w:firstLine="0"/>
              <w:jc w:val="center"/>
              <w:rPr>
                <w:rFonts w:cs="Times New Roman"/>
                <w:szCs w:val="26"/>
              </w:rPr>
            </w:pPr>
          </w:p>
        </w:tc>
        <w:tc>
          <w:tcPr>
            <w:tcW w:w="4395" w:type="dxa"/>
          </w:tcPr>
          <w:p w14:paraId="63085327"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16AF4F4"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863C145" w14:textId="77777777" w:rsidTr="00F0481F">
        <w:tc>
          <w:tcPr>
            <w:tcW w:w="1638" w:type="dxa"/>
          </w:tcPr>
          <w:p w14:paraId="4405B2A9" w14:textId="77777777" w:rsidR="004A7D63" w:rsidRPr="004D045A" w:rsidRDefault="004A7D63" w:rsidP="00126E87">
            <w:pPr>
              <w:spacing w:line="312" w:lineRule="auto"/>
              <w:ind w:firstLine="0"/>
              <w:jc w:val="both"/>
              <w:rPr>
                <w:rFonts w:cs="Times New Roman"/>
                <w:b/>
                <w:color w:val="FF0000"/>
                <w:szCs w:val="26"/>
              </w:rPr>
            </w:pPr>
            <w:r w:rsidRPr="0093207A">
              <w:rPr>
                <w:rFonts w:cs="Times New Roman"/>
                <w:b/>
                <w:color w:val="FF0000"/>
                <w:szCs w:val="26"/>
              </w:rPr>
              <w:t>Số tiền phí phải thu</w:t>
            </w:r>
          </w:p>
        </w:tc>
        <w:tc>
          <w:tcPr>
            <w:tcW w:w="1192" w:type="dxa"/>
          </w:tcPr>
          <w:p w14:paraId="29A3E446" w14:textId="77777777" w:rsidR="004A7D63" w:rsidRPr="00571988" w:rsidRDefault="004A7D63" w:rsidP="00126E87">
            <w:pPr>
              <w:spacing w:line="312" w:lineRule="auto"/>
              <w:ind w:firstLine="0"/>
              <w:jc w:val="center"/>
              <w:rPr>
                <w:rFonts w:cs="Times New Roman"/>
                <w:szCs w:val="26"/>
              </w:rPr>
            </w:pPr>
          </w:p>
        </w:tc>
        <w:tc>
          <w:tcPr>
            <w:tcW w:w="709" w:type="dxa"/>
          </w:tcPr>
          <w:p w14:paraId="0F7913F8" w14:textId="77777777" w:rsidR="004A7D63" w:rsidRPr="00571988" w:rsidRDefault="004A7D63" w:rsidP="00126E87">
            <w:pPr>
              <w:spacing w:line="312" w:lineRule="auto"/>
              <w:ind w:firstLine="0"/>
              <w:jc w:val="center"/>
              <w:rPr>
                <w:rFonts w:cs="Times New Roman"/>
                <w:szCs w:val="26"/>
              </w:rPr>
            </w:pPr>
          </w:p>
        </w:tc>
        <w:tc>
          <w:tcPr>
            <w:tcW w:w="992" w:type="dxa"/>
          </w:tcPr>
          <w:p w14:paraId="32FFCFF6" w14:textId="77777777" w:rsidR="004A7D63" w:rsidRPr="00571988" w:rsidRDefault="004A7D63" w:rsidP="00126E87">
            <w:pPr>
              <w:spacing w:line="312" w:lineRule="auto"/>
              <w:ind w:firstLine="0"/>
              <w:jc w:val="center"/>
              <w:rPr>
                <w:rFonts w:cs="Times New Roman"/>
                <w:szCs w:val="26"/>
              </w:rPr>
            </w:pPr>
          </w:p>
        </w:tc>
        <w:tc>
          <w:tcPr>
            <w:tcW w:w="4395" w:type="dxa"/>
          </w:tcPr>
          <w:p w14:paraId="1AD9D30E"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31828CE3"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362714DB" w14:textId="77777777" w:rsidTr="00F0481F">
        <w:tc>
          <w:tcPr>
            <w:tcW w:w="1638" w:type="dxa"/>
          </w:tcPr>
          <w:p w14:paraId="25FA67FB"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Loại tiền phí</w:t>
            </w:r>
          </w:p>
        </w:tc>
        <w:tc>
          <w:tcPr>
            <w:tcW w:w="1192" w:type="dxa"/>
          </w:tcPr>
          <w:p w14:paraId="1273E207" w14:textId="77777777" w:rsidR="004A7D63" w:rsidRPr="00571988" w:rsidRDefault="004A7D63" w:rsidP="00126E87">
            <w:pPr>
              <w:spacing w:line="312" w:lineRule="auto"/>
              <w:ind w:firstLine="0"/>
              <w:jc w:val="center"/>
              <w:rPr>
                <w:rFonts w:cs="Times New Roman"/>
                <w:szCs w:val="26"/>
              </w:rPr>
            </w:pPr>
          </w:p>
        </w:tc>
        <w:tc>
          <w:tcPr>
            <w:tcW w:w="709" w:type="dxa"/>
          </w:tcPr>
          <w:p w14:paraId="02B2D1DB" w14:textId="77777777" w:rsidR="004A7D63" w:rsidRPr="00571988" w:rsidRDefault="004A7D63" w:rsidP="00126E87">
            <w:pPr>
              <w:spacing w:line="312" w:lineRule="auto"/>
              <w:ind w:firstLine="0"/>
              <w:jc w:val="center"/>
              <w:rPr>
                <w:rFonts w:cs="Times New Roman"/>
                <w:szCs w:val="26"/>
              </w:rPr>
            </w:pPr>
          </w:p>
        </w:tc>
        <w:tc>
          <w:tcPr>
            <w:tcW w:w="992" w:type="dxa"/>
          </w:tcPr>
          <w:p w14:paraId="21297196" w14:textId="77777777" w:rsidR="004A7D63" w:rsidRPr="00571988" w:rsidRDefault="004A7D63" w:rsidP="00126E87">
            <w:pPr>
              <w:spacing w:line="312" w:lineRule="auto"/>
              <w:ind w:firstLine="0"/>
              <w:jc w:val="center"/>
              <w:rPr>
                <w:rFonts w:cs="Times New Roman"/>
                <w:szCs w:val="26"/>
              </w:rPr>
            </w:pPr>
          </w:p>
        </w:tc>
        <w:tc>
          <w:tcPr>
            <w:tcW w:w="4395" w:type="dxa"/>
          </w:tcPr>
          <w:p w14:paraId="4DF755B8"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4A0569A"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3E6D196D" w14:textId="77777777" w:rsidTr="00F0481F">
        <w:tc>
          <w:tcPr>
            <w:tcW w:w="1638" w:type="dxa"/>
          </w:tcPr>
          <w:p w14:paraId="1457F745"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Tỷ giá phí</w:t>
            </w:r>
          </w:p>
        </w:tc>
        <w:tc>
          <w:tcPr>
            <w:tcW w:w="1192" w:type="dxa"/>
          </w:tcPr>
          <w:p w14:paraId="0DB5C027" w14:textId="77777777" w:rsidR="004A7D63" w:rsidRPr="00571988" w:rsidRDefault="004A7D63" w:rsidP="00126E87">
            <w:pPr>
              <w:spacing w:line="312" w:lineRule="auto"/>
              <w:ind w:firstLine="0"/>
              <w:jc w:val="center"/>
              <w:rPr>
                <w:rFonts w:cs="Times New Roman"/>
                <w:szCs w:val="26"/>
              </w:rPr>
            </w:pPr>
          </w:p>
        </w:tc>
        <w:tc>
          <w:tcPr>
            <w:tcW w:w="709" w:type="dxa"/>
          </w:tcPr>
          <w:p w14:paraId="1099407C" w14:textId="77777777" w:rsidR="004A7D63" w:rsidRPr="00571988" w:rsidRDefault="004A7D63" w:rsidP="00126E87">
            <w:pPr>
              <w:spacing w:line="312" w:lineRule="auto"/>
              <w:ind w:firstLine="0"/>
              <w:jc w:val="center"/>
              <w:rPr>
                <w:rFonts w:cs="Times New Roman"/>
                <w:szCs w:val="26"/>
              </w:rPr>
            </w:pPr>
          </w:p>
        </w:tc>
        <w:tc>
          <w:tcPr>
            <w:tcW w:w="992" w:type="dxa"/>
          </w:tcPr>
          <w:p w14:paraId="624B7DE2" w14:textId="77777777" w:rsidR="004A7D63" w:rsidRPr="00571988" w:rsidRDefault="004A7D63" w:rsidP="00126E87">
            <w:pPr>
              <w:spacing w:line="312" w:lineRule="auto"/>
              <w:ind w:firstLine="0"/>
              <w:jc w:val="center"/>
              <w:rPr>
                <w:rFonts w:cs="Times New Roman"/>
                <w:szCs w:val="26"/>
              </w:rPr>
            </w:pPr>
          </w:p>
        </w:tc>
        <w:tc>
          <w:tcPr>
            <w:tcW w:w="4395" w:type="dxa"/>
          </w:tcPr>
          <w:p w14:paraId="052920B8"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15D8EF9D"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E966D20" w14:textId="77777777" w:rsidTr="00F0481F">
        <w:tc>
          <w:tcPr>
            <w:tcW w:w="1638" w:type="dxa"/>
          </w:tcPr>
          <w:p w14:paraId="7A7537B2"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Số tiền phí quy đổi</w:t>
            </w:r>
          </w:p>
        </w:tc>
        <w:tc>
          <w:tcPr>
            <w:tcW w:w="1192" w:type="dxa"/>
          </w:tcPr>
          <w:p w14:paraId="7DE6A457" w14:textId="77777777" w:rsidR="004A7D63" w:rsidRPr="00571988" w:rsidRDefault="004A7D63" w:rsidP="00126E87">
            <w:pPr>
              <w:spacing w:line="312" w:lineRule="auto"/>
              <w:ind w:firstLine="0"/>
              <w:jc w:val="center"/>
              <w:rPr>
                <w:rFonts w:cs="Times New Roman"/>
                <w:szCs w:val="26"/>
              </w:rPr>
            </w:pPr>
          </w:p>
        </w:tc>
        <w:tc>
          <w:tcPr>
            <w:tcW w:w="709" w:type="dxa"/>
          </w:tcPr>
          <w:p w14:paraId="143BA767" w14:textId="77777777" w:rsidR="004A7D63" w:rsidRPr="00571988" w:rsidRDefault="004A7D63" w:rsidP="00126E87">
            <w:pPr>
              <w:spacing w:line="312" w:lineRule="auto"/>
              <w:ind w:firstLine="0"/>
              <w:jc w:val="center"/>
              <w:rPr>
                <w:rFonts w:cs="Times New Roman"/>
                <w:szCs w:val="26"/>
              </w:rPr>
            </w:pPr>
          </w:p>
        </w:tc>
        <w:tc>
          <w:tcPr>
            <w:tcW w:w="992" w:type="dxa"/>
          </w:tcPr>
          <w:p w14:paraId="4F91CF64" w14:textId="77777777" w:rsidR="004A7D63" w:rsidRPr="00571988" w:rsidRDefault="004A7D63" w:rsidP="00126E87">
            <w:pPr>
              <w:spacing w:line="312" w:lineRule="auto"/>
              <w:ind w:firstLine="0"/>
              <w:jc w:val="center"/>
              <w:rPr>
                <w:rFonts w:cs="Times New Roman"/>
                <w:szCs w:val="26"/>
              </w:rPr>
            </w:pPr>
          </w:p>
        </w:tc>
        <w:tc>
          <w:tcPr>
            <w:tcW w:w="4395" w:type="dxa"/>
          </w:tcPr>
          <w:p w14:paraId="27CE1947"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8AC8C7D"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146FFEF2" w14:textId="77777777" w:rsidTr="00F0481F">
        <w:tc>
          <w:tcPr>
            <w:tcW w:w="1638" w:type="dxa"/>
          </w:tcPr>
          <w:p w14:paraId="6BE55D08" w14:textId="77777777" w:rsidR="004A7D63" w:rsidRPr="0093207A" w:rsidRDefault="004A7D63" w:rsidP="00126E87">
            <w:pPr>
              <w:spacing w:line="312" w:lineRule="auto"/>
              <w:ind w:firstLine="0"/>
              <w:jc w:val="both"/>
              <w:rPr>
                <w:rFonts w:cs="Times New Roman"/>
                <w:b/>
                <w:color w:val="FF0000"/>
                <w:szCs w:val="26"/>
              </w:rPr>
            </w:pPr>
            <w:r w:rsidRPr="0093207A">
              <w:rPr>
                <w:rFonts w:cs="Times New Roman"/>
                <w:b/>
                <w:color w:val="FF0000"/>
                <w:szCs w:val="26"/>
              </w:rPr>
              <w:t>Tỷ lệ phí</w:t>
            </w:r>
          </w:p>
        </w:tc>
        <w:tc>
          <w:tcPr>
            <w:tcW w:w="1192" w:type="dxa"/>
          </w:tcPr>
          <w:p w14:paraId="592EF836" w14:textId="77777777" w:rsidR="004A7D63" w:rsidRPr="00571988" w:rsidRDefault="004A7D63" w:rsidP="00126E87">
            <w:pPr>
              <w:spacing w:line="312" w:lineRule="auto"/>
              <w:ind w:firstLine="0"/>
              <w:jc w:val="center"/>
              <w:rPr>
                <w:rFonts w:cs="Times New Roman"/>
                <w:szCs w:val="26"/>
              </w:rPr>
            </w:pPr>
          </w:p>
        </w:tc>
        <w:tc>
          <w:tcPr>
            <w:tcW w:w="709" w:type="dxa"/>
          </w:tcPr>
          <w:p w14:paraId="79F516A4" w14:textId="77777777" w:rsidR="004A7D63" w:rsidRPr="00571988" w:rsidRDefault="004A7D63" w:rsidP="00126E87">
            <w:pPr>
              <w:spacing w:line="312" w:lineRule="auto"/>
              <w:ind w:firstLine="0"/>
              <w:jc w:val="center"/>
              <w:rPr>
                <w:rFonts w:cs="Times New Roman"/>
                <w:szCs w:val="26"/>
              </w:rPr>
            </w:pPr>
          </w:p>
        </w:tc>
        <w:tc>
          <w:tcPr>
            <w:tcW w:w="992" w:type="dxa"/>
          </w:tcPr>
          <w:p w14:paraId="4A72886A" w14:textId="77777777" w:rsidR="004A7D63" w:rsidRPr="00571988" w:rsidRDefault="004A7D63" w:rsidP="00126E87">
            <w:pPr>
              <w:spacing w:line="312" w:lineRule="auto"/>
              <w:ind w:firstLine="0"/>
              <w:jc w:val="center"/>
              <w:rPr>
                <w:rFonts w:cs="Times New Roman"/>
                <w:szCs w:val="26"/>
              </w:rPr>
            </w:pPr>
          </w:p>
        </w:tc>
        <w:tc>
          <w:tcPr>
            <w:tcW w:w="4395" w:type="dxa"/>
          </w:tcPr>
          <w:p w14:paraId="26E827A5" w14:textId="77777777" w:rsidR="004A7D63" w:rsidRPr="0093207A" w:rsidRDefault="004A7D63" w:rsidP="00126E87">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3345B651" w14:textId="77777777" w:rsidR="004A7D63" w:rsidRDefault="004A7D63" w:rsidP="00126E87">
            <w:pPr>
              <w:spacing w:line="312" w:lineRule="auto"/>
              <w:ind w:firstLine="0"/>
              <w:jc w:val="center"/>
              <w:rPr>
                <w:rFonts w:cs="Times New Roman"/>
                <w:szCs w:val="26"/>
              </w:rPr>
            </w:pPr>
            <w:r>
              <w:rPr>
                <w:rFonts w:cs="Times New Roman"/>
                <w:szCs w:val="26"/>
              </w:rPr>
              <w:t>N</w:t>
            </w:r>
          </w:p>
        </w:tc>
      </w:tr>
    </w:tbl>
    <w:p w14:paraId="27944243" w14:textId="6098BAAF" w:rsidR="004A7D63" w:rsidRDefault="00C36407" w:rsidP="00724F94">
      <w:pPr>
        <w:pStyle w:val="Heading7"/>
        <w:numPr>
          <w:ilvl w:val="0"/>
          <w:numId w:val="21"/>
        </w:numPr>
        <w:tabs>
          <w:tab w:val="clear" w:pos="702"/>
          <w:tab w:val="clear" w:pos="1080"/>
        </w:tabs>
      </w:pPr>
      <w:r>
        <w:t xml:space="preserve">Tab </w:t>
      </w:r>
      <w:r w:rsidR="004A7D63">
        <w:t>Nội dung CKBL</w:t>
      </w:r>
    </w:p>
    <w:tbl>
      <w:tblPr>
        <w:tblStyle w:val="TableGrid"/>
        <w:tblW w:w="10343" w:type="dxa"/>
        <w:tblLayout w:type="fixed"/>
        <w:tblLook w:val="04A0" w:firstRow="1" w:lastRow="0" w:firstColumn="1" w:lastColumn="0" w:noHBand="0" w:noVBand="1"/>
      </w:tblPr>
      <w:tblGrid>
        <w:gridCol w:w="1638"/>
        <w:gridCol w:w="1260"/>
        <w:gridCol w:w="641"/>
        <w:gridCol w:w="992"/>
        <w:gridCol w:w="4395"/>
        <w:gridCol w:w="1417"/>
      </w:tblGrid>
      <w:tr w:rsidR="004A7D63" w:rsidRPr="00571988" w14:paraId="2A47C05A" w14:textId="77777777" w:rsidTr="00F0481F">
        <w:tc>
          <w:tcPr>
            <w:tcW w:w="1638" w:type="dxa"/>
          </w:tcPr>
          <w:p w14:paraId="7DBECE97"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Tên trường</w:t>
            </w:r>
          </w:p>
        </w:tc>
        <w:tc>
          <w:tcPr>
            <w:tcW w:w="1260" w:type="dxa"/>
          </w:tcPr>
          <w:p w14:paraId="1C087749"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Kiểu ký tự</w:t>
            </w:r>
          </w:p>
        </w:tc>
        <w:tc>
          <w:tcPr>
            <w:tcW w:w="641" w:type="dxa"/>
          </w:tcPr>
          <w:p w14:paraId="0BD4EBE3"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Độ dài</w:t>
            </w:r>
          </w:p>
        </w:tc>
        <w:tc>
          <w:tcPr>
            <w:tcW w:w="992" w:type="dxa"/>
          </w:tcPr>
          <w:p w14:paraId="026A1812"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Thuộc tính</w:t>
            </w:r>
          </w:p>
        </w:tc>
        <w:tc>
          <w:tcPr>
            <w:tcW w:w="4395" w:type="dxa"/>
          </w:tcPr>
          <w:p w14:paraId="3B2A0B49"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Mô tả</w:t>
            </w:r>
          </w:p>
        </w:tc>
        <w:tc>
          <w:tcPr>
            <w:tcW w:w="1417" w:type="dxa"/>
          </w:tcPr>
          <w:p w14:paraId="56FFB175" w14:textId="77777777" w:rsidR="004A7D63" w:rsidRPr="00571988" w:rsidRDefault="004A7D63" w:rsidP="00126E87">
            <w:pPr>
              <w:spacing w:line="312" w:lineRule="auto"/>
              <w:ind w:firstLine="0"/>
              <w:jc w:val="center"/>
              <w:rPr>
                <w:rFonts w:cs="Times New Roman"/>
                <w:b/>
                <w:szCs w:val="26"/>
              </w:rPr>
            </w:pPr>
            <w:r>
              <w:rPr>
                <w:rFonts w:cs="Times New Roman"/>
                <w:b/>
                <w:szCs w:val="26"/>
              </w:rPr>
              <w:t>New Field (Y/N)</w:t>
            </w:r>
          </w:p>
        </w:tc>
      </w:tr>
      <w:tr w:rsidR="004A7D63" w:rsidRPr="00571988" w14:paraId="01A5D967" w14:textId="77777777" w:rsidTr="00F0481F">
        <w:tc>
          <w:tcPr>
            <w:tcW w:w="1638" w:type="dxa"/>
          </w:tcPr>
          <w:p w14:paraId="1DAB1749"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Ngôn ngữ BL</w:t>
            </w:r>
          </w:p>
        </w:tc>
        <w:tc>
          <w:tcPr>
            <w:tcW w:w="1260" w:type="dxa"/>
          </w:tcPr>
          <w:p w14:paraId="47A91626"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641" w:type="dxa"/>
          </w:tcPr>
          <w:p w14:paraId="3CC3865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12</w:t>
            </w:r>
          </w:p>
        </w:tc>
        <w:tc>
          <w:tcPr>
            <w:tcW w:w="992" w:type="dxa"/>
          </w:tcPr>
          <w:p w14:paraId="3405D64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5EFB3D3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Loại ngôn ngữ được sử dụng để </w:t>
            </w:r>
            <w:r>
              <w:rPr>
                <w:rFonts w:cs="Times New Roman"/>
                <w:szCs w:val="26"/>
              </w:rPr>
              <w:t>sửa đổi</w:t>
            </w:r>
            <w:r w:rsidRPr="00571988">
              <w:rPr>
                <w:rFonts w:cs="Times New Roman"/>
                <w:szCs w:val="26"/>
              </w:rPr>
              <w:t xml:space="preserve"> BL</w:t>
            </w:r>
          </w:p>
          <w:p w14:paraId="67690AE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các giá trị cho người dùng chọn:</w:t>
            </w:r>
          </w:p>
          <w:p w14:paraId="43D40D2B" w14:textId="064905B9"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commentRangeStart w:id="512"/>
            <w:commentRangeStart w:id="513"/>
            <w:r w:rsidRPr="00571988">
              <w:rPr>
                <w:rFonts w:cs="Times New Roman"/>
                <w:szCs w:val="26"/>
              </w:rPr>
              <w:t xml:space="preserve">Tiếng </w:t>
            </w:r>
            <w:del w:id="514" w:author="Nguyen Thu Trang - VTFC - KVH" w:date="2022-03-16T18:43:00Z">
              <w:r w:rsidRPr="00571988" w:rsidDel="00E52273">
                <w:rPr>
                  <w:rFonts w:cs="Times New Roman"/>
                  <w:szCs w:val="26"/>
                </w:rPr>
                <w:delText>Anh</w:delText>
              </w:r>
            </w:del>
            <w:ins w:id="515" w:author="Nguyen Thu Trang - VTFC - KVH" w:date="2022-03-16T18:43:00Z">
              <w:r w:rsidR="00E52273">
                <w:rPr>
                  <w:rFonts w:cs="Times New Roman"/>
                  <w:szCs w:val="26"/>
                </w:rPr>
                <w:t>Lào</w:t>
              </w:r>
            </w:ins>
          </w:p>
          <w:p w14:paraId="390A0EE0" w14:textId="1AFD3A18"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Tiếng </w:t>
            </w:r>
            <w:del w:id="516" w:author="Nguyen Thu Trang - VTFC - KVH" w:date="2022-03-16T18:43:00Z">
              <w:r w:rsidRPr="00571988" w:rsidDel="00E52273">
                <w:rPr>
                  <w:rFonts w:cs="Times New Roman"/>
                  <w:szCs w:val="26"/>
                </w:rPr>
                <w:delText>Lào</w:delText>
              </w:r>
            </w:del>
            <w:ins w:id="517" w:author="Nguyen Thu Trang - VTFC - KVH" w:date="2022-03-16T18:43:00Z">
              <w:r w:rsidR="00E52273">
                <w:rPr>
                  <w:rFonts w:cs="Times New Roman"/>
                  <w:szCs w:val="26"/>
                </w:rPr>
                <w:t>Anh</w:t>
              </w:r>
            </w:ins>
          </w:p>
          <w:p w14:paraId="51E98290"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Tiếng Việt</w:t>
            </w:r>
          </w:p>
          <w:p w14:paraId="0642AA54" w14:textId="6CA149CD"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Song ngữ </w:t>
            </w:r>
            <w:ins w:id="518" w:author="Nguyen Thu Trang - VTFC - KVH" w:date="2022-03-16T18:43:00Z">
              <w:r w:rsidR="00E52273">
                <w:rPr>
                  <w:rFonts w:cs="Times New Roman"/>
                  <w:szCs w:val="26"/>
                </w:rPr>
                <w:t>Lào</w:t>
              </w:r>
            </w:ins>
            <w:del w:id="519" w:author="Nguyen Thu Trang - VTFC - KVH" w:date="2022-03-16T18:43:00Z">
              <w:r w:rsidRPr="00571988" w:rsidDel="00E52273">
                <w:rPr>
                  <w:rFonts w:cs="Times New Roman"/>
                  <w:szCs w:val="26"/>
                </w:rPr>
                <w:delText>Anh</w:delText>
              </w:r>
            </w:del>
            <w:r w:rsidRPr="00571988">
              <w:rPr>
                <w:rFonts w:cs="Times New Roman"/>
                <w:szCs w:val="26"/>
              </w:rPr>
              <w:t xml:space="preserve"> – </w:t>
            </w:r>
            <w:del w:id="520" w:author="Nguyen Thu Trang - VTFC - KVH" w:date="2022-03-16T18:43:00Z">
              <w:r w:rsidRPr="00571988" w:rsidDel="00E52273">
                <w:rPr>
                  <w:rFonts w:cs="Times New Roman"/>
                  <w:szCs w:val="26"/>
                </w:rPr>
                <w:delText>Việt</w:delText>
              </w:r>
            </w:del>
            <w:ins w:id="521" w:author="Nguyen Thu Trang - VTFC - KVH" w:date="2022-03-16T18:43:00Z">
              <w:r w:rsidR="00E52273">
                <w:rPr>
                  <w:rFonts w:cs="Times New Roman"/>
                  <w:szCs w:val="26"/>
                </w:rPr>
                <w:t>Anh</w:t>
              </w:r>
            </w:ins>
          </w:p>
          <w:p w14:paraId="468D0E17"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Song ngữ Lào – Việt</w:t>
            </w:r>
          </w:p>
          <w:p w14:paraId="2C625D53" w14:textId="639CB77B"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Song ngữ Anh – </w:t>
            </w:r>
            <w:ins w:id="522" w:author="Nguyen Thu Trang - VTFC - KVH" w:date="2022-03-16T18:43:00Z">
              <w:r w:rsidR="00E52273">
                <w:rPr>
                  <w:rFonts w:cs="Times New Roman"/>
                  <w:szCs w:val="26"/>
                </w:rPr>
                <w:t>Việt</w:t>
              </w:r>
            </w:ins>
            <w:del w:id="523" w:author="Nguyen Thu Trang - VTFC - KVH" w:date="2022-03-16T18:43:00Z">
              <w:r w:rsidRPr="00571988" w:rsidDel="00E52273">
                <w:rPr>
                  <w:rFonts w:cs="Times New Roman"/>
                  <w:szCs w:val="26"/>
                </w:rPr>
                <w:delText>L</w:delText>
              </w:r>
            </w:del>
            <w:del w:id="524" w:author="Nguyen Thu Trang - VTFC - KVH" w:date="2022-03-16T18:44:00Z">
              <w:r w:rsidRPr="00571988" w:rsidDel="00E52273">
                <w:rPr>
                  <w:rFonts w:cs="Times New Roman"/>
                  <w:szCs w:val="26"/>
                </w:rPr>
                <w:delText>ào</w:delText>
              </w:r>
            </w:del>
            <w:commentRangeEnd w:id="512"/>
            <w:r>
              <w:rPr>
                <w:rStyle w:val="CommentReference"/>
              </w:rPr>
              <w:commentReference w:id="512"/>
            </w:r>
            <w:commentRangeEnd w:id="513"/>
            <w:r w:rsidR="00770BE6">
              <w:rPr>
                <w:rStyle w:val="CommentReference"/>
              </w:rPr>
              <w:commentReference w:id="513"/>
            </w:r>
          </w:p>
          <w:p w14:paraId="54A3123E" w14:textId="6E6EDD79" w:rsidR="004A7D63" w:rsidRPr="00571988" w:rsidRDefault="004A7D63" w:rsidP="00E52273">
            <w:pPr>
              <w:spacing w:line="312" w:lineRule="auto"/>
              <w:ind w:firstLine="0"/>
              <w:jc w:val="both"/>
              <w:rPr>
                <w:rFonts w:cs="Times New Roman"/>
                <w:szCs w:val="26"/>
              </w:rPr>
            </w:pPr>
            <w:r w:rsidRPr="00571988">
              <w:rPr>
                <w:rFonts w:cs="Times New Roman"/>
                <w:szCs w:val="26"/>
              </w:rPr>
              <w:t xml:space="preserve">Mặc định giá trị là “Tiếng </w:t>
            </w:r>
            <w:del w:id="525" w:author="Nguyen Thu Trang - VTFC - KVH" w:date="2022-03-16T18:44:00Z">
              <w:r w:rsidRPr="00571988" w:rsidDel="00E52273">
                <w:rPr>
                  <w:rFonts w:cs="Times New Roman"/>
                  <w:szCs w:val="26"/>
                </w:rPr>
                <w:delText xml:space="preserve">...”, </w:delText>
              </w:r>
            </w:del>
            <w:ins w:id="526" w:author="Nguyen Thu Trang - VTFC - KVH" w:date="2022-03-16T18:44:00Z">
              <w:r w:rsidR="00E52273">
                <w:rPr>
                  <w:rFonts w:cs="Times New Roman"/>
                  <w:szCs w:val="26"/>
                </w:rPr>
                <w:t>Lào</w:t>
              </w:r>
              <w:r w:rsidR="00E52273" w:rsidRPr="00571988">
                <w:rPr>
                  <w:rFonts w:cs="Times New Roman"/>
                  <w:szCs w:val="26"/>
                </w:rPr>
                <w:t xml:space="preserve">”, </w:t>
              </w:r>
            </w:ins>
            <w:r w:rsidRPr="00571988">
              <w:rPr>
                <w:rFonts w:cs="Times New Roman"/>
                <w:szCs w:val="26"/>
              </w:rPr>
              <w:t>người dùng có thể sửa lại</w:t>
            </w:r>
          </w:p>
        </w:tc>
        <w:tc>
          <w:tcPr>
            <w:tcW w:w="1417" w:type="dxa"/>
          </w:tcPr>
          <w:p w14:paraId="0EFFAD3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479B1A3" w14:textId="77777777" w:rsidTr="00F0481F">
        <w:tc>
          <w:tcPr>
            <w:tcW w:w="1638" w:type="dxa"/>
          </w:tcPr>
          <w:p w14:paraId="5291E888"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Mẫu CKBL</w:t>
            </w:r>
          </w:p>
        </w:tc>
        <w:tc>
          <w:tcPr>
            <w:tcW w:w="1260" w:type="dxa"/>
          </w:tcPr>
          <w:p w14:paraId="4292986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641" w:type="dxa"/>
          </w:tcPr>
          <w:p w14:paraId="0CEC808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680C8DB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44A5A64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Tên mẫu thư sửa đổi BL hoặc mẫu thư BL tương ứng với Loại BL </w:t>
            </w:r>
          </w:p>
          <w:p w14:paraId="21E8FB37" w14:textId="77777777" w:rsidR="004A7D63" w:rsidRPr="00571988" w:rsidRDefault="004A7D63" w:rsidP="00126E87">
            <w:pPr>
              <w:spacing w:line="312" w:lineRule="auto"/>
              <w:ind w:firstLine="0"/>
              <w:jc w:val="both"/>
              <w:rPr>
                <w:rFonts w:cs="Times New Roman"/>
                <w:szCs w:val="26"/>
              </w:rPr>
            </w:pPr>
            <w:r>
              <w:rPr>
                <w:rFonts w:cs="Times New Roman"/>
                <w:szCs w:val="26"/>
              </w:rPr>
              <w:t>Mặc định ban đầu là mẫu thư sửa đổi, người dùng có thể chọn lại từ danh sách mẫu</w:t>
            </w:r>
          </w:p>
        </w:tc>
        <w:tc>
          <w:tcPr>
            <w:tcW w:w="1417" w:type="dxa"/>
          </w:tcPr>
          <w:p w14:paraId="01FA2568"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059E20C" w14:textId="77777777" w:rsidTr="00F0481F">
        <w:tc>
          <w:tcPr>
            <w:tcW w:w="1638" w:type="dxa"/>
          </w:tcPr>
          <w:p w14:paraId="7BA0B685" w14:textId="77777777" w:rsidR="004A7D63" w:rsidRDefault="004A7D63" w:rsidP="00126E87">
            <w:pPr>
              <w:spacing w:line="312" w:lineRule="auto"/>
              <w:ind w:firstLine="0"/>
              <w:jc w:val="both"/>
              <w:rPr>
                <w:rFonts w:cs="Times New Roman"/>
                <w:b/>
                <w:color w:val="FF0000"/>
                <w:szCs w:val="26"/>
              </w:rPr>
            </w:pPr>
            <w:r w:rsidRPr="00DA473B">
              <w:rPr>
                <w:rFonts w:cs="Times New Roman"/>
                <w:b/>
                <w:color w:val="FF0000"/>
                <w:szCs w:val="26"/>
              </w:rPr>
              <w:t>Nội dung CKBL</w:t>
            </w:r>
          </w:p>
          <w:p w14:paraId="5F870A45"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 xml:space="preserve">tên cũ Nội </w:t>
            </w:r>
            <w:r>
              <w:rPr>
                <w:rFonts w:cs="Times New Roman"/>
                <w:i/>
                <w:color w:val="FF0000"/>
                <w:szCs w:val="26"/>
              </w:rPr>
              <w:lastRenderedPageBreak/>
              <w:t>dung cam kết BL</w:t>
            </w:r>
            <w:r w:rsidRPr="003E3CDA">
              <w:rPr>
                <w:rFonts w:cs="Times New Roman"/>
                <w:i/>
                <w:color w:val="FF0000"/>
                <w:szCs w:val="26"/>
              </w:rPr>
              <w:t>)</w:t>
            </w:r>
          </w:p>
        </w:tc>
        <w:tc>
          <w:tcPr>
            <w:tcW w:w="1260" w:type="dxa"/>
          </w:tcPr>
          <w:p w14:paraId="5AA1DFF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lastRenderedPageBreak/>
              <w:t>Clob</w:t>
            </w:r>
          </w:p>
        </w:tc>
        <w:tc>
          <w:tcPr>
            <w:tcW w:w="641" w:type="dxa"/>
          </w:tcPr>
          <w:p w14:paraId="0F190974" w14:textId="77777777" w:rsidR="004A7D63" w:rsidRPr="00571988" w:rsidRDefault="004A7D63" w:rsidP="00126E87">
            <w:pPr>
              <w:spacing w:line="312" w:lineRule="auto"/>
              <w:ind w:firstLine="0"/>
              <w:jc w:val="center"/>
              <w:rPr>
                <w:rFonts w:cs="Times New Roman"/>
                <w:szCs w:val="26"/>
              </w:rPr>
            </w:pPr>
          </w:p>
        </w:tc>
        <w:tc>
          <w:tcPr>
            <w:tcW w:w="992" w:type="dxa"/>
          </w:tcPr>
          <w:p w14:paraId="4E8C660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7B321D6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Nội dung của thư sửa đổi BL hoặc thư BL</w:t>
            </w:r>
          </w:p>
          <w:p w14:paraId="4C9F384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mặc định giá trị theo Mẫu </w:t>
            </w:r>
            <w:r w:rsidRPr="00571988">
              <w:rPr>
                <w:rFonts w:cs="Times New Roman"/>
                <w:szCs w:val="26"/>
              </w:rPr>
              <w:lastRenderedPageBreak/>
              <w:t>CKBL</w:t>
            </w:r>
            <w:r>
              <w:rPr>
                <w:rFonts w:cs="Times New Roman"/>
                <w:szCs w:val="26"/>
              </w:rPr>
              <w:t xml:space="preserve"> và Ngôn ngữ BL</w:t>
            </w:r>
            <w:r w:rsidRPr="00571988">
              <w:rPr>
                <w:rFonts w:cs="Times New Roman"/>
                <w:szCs w:val="26"/>
              </w:rPr>
              <w:t>, người dùng có thể chỉnh sửa.</w:t>
            </w:r>
          </w:p>
          <w:p w14:paraId="13400F9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Cho phép người dùng tự nhập nội dung thủ công hoặc copy nội dung từ nguồn bên ngoài vào hệ thống.</w:t>
            </w:r>
          </w:p>
          <w:p w14:paraId="1BA29BA7" w14:textId="77777777" w:rsidR="004A7D63" w:rsidRDefault="004A7D63" w:rsidP="00126E87">
            <w:pPr>
              <w:spacing w:line="312" w:lineRule="auto"/>
              <w:ind w:firstLine="0"/>
              <w:jc w:val="both"/>
              <w:rPr>
                <w:rFonts w:cs="Times New Roman"/>
                <w:szCs w:val="26"/>
              </w:rPr>
            </w:pPr>
            <w:r w:rsidRPr="00571988">
              <w:rPr>
                <w:rFonts w:cs="Times New Roman"/>
                <w:szCs w:val="26"/>
              </w:rPr>
              <w:t>Hệ thống hỗ trợ định dạng</w:t>
            </w:r>
            <w:r>
              <w:rPr>
                <w:rFonts w:cs="Times New Roman"/>
                <w:szCs w:val="26"/>
              </w:rPr>
              <w:t xml:space="preserve"> (format)</w:t>
            </w:r>
            <w:r w:rsidRPr="00571988">
              <w:rPr>
                <w:rFonts w:cs="Times New Roman"/>
                <w:szCs w:val="26"/>
              </w:rPr>
              <w:t xml:space="preserve"> như trong Microsoft Word</w:t>
            </w:r>
            <w:r>
              <w:rPr>
                <w:rFonts w:cs="Times New Roman"/>
                <w:szCs w:val="26"/>
              </w:rPr>
              <w:t xml:space="preserve"> (ví dụ như thay đổi được loại font chữ, size chữ, màu sắc chữ, in đậm/nghiêng/gạch chân, v.v..</w:t>
            </w:r>
            <w:r w:rsidRPr="00571988">
              <w:rPr>
                <w:rFonts w:cs="Times New Roman"/>
                <w:szCs w:val="26"/>
              </w:rPr>
              <w:t>.</w:t>
            </w:r>
            <w:r>
              <w:rPr>
                <w:rFonts w:cs="Times New Roman"/>
                <w:szCs w:val="26"/>
              </w:rPr>
              <w:t>)</w:t>
            </w:r>
          </w:p>
          <w:p w14:paraId="483A04F3" w14:textId="77777777" w:rsidR="004A7D63" w:rsidRPr="00571988" w:rsidRDefault="004A7D63" w:rsidP="00126E87">
            <w:pPr>
              <w:spacing w:line="312" w:lineRule="auto"/>
              <w:ind w:firstLine="0"/>
              <w:jc w:val="both"/>
              <w:rPr>
                <w:rFonts w:cs="Times New Roman"/>
                <w:szCs w:val="26"/>
              </w:rPr>
            </w:pPr>
            <w:r w:rsidRPr="00C76184">
              <w:rPr>
                <w:rFonts w:cs="Times New Roman"/>
                <w:color w:val="FF0000"/>
                <w:szCs w:val="26"/>
              </w:rPr>
              <w:t>Hệ thống cho phép người dùng xem trước nội dung chứng từ để chủ động chỉnh sửa cho phù hợp.</w:t>
            </w:r>
          </w:p>
        </w:tc>
        <w:tc>
          <w:tcPr>
            <w:tcW w:w="1417" w:type="dxa"/>
          </w:tcPr>
          <w:p w14:paraId="74DCA95A"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N</w:t>
            </w:r>
          </w:p>
        </w:tc>
      </w:tr>
      <w:tr w:rsidR="004A7D63" w:rsidRPr="00571988" w14:paraId="0E072C8E" w14:textId="77777777" w:rsidTr="00F0481F">
        <w:tc>
          <w:tcPr>
            <w:tcW w:w="1638" w:type="dxa"/>
          </w:tcPr>
          <w:p w14:paraId="2341C60B"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Nút “Thêm bản dịch”</w:t>
            </w:r>
          </w:p>
        </w:tc>
        <w:tc>
          <w:tcPr>
            <w:tcW w:w="1260" w:type="dxa"/>
          </w:tcPr>
          <w:p w14:paraId="2D576C1D" w14:textId="77777777" w:rsidR="004A7D63" w:rsidRPr="00571988" w:rsidRDefault="004A7D63" w:rsidP="00126E87">
            <w:pPr>
              <w:spacing w:line="312" w:lineRule="auto"/>
              <w:ind w:firstLine="0"/>
              <w:jc w:val="center"/>
              <w:rPr>
                <w:rFonts w:cs="Times New Roman"/>
                <w:szCs w:val="26"/>
              </w:rPr>
            </w:pPr>
          </w:p>
        </w:tc>
        <w:tc>
          <w:tcPr>
            <w:tcW w:w="641" w:type="dxa"/>
          </w:tcPr>
          <w:p w14:paraId="0DDB5F64" w14:textId="77777777" w:rsidR="004A7D63" w:rsidRPr="00571988" w:rsidRDefault="004A7D63" w:rsidP="00126E87">
            <w:pPr>
              <w:spacing w:line="312" w:lineRule="auto"/>
              <w:ind w:firstLine="0"/>
              <w:jc w:val="center"/>
              <w:rPr>
                <w:rFonts w:cs="Times New Roman"/>
                <w:szCs w:val="26"/>
              </w:rPr>
            </w:pPr>
          </w:p>
        </w:tc>
        <w:tc>
          <w:tcPr>
            <w:tcW w:w="992" w:type="dxa"/>
          </w:tcPr>
          <w:p w14:paraId="33E7446A" w14:textId="77777777" w:rsidR="004A7D63" w:rsidRPr="00571988" w:rsidRDefault="004A7D63" w:rsidP="00126E87">
            <w:pPr>
              <w:spacing w:line="312" w:lineRule="auto"/>
              <w:ind w:firstLine="0"/>
              <w:jc w:val="center"/>
              <w:rPr>
                <w:rFonts w:cs="Times New Roman"/>
                <w:szCs w:val="26"/>
              </w:rPr>
            </w:pPr>
          </w:p>
        </w:tc>
        <w:tc>
          <w:tcPr>
            <w:tcW w:w="4395" w:type="dxa"/>
          </w:tcPr>
          <w:p w14:paraId="4A385C1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Cho phép người dùng thêm 1 bản dịch thư BL bằng ngôn ngữ khác với bản chính đang tạo.</w:t>
            </w:r>
          </w:p>
          <w:p w14:paraId="6F32BAE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Khi bấm nút “Thêm bản dịch”, hệ thống tự động thêm một nhóm các trường (Ngôn ngữ BL, Mẫu CKBL, Nội dung CKBL) tương tự như bản chính. Hệ thống phải kiểm tra Ngôn ngữ BL của bản dịch phải khác bản chính.</w:t>
            </w:r>
          </w:p>
          <w:p w14:paraId="0839C947"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Nếu chưa có bản dịch nào, nút này cho phép người dùng sử dụng</w:t>
            </w:r>
          </w:p>
          <w:p w14:paraId="2BEB5EAB"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Nếu đã có bản dịch, nút này bị mờ, không được sử dụng.</w:t>
            </w:r>
          </w:p>
        </w:tc>
        <w:tc>
          <w:tcPr>
            <w:tcW w:w="1417" w:type="dxa"/>
          </w:tcPr>
          <w:p w14:paraId="7F9B909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BD77097" w14:textId="77777777" w:rsidTr="00F0481F">
        <w:tc>
          <w:tcPr>
            <w:tcW w:w="1638" w:type="dxa"/>
          </w:tcPr>
          <w:p w14:paraId="4444F78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Nút “Xóa bản dịch”</w:t>
            </w:r>
          </w:p>
        </w:tc>
        <w:tc>
          <w:tcPr>
            <w:tcW w:w="1260" w:type="dxa"/>
          </w:tcPr>
          <w:p w14:paraId="24D831B6" w14:textId="77777777" w:rsidR="004A7D63" w:rsidRPr="00571988" w:rsidRDefault="004A7D63" w:rsidP="00126E87">
            <w:pPr>
              <w:spacing w:line="312" w:lineRule="auto"/>
              <w:ind w:firstLine="0"/>
              <w:jc w:val="center"/>
              <w:rPr>
                <w:rFonts w:cs="Times New Roman"/>
                <w:szCs w:val="26"/>
              </w:rPr>
            </w:pPr>
          </w:p>
        </w:tc>
        <w:tc>
          <w:tcPr>
            <w:tcW w:w="641" w:type="dxa"/>
          </w:tcPr>
          <w:p w14:paraId="14F7D3C9" w14:textId="77777777" w:rsidR="004A7D63" w:rsidRPr="00571988" w:rsidRDefault="004A7D63" w:rsidP="00126E87">
            <w:pPr>
              <w:spacing w:line="312" w:lineRule="auto"/>
              <w:ind w:firstLine="0"/>
              <w:jc w:val="center"/>
              <w:rPr>
                <w:rFonts w:cs="Times New Roman"/>
                <w:szCs w:val="26"/>
              </w:rPr>
            </w:pPr>
          </w:p>
        </w:tc>
        <w:tc>
          <w:tcPr>
            <w:tcW w:w="992" w:type="dxa"/>
          </w:tcPr>
          <w:p w14:paraId="02847022" w14:textId="77777777" w:rsidR="004A7D63" w:rsidRPr="00571988" w:rsidRDefault="004A7D63" w:rsidP="00126E87">
            <w:pPr>
              <w:spacing w:line="312" w:lineRule="auto"/>
              <w:ind w:firstLine="0"/>
              <w:jc w:val="center"/>
              <w:rPr>
                <w:rFonts w:cs="Times New Roman"/>
                <w:szCs w:val="26"/>
              </w:rPr>
            </w:pPr>
          </w:p>
        </w:tc>
        <w:tc>
          <w:tcPr>
            <w:tcW w:w="4395" w:type="dxa"/>
          </w:tcPr>
          <w:p w14:paraId="2DCE7EF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Cho phép người dùng xóa bản dịch thư BL đã thêm.</w:t>
            </w:r>
          </w:p>
          <w:p w14:paraId="65EA004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Khi bấm nút “Xóa bản dịch”, hệ thống tự động xóa toàn bộ nhóm các trường (Ngôn ngữ BL, Mẫu CKBL, Nội dung CKBL) của bản dịch.</w:t>
            </w:r>
          </w:p>
          <w:p w14:paraId="5D18C0BD"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Nếu đã có bản dịch được thêm, nút </w:t>
            </w:r>
            <w:r w:rsidRPr="00571988">
              <w:rPr>
                <w:rFonts w:cs="Times New Roman"/>
                <w:szCs w:val="26"/>
              </w:rPr>
              <w:lastRenderedPageBreak/>
              <w:t>này cho phép người dùng sử dụng</w:t>
            </w:r>
          </w:p>
          <w:p w14:paraId="19A6E78E" w14:textId="77777777" w:rsidR="004A7D63" w:rsidRPr="00571988" w:rsidRDefault="004A7D63"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Nếu chưa có bản dịch nào, nút này bị mờ, không được sử dụng.</w:t>
            </w:r>
          </w:p>
        </w:tc>
        <w:tc>
          <w:tcPr>
            <w:tcW w:w="1417" w:type="dxa"/>
          </w:tcPr>
          <w:p w14:paraId="330E04B5"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bl>
    <w:p w14:paraId="554B5CD8" w14:textId="77777777" w:rsidR="004A7D63" w:rsidRDefault="004A7D63" w:rsidP="00724F94">
      <w:pPr>
        <w:pStyle w:val="Heading7"/>
        <w:numPr>
          <w:ilvl w:val="0"/>
          <w:numId w:val="21"/>
        </w:numPr>
        <w:tabs>
          <w:tab w:val="clear" w:pos="702"/>
          <w:tab w:val="clear" w:pos="1080"/>
        </w:tabs>
      </w:pPr>
      <w:r>
        <w:lastRenderedPageBreak/>
        <w:t>Thông tin Tài sản bảo đảm</w:t>
      </w:r>
    </w:p>
    <w:p w14:paraId="4735A7AE" w14:textId="702131E4" w:rsidR="004A7D63" w:rsidRPr="002F4D0F" w:rsidRDefault="00F0481F" w:rsidP="00F0481F">
      <w:pPr>
        <w:spacing w:before="120" w:after="120" w:line="312" w:lineRule="auto"/>
        <w:jc w:val="both"/>
        <w:rPr>
          <w:rFonts w:cs="Times New Roman"/>
          <w:szCs w:val="26"/>
        </w:rPr>
      </w:pPr>
      <w:r>
        <w:t>Giữ nguyên thông tin tab này như hệ thống hiện tại.</w:t>
      </w:r>
    </w:p>
    <w:p w14:paraId="62FD1430" w14:textId="26E5FFF2" w:rsidR="004A7D63" w:rsidRDefault="00C36407" w:rsidP="00724F94">
      <w:pPr>
        <w:pStyle w:val="Heading7"/>
        <w:numPr>
          <w:ilvl w:val="0"/>
          <w:numId w:val="21"/>
        </w:numPr>
        <w:tabs>
          <w:tab w:val="clear" w:pos="702"/>
          <w:tab w:val="clear" w:pos="1080"/>
        </w:tabs>
      </w:pPr>
      <w:r>
        <w:t xml:space="preserve">Tab </w:t>
      </w:r>
      <w:r w:rsidR="004A7D63" w:rsidRPr="00571988">
        <w:t xml:space="preserve">Thông tin </w:t>
      </w:r>
      <w:r w:rsidR="00F0481F">
        <w:t>Hạch toán</w:t>
      </w:r>
    </w:p>
    <w:tbl>
      <w:tblPr>
        <w:tblStyle w:val="TableGrid"/>
        <w:tblW w:w="10615" w:type="dxa"/>
        <w:tblLayout w:type="fixed"/>
        <w:tblLook w:val="04A0" w:firstRow="1" w:lastRow="0" w:firstColumn="1" w:lastColumn="0" w:noHBand="0" w:noVBand="1"/>
      </w:tblPr>
      <w:tblGrid>
        <w:gridCol w:w="1638"/>
        <w:gridCol w:w="1192"/>
        <w:gridCol w:w="709"/>
        <w:gridCol w:w="992"/>
        <w:gridCol w:w="4667"/>
        <w:gridCol w:w="1417"/>
      </w:tblGrid>
      <w:tr w:rsidR="00F0481F" w:rsidRPr="00571988" w14:paraId="3DF5D5A1" w14:textId="77777777" w:rsidTr="00BC284F">
        <w:tc>
          <w:tcPr>
            <w:tcW w:w="1638" w:type="dxa"/>
          </w:tcPr>
          <w:p w14:paraId="136D7709" w14:textId="77777777" w:rsidR="00F0481F" w:rsidRPr="00571988" w:rsidRDefault="00F0481F" w:rsidP="00BC284F">
            <w:pPr>
              <w:spacing w:line="312" w:lineRule="auto"/>
              <w:ind w:firstLine="0"/>
              <w:jc w:val="center"/>
              <w:rPr>
                <w:rFonts w:cs="Times New Roman"/>
                <w:b/>
                <w:szCs w:val="26"/>
              </w:rPr>
            </w:pPr>
            <w:r w:rsidRPr="00571988">
              <w:rPr>
                <w:rFonts w:cs="Times New Roman"/>
                <w:b/>
                <w:szCs w:val="26"/>
              </w:rPr>
              <w:t>Tên trường</w:t>
            </w:r>
          </w:p>
        </w:tc>
        <w:tc>
          <w:tcPr>
            <w:tcW w:w="1192" w:type="dxa"/>
          </w:tcPr>
          <w:p w14:paraId="697C5E72" w14:textId="77777777" w:rsidR="00F0481F" w:rsidRPr="00571988" w:rsidRDefault="00F0481F" w:rsidP="00BC284F">
            <w:pPr>
              <w:spacing w:line="312" w:lineRule="auto"/>
              <w:ind w:firstLine="0"/>
              <w:jc w:val="center"/>
              <w:rPr>
                <w:rFonts w:cs="Times New Roman"/>
                <w:b/>
                <w:szCs w:val="26"/>
              </w:rPr>
            </w:pPr>
            <w:r w:rsidRPr="00571988">
              <w:rPr>
                <w:rFonts w:cs="Times New Roman"/>
                <w:b/>
                <w:szCs w:val="26"/>
              </w:rPr>
              <w:t>Kiểu ký tự</w:t>
            </w:r>
          </w:p>
        </w:tc>
        <w:tc>
          <w:tcPr>
            <w:tcW w:w="709" w:type="dxa"/>
          </w:tcPr>
          <w:p w14:paraId="634034DF" w14:textId="77777777" w:rsidR="00F0481F" w:rsidRPr="00571988" w:rsidRDefault="00F0481F" w:rsidP="00BC284F">
            <w:pPr>
              <w:spacing w:line="312" w:lineRule="auto"/>
              <w:ind w:firstLine="0"/>
              <w:jc w:val="center"/>
              <w:rPr>
                <w:rFonts w:cs="Times New Roman"/>
                <w:b/>
                <w:szCs w:val="26"/>
              </w:rPr>
            </w:pPr>
            <w:r w:rsidRPr="00571988">
              <w:rPr>
                <w:rFonts w:cs="Times New Roman"/>
                <w:b/>
                <w:szCs w:val="26"/>
              </w:rPr>
              <w:t>Độ dài</w:t>
            </w:r>
          </w:p>
        </w:tc>
        <w:tc>
          <w:tcPr>
            <w:tcW w:w="992" w:type="dxa"/>
          </w:tcPr>
          <w:p w14:paraId="313939B6" w14:textId="77777777" w:rsidR="00F0481F" w:rsidRPr="00571988" w:rsidRDefault="00F0481F" w:rsidP="00BC284F">
            <w:pPr>
              <w:spacing w:line="312" w:lineRule="auto"/>
              <w:ind w:firstLine="0"/>
              <w:jc w:val="center"/>
              <w:rPr>
                <w:rFonts w:cs="Times New Roman"/>
                <w:b/>
                <w:szCs w:val="26"/>
              </w:rPr>
            </w:pPr>
            <w:r w:rsidRPr="00571988">
              <w:rPr>
                <w:rFonts w:cs="Times New Roman"/>
                <w:b/>
                <w:szCs w:val="26"/>
              </w:rPr>
              <w:t>Thuộc tính</w:t>
            </w:r>
          </w:p>
        </w:tc>
        <w:tc>
          <w:tcPr>
            <w:tcW w:w="4667" w:type="dxa"/>
          </w:tcPr>
          <w:p w14:paraId="7B67C7C4" w14:textId="77777777" w:rsidR="00F0481F" w:rsidRPr="00571988" w:rsidRDefault="00F0481F" w:rsidP="00BC284F">
            <w:pPr>
              <w:spacing w:line="312" w:lineRule="auto"/>
              <w:ind w:firstLine="0"/>
              <w:jc w:val="center"/>
              <w:rPr>
                <w:rFonts w:cs="Times New Roman"/>
                <w:b/>
                <w:szCs w:val="26"/>
              </w:rPr>
            </w:pPr>
            <w:r w:rsidRPr="00571988">
              <w:rPr>
                <w:rFonts w:cs="Times New Roman"/>
                <w:b/>
                <w:szCs w:val="26"/>
              </w:rPr>
              <w:t>Mô tả</w:t>
            </w:r>
          </w:p>
        </w:tc>
        <w:tc>
          <w:tcPr>
            <w:tcW w:w="1417" w:type="dxa"/>
          </w:tcPr>
          <w:p w14:paraId="5767A370" w14:textId="77777777" w:rsidR="00F0481F" w:rsidRPr="00571988" w:rsidRDefault="00F0481F" w:rsidP="00BC284F">
            <w:pPr>
              <w:spacing w:line="312" w:lineRule="auto"/>
              <w:ind w:firstLine="0"/>
              <w:jc w:val="center"/>
              <w:rPr>
                <w:rFonts w:cs="Times New Roman"/>
                <w:b/>
                <w:szCs w:val="26"/>
              </w:rPr>
            </w:pPr>
            <w:r>
              <w:rPr>
                <w:rFonts w:cs="Times New Roman"/>
                <w:b/>
                <w:szCs w:val="26"/>
              </w:rPr>
              <w:t>New Field (Y/N)</w:t>
            </w:r>
          </w:p>
        </w:tc>
      </w:tr>
      <w:tr w:rsidR="00F0481F" w:rsidRPr="00571988" w14:paraId="644477B9" w14:textId="77777777" w:rsidTr="00BC284F">
        <w:tc>
          <w:tcPr>
            <w:tcW w:w="1638" w:type="dxa"/>
            <w:shd w:val="clear" w:color="auto" w:fill="FFFF00"/>
          </w:tcPr>
          <w:p w14:paraId="1B116871" w14:textId="77777777" w:rsidR="00F0481F" w:rsidRPr="00BD3695" w:rsidRDefault="00F0481F" w:rsidP="00BC284F">
            <w:pPr>
              <w:spacing w:line="312" w:lineRule="auto"/>
              <w:ind w:firstLine="0"/>
              <w:jc w:val="both"/>
              <w:rPr>
                <w:rFonts w:cs="Times New Roman"/>
                <w:b/>
                <w:color w:val="FF0000"/>
                <w:szCs w:val="26"/>
              </w:rPr>
            </w:pPr>
            <w:r w:rsidRPr="00BD3695">
              <w:rPr>
                <w:rFonts w:cs="Times New Roman"/>
                <w:b/>
                <w:bCs/>
                <w:szCs w:val="26"/>
              </w:rPr>
              <w:t>Thông tin phí</w:t>
            </w:r>
          </w:p>
        </w:tc>
        <w:tc>
          <w:tcPr>
            <w:tcW w:w="7560" w:type="dxa"/>
            <w:gridSpan w:val="4"/>
            <w:shd w:val="clear" w:color="auto" w:fill="FFFF00"/>
          </w:tcPr>
          <w:p w14:paraId="05E0808F" w14:textId="77777777" w:rsidR="00F0481F" w:rsidRPr="00571988" w:rsidRDefault="00F0481F" w:rsidP="00BC284F">
            <w:pPr>
              <w:spacing w:line="312" w:lineRule="auto"/>
              <w:ind w:firstLine="0"/>
              <w:jc w:val="both"/>
              <w:rPr>
                <w:rFonts w:cs="Times New Roman"/>
                <w:szCs w:val="26"/>
              </w:rPr>
            </w:pPr>
            <w:r w:rsidRPr="00626CED">
              <w:rPr>
                <w:rFonts w:cs="Times New Roman"/>
                <w:bCs/>
                <w:i/>
                <w:color w:val="FF0000"/>
                <w:szCs w:val="26"/>
              </w:rPr>
              <w:t>Xem Phụ lục 1.5.1</w:t>
            </w:r>
          </w:p>
        </w:tc>
        <w:tc>
          <w:tcPr>
            <w:tcW w:w="1417" w:type="dxa"/>
            <w:shd w:val="clear" w:color="auto" w:fill="FFFF00"/>
          </w:tcPr>
          <w:p w14:paraId="10B0A8B2" w14:textId="77777777" w:rsidR="00F0481F" w:rsidRDefault="00F0481F" w:rsidP="00BC284F">
            <w:pPr>
              <w:spacing w:line="312" w:lineRule="auto"/>
              <w:ind w:firstLine="0"/>
              <w:jc w:val="center"/>
              <w:rPr>
                <w:rFonts w:cs="Times New Roman"/>
                <w:szCs w:val="26"/>
              </w:rPr>
            </w:pPr>
            <w:r>
              <w:rPr>
                <w:rFonts w:cs="Times New Roman"/>
                <w:szCs w:val="26"/>
              </w:rPr>
              <w:t>Y</w:t>
            </w:r>
          </w:p>
        </w:tc>
      </w:tr>
      <w:tr w:rsidR="00F0481F" w:rsidRPr="00571988" w14:paraId="2CB92AF3" w14:textId="77777777" w:rsidTr="00BC284F">
        <w:tc>
          <w:tcPr>
            <w:tcW w:w="1638" w:type="dxa"/>
            <w:shd w:val="clear" w:color="auto" w:fill="FFFF00"/>
          </w:tcPr>
          <w:p w14:paraId="31B1E3DA" w14:textId="77777777" w:rsidR="00F0481F" w:rsidRPr="00DA473B" w:rsidRDefault="00F0481F" w:rsidP="00BC284F">
            <w:pPr>
              <w:spacing w:line="312" w:lineRule="auto"/>
              <w:ind w:firstLine="0"/>
              <w:jc w:val="both"/>
              <w:rPr>
                <w:rFonts w:cs="Times New Roman"/>
                <w:b/>
                <w:color w:val="FF0000"/>
                <w:szCs w:val="26"/>
              </w:rPr>
            </w:pPr>
            <w:r w:rsidRPr="00BD3695">
              <w:rPr>
                <w:rFonts w:cs="Times New Roman"/>
                <w:b/>
                <w:szCs w:val="26"/>
              </w:rPr>
              <w:t>Thông tin ký quỹ</w:t>
            </w:r>
          </w:p>
        </w:tc>
        <w:tc>
          <w:tcPr>
            <w:tcW w:w="7560" w:type="dxa"/>
            <w:gridSpan w:val="4"/>
            <w:shd w:val="clear" w:color="auto" w:fill="FFFF00"/>
          </w:tcPr>
          <w:p w14:paraId="107EEE67" w14:textId="77777777" w:rsidR="00F0481F" w:rsidRDefault="00F0481F" w:rsidP="00BC284F">
            <w:pPr>
              <w:spacing w:line="312" w:lineRule="auto"/>
              <w:ind w:firstLine="0"/>
              <w:jc w:val="both"/>
              <w:rPr>
                <w:rFonts w:cs="Times New Roman"/>
                <w:szCs w:val="26"/>
              </w:rPr>
            </w:pPr>
            <w:r w:rsidRPr="00260411">
              <w:rPr>
                <w:rFonts w:cs="Times New Roman"/>
                <w:szCs w:val="26"/>
              </w:rPr>
              <w:t>Hệ thống chỉ cho phép thu ký quỹ bằng 1 loại tiền.</w:t>
            </w:r>
          </w:p>
          <w:p w14:paraId="708C8E7A" w14:textId="77777777" w:rsidR="00F0481F" w:rsidRPr="00571988" w:rsidRDefault="00F0481F" w:rsidP="00BC284F">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FFFF00"/>
          </w:tcPr>
          <w:p w14:paraId="5B42CCD7" w14:textId="77777777" w:rsidR="00F0481F" w:rsidRDefault="00F0481F" w:rsidP="00BC284F">
            <w:pPr>
              <w:spacing w:line="312" w:lineRule="auto"/>
              <w:ind w:firstLine="0"/>
              <w:jc w:val="center"/>
              <w:rPr>
                <w:rFonts w:cs="Times New Roman"/>
                <w:szCs w:val="26"/>
              </w:rPr>
            </w:pPr>
            <w:r>
              <w:rPr>
                <w:rFonts w:cs="Times New Roman"/>
                <w:szCs w:val="26"/>
              </w:rPr>
              <w:t>Y</w:t>
            </w:r>
          </w:p>
        </w:tc>
      </w:tr>
      <w:tr w:rsidR="00F0481F" w:rsidRPr="00571988" w14:paraId="739C2F31" w14:textId="77777777" w:rsidTr="00BC284F">
        <w:tc>
          <w:tcPr>
            <w:tcW w:w="1638" w:type="dxa"/>
          </w:tcPr>
          <w:p w14:paraId="56B173C2" w14:textId="3310665C" w:rsidR="00F0481F" w:rsidRDefault="00F0481F" w:rsidP="00BC284F">
            <w:pPr>
              <w:spacing w:line="312" w:lineRule="auto"/>
              <w:ind w:firstLine="0"/>
              <w:jc w:val="both"/>
              <w:rPr>
                <w:rFonts w:cs="Times New Roman"/>
                <w:b/>
                <w:szCs w:val="26"/>
              </w:rPr>
            </w:pPr>
            <w:r>
              <w:rPr>
                <w:rFonts w:cs="Times New Roman"/>
                <w:b/>
                <w:szCs w:val="26"/>
              </w:rPr>
              <w:t>Thu/Hoàn ký quỹ</w:t>
            </w:r>
          </w:p>
        </w:tc>
        <w:tc>
          <w:tcPr>
            <w:tcW w:w="1192" w:type="dxa"/>
          </w:tcPr>
          <w:p w14:paraId="70B2BE41" w14:textId="3410356E" w:rsidR="00F0481F" w:rsidRDefault="00F0481F" w:rsidP="00BC284F">
            <w:pPr>
              <w:spacing w:line="312" w:lineRule="auto"/>
              <w:ind w:firstLine="0"/>
              <w:jc w:val="center"/>
              <w:rPr>
                <w:rFonts w:cs="Times New Roman"/>
                <w:szCs w:val="26"/>
              </w:rPr>
            </w:pPr>
            <w:r>
              <w:rPr>
                <w:rFonts w:cs="Times New Roman"/>
                <w:szCs w:val="26"/>
              </w:rPr>
              <w:t>nVarchar</w:t>
            </w:r>
          </w:p>
        </w:tc>
        <w:tc>
          <w:tcPr>
            <w:tcW w:w="709" w:type="dxa"/>
          </w:tcPr>
          <w:p w14:paraId="1439A938" w14:textId="77777777" w:rsidR="00F0481F" w:rsidRPr="00571988" w:rsidRDefault="00F0481F" w:rsidP="00BC284F">
            <w:pPr>
              <w:spacing w:line="312" w:lineRule="auto"/>
              <w:ind w:firstLine="0"/>
              <w:jc w:val="center"/>
              <w:rPr>
                <w:rFonts w:cs="Times New Roman"/>
                <w:szCs w:val="26"/>
              </w:rPr>
            </w:pPr>
          </w:p>
        </w:tc>
        <w:tc>
          <w:tcPr>
            <w:tcW w:w="992" w:type="dxa"/>
          </w:tcPr>
          <w:p w14:paraId="031D8883" w14:textId="2E46F672" w:rsidR="00F0481F" w:rsidRPr="00571988" w:rsidRDefault="00F0481F" w:rsidP="00BC284F">
            <w:pPr>
              <w:spacing w:line="312" w:lineRule="auto"/>
              <w:ind w:firstLine="0"/>
              <w:jc w:val="center"/>
              <w:rPr>
                <w:rFonts w:cs="Times New Roman"/>
                <w:szCs w:val="26"/>
              </w:rPr>
            </w:pPr>
            <w:r w:rsidRPr="00571988">
              <w:rPr>
                <w:rFonts w:cs="Times New Roman"/>
                <w:szCs w:val="26"/>
              </w:rPr>
              <w:t>(O)</w:t>
            </w:r>
          </w:p>
        </w:tc>
        <w:tc>
          <w:tcPr>
            <w:tcW w:w="4667" w:type="dxa"/>
          </w:tcPr>
          <w:p w14:paraId="26952D04"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Thể hiện có thu ký quỹ hay không.</w:t>
            </w:r>
          </w:p>
          <w:p w14:paraId="43ECB91C"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Gồ</w:t>
            </w:r>
            <w:r>
              <w:rPr>
                <w:rFonts w:cs="Times New Roman"/>
                <w:szCs w:val="26"/>
              </w:rPr>
              <w:t>m 3</w:t>
            </w:r>
            <w:r w:rsidRPr="00571988">
              <w:rPr>
                <w:rFonts w:cs="Times New Roman"/>
                <w:szCs w:val="26"/>
              </w:rPr>
              <w:t xml:space="preserve"> giá trị cho người dùng chọn:</w:t>
            </w:r>
          </w:p>
          <w:p w14:paraId="6B864C06" w14:textId="77777777" w:rsidR="00F0481F" w:rsidRDefault="00F0481F" w:rsidP="00BC284F">
            <w:pPr>
              <w:pStyle w:val="ListParagraph"/>
              <w:numPr>
                <w:ilvl w:val="0"/>
                <w:numId w:val="1"/>
              </w:numPr>
              <w:spacing w:line="312" w:lineRule="auto"/>
              <w:ind w:left="357" w:firstLine="0"/>
              <w:contextualSpacing w:val="0"/>
              <w:jc w:val="both"/>
              <w:rPr>
                <w:rFonts w:cs="Times New Roman"/>
                <w:szCs w:val="26"/>
              </w:rPr>
            </w:pPr>
            <w:r>
              <w:rPr>
                <w:rFonts w:cs="Times New Roman"/>
                <w:szCs w:val="26"/>
              </w:rPr>
              <w:t>Thu ký quỹ</w:t>
            </w:r>
          </w:p>
          <w:p w14:paraId="1A1F6EC1" w14:textId="77777777" w:rsidR="00F0481F" w:rsidRPr="00571988" w:rsidRDefault="00F0481F" w:rsidP="00BC284F">
            <w:pPr>
              <w:pStyle w:val="ListParagraph"/>
              <w:numPr>
                <w:ilvl w:val="0"/>
                <w:numId w:val="1"/>
              </w:numPr>
              <w:spacing w:line="312" w:lineRule="auto"/>
              <w:ind w:left="357" w:firstLine="0"/>
              <w:contextualSpacing w:val="0"/>
              <w:jc w:val="both"/>
              <w:rPr>
                <w:rFonts w:cs="Times New Roman"/>
                <w:szCs w:val="26"/>
              </w:rPr>
            </w:pPr>
            <w:r>
              <w:rPr>
                <w:rFonts w:cs="Times New Roman"/>
                <w:szCs w:val="26"/>
              </w:rPr>
              <w:t>Hoàn ký quỹ</w:t>
            </w:r>
          </w:p>
          <w:p w14:paraId="42E89D3B" w14:textId="77777777" w:rsidR="00F0481F" w:rsidRPr="00571988" w:rsidRDefault="00F0481F" w:rsidP="00BC284F">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 không có thông tin)</w:t>
            </w:r>
          </w:p>
          <w:p w14:paraId="6CD35D20" w14:textId="70E4C655" w:rsidR="00F0481F" w:rsidRPr="00571988" w:rsidRDefault="00F0481F" w:rsidP="00BC284F">
            <w:pPr>
              <w:spacing w:line="312" w:lineRule="auto"/>
              <w:ind w:firstLine="0"/>
              <w:jc w:val="both"/>
              <w:rPr>
                <w:rFonts w:cs="Times New Roman"/>
                <w:szCs w:val="26"/>
              </w:rPr>
            </w:pPr>
            <w:r w:rsidRPr="00571988">
              <w:rPr>
                <w:rFonts w:cs="Times New Roman"/>
                <w:szCs w:val="26"/>
              </w:rPr>
              <w:t>Hệ thống mặc định là để trống, người dùng có thể chọn giá trị.</w:t>
            </w:r>
          </w:p>
        </w:tc>
        <w:tc>
          <w:tcPr>
            <w:tcW w:w="1417" w:type="dxa"/>
          </w:tcPr>
          <w:p w14:paraId="03A888FE" w14:textId="0973144F" w:rsidR="00F0481F" w:rsidRDefault="00F0481F" w:rsidP="00BC284F">
            <w:pPr>
              <w:spacing w:line="312" w:lineRule="auto"/>
              <w:ind w:firstLine="0"/>
              <w:jc w:val="center"/>
              <w:rPr>
                <w:rFonts w:cs="Times New Roman"/>
                <w:szCs w:val="26"/>
              </w:rPr>
            </w:pPr>
            <w:r>
              <w:rPr>
                <w:rFonts w:cs="Times New Roman"/>
                <w:szCs w:val="26"/>
              </w:rPr>
              <w:t>Y</w:t>
            </w:r>
          </w:p>
        </w:tc>
      </w:tr>
      <w:tr w:rsidR="00F0481F" w:rsidRPr="00571988" w14:paraId="599EDE6A" w14:textId="77777777" w:rsidTr="00BC284F">
        <w:tc>
          <w:tcPr>
            <w:tcW w:w="1638" w:type="dxa"/>
          </w:tcPr>
          <w:p w14:paraId="49CB7079" w14:textId="67306825" w:rsidR="00F0481F" w:rsidRDefault="00F0481F" w:rsidP="00BC284F">
            <w:pPr>
              <w:spacing w:line="312" w:lineRule="auto"/>
              <w:ind w:firstLine="0"/>
              <w:jc w:val="both"/>
              <w:rPr>
                <w:rFonts w:cs="Times New Roman"/>
                <w:b/>
                <w:szCs w:val="26"/>
              </w:rPr>
            </w:pPr>
            <w:r w:rsidRPr="00260411">
              <w:rPr>
                <w:rFonts w:cs="Times New Roman"/>
                <w:b/>
                <w:color w:val="FF0000"/>
                <w:szCs w:val="26"/>
              </w:rPr>
              <w:t>Loại tiề</w:t>
            </w:r>
            <w:r>
              <w:rPr>
                <w:rFonts w:cs="Times New Roman"/>
                <w:b/>
                <w:color w:val="FF0000"/>
                <w:szCs w:val="26"/>
              </w:rPr>
              <w:t>n ký quỹ</w:t>
            </w:r>
          </w:p>
        </w:tc>
        <w:tc>
          <w:tcPr>
            <w:tcW w:w="1192" w:type="dxa"/>
          </w:tcPr>
          <w:p w14:paraId="1CA6AD99" w14:textId="068DC952" w:rsidR="00F0481F" w:rsidRDefault="00F0481F" w:rsidP="00BC284F">
            <w:pPr>
              <w:spacing w:line="312" w:lineRule="auto"/>
              <w:ind w:firstLine="0"/>
              <w:jc w:val="center"/>
              <w:rPr>
                <w:rFonts w:cs="Times New Roman"/>
                <w:szCs w:val="26"/>
              </w:rPr>
            </w:pPr>
            <w:r>
              <w:rPr>
                <w:rFonts w:cs="Times New Roman"/>
                <w:szCs w:val="26"/>
              </w:rPr>
              <w:t>nVarchar</w:t>
            </w:r>
          </w:p>
        </w:tc>
        <w:tc>
          <w:tcPr>
            <w:tcW w:w="709" w:type="dxa"/>
          </w:tcPr>
          <w:p w14:paraId="415E7FAD" w14:textId="74E6400D" w:rsidR="00F0481F" w:rsidRPr="00571988" w:rsidRDefault="00F0481F" w:rsidP="00BC284F">
            <w:pPr>
              <w:spacing w:line="312" w:lineRule="auto"/>
              <w:ind w:firstLine="0"/>
              <w:jc w:val="center"/>
              <w:rPr>
                <w:rFonts w:cs="Times New Roman"/>
                <w:szCs w:val="26"/>
              </w:rPr>
            </w:pPr>
            <w:r w:rsidRPr="00571988">
              <w:rPr>
                <w:rFonts w:cs="Times New Roman"/>
                <w:szCs w:val="26"/>
              </w:rPr>
              <w:t>3</w:t>
            </w:r>
          </w:p>
        </w:tc>
        <w:tc>
          <w:tcPr>
            <w:tcW w:w="992" w:type="dxa"/>
          </w:tcPr>
          <w:p w14:paraId="6154F96B" w14:textId="2A7C0356" w:rsidR="00F0481F" w:rsidRPr="00571988" w:rsidRDefault="00F0481F" w:rsidP="00BC284F">
            <w:pPr>
              <w:spacing w:line="312" w:lineRule="auto"/>
              <w:ind w:firstLine="0"/>
              <w:jc w:val="center"/>
              <w:rPr>
                <w:rFonts w:cs="Times New Roman"/>
                <w:szCs w:val="26"/>
              </w:rPr>
            </w:pPr>
            <w:r w:rsidRPr="00571988">
              <w:rPr>
                <w:rFonts w:cs="Times New Roman"/>
                <w:szCs w:val="26"/>
              </w:rPr>
              <w:t>(O/M)</w:t>
            </w:r>
          </w:p>
        </w:tc>
        <w:tc>
          <w:tcPr>
            <w:tcW w:w="4667" w:type="dxa"/>
            <w:vMerge w:val="restart"/>
          </w:tcPr>
          <w:p w14:paraId="69583A77"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Loại tiền và Số tiền ký quỹ cho bảo lãnh.</w:t>
            </w:r>
          </w:p>
          <w:p w14:paraId="78C7E2C9" w14:textId="77777777" w:rsidR="00F0481F" w:rsidRPr="00571988"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loại tiền được thiết kế dạng drop-down list cho người dùng tự chọn, gồm mã các loại tiền theo chuẩn ISO.</w:t>
            </w:r>
          </w:p>
          <w:p w14:paraId="27542704" w14:textId="77777777" w:rsidR="00F0481F"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Nếu trường Thu/Hoàn </w:t>
            </w:r>
            <w:r>
              <w:rPr>
                <w:rFonts w:cs="Times New Roman"/>
                <w:szCs w:val="26"/>
              </w:rPr>
              <w:t>ký quỹ</w:t>
            </w:r>
            <w:r w:rsidRPr="00571988">
              <w:rPr>
                <w:rFonts w:cs="Times New Roman"/>
                <w:szCs w:val="26"/>
              </w:rPr>
              <w:t xml:space="preserve"> có giá trị là Thu </w:t>
            </w:r>
            <w:r>
              <w:rPr>
                <w:rFonts w:cs="Times New Roman"/>
                <w:szCs w:val="26"/>
              </w:rPr>
              <w:t>ký quỹ:</w:t>
            </w:r>
          </w:p>
          <w:p w14:paraId="626990CE" w14:textId="77777777" w:rsidR="00F0481F" w:rsidRDefault="00F0481F" w:rsidP="00F0481F">
            <w:pPr>
              <w:pStyle w:val="ListParagraph"/>
              <w:spacing w:line="312" w:lineRule="auto"/>
              <w:ind w:left="0" w:firstLine="0"/>
              <w:contextualSpacing w:val="0"/>
              <w:jc w:val="both"/>
              <w:rPr>
                <w:rFonts w:cs="Times New Roman"/>
                <w:szCs w:val="26"/>
              </w:rPr>
            </w:pPr>
            <w:r>
              <w:rPr>
                <w:rFonts w:cs="Times New Roman"/>
                <w:szCs w:val="26"/>
              </w:rPr>
              <w:t xml:space="preserve">+ </w:t>
            </w:r>
            <w:r w:rsidRPr="00571988">
              <w:rPr>
                <w:rFonts w:cs="Times New Roman"/>
                <w:szCs w:val="26"/>
              </w:rPr>
              <w:t>Nếu BL không có số dư ký quỹ thì trường này trở thành bắt buộc nhập thông tin, mặc định là để trống cho người dùng tùy chọn.</w:t>
            </w:r>
          </w:p>
          <w:p w14:paraId="06E50C33" w14:textId="77777777" w:rsidR="00F0481F" w:rsidRDefault="00F0481F" w:rsidP="00F0481F">
            <w:pPr>
              <w:pStyle w:val="ListParagraph"/>
              <w:spacing w:line="312" w:lineRule="auto"/>
              <w:ind w:left="0" w:firstLine="0"/>
              <w:contextualSpacing w:val="0"/>
              <w:jc w:val="both"/>
              <w:rPr>
                <w:rFonts w:cs="Times New Roman"/>
                <w:szCs w:val="26"/>
              </w:rPr>
            </w:pPr>
            <w:r w:rsidRPr="00571988">
              <w:rPr>
                <w:rFonts w:cs="Times New Roman"/>
                <w:szCs w:val="26"/>
              </w:rPr>
              <w:t>Hệ thống cho phép ký quỹ bằng loại tiền khác với loại tiền của giao dịch.</w:t>
            </w:r>
          </w:p>
          <w:p w14:paraId="1C11C072" w14:textId="77777777" w:rsidR="00F0481F" w:rsidRDefault="00F0481F" w:rsidP="00F0481F">
            <w:pPr>
              <w:pStyle w:val="ListParagraph"/>
              <w:spacing w:line="312" w:lineRule="auto"/>
              <w:ind w:left="0" w:firstLine="0"/>
              <w:contextualSpacing w:val="0"/>
              <w:jc w:val="both"/>
              <w:rPr>
                <w:rFonts w:cs="Times New Roman"/>
                <w:szCs w:val="26"/>
              </w:rPr>
            </w:pPr>
            <w:r>
              <w:rPr>
                <w:rFonts w:cs="Times New Roman"/>
                <w:szCs w:val="26"/>
              </w:rPr>
              <w:t xml:space="preserve">+ </w:t>
            </w:r>
            <w:r w:rsidRPr="00571988">
              <w:rPr>
                <w:rFonts w:cs="Times New Roman"/>
                <w:szCs w:val="26"/>
              </w:rPr>
              <w:t xml:space="preserve">Nếu BL còn số dư ký quỹ thì trường này </w:t>
            </w:r>
            <w:r w:rsidRPr="00571988">
              <w:rPr>
                <w:rFonts w:cs="Times New Roman"/>
                <w:szCs w:val="26"/>
              </w:rPr>
              <w:lastRenderedPageBreak/>
              <w:t>mặc định loại tiền đã thu ký quỹ (nếu số dư ký quỹ vẫn còn) và không cho phép thay đổi. Người dùng chỉ có thể thu thêm ký quỹ theo loại tiền đó.</w:t>
            </w:r>
          </w:p>
          <w:p w14:paraId="70108690" w14:textId="77777777" w:rsidR="00F0481F"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Nếu trường Thu/Hoàn </w:t>
            </w:r>
            <w:r>
              <w:rPr>
                <w:rFonts w:cs="Times New Roman"/>
                <w:szCs w:val="26"/>
              </w:rPr>
              <w:t>ký quỹ</w:t>
            </w:r>
            <w:r w:rsidRPr="00571988">
              <w:rPr>
                <w:rFonts w:cs="Times New Roman"/>
                <w:szCs w:val="26"/>
              </w:rPr>
              <w:t xml:space="preserve"> có giá trị là </w:t>
            </w:r>
            <w:r>
              <w:rPr>
                <w:rFonts w:cs="Times New Roman"/>
                <w:szCs w:val="26"/>
              </w:rPr>
              <w:t>Hoàn</w:t>
            </w:r>
            <w:r w:rsidRPr="00571988">
              <w:rPr>
                <w:rFonts w:cs="Times New Roman"/>
                <w:szCs w:val="26"/>
              </w:rPr>
              <w:t xml:space="preserve"> </w:t>
            </w:r>
            <w:r>
              <w:rPr>
                <w:rFonts w:cs="Times New Roman"/>
                <w:szCs w:val="26"/>
              </w:rPr>
              <w:t xml:space="preserve">ký quỹ, </w:t>
            </w:r>
            <w:r w:rsidRPr="00571988">
              <w:rPr>
                <w:rFonts w:cs="Times New Roman"/>
                <w:szCs w:val="26"/>
              </w:rPr>
              <w:t>trường này mặc định loại tiền đã thu ký quỹ trước đó (nếu số dư ký quỹ vẫn còn) và không cho phép thay đổi hoặc để trống (nếu BL chưa từng đượ</w:t>
            </w:r>
            <w:r>
              <w:rPr>
                <w:rFonts w:cs="Times New Roman"/>
                <w:szCs w:val="26"/>
              </w:rPr>
              <w:t>c thu ký quỹ</w:t>
            </w:r>
            <w:r w:rsidRPr="00571988">
              <w:rPr>
                <w:rFonts w:cs="Times New Roman"/>
                <w:szCs w:val="26"/>
              </w:rPr>
              <w:t>).</w:t>
            </w:r>
          </w:p>
          <w:p w14:paraId="45074882" w14:textId="77777777" w:rsidR="00F0481F" w:rsidRPr="00571988"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số tiền cho phép người dùng tự nhập.</w:t>
            </w:r>
          </w:p>
          <w:p w14:paraId="4375895B" w14:textId="77777777" w:rsidR="00F0481F" w:rsidRPr="00F0481F" w:rsidRDefault="00F0481F" w:rsidP="00F0481F">
            <w:pPr>
              <w:spacing w:line="312" w:lineRule="auto"/>
              <w:ind w:firstLine="0"/>
              <w:jc w:val="both"/>
              <w:rPr>
                <w:rFonts w:cs="Times New Roman"/>
                <w:szCs w:val="26"/>
              </w:rPr>
            </w:pPr>
            <w:r w:rsidRPr="00F0481F">
              <w:rPr>
                <w:rFonts w:cs="Times New Roman"/>
                <w:szCs w:val="26"/>
              </w:rPr>
              <w:t>Nếu trường loại tiền có giá trị thì trường số tiền thành trường bắt buộc nhập thông tin.</w:t>
            </w:r>
          </w:p>
          <w:p w14:paraId="0F2331A4" w14:textId="77777777" w:rsidR="00F0481F" w:rsidRPr="00F0481F" w:rsidRDefault="00F0481F" w:rsidP="00F0481F">
            <w:pPr>
              <w:spacing w:line="312" w:lineRule="auto"/>
              <w:ind w:firstLine="0"/>
              <w:jc w:val="both"/>
              <w:rPr>
                <w:rFonts w:cs="Times New Roman"/>
                <w:szCs w:val="26"/>
              </w:rPr>
            </w:pPr>
            <w:r w:rsidRPr="00F0481F">
              <w:rPr>
                <w:rFonts w:cs="Times New Roman"/>
                <w:szCs w:val="26"/>
              </w:rPr>
              <w:t>Hệ thống không cho phép người dùng nhập Số tiền ký quỹ nhiều hơn Số dư ký quỹ trong trường hợp Hoàn ký quỹ.</w:t>
            </w:r>
          </w:p>
          <w:p w14:paraId="5434224A" w14:textId="77777777" w:rsidR="00F0481F" w:rsidRDefault="00F0481F" w:rsidP="00BC284F">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0832AB74" w14:textId="6F14562F" w:rsidR="00F0481F" w:rsidRPr="00571988" w:rsidRDefault="00F0481F" w:rsidP="00BC284F">
            <w:pPr>
              <w:spacing w:line="312" w:lineRule="auto"/>
              <w:ind w:firstLine="0"/>
              <w:jc w:val="both"/>
              <w:rPr>
                <w:rFonts w:cs="Times New Roman"/>
                <w:szCs w:val="26"/>
              </w:rPr>
            </w:pPr>
            <w:r w:rsidRPr="00260411">
              <w:rPr>
                <w:rFonts w:cs="Times New Roman"/>
                <w:b/>
                <w:color w:val="FF0000"/>
                <w:szCs w:val="26"/>
              </w:rPr>
              <w:t xml:space="preserve">Số tiền </w:t>
            </w:r>
            <w:r>
              <w:rPr>
                <w:rFonts w:cs="Times New Roman"/>
                <w:b/>
                <w:color w:val="FF0000"/>
                <w:szCs w:val="26"/>
              </w:rPr>
              <w:t>ký quỹ</w:t>
            </w:r>
            <w:r w:rsidRPr="00260411">
              <w:rPr>
                <w:rFonts w:cs="Times New Roman"/>
                <w:color w:val="FF0000"/>
                <w:szCs w:val="26"/>
              </w:rPr>
              <w:t>.</w:t>
            </w:r>
          </w:p>
        </w:tc>
        <w:tc>
          <w:tcPr>
            <w:tcW w:w="1417" w:type="dxa"/>
          </w:tcPr>
          <w:p w14:paraId="1AE83751" w14:textId="4D0A1679" w:rsidR="00F0481F" w:rsidRDefault="00F0481F" w:rsidP="00BC284F">
            <w:pPr>
              <w:spacing w:line="312" w:lineRule="auto"/>
              <w:ind w:firstLine="0"/>
              <w:jc w:val="center"/>
              <w:rPr>
                <w:rFonts w:cs="Times New Roman"/>
                <w:szCs w:val="26"/>
              </w:rPr>
            </w:pPr>
            <w:r>
              <w:rPr>
                <w:rFonts w:cs="Times New Roman"/>
                <w:szCs w:val="26"/>
              </w:rPr>
              <w:lastRenderedPageBreak/>
              <w:t>N</w:t>
            </w:r>
          </w:p>
        </w:tc>
      </w:tr>
      <w:tr w:rsidR="00F0481F" w:rsidRPr="00571988" w14:paraId="1774C531" w14:textId="77777777" w:rsidTr="00BC284F">
        <w:tc>
          <w:tcPr>
            <w:tcW w:w="1638" w:type="dxa"/>
          </w:tcPr>
          <w:p w14:paraId="170D082F" w14:textId="77777777" w:rsidR="00F0481F" w:rsidRPr="00260411" w:rsidRDefault="00F0481F" w:rsidP="00BC284F">
            <w:pPr>
              <w:spacing w:line="312" w:lineRule="auto"/>
              <w:ind w:firstLine="0"/>
              <w:jc w:val="both"/>
              <w:rPr>
                <w:rFonts w:cs="Times New Roman"/>
                <w:i/>
                <w:color w:val="FF0000"/>
                <w:szCs w:val="26"/>
              </w:rPr>
            </w:pPr>
            <w:r w:rsidRPr="00260411">
              <w:rPr>
                <w:rFonts w:cs="Times New Roman"/>
                <w:b/>
                <w:color w:val="FF0000"/>
                <w:szCs w:val="26"/>
              </w:rPr>
              <w:t xml:space="preserve">Số tiền </w:t>
            </w:r>
            <w:r>
              <w:rPr>
                <w:rFonts w:cs="Times New Roman"/>
                <w:b/>
                <w:color w:val="FF0000"/>
                <w:szCs w:val="26"/>
              </w:rPr>
              <w:t>ký quỹ</w:t>
            </w:r>
          </w:p>
          <w:p w14:paraId="02C6F9FD" w14:textId="77777777" w:rsidR="00F0481F" w:rsidRDefault="00F0481F" w:rsidP="00BC284F">
            <w:pPr>
              <w:spacing w:line="312" w:lineRule="auto"/>
              <w:ind w:firstLine="0"/>
              <w:jc w:val="both"/>
              <w:rPr>
                <w:rFonts w:cs="Times New Roman"/>
                <w:b/>
                <w:szCs w:val="26"/>
              </w:rPr>
            </w:pPr>
          </w:p>
        </w:tc>
        <w:tc>
          <w:tcPr>
            <w:tcW w:w="1192" w:type="dxa"/>
          </w:tcPr>
          <w:p w14:paraId="26711EFA" w14:textId="1373B50E" w:rsidR="00F0481F" w:rsidRDefault="00F0481F"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5CBE1BE9" w14:textId="628ED917" w:rsidR="00F0481F" w:rsidRPr="00571988" w:rsidRDefault="00F0481F" w:rsidP="00BC284F">
            <w:pPr>
              <w:spacing w:line="312" w:lineRule="auto"/>
              <w:ind w:firstLine="0"/>
              <w:jc w:val="center"/>
              <w:rPr>
                <w:rFonts w:cs="Times New Roman"/>
                <w:szCs w:val="26"/>
              </w:rPr>
            </w:pPr>
            <w:r w:rsidRPr="00571988">
              <w:rPr>
                <w:rFonts w:cs="Times New Roman"/>
                <w:szCs w:val="26"/>
              </w:rPr>
              <w:t>18,3</w:t>
            </w:r>
          </w:p>
        </w:tc>
        <w:tc>
          <w:tcPr>
            <w:tcW w:w="992" w:type="dxa"/>
          </w:tcPr>
          <w:p w14:paraId="0441A83E" w14:textId="1D994AD3" w:rsidR="00F0481F" w:rsidRPr="00571988" w:rsidRDefault="00F0481F" w:rsidP="00BC284F">
            <w:pPr>
              <w:spacing w:line="312" w:lineRule="auto"/>
              <w:ind w:firstLine="0"/>
              <w:jc w:val="center"/>
              <w:rPr>
                <w:rFonts w:cs="Times New Roman"/>
                <w:szCs w:val="26"/>
              </w:rPr>
            </w:pPr>
            <w:r w:rsidRPr="00571988">
              <w:rPr>
                <w:rFonts w:cs="Times New Roman"/>
                <w:szCs w:val="26"/>
              </w:rPr>
              <w:t>(O/M)</w:t>
            </w:r>
          </w:p>
        </w:tc>
        <w:tc>
          <w:tcPr>
            <w:tcW w:w="4667" w:type="dxa"/>
            <w:vMerge/>
          </w:tcPr>
          <w:p w14:paraId="65E009E5" w14:textId="77777777" w:rsidR="00F0481F" w:rsidRPr="00571988" w:rsidRDefault="00F0481F" w:rsidP="00BC284F">
            <w:pPr>
              <w:spacing w:line="312" w:lineRule="auto"/>
              <w:ind w:firstLine="0"/>
              <w:jc w:val="both"/>
              <w:rPr>
                <w:rFonts w:cs="Times New Roman"/>
                <w:szCs w:val="26"/>
              </w:rPr>
            </w:pPr>
          </w:p>
        </w:tc>
        <w:tc>
          <w:tcPr>
            <w:tcW w:w="1417" w:type="dxa"/>
          </w:tcPr>
          <w:p w14:paraId="5EE878F2" w14:textId="319056E8" w:rsidR="00F0481F" w:rsidRDefault="00F0481F" w:rsidP="00BC284F">
            <w:pPr>
              <w:spacing w:line="312" w:lineRule="auto"/>
              <w:ind w:firstLine="0"/>
              <w:jc w:val="center"/>
              <w:rPr>
                <w:rFonts w:cs="Times New Roman"/>
                <w:szCs w:val="26"/>
              </w:rPr>
            </w:pPr>
            <w:r>
              <w:rPr>
                <w:rFonts w:cs="Times New Roman"/>
                <w:szCs w:val="26"/>
              </w:rPr>
              <w:t>N</w:t>
            </w:r>
          </w:p>
        </w:tc>
      </w:tr>
      <w:tr w:rsidR="00F0481F" w:rsidRPr="00571988" w14:paraId="507DB0B5" w14:textId="77777777" w:rsidTr="00BC284F">
        <w:tc>
          <w:tcPr>
            <w:tcW w:w="1638" w:type="dxa"/>
          </w:tcPr>
          <w:p w14:paraId="75BDA424" w14:textId="2DB524B0" w:rsidR="00F0481F" w:rsidRDefault="00F0481F" w:rsidP="00BC284F">
            <w:pPr>
              <w:spacing w:line="312" w:lineRule="auto"/>
              <w:ind w:firstLine="0"/>
              <w:jc w:val="both"/>
              <w:rPr>
                <w:rFonts w:cs="Times New Roman"/>
                <w:b/>
                <w:szCs w:val="26"/>
              </w:rPr>
            </w:pPr>
            <w:r w:rsidRPr="00571988">
              <w:rPr>
                <w:rFonts w:cs="Times New Roman"/>
                <w:b/>
                <w:szCs w:val="26"/>
              </w:rPr>
              <w:lastRenderedPageBreak/>
              <w:t>Loại tiền Số</w:t>
            </w:r>
            <w:r>
              <w:rPr>
                <w:rFonts w:cs="Times New Roman"/>
                <w:b/>
                <w:szCs w:val="26"/>
              </w:rPr>
              <w:t xml:space="preserve"> dư kỹ quỹ</w:t>
            </w:r>
            <w:r w:rsidRPr="00571988">
              <w:rPr>
                <w:rFonts w:cs="Times New Roman"/>
                <w:b/>
                <w:szCs w:val="26"/>
              </w:rPr>
              <w:t xml:space="preserve"> cũ</w:t>
            </w:r>
          </w:p>
        </w:tc>
        <w:tc>
          <w:tcPr>
            <w:tcW w:w="1192" w:type="dxa"/>
          </w:tcPr>
          <w:p w14:paraId="074EF3E4" w14:textId="45D2FB49" w:rsidR="00F0481F" w:rsidRDefault="00F0481F" w:rsidP="00BC284F">
            <w:pPr>
              <w:spacing w:line="312" w:lineRule="auto"/>
              <w:ind w:firstLine="0"/>
              <w:jc w:val="center"/>
              <w:rPr>
                <w:rFonts w:cs="Times New Roman"/>
                <w:szCs w:val="26"/>
              </w:rPr>
            </w:pPr>
            <w:r>
              <w:rPr>
                <w:rFonts w:cs="Times New Roman"/>
                <w:szCs w:val="26"/>
              </w:rPr>
              <w:t>nVarchar</w:t>
            </w:r>
          </w:p>
        </w:tc>
        <w:tc>
          <w:tcPr>
            <w:tcW w:w="709" w:type="dxa"/>
          </w:tcPr>
          <w:p w14:paraId="7AEF1A36" w14:textId="53584B1F" w:rsidR="00F0481F" w:rsidRPr="00571988" w:rsidRDefault="00F0481F" w:rsidP="00BC284F">
            <w:pPr>
              <w:spacing w:line="312" w:lineRule="auto"/>
              <w:ind w:firstLine="0"/>
              <w:jc w:val="center"/>
              <w:rPr>
                <w:rFonts w:cs="Times New Roman"/>
                <w:szCs w:val="26"/>
              </w:rPr>
            </w:pPr>
            <w:r w:rsidRPr="00571988">
              <w:rPr>
                <w:rFonts w:cs="Times New Roman"/>
                <w:szCs w:val="26"/>
              </w:rPr>
              <w:t>3</w:t>
            </w:r>
          </w:p>
        </w:tc>
        <w:tc>
          <w:tcPr>
            <w:tcW w:w="992" w:type="dxa"/>
          </w:tcPr>
          <w:p w14:paraId="41CD8626" w14:textId="207E8005" w:rsidR="00F0481F" w:rsidRPr="00571988" w:rsidRDefault="00F0481F" w:rsidP="00BC284F">
            <w:pPr>
              <w:spacing w:line="312" w:lineRule="auto"/>
              <w:ind w:firstLine="0"/>
              <w:jc w:val="center"/>
              <w:rPr>
                <w:rFonts w:cs="Times New Roman"/>
                <w:szCs w:val="26"/>
              </w:rPr>
            </w:pPr>
            <w:r w:rsidRPr="00571988">
              <w:rPr>
                <w:rFonts w:cs="Times New Roman"/>
                <w:szCs w:val="26"/>
              </w:rPr>
              <w:t>(H)</w:t>
            </w:r>
          </w:p>
        </w:tc>
        <w:tc>
          <w:tcPr>
            <w:tcW w:w="4667" w:type="dxa"/>
            <w:vMerge w:val="restart"/>
          </w:tcPr>
          <w:p w14:paraId="5A969F9A"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 xml:space="preserve">Loại tiền và Số tiền ký quỹ của BL đã được cập nhật sau các lần thu </w:t>
            </w:r>
            <w:r>
              <w:rPr>
                <w:rFonts w:cs="Times New Roman"/>
                <w:szCs w:val="26"/>
              </w:rPr>
              <w:t>ký quỹ</w:t>
            </w:r>
            <w:r w:rsidRPr="00571988">
              <w:rPr>
                <w:rFonts w:cs="Times New Roman"/>
                <w:szCs w:val="26"/>
              </w:rPr>
              <w:t xml:space="preserve">/ hoàn </w:t>
            </w:r>
            <w:r>
              <w:rPr>
                <w:rFonts w:cs="Times New Roman"/>
                <w:szCs w:val="26"/>
              </w:rPr>
              <w:t>kỹ quỹ</w:t>
            </w:r>
            <w:r w:rsidRPr="00571988">
              <w:rPr>
                <w:rFonts w:cs="Times New Roman"/>
                <w:szCs w:val="26"/>
              </w:rPr>
              <w:t xml:space="preserve">/ trích </w:t>
            </w:r>
            <w:r>
              <w:rPr>
                <w:rFonts w:cs="Times New Roman"/>
                <w:szCs w:val="26"/>
              </w:rPr>
              <w:t>kỹ quỹ</w:t>
            </w:r>
            <w:r w:rsidRPr="00571988">
              <w:rPr>
                <w:rFonts w:cs="Times New Roman"/>
                <w:szCs w:val="26"/>
              </w:rPr>
              <w:t xml:space="preserve"> để thanh toán ở thời điểm trước khi sửa đổi.</w:t>
            </w:r>
          </w:p>
          <w:p w14:paraId="5F75ABD6" w14:textId="77777777" w:rsidR="00F0481F" w:rsidRPr="00571988"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loại tiền mặc định là Loại tiề</w:t>
            </w:r>
            <w:r>
              <w:rPr>
                <w:rFonts w:cs="Times New Roman"/>
                <w:szCs w:val="26"/>
              </w:rPr>
              <w:t>n ký quỹ</w:t>
            </w:r>
            <w:r w:rsidRPr="00571988">
              <w:rPr>
                <w:rFonts w:cs="Times New Roman"/>
                <w:szCs w:val="26"/>
              </w:rPr>
              <w:t>.</w:t>
            </w:r>
          </w:p>
          <w:p w14:paraId="404E293A" w14:textId="77777777" w:rsidR="00F0481F" w:rsidRPr="00571988"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Trường số tiền thể hiện giá trị cuối cùng của Số</w:t>
            </w:r>
            <w:r>
              <w:rPr>
                <w:rFonts w:cs="Times New Roman"/>
                <w:szCs w:val="26"/>
              </w:rPr>
              <w:t xml:space="preserve"> dư ký quỹ</w:t>
            </w:r>
            <w:r w:rsidRPr="00571988">
              <w:rPr>
                <w:rFonts w:cs="Times New Roman"/>
                <w:szCs w:val="26"/>
              </w:rPr>
              <w:t xml:space="preserve"> trước khi tạo mới hồ sơ sửa đổi BL này.</w:t>
            </w:r>
          </w:p>
          <w:p w14:paraId="6A45A4BD" w14:textId="119072E9" w:rsidR="00F0481F" w:rsidRPr="00571988" w:rsidRDefault="00F0481F" w:rsidP="00BC284F">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0CCDDC00" w14:textId="09B2FB72" w:rsidR="00F0481F" w:rsidRDefault="00F0481F" w:rsidP="00BC284F">
            <w:pPr>
              <w:spacing w:line="312" w:lineRule="auto"/>
              <w:ind w:firstLine="0"/>
              <w:jc w:val="center"/>
              <w:rPr>
                <w:rFonts w:cs="Times New Roman"/>
                <w:szCs w:val="26"/>
              </w:rPr>
            </w:pPr>
            <w:r>
              <w:rPr>
                <w:rFonts w:cs="Times New Roman"/>
                <w:szCs w:val="26"/>
              </w:rPr>
              <w:t>Y</w:t>
            </w:r>
          </w:p>
        </w:tc>
      </w:tr>
      <w:tr w:rsidR="00F0481F" w:rsidRPr="00571988" w14:paraId="6829139F" w14:textId="77777777" w:rsidTr="00BC284F">
        <w:tc>
          <w:tcPr>
            <w:tcW w:w="1638" w:type="dxa"/>
          </w:tcPr>
          <w:p w14:paraId="00F0FF40" w14:textId="670AF18D" w:rsidR="00F0481F" w:rsidRDefault="00F0481F" w:rsidP="00BC284F">
            <w:pPr>
              <w:spacing w:line="312" w:lineRule="auto"/>
              <w:ind w:firstLine="0"/>
              <w:jc w:val="both"/>
              <w:rPr>
                <w:rFonts w:cs="Times New Roman"/>
                <w:b/>
                <w:szCs w:val="26"/>
              </w:rPr>
            </w:pPr>
            <w:r w:rsidRPr="00571988">
              <w:rPr>
                <w:rFonts w:cs="Times New Roman"/>
                <w:b/>
                <w:szCs w:val="26"/>
              </w:rPr>
              <w:t>Số</w:t>
            </w:r>
            <w:r>
              <w:rPr>
                <w:rFonts w:cs="Times New Roman"/>
                <w:b/>
                <w:szCs w:val="26"/>
              </w:rPr>
              <w:t xml:space="preserve"> dư kỹ quỹ</w:t>
            </w:r>
            <w:r w:rsidRPr="00571988">
              <w:rPr>
                <w:rFonts w:cs="Times New Roman"/>
                <w:b/>
                <w:szCs w:val="26"/>
              </w:rPr>
              <w:t xml:space="preserve"> cũ</w:t>
            </w:r>
          </w:p>
        </w:tc>
        <w:tc>
          <w:tcPr>
            <w:tcW w:w="1192" w:type="dxa"/>
          </w:tcPr>
          <w:p w14:paraId="387CF884" w14:textId="4C729C61" w:rsidR="00F0481F" w:rsidRDefault="00F0481F"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2D56B79F" w14:textId="0E38E8C8" w:rsidR="00F0481F" w:rsidRPr="00571988" w:rsidRDefault="00F0481F" w:rsidP="00BC284F">
            <w:pPr>
              <w:spacing w:line="312" w:lineRule="auto"/>
              <w:ind w:firstLine="0"/>
              <w:jc w:val="center"/>
              <w:rPr>
                <w:rFonts w:cs="Times New Roman"/>
                <w:szCs w:val="26"/>
              </w:rPr>
            </w:pPr>
            <w:r w:rsidRPr="00571988">
              <w:rPr>
                <w:rFonts w:cs="Times New Roman"/>
                <w:szCs w:val="26"/>
              </w:rPr>
              <w:t>18,3</w:t>
            </w:r>
          </w:p>
        </w:tc>
        <w:tc>
          <w:tcPr>
            <w:tcW w:w="992" w:type="dxa"/>
          </w:tcPr>
          <w:p w14:paraId="72CF21A1" w14:textId="1788F193" w:rsidR="00F0481F" w:rsidRPr="00571988" w:rsidRDefault="00F0481F" w:rsidP="00BC284F">
            <w:pPr>
              <w:spacing w:line="312" w:lineRule="auto"/>
              <w:ind w:firstLine="0"/>
              <w:jc w:val="center"/>
              <w:rPr>
                <w:rFonts w:cs="Times New Roman"/>
                <w:szCs w:val="26"/>
              </w:rPr>
            </w:pPr>
            <w:r w:rsidRPr="00571988">
              <w:rPr>
                <w:rFonts w:cs="Times New Roman"/>
                <w:szCs w:val="26"/>
              </w:rPr>
              <w:t>(H)</w:t>
            </w:r>
          </w:p>
        </w:tc>
        <w:tc>
          <w:tcPr>
            <w:tcW w:w="4667" w:type="dxa"/>
            <w:vMerge/>
          </w:tcPr>
          <w:p w14:paraId="0F4A19A6" w14:textId="77777777" w:rsidR="00F0481F" w:rsidRPr="00571988" w:rsidRDefault="00F0481F" w:rsidP="00BC284F">
            <w:pPr>
              <w:spacing w:line="312" w:lineRule="auto"/>
              <w:ind w:firstLine="0"/>
              <w:jc w:val="both"/>
              <w:rPr>
                <w:rFonts w:cs="Times New Roman"/>
                <w:szCs w:val="26"/>
              </w:rPr>
            </w:pPr>
          </w:p>
        </w:tc>
        <w:tc>
          <w:tcPr>
            <w:tcW w:w="1417" w:type="dxa"/>
          </w:tcPr>
          <w:p w14:paraId="28C6A808" w14:textId="03E57CE0" w:rsidR="00F0481F" w:rsidRDefault="00F0481F" w:rsidP="00BC284F">
            <w:pPr>
              <w:spacing w:line="312" w:lineRule="auto"/>
              <w:ind w:firstLine="0"/>
              <w:jc w:val="center"/>
              <w:rPr>
                <w:rFonts w:cs="Times New Roman"/>
                <w:szCs w:val="26"/>
              </w:rPr>
            </w:pPr>
            <w:r>
              <w:rPr>
                <w:rFonts w:cs="Times New Roman"/>
                <w:szCs w:val="26"/>
              </w:rPr>
              <w:t>Y</w:t>
            </w:r>
          </w:p>
        </w:tc>
      </w:tr>
      <w:tr w:rsidR="00F0481F" w:rsidRPr="00571988" w14:paraId="4F15C2AD" w14:textId="77777777" w:rsidTr="00BC284F">
        <w:tc>
          <w:tcPr>
            <w:tcW w:w="1638" w:type="dxa"/>
          </w:tcPr>
          <w:p w14:paraId="0AE29701" w14:textId="5B526FE6" w:rsidR="00F0481F" w:rsidRDefault="00F0481F" w:rsidP="00BC284F">
            <w:pPr>
              <w:spacing w:line="312" w:lineRule="auto"/>
              <w:ind w:firstLine="0"/>
              <w:jc w:val="both"/>
              <w:rPr>
                <w:rFonts w:cs="Times New Roman"/>
                <w:b/>
                <w:szCs w:val="26"/>
              </w:rPr>
            </w:pPr>
            <w:r w:rsidRPr="00571988">
              <w:rPr>
                <w:rFonts w:cs="Times New Roman"/>
                <w:b/>
                <w:szCs w:val="26"/>
              </w:rPr>
              <w:t xml:space="preserve">Loại tiền Số </w:t>
            </w:r>
            <w:r w:rsidRPr="00571988">
              <w:rPr>
                <w:rFonts w:cs="Times New Roman"/>
                <w:b/>
                <w:szCs w:val="26"/>
              </w:rPr>
              <w:lastRenderedPageBreak/>
              <w:t xml:space="preserve">dư </w:t>
            </w:r>
            <w:r>
              <w:rPr>
                <w:rFonts w:cs="Times New Roman"/>
                <w:b/>
                <w:szCs w:val="26"/>
              </w:rPr>
              <w:t>ký quỹ</w:t>
            </w:r>
          </w:p>
        </w:tc>
        <w:tc>
          <w:tcPr>
            <w:tcW w:w="1192" w:type="dxa"/>
          </w:tcPr>
          <w:p w14:paraId="31C7A57B" w14:textId="61914D47" w:rsidR="00F0481F" w:rsidRDefault="00F0481F" w:rsidP="00BC284F">
            <w:pPr>
              <w:spacing w:line="312" w:lineRule="auto"/>
              <w:ind w:firstLine="0"/>
              <w:jc w:val="center"/>
              <w:rPr>
                <w:rFonts w:cs="Times New Roman"/>
                <w:szCs w:val="26"/>
              </w:rPr>
            </w:pPr>
            <w:r>
              <w:rPr>
                <w:rFonts w:cs="Times New Roman"/>
                <w:szCs w:val="26"/>
              </w:rPr>
              <w:lastRenderedPageBreak/>
              <w:t>nVarchar</w:t>
            </w:r>
          </w:p>
        </w:tc>
        <w:tc>
          <w:tcPr>
            <w:tcW w:w="709" w:type="dxa"/>
          </w:tcPr>
          <w:p w14:paraId="5324284A" w14:textId="439171DE" w:rsidR="00F0481F" w:rsidRPr="00571988" w:rsidRDefault="00F0481F" w:rsidP="00BC284F">
            <w:pPr>
              <w:spacing w:line="312" w:lineRule="auto"/>
              <w:ind w:firstLine="0"/>
              <w:jc w:val="center"/>
              <w:rPr>
                <w:rFonts w:cs="Times New Roman"/>
                <w:szCs w:val="26"/>
              </w:rPr>
            </w:pPr>
            <w:r w:rsidRPr="00571988">
              <w:rPr>
                <w:rFonts w:cs="Times New Roman"/>
                <w:szCs w:val="26"/>
              </w:rPr>
              <w:t>3</w:t>
            </w:r>
          </w:p>
        </w:tc>
        <w:tc>
          <w:tcPr>
            <w:tcW w:w="992" w:type="dxa"/>
          </w:tcPr>
          <w:p w14:paraId="2D2A7919" w14:textId="10A56411" w:rsidR="00F0481F" w:rsidRPr="00571988" w:rsidRDefault="00F0481F" w:rsidP="00BC284F">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7D9C299C"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 xml:space="preserve">Loại tiền và Số dư ký quỹ của Bảo lãnh </w:t>
            </w:r>
            <w:r w:rsidRPr="00571988">
              <w:rPr>
                <w:rFonts w:cs="Times New Roman"/>
                <w:szCs w:val="26"/>
              </w:rPr>
              <w:lastRenderedPageBreak/>
              <w:t>đến thời điểm hiện tại.</w:t>
            </w:r>
          </w:p>
          <w:p w14:paraId="6AF543A0" w14:textId="77777777" w:rsidR="00F0481F" w:rsidRPr="00571988"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Trường loại tiền mặc định là Loại tiền </w:t>
            </w:r>
            <w:r>
              <w:rPr>
                <w:rFonts w:cs="Times New Roman"/>
                <w:szCs w:val="26"/>
              </w:rPr>
              <w:t>ký quỹ</w:t>
            </w:r>
            <w:r w:rsidRPr="00571988">
              <w:rPr>
                <w:rFonts w:cs="Times New Roman"/>
                <w:szCs w:val="26"/>
              </w:rPr>
              <w:t>.</w:t>
            </w:r>
          </w:p>
          <w:p w14:paraId="5E303800" w14:textId="77777777" w:rsidR="00F0481F" w:rsidRPr="00571988" w:rsidRDefault="00F0481F" w:rsidP="00F0481F">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Trường số tiền do hệ thống tự tính toán bằng Số dư </w:t>
            </w:r>
            <w:r>
              <w:rPr>
                <w:rFonts w:cs="Times New Roman"/>
                <w:szCs w:val="26"/>
              </w:rPr>
              <w:t>ký quỹ</w:t>
            </w:r>
            <w:r w:rsidRPr="00571988">
              <w:rPr>
                <w:rFonts w:cs="Times New Roman"/>
                <w:szCs w:val="26"/>
              </w:rPr>
              <w:t xml:space="preserve"> trước khi tạo hồ sơ sửa đổi cộng thêm Số tiền </w:t>
            </w:r>
            <w:r>
              <w:rPr>
                <w:rFonts w:cs="Times New Roman"/>
                <w:szCs w:val="26"/>
              </w:rPr>
              <w:t>ký quỹ</w:t>
            </w:r>
            <w:r w:rsidRPr="00571988">
              <w:rPr>
                <w:rFonts w:cs="Times New Roman"/>
                <w:szCs w:val="26"/>
              </w:rPr>
              <w:t xml:space="preserve"> thu thêm hoặc trừ đi Số tiền </w:t>
            </w:r>
            <w:r>
              <w:rPr>
                <w:rFonts w:cs="Times New Roman"/>
                <w:szCs w:val="26"/>
              </w:rPr>
              <w:t xml:space="preserve">kỹ quỹ </w:t>
            </w:r>
            <w:r w:rsidRPr="00571988">
              <w:rPr>
                <w:rFonts w:cs="Times New Roman"/>
                <w:szCs w:val="26"/>
              </w:rPr>
              <w:t>được hoàn.</w:t>
            </w:r>
          </w:p>
          <w:p w14:paraId="7AE140F9" w14:textId="77777777" w:rsidR="00F0481F" w:rsidRDefault="00F0481F" w:rsidP="00BC284F">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234AB03B" w14:textId="2E867CA8" w:rsidR="00F0481F" w:rsidRPr="00571988" w:rsidRDefault="00F0481F" w:rsidP="00025336">
            <w:pPr>
              <w:pStyle w:val="ListParagraph"/>
              <w:tabs>
                <w:tab w:val="left" w:pos="294"/>
              </w:tabs>
              <w:spacing w:line="312" w:lineRule="auto"/>
              <w:ind w:left="0" w:firstLine="0"/>
              <w:contextualSpacing w:val="0"/>
              <w:jc w:val="both"/>
              <w:rPr>
                <w:rFonts w:cs="Times New Roman"/>
                <w:szCs w:val="26"/>
              </w:rPr>
            </w:pPr>
            <w:r w:rsidRPr="00260411">
              <w:rPr>
                <w:rFonts w:cs="Times New Roman"/>
                <w:b/>
                <w:color w:val="FF0000"/>
                <w:szCs w:val="26"/>
              </w:rPr>
              <w:t xml:space="preserve">Số dư </w:t>
            </w:r>
            <w:r>
              <w:rPr>
                <w:rFonts w:cs="Times New Roman"/>
                <w:b/>
                <w:color w:val="FF0000"/>
                <w:szCs w:val="26"/>
              </w:rPr>
              <w:t>ký quỹ</w:t>
            </w:r>
          </w:p>
        </w:tc>
        <w:tc>
          <w:tcPr>
            <w:tcW w:w="1417" w:type="dxa"/>
          </w:tcPr>
          <w:p w14:paraId="035781A8" w14:textId="6DEF75C1" w:rsidR="00F0481F" w:rsidRDefault="00F0481F" w:rsidP="00BC284F">
            <w:pPr>
              <w:spacing w:line="312" w:lineRule="auto"/>
              <w:ind w:firstLine="0"/>
              <w:jc w:val="center"/>
              <w:rPr>
                <w:rFonts w:cs="Times New Roman"/>
                <w:szCs w:val="26"/>
              </w:rPr>
            </w:pPr>
            <w:r>
              <w:rPr>
                <w:rFonts w:cs="Times New Roman"/>
                <w:szCs w:val="26"/>
              </w:rPr>
              <w:lastRenderedPageBreak/>
              <w:t>Y</w:t>
            </w:r>
          </w:p>
        </w:tc>
      </w:tr>
      <w:tr w:rsidR="00F0481F" w:rsidRPr="00571988" w14:paraId="62151798" w14:textId="77777777" w:rsidTr="00BC284F">
        <w:tc>
          <w:tcPr>
            <w:tcW w:w="1638" w:type="dxa"/>
          </w:tcPr>
          <w:p w14:paraId="52A72671" w14:textId="54925CFC" w:rsidR="00F0481F" w:rsidRPr="00571988" w:rsidRDefault="00F0481F" w:rsidP="00BC284F">
            <w:pPr>
              <w:spacing w:line="312" w:lineRule="auto"/>
              <w:ind w:firstLine="0"/>
              <w:jc w:val="both"/>
              <w:rPr>
                <w:rFonts w:cs="Times New Roman"/>
                <w:b/>
                <w:szCs w:val="26"/>
              </w:rPr>
            </w:pPr>
            <w:r w:rsidRPr="00571988">
              <w:rPr>
                <w:rFonts w:cs="Times New Roman"/>
                <w:b/>
                <w:szCs w:val="26"/>
              </w:rPr>
              <w:lastRenderedPageBreak/>
              <w:t xml:space="preserve">Số dư </w:t>
            </w:r>
            <w:r>
              <w:rPr>
                <w:rFonts w:cs="Times New Roman"/>
                <w:b/>
                <w:szCs w:val="26"/>
              </w:rPr>
              <w:t>ký quỹ</w:t>
            </w:r>
          </w:p>
        </w:tc>
        <w:tc>
          <w:tcPr>
            <w:tcW w:w="1192" w:type="dxa"/>
          </w:tcPr>
          <w:p w14:paraId="717A9D1B" w14:textId="0E062184" w:rsidR="00F0481F" w:rsidRPr="00571988" w:rsidRDefault="00F0481F"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07EA0FC5" w14:textId="1C4082FF" w:rsidR="00F0481F" w:rsidRPr="00571988" w:rsidRDefault="00F0481F" w:rsidP="00BC284F">
            <w:pPr>
              <w:spacing w:line="312" w:lineRule="auto"/>
              <w:ind w:firstLine="0"/>
              <w:jc w:val="center"/>
              <w:rPr>
                <w:rFonts w:cs="Times New Roman"/>
                <w:szCs w:val="26"/>
              </w:rPr>
            </w:pPr>
            <w:r w:rsidRPr="00571988">
              <w:rPr>
                <w:rFonts w:cs="Times New Roman"/>
                <w:szCs w:val="26"/>
              </w:rPr>
              <w:t>18,3</w:t>
            </w:r>
          </w:p>
        </w:tc>
        <w:tc>
          <w:tcPr>
            <w:tcW w:w="992" w:type="dxa"/>
          </w:tcPr>
          <w:p w14:paraId="396BAEE4" w14:textId="71EE3365" w:rsidR="00F0481F" w:rsidRPr="00571988" w:rsidRDefault="00F0481F" w:rsidP="00BC284F">
            <w:pPr>
              <w:spacing w:line="312" w:lineRule="auto"/>
              <w:ind w:firstLine="0"/>
              <w:jc w:val="center"/>
              <w:rPr>
                <w:rFonts w:cs="Times New Roman"/>
                <w:szCs w:val="26"/>
              </w:rPr>
            </w:pPr>
            <w:r w:rsidRPr="00571988">
              <w:rPr>
                <w:rFonts w:cs="Times New Roman"/>
                <w:szCs w:val="26"/>
              </w:rPr>
              <w:t>(P)</w:t>
            </w:r>
          </w:p>
        </w:tc>
        <w:tc>
          <w:tcPr>
            <w:tcW w:w="4667" w:type="dxa"/>
            <w:vMerge/>
          </w:tcPr>
          <w:p w14:paraId="73212EC0" w14:textId="77777777" w:rsidR="00F0481F" w:rsidRPr="00571988" w:rsidRDefault="00F0481F" w:rsidP="00BC284F">
            <w:pPr>
              <w:spacing w:line="312" w:lineRule="auto"/>
              <w:ind w:firstLine="0"/>
              <w:jc w:val="both"/>
              <w:rPr>
                <w:rFonts w:cs="Times New Roman"/>
                <w:szCs w:val="26"/>
              </w:rPr>
            </w:pPr>
          </w:p>
        </w:tc>
        <w:tc>
          <w:tcPr>
            <w:tcW w:w="1417" w:type="dxa"/>
          </w:tcPr>
          <w:p w14:paraId="5B0B785B" w14:textId="5A2A60E9" w:rsidR="00F0481F" w:rsidRDefault="00F0481F" w:rsidP="00BC284F">
            <w:pPr>
              <w:spacing w:line="312" w:lineRule="auto"/>
              <w:ind w:firstLine="0"/>
              <w:jc w:val="center"/>
              <w:rPr>
                <w:rFonts w:cs="Times New Roman"/>
                <w:szCs w:val="26"/>
              </w:rPr>
            </w:pPr>
            <w:r>
              <w:rPr>
                <w:rFonts w:cs="Times New Roman"/>
                <w:szCs w:val="26"/>
              </w:rPr>
              <w:t>Y</w:t>
            </w:r>
          </w:p>
        </w:tc>
      </w:tr>
      <w:tr w:rsidR="00F0481F" w:rsidRPr="00571988" w14:paraId="73219A96" w14:textId="77777777" w:rsidTr="00BC284F">
        <w:tc>
          <w:tcPr>
            <w:tcW w:w="1638" w:type="dxa"/>
          </w:tcPr>
          <w:p w14:paraId="5E370892" w14:textId="3DDBF128" w:rsidR="00F0481F" w:rsidRPr="00571988" w:rsidRDefault="00F0481F" w:rsidP="00BC284F">
            <w:pPr>
              <w:spacing w:line="312" w:lineRule="auto"/>
              <w:ind w:firstLine="0"/>
              <w:jc w:val="both"/>
              <w:rPr>
                <w:rFonts w:cs="Times New Roman"/>
                <w:b/>
                <w:szCs w:val="26"/>
              </w:rPr>
            </w:pPr>
            <w:r w:rsidRPr="00260411">
              <w:rPr>
                <w:rFonts w:cs="Times New Roman"/>
                <w:b/>
                <w:color w:val="FF0000"/>
                <w:szCs w:val="26"/>
              </w:rPr>
              <w:t>Tỷ</w:t>
            </w:r>
            <w:r>
              <w:rPr>
                <w:rFonts w:cs="Times New Roman"/>
                <w:b/>
                <w:color w:val="FF0000"/>
                <w:szCs w:val="26"/>
              </w:rPr>
              <w:t xml:space="preserve"> giá ký quỹ</w:t>
            </w:r>
          </w:p>
        </w:tc>
        <w:tc>
          <w:tcPr>
            <w:tcW w:w="1192" w:type="dxa"/>
          </w:tcPr>
          <w:p w14:paraId="0050A787" w14:textId="39BF65E5" w:rsidR="00F0481F" w:rsidRPr="00571988" w:rsidRDefault="00F0481F" w:rsidP="00BC284F">
            <w:pPr>
              <w:spacing w:line="312" w:lineRule="auto"/>
              <w:ind w:firstLine="0"/>
              <w:jc w:val="center"/>
              <w:rPr>
                <w:rFonts w:cs="Times New Roman"/>
                <w:szCs w:val="26"/>
              </w:rPr>
            </w:pPr>
            <w:r w:rsidRPr="00571988">
              <w:rPr>
                <w:rFonts w:cs="Times New Roman"/>
                <w:szCs w:val="26"/>
              </w:rPr>
              <w:t>Double</w:t>
            </w:r>
          </w:p>
        </w:tc>
        <w:tc>
          <w:tcPr>
            <w:tcW w:w="709" w:type="dxa"/>
          </w:tcPr>
          <w:p w14:paraId="31379B65" w14:textId="7EB4DE46" w:rsidR="00F0481F" w:rsidRPr="00571988" w:rsidRDefault="00F0481F" w:rsidP="00BC284F">
            <w:pPr>
              <w:spacing w:line="312" w:lineRule="auto"/>
              <w:ind w:firstLine="0"/>
              <w:jc w:val="center"/>
              <w:rPr>
                <w:rFonts w:cs="Times New Roman"/>
                <w:szCs w:val="26"/>
              </w:rPr>
            </w:pPr>
            <w:r w:rsidRPr="00571988">
              <w:rPr>
                <w:rFonts w:cs="Times New Roman"/>
                <w:szCs w:val="26"/>
              </w:rPr>
              <w:t>24</w:t>
            </w:r>
          </w:p>
        </w:tc>
        <w:tc>
          <w:tcPr>
            <w:tcW w:w="992" w:type="dxa"/>
          </w:tcPr>
          <w:p w14:paraId="3D5131C2" w14:textId="7BC02CB2" w:rsidR="00F0481F" w:rsidRPr="00571988" w:rsidRDefault="00F0481F" w:rsidP="00BC284F">
            <w:pPr>
              <w:spacing w:line="312" w:lineRule="auto"/>
              <w:ind w:firstLine="0"/>
              <w:jc w:val="center"/>
              <w:rPr>
                <w:rFonts w:cs="Times New Roman"/>
                <w:szCs w:val="26"/>
              </w:rPr>
            </w:pPr>
            <w:r w:rsidRPr="00571988">
              <w:rPr>
                <w:rFonts w:cs="Times New Roman"/>
                <w:szCs w:val="26"/>
              </w:rPr>
              <w:t>(</w:t>
            </w:r>
            <w:r>
              <w:rPr>
                <w:rFonts w:cs="Times New Roman"/>
                <w:szCs w:val="26"/>
              </w:rPr>
              <w:t>O/M</w:t>
            </w:r>
            <w:r w:rsidRPr="00571988">
              <w:rPr>
                <w:rFonts w:cs="Times New Roman"/>
                <w:szCs w:val="26"/>
              </w:rPr>
              <w:t>)</w:t>
            </w:r>
          </w:p>
        </w:tc>
        <w:tc>
          <w:tcPr>
            <w:tcW w:w="4667" w:type="dxa"/>
          </w:tcPr>
          <w:p w14:paraId="39252DEA"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Tỷ giá quy đổi Số tiền ký quỹ của Bảo lãnh sang nội tệ.</w:t>
            </w:r>
          </w:p>
          <w:p w14:paraId="625F462B" w14:textId="77777777" w:rsidR="00F0481F" w:rsidRPr="00571988" w:rsidRDefault="00F0481F" w:rsidP="00025336">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giống đồng nội tệ, hệ thống mặc định giá trị trường này là 1</w:t>
            </w:r>
          </w:p>
          <w:p w14:paraId="6EEEACF3" w14:textId="7C13C97E" w:rsidR="00F0481F" w:rsidRPr="00571988" w:rsidRDefault="00F0481F" w:rsidP="00025336">
            <w:pPr>
              <w:pStyle w:val="ListParagraph"/>
              <w:numPr>
                <w:ilvl w:val="0"/>
                <w:numId w:val="1"/>
              </w:numPr>
              <w:tabs>
                <w:tab w:val="left" w:pos="331"/>
              </w:tabs>
              <w:spacing w:line="312" w:lineRule="auto"/>
              <w:ind w:left="0" w:firstLine="0"/>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khác đồng nội tệ, </w:t>
            </w:r>
            <w:commentRangeStart w:id="527"/>
            <w:commentRangeStart w:id="528"/>
            <w:r w:rsidRPr="00571988">
              <w:rPr>
                <w:rFonts w:cs="Times New Roman"/>
                <w:szCs w:val="26"/>
              </w:rPr>
              <w:t xml:space="preserve">hệ thống mặc định là tỷ giá </w:t>
            </w:r>
            <w:r>
              <w:rPr>
                <w:rFonts w:cs="Times New Roman"/>
                <w:szCs w:val="26"/>
              </w:rPr>
              <w:t xml:space="preserve">Midrate </w:t>
            </w:r>
            <w:r w:rsidRPr="00571988">
              <w:rPr>
                <w:rFonts w:cs="Times New Roman"/>
                <w:szCs w:val="26"/>
              </w:rPr>
              <w:t xml:space="preserve">của hệ thống tại thời điểm tạo mới hồ sơ/ chỉnh sửa hồ sơ </w:t>
            </w:r>
            <w:r>
              <w:rPr>
                <w:rFonts w:cs="Times New Roman"/>
                <w:szCs w:val="26"/>
              </w:rPr>
              <w:t>sửa đổi</w:t>
            </w:r>
            <w:r w:rsidRPr="00571988">
              <w:rPr>
                <w:rFonts w:cs="Times New Roman"/>
                <w:szCs w:val="26"/>
              </w:rPr>
              <w:t>.</w:t>
            </w:r>
            <w:commentRangeEnd w:id="527"/>
            <w:r>
              <w:rPr>
                <w:rStyle w:val="CommentReference"/>
              </w:rPr>
              <w:commentReference w:id="527"/>
            </w:r>
            <w:commentRangeEnd w:id="528"/>
            <w:r w:rsidR="00770BE6">
              <w:rPr>
                <w:rStyle w:val="CommentReference"/>
              </w:rPr>
              <w:commentReference w:id="528"/>
            </w:r>
          </w:p>
        </w:tc>
        <w:tc>
          <w:tcPr>
            <w:tcW w:w="1417" w:type="dxa"/>
          </w:tcPr>
          <w:p w14:paraId="556DDF6F" w14:textId="2D23CD20" w:rsidR="00F0481F" w:rsidRDefault="00F0481F" w:rsidP="00BC284F">
            <w:pPr>
              <w:spacing w:line="312" w:lineRule="auto"/>
              <w:ind w:firstLine="0"/>
              <w:jc w:val="center"/>
              <w:rPr>
                <w:rFonts w:cs="Times New Roman"/>
                <w:szCs w:val="26"/>
              </w:rPr>
            </w:pPr>
            <w:r>
              <w:rPr>
                <w:rFonts w:cs="Times New Roman"/>
                <w:szCs w:val="26"/>
              </w:rPr>
              <w:t>N</w:t>
            </w:r>
          </w:p>
        </w:tc>
      </w:tr>
      <w:tr w:rsidR="00F0481F" w:rsidRPr="00571988" w14:paraId="73776894" w14:textId="77777777" w:rsidTr="00BC284F">
        <w:tc>
          <w:tcPr>
            <w:tcW w:w="1638" w:type="dxa"/>
          </w:tcPr>
          <w:p w14:paraId="10DA4CFA" w14:textId="5F4327F3" w:rsidR="00F0481F" w:rsidRDefault="00F0481F" w:rsidP="00BC284F">
            <w:pPr>
              <w:spacing w:line="312" w:lineRule="auto"/>
              <w:ind w:firstLine="0"/>
              <w:jc w:val="both"/>
              <w:rPr>
                <w:rFonts w:cs="Times New Roman"/>
                <w:b/>
                <w:szCs w:val="26"/>
              </w:rPr>
            </w:pPr>
            <w:r w:rsidRPr="00571988">
              <w:rPr>
                <w:rFonts w:cs="Times New Roman"/>
                <w:b/>
                <w:szCs w:val="26"/>
              </w:rPr>
              <w:t xml:space="preserve">Loại tiền Số dư </w:t>
            </w:r>
            <w:r>
              <w:rPr>
                <w:rFonts w:cs="Times New Roman"/>
                <w:b/>
                <w:szCs w:val="26"/>
              </w:rPr>
              <w:t>ký quỹ</w:t>
            </w:r>
            <w:r w:rsidRPr="00571988">
              <w:rPr>
                <w:rFonts w:cs="Times New Roman"/>
                <w:b/>
                <w:szCs w:val="26"/>
              </w:rPr>
              <w:t xml:space="preserve"> quy đổi</w:t>
            </w:r>
          </w:p>
        </w:tc>
        <w:tc>
          <w:tcPr>
            <w:tcW w:w="1192" w:type="dxa"/>
          </w:tcPr>
          <w:p w14:paraId="21C7DC67" w14:textId="495C2C7A" w:rsidR="00F0481F" w:rsidRDefault="00F0481F" w:rsidP="00BC284F">
            <w:pPr>
              <w:spacing w:line="312" w:lineRule="auto"/>
              <w:ind w:firstLine="0"/>
              <w:jc w:val="center"/>
              <w:rPr>
                <w:rFonts w:cs="Times New Roman"/>
                <w:szCs w:val="26"/>
              </w:rPr>
            </w:pPr>
            <w:r>
              <w:rPr>
                <w:rFonts w:cs="Times New Roman"/>
                <w:szCs w:val="26"/>
              </w:rPr>
              <w:t>nVarchar</w:t>
            </w:r>
          </w:p>
        </w:tc>
        <w:tc>
          <w:tcPr>
            <w:tcW w:w="709" w:type="dxa"/>
          </w:tcPr>
          <w:p w14:paraId="0B5F1D22" w14:textId="0F964D91" w:rsidR="00F0481F" w:rsidRPr="00571988" w:rsidRDefault="00F0481F" w:rsidP="00BC284F">
            <w:pPr>
              <w:spacing w:line="312" w:lineRule="auto"/>
              <w:ind w:firstLine="0"/>
              <w:jc w:val="center"/>
              <w:rPr>
                <w:rFonts w:cs="Times New Roman"/>
                <w:szCs w:val="26"/>
              </w:rPr>
            </w:pPr>
            <w:r w:rsidRPr="00571988">
              <w:rPr>
                <w:rFonts w:cs="Times New Roman"/>
                <w:szCs w:val="26"/>
              </w:rPr>
              <w:t>3</w:t>
            </w:r>
          </w:p>
        </w:tc>
        <w:tc>
          <w:tcPr>
            <w:tcW w:w="992" w:type="dxa"/>
          </w:tcPr>
          <w:p w14:paraId="5AED604A" w14:textId="3CD1F1AA" w:rsidR="00F0481F" w:rsidRPr="00571988" w:rsidRDefault="00F0481F" w:rsidP="00BC284F">
            <w:pPr>
              <w:spacing w:line="312" w:lineRule="auto"/>
              <w:ind w:firstLine="0"/>
              <w:jc w:val="center"/>
              <w:rPr>
                <w:rFonts w:cs="Times New Roman"/>
                <w:szCs w:val="26"/>
              </w:rPr>
            </w:pPr>
            <w:r w:rsidRPr="00571988">
              <w:rPr>
                <w:rFonts w:cs="Times New Roman"/>
                <w:szCs w:val="26"/>
              </w:rPr>
              <w:t>(O)</w:t>
            </w:r>
          </w:p>
        </w:tc>
        <w:tc>
          <w:tcPr>
            <w:tcW w:w="4667" w:type="dxa"/>
            <w:vMerge w:val="restart"/>
          </w:tcPr>
          <w:p w14:paraId="5F93E6E6"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Loại tiền và Số tiền ký quỹ của Bảo lãnh được quy đổi sang đồng nội tệ.</w:t>
            </w:r>
          </w:p>
          <w:p w14:paraId="480DF499" w14:textId="77777777" w:rsidR="00F0481F" w:rsidRPr="00571988" w:rsidRDefault="00F0481F" w:rsidP="00BC284F">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5A6D72C3" w14:textId="77777777" w:rsidR="00F0481F" w:rsidRPr="00571988" w:rsidRDefault="00F0481F" w:rsidP="00BC284F">
            <w:pPr>
              <w:pStyle w:val="ListParagraph"/>
              <w:numPr>
                <w:ilvl w:val="0"/>
                <w:numId w:val="1"/>
              </w:numPr>
              <w:tabs>
                <w:tab w:val="left" w:pos="294"/>
              </w:tabs>
              <w:spacing w:line="312" w:lineRule="auto"/>
              <w:ind w:left="0" w:firstLine="0"/>
              <w:contextualSpacing w:val="0"/>
              <w:jc w:val="both"/>
              <w:rPr>
                <w:rFonts w:cs="Times New Roman"/>
                <w:szCs w:val="26"/>
              </w:rPr>
            </w:pPr>
            <w:r w:rsidRPr="00571988">
              <w:rPr>
                <w:rFonts w:cs="Times New Roman"/>
                <w:szCs w:val="26"/>
              </w:rPr>
              <w:t xml:space="preserve">Trường số tiền do hệ thống tự tính toán dựa trên Số dư </w:t>
            </w:r>
            <w:r>
              <w:rPr>
                <w:rFonts w:cs="Times New Roman"/>
                <w:szCs w:val="26"/>
              </w:rPr>
              <w:t>ký quỹ</w:t>
            </w:r>
            <w:r w:rsidRPr="00571988">
              <w:rPr>
                <w:rFonts w:cs="Times New Roman"/>
                <w:szCs w:val="26"/>
              </w:rPr>
              <w:t xml:space="preserve"> và Tỷ giá </w:t>
            </w:r>
            <w:r>
              <w:rPr>
                <w:rFonts w:cs="Times New Roman"/>
                <w:szCs w:val="26"/>
              </w:rPr>
              <w:t>ký quỹ</w:t>
            </w:r>
            <w:r w:rsidRPr="00571988">
              <w:rPr>
                <w:rFonts w:cs="Times New Roman"/>
                <w:szCs w:val="26"/>
              </w:rPr>
              <w:t>.</w:t>
            </w:r>
          </w:p>
          <w:p w14:paraId="28A83081" w14:textId="77777777" w:rsidR="00F0481F" w:rsidRDefault="00F0481F" w:rsidP="00BC284F">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33D8933C" w14:textId="5C6E1906" w:rsidR="00F0481F" w:rsidRPr="00571988" w:rsidRDefault="00F0481F" w:rsidP="00BC284F">
            <w:pPr>
              <w:spacing w:line="312" w:lineRule="auto"/>
              <w:ind w:firstLine="0"/>
              <w:jc w:val="both"/>
              <w:rPr>
                <w:rFonts w:cs="Times New Roman"/>
                <w:szCs w:val="26"/>
              </w:rPr>
            </w:pPr>
            <w:r w:rsidRPr="00260411">
              <w:rPr>
                <w:rFonts w:cs="Times New Roman"/>
                <w:b/>
                <w:color w:val="FF0000"/>
                <w:szCs w:val="26"/>
              </w:rPr>
              <w:t xml:space="preserve">Số dư </w:t>
            </w:r>
            <w:r>
              <w:rPr>
                <w:rFonts w:cs="Times New Roman"/>
                <w:b/>
                <w:color w:val="FF0000"/>
                <w:szCs w:val="26"/>
              </w:rPr>
              <w:t>ký quỹ</w:t>
            </w:r>
            <w:r w:rsidRPr="00260411">
              <w:rPr>
                <w:rFonts w:cs="Times New Roman"/>
                <w:b/>
                <w:color w:val="FF0000"/>
                <w:szCs w:val="26"/>
              </w:rPr>
              <w:t xml:space="preserve"> quy đổi</w:t>
            </w:r>
            <w:r w:rsidRPr="00260411">
              <w:rPr>
                <w:rFonts w:cs="Times New Roman"/>
                <w:color w:val="FF0000"/>
                <w:szCs w:val="26"/>
              </w:rPr>
              <w:t>.</w:t>
            </w:r>
          </w:p>
        </w:tc>
        <w:tc>
          <w:tcPr>
            <w:tcW w:w="1417" w:type="dxa"/>
          </w:tcPr>
          <w:p w14:paraId="169529F5" w14:textId="6FFDE9B6" w:rsidR="00F0481F" w:rsidRDefault="00F0481F" w:rsidP="00BC284F">
            <w:pPr>
              <w:spacing w:line="312" w:lineRule="auto"/>
              <w:ind w:firstLine="0"/>
              <w:jc w:val="center"/>
              <w:rPr>
                <w:rFonts w:cs="Times New Roman"/>
                <w:szCs w:val="26"/>
              </w:rPr>
            </w:pPr>
            <w:r>
              <w:rPr>
                <w:rFonts w:cs="Times New Roman"/>
                <w:szCs w:val="26"/>
              </w:rPr>
              <w:t>Y</w:t>
            </w:r>
          </w:p>
        </w:tc>
      </w:tr>
      <w:tr w:rsidR="00F0481F" w:rsidRPr="00571988" w14:paraId="16AA33A5" w14:textId="77777777" w:rsidTr="00BC284F">
        <w:tc>
          <w:tcPr>
            <w:tcW w:w="1638" w:type="dxa"/>
          </w:tcPr>
          <w:p w14:paraId="46F3E808" w14:textId="35D1EE84" w:rsidR="00F0481F" w:rsidRDefault="00F0481F" w:rsidP="00BC284F">
            <w:pPr>
              <w:spacing w:line="312" w:lineRule="auto"/>
              <w:ind w:firstLine="0"/>
              <w:jc w:val="both"/>
              <w:rPr>
                <w:rFonts w:cs="Times New Roman"/>
                <w:b/>
                <w:szCs w:val="26"/>
              </w:rPr>
            </w:pPr>
            <w:r w:rsidRPr="00571988">
              <w:rPr>
                <w:rFonts w:cs="Times New Roman"/>
                <w:b/>
                <w:szCs w:val="26"/>
              </w:rPr>
              <w:t xml:space="preserve">Số dư </w:t>
            </w:r>
            <w:r>
              <w:rPr>
                <w:rFonts w:cs="Times New Roman"/>
                <w:b/>
                <w:szCs w:val="26"/>
              </w:rPr>
              <w:t>ký quỹ</w:t>
            </w:r>
            <w:r w:rsidRPr="00571988">
              <w:rPr>
                <w:rFonts w:cs="Times New Roman"/>
                <w:b/>
                <w:szCs w:val="26"/>
              </w:rPr>
              <w:t xml:space="preserve"> quy đổi</w:t>
            </w:r>
          </w:p>
        </w:tc>
        <w:tc>
          <w:tcPr>
            <w:tcW w:w="1192" w:type="dxa"/>
          </w:tcPr>
          <w:p w14:paraId="161954E6" w14:textId="1C872EAA" w:rsidR="00F0481F" w:rsidRDefault="00F0481F"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64DAB4CC" w14:textId="2A6767B1" w:rsidR="00F0481F" w:rsidRPr="00571988" w:rsidRDefault="00F0481F" w:rsidP="00BC284F">
            <w:pPr>
              <w:spacing w:line="312" w:lineRule="auto"/>
              <w:ind w:firstLine="0"/>
              <w:jc w:val="center"/>
              <w:rPr>
                <w:rFonts w:cs="Times New Roman"/>
                <w:szCs w:val="26"/>
              </w:rPr>
            </w:pPr>
            <w:r w:rsidRPr="00571988">
              <w:rPr>
                <w:rFonts w:cs="Times New Roman"/>
                <w:szCs w:val="26"/>
              </w:rPr>
              <w:t>18,3</w:t>
            </w:r>
          </w:p>
        </w:tc>
        <w:tc>
          <w:tcPr>
            <w:tcW w:w="992" w:type="dxa"/>
          </w:tcPr>
          <w:p w14:paraId="3556ED9F" w14:textId="48881C08" w:rsidR="00F0481F" w:rsidRPr="00571988" w:rsidRDefault="00F0481F" w:rsidP="00BC284F">
            <w:pPr>
              <w:spacing w:line="312" w:lineRule="auto"/>
              <w:ind w:firstLine="0"/>
              <w:jc w:val="center"/>
              <w:rPr>
                <w:rFonts w:cs="Times New Roman"/>
                <w:szCs w:val="26"/>
              </w:rPr>
            </w:pPr>
            <w:r w:rsidRPr="00571988">
              <w:rPr>
                <w:rFonts w:cs="Times New Roman"/>
                <w:szCs w:val="26"/>
              </w:rPr>
              <w:t>(P)</w:t>
            </w:r>
          </w:p>
        </w:tc>
        <w:tc>
          <w:tcPr>
            <w:tcW w:w="4667" w:type="dxa"/>
            <w:vMerge/>
          </w:tcPr>
          <w:p w14:paraId="62E6BBBC" w14:textId="77777777" w:rsidR="00F0481F" w:rsidRPr="00571988" w:rsidRDefault="00F0481F" w:rsidP="00BC284F">
            <w:pPr>
              <w:spacing w:line="312" w:lineRule="auto"/>
              <w:ind w:firstLine="0"/>
              <w:jc w:val="both"/>
              <w:rPr>
                <w:rFonts w:cs="Times New Roman"/>
                <w:szCs w:val="26"/>
              </w:rPr>
            </w:pPr>
          </w:p>
        </w:tc>
        <w:tc>
          <w:tcPr>
            <w:tcW w:w="1417" w:type="dxa"/>
          </w:tcPr>
          <w:p w14:paraId="48BD065F" w14:textId="41987BD3" w:rsidR="00F0481F" w:rsidRDefault="00F0481F" w:rsidP="00BC284F">
            <w:pPr>
              <w:spacing w:line="312" w:lineRule="auto"/>
              <w:ind w:firstLine="0"/>
              <w:jc w:val="center"/>
              <w:rPr>
                <w:rFonts w:cs="Times New Roman"/>
                <w:szCs w:val="26"/>
              </w:rPr>
            </w:pPr>
            <w:r>
              <w:rPr>
                <w:rFonts w:cs="Times New Roman"/>
                <w:szCs w:val="26"/>
              </w:rPr>
              <w:t>N</w:t>
            </w:r>
          </w:p>
        </w:tc>
      </w:tr>
      <w:tr w:rsidR="00F0481F" w:rsidRPr="00571988" w14:paraId="4949B874" w14:textId="77777777" w:rsidTr="00BC284F">
        <w:tc>
          <w:tcPr>
            <w:tcW w:w="1638" w:type="dxa"/>
          </w:tcPr>
          <w:p w14:paraId="34EE3395" w14:textId="77777777" w:rsidR="00F0481F" w:rsidRDefault="00F0481F" w:rsidP="00BC284F">
            <w:pPr>
              <w:spacing w:line="312" w:lineRule="auto"/>
              <w:ind w:firstLine="0"/>
              <w:jc w:val="both"/>
              <w:rPr>
                <w:rFonts w:cs="Times New Roman"/>
                <w:b/>
                <w:color w:val="FF0000"/>
                <w:szCs w:val="26"/>
              </w:rPr>
            </w:pPr>
            <w:r w:rsidRPr="00260411">
              <w:rPr>
                <w:rFonts w:cs="Times New Roman"/>
                <w:b/>
                <w:color w:val="FF0000"/>
                <w:szCs w:val="26"/>
              </w:rPr>
              <w:t xml:space="preserve">Tỷ lệ </w:t>
            </w:r>
            <w:r>
              <w:rPr>
                <w:rFonts w:cs="Times New Roman"/>
                <w:b/>
                <w:color w:val="FF0000"/>
                <w:szCs w:val="26"/>
              </w:rPr>
              <w:t>ký quỹ</w:t>
            </w:r>
            <w:r w:rsidRPr="00260411">
              <w:rPr>
                <w:rFonts w:cs="Times New Roman"/>
                <w:b/>
                <w:color w:val="FF0000"/>
                <w:szCs w:val="26"/>
              </w:rPr>
              <w:t xml:space="preserve"> %</w:t>
            </w:r>
          </w:p>
          <w:p w14:paraId="3D02BD9C" w14:textId="313D9B32" w:rsidR="00F0481F" w:rsidRDefault="00F0481F" w:rsidP="00BC284F">
            <w:pPr>
              <w:spacing w:line="312" w:lineRule="auto"/>
              <w:ind w:firstLine="0"/>
              <w:jc w:val="both"/>
              <w:rPr>
                <w:rFonts w:cs="Times New Roman"/>
                <w:b/>
                <w:szCs w:val="26"/>
              </w:rPr>
            </w:pPr>
            <w:r w:rsidRPr="00260411">
              <w:rPr>
                <w:rFonts w:cs="Times New Roman"/>
                <w:i/>
                <w:color w:val="FF0000"/>
                <w:szCs w:val="26"/>
              </w:rPr>
              <w:t xml:space="preserve">(tên cũ: </w:t>
            </w:r>
            <w:r>
              <w:rPr>
                <w:rFonts w:cs="Times New Roman"/>
                <w:i/>
                <w:color w:val="FF0000"/>
                <w:szCs w:val="26"/>
                <w:lang w:val="en-GB"/>
              </w:rPr>
              <w:t>Tỷ lệ</w:t>
            </w:r>
            <w:r w:rsidRPr="00260411">
              <w:rPr>
                <w:rFonts w:cs="Times New Roman"/>
                <w:i/>
                <w:color w:val="FF0000"/>
                <w:szCs w:val="26"/>
                <w:lang w:val="en-GB"/>
              </w:rPr>
              <w:t xml:space="preserve"> ký quỹ)</w:t>
            </w:r>
          </w:p>
        </w:tc>
        <w:tc>
          <w:tcPr>
            <w:tcW w:w="1192" w:type="dxa"/>
          </w:tcPr>
          <w:p w14:paraId="2D30D0B5" w14:textId="237797C2" w:rsidR="00F0481F" w:rsidRDefault="00F0481F" w:rsidP="00BC284F">
            <w:pPr>
              <w:spacing w:line="312" w:lineRule="auto"/>
              <w:ind w:firstLine="0"/>
              <w:jc w:val="center"/>
              <w:rPr>
                <w:rFonts w:cs="Times New Roman"/>
                <w:szCs w:val="26"/>
              </w:rPr>
            </w:pPr>
          </w:p>
        </w:tc>
        <w:tc>
          <w:tcPr>
            <w:tcW w:w="709" w:type="dxa"/>
          </w:tcPr>
          <w:p w14:paraId="44C36AB9" w14:textId="77777777" w:rsidR="00F0481F" w:rsidRPr="00571988" w:rsidRDefault="00F0481F" w:rsidP="00BC284F">
            <w:pPr>
              <w:spacing w:line="312" w:lineRule="auto"/>
              <w:ind w:firstLine="0"/>
              <w:jc w:val="center"/>
              <w:rPr>
                <w:rFonts w:cs="Times New Roman"/>
                <w:szCs w:val="26"/>
              </w:rPr>
            </w:pPr>
          </w:p>
        </w:tc>
        <w:tc>
          <w:tcPr>
            <w:tcW w:w="992" w:type="dxa"/>
          </w:tcPr>
          <w:p w14:paraId="17E2132D" w14:textId="7AD83CE8" w:rsidR="00F0481F" w:rsidRPr="00571988" w:rsidRDefault="00F0481F" w:rsidP="00BC284F">
            <w:pPr>
              <w:spacing w:line="312" w:lineRule="auto"/>
              <w:ind w:firstLine="0"/>
              <w:jc w:val="center"/>
              <w:rPr>
                <w:rFonts w:cs="Times New Roman"/>
                <w:szCs w:val="26"/>
              </w:rPr>
            </w:pPr>
            <w:r w:rsidRPr="00571988">
              <w:rPr>
                <w:rFonts w:cs="Times New Roman"/>
                <w:szCs w:val="26"/>
              </w:rPr>
              <w:t>(P)</w:t>
            </w:r>
          </w:p>
        </w:tc>
        <w:tc>
          <w:tcPr>
            <w:tcW w:w="4667" w:type="dxa"/>
          </w:tcPr>
          <w:p w14:paraId="6CF86A23" w14:textId="77777777" w:rsidR="00F0481F" w:rsidRPr="00571988" w:rsidRDefault="00F0481F" w:rsidP="00BC284F">
            <w:pPr>
              <w:spacing w:line="312" w:lineRule="auto"/>
              <w:ind w:firstLine="0"/>
              <w:jc w:val="both"/>
              <w:rPr>
                <w:rFonts w:cs="Times New Roman"/>
                <w:szCs w:val="26"/>
              </w:rPr>
            </w:pPr>
            <w:r w:rsidRPr="00571988">
              <w:rPr>
                <w:rFonts w:cs="Times New Roman"/>
                <w:szCs w:val="26"/>
              </w:rPr>
              <w:t>Tỷ lệ ký quỹ so với giá trị của Bảo lãnh.</w:t>
            </w:r>
          </w:p>
          <w:p w14:paraId="04792FC5" w14:textId="110CA845" w:rsidR="00F0481F" w:rsidRPr="00571988" w:rsidRDefault="00F0481F" w:rsidP="00BC284F">
            <w:pPr>
              <w:spacing w:line="312" w:lineRule="auto"/>
              <w:ind w:firstLine="0"/>
              <w:jc w:val="both"/>
              <w:rPr>
                <w:rFonts w:cs="Times New Roman"/>
                <w:szCs w:val="26"/>
              </w:rPr>
            </w:pPr>
            <w:r w:rsidRPr="00571988">
              <w:rPr>
                <w:rFonts w:cs="Times New Roman"/>
                <w:szCs w:val="26"/>
              </w:rPr>
              <w:t>Hệ thống tự động tính toán dựa trên Số</w:t>
            </w:r>
            <w:r>
              <w:rPr>
                <w:rFonts w:cs="Times New Roman"/>
                <w:szCs w:val="26"/>
              </w:rPr>
              <w:t xml:space="preserve"> dư ký quỹ</w:t>
            </w:r>
            <w:r w:rsidRPr="00571988">
              <w:rPr>
                <w:rFonts w:cs="Times New Roman"/>
                <w:szCs w:val="26"/>
              </w:rPr>
              <w:t xml:space="preserve"> quy đổi và Tổng số dư BL quy đổi, việc làm tròn phần thập phân theo quy tắc thông thường.</w:t>
            </w:r>
          </w:p>
        </w:tc>
        <w:tc>
          <w:tcPr>
            <w:tcW w:w="1417" w:type="dxa"/>
          </w:tcPr>
          <w:p w14:paraId="382A4945" w14:textId="71222E19" w:rsidR="00F0481F" w:rsidRDefault="00F0481F" w:rsidP="00BC284F">
            <w:pPr>
              <w:spacing w:line="312" w:lineRule="auto"/>
              <w:ind w:firstLine="0"/>
              <w:jc w:val="center"/>
              <w:rPr>
                <w:rFonts w:cs="Times New Roman"/>
                <w:szCs w:val="26"/>
              </w:rPr>
            </w:pPr>
            <w:r>
              <w:rPr>
                <w:rFonts w:cs="Times New Roman"/>
                <w:szCs w:val="26"/>
              </w:rPr>
              <w:t>N</w:t>
            </w:r>
          </w:p>
        </w:tc>
      </w:tr>
      <w:tr w:rsidR="00F0481F" w:rsidRPr="00571988" w14:paraId="6EA10EF0" w14:textId="77777777" w:rsidTr="00BC284F">
        <w:tc>
          <w:tcPr>
            <w:tcW w:w="1638" w:type="dxa"/>
          </w:tcPr>
          <w:p w14:paraId="44E36C84" w14:textId="6FB8CE6C" w:rsidR="00F0481F" w:rsidRPr="00260411" w:rsidRDefault="00F0481F" w:rsidP="00BC284F">
            <w:pPr>
              <w:spacing w:line="312" w:lineRule="auto"/>
              <w:ind w:firstLine="0"/>
              <w:jc w:val="both"/>
              <w:rPr>
                <w:rFonts w:cs="Times New Roman"/>
                <w:b/>
                <w:color w:val="FF0000"/>
                <w:szCs w:val="26"/>
              </w:rPr>
            </w:pPr>
            <w:r w:rsidRPr="00126716">
              <w:rPr>
                <w:rFonts w:cs="Times New Roman"/>
                <w:b/>
                <w:szCs w:val="26"/>
              </w:rPr>
              <w:lastRenderedPageBreak/>
              <w:t>Tài khoản ghi nợ</w:t>
            </w:r>
          </w:p>
        </w:tc>
        <w:tc>
          <w:tcPr>
            <w:tcW w:w="1192" w:type="dxa"/>
          </w:tcPr>
          <w:p w14:paraId="63C6EA9A" w14:textId="1FD3F94D" w:rsidR="00F0481F" w:rsidRDefault="00F0481F" w:rsidP="00BC284F">
            <w:pPr>
              <w:spacing w:line="312" w:lineRule="auto"/>
              <w:ind w:firstLine="0"/>
              <w:jc w:val="center"/>
              <w:rPr>
                <w:rFonts w:cs="Times New Roman"/>
                <w:szCs w:val="26"/>
              </w:rPr>
            </w:pPr>
            <w:r w:rsidRPr="00126716">
              <w:rPr>
                <w:rFonts w:cs="Times New Roman"/>
                <w:szCs w:val="26"/>
              </w:rPr>
              <w:t>Char</w:t>
            </w:r>
          </w:p>
        </w:tc>
        <w:tc>
          <w:tcPr>
            <w:tcW w:w="709" w:type="dxa"/>
          </w:tcPr>
          <w:p w14:paraId="6123104D" w14:textId="77777777" w:rsidR="00F0481F" w:rsidRPr="00571988" w:rsidRDefault="00F0481F" w:rsidP="00BC284F">
            <w:pPr>
              <w:spacing w:line="312" w:lineRule="auto"/>
              <w:ind w:firstLine="0"/>
              <w:jc w:val="center"/>
              <w:rPr>
                <w:rFonts w:cs="Times New Roman"/>
                <w:szCs w:val="26"/>
              </w:rPr>
            </w:pPr>
          </w:p>
        </w:tc>
        <w:tc>
          <w:tcPr>
            <w:tcW w:w="992" w:type="dxa"/>
          </w:tcPr>
          <w:p w14:paraId="19354B91" w14:textId="220FC063" w:rsidR="00F0481F" w:rsidRPr="00571988" w:rsidRDefault="00F0481F" w:rsidP="00BC284F">
            <w:pPr>
              <w:spacing w:line="312" w:lineRule="auto"/>
              <w:ind w:firstLine="0"/>
              <w:jc w:val="center"/>
              <w:rPr>
                <w:rFonts w:cs="Times New Roman"/>
                <w:szCs w:val="26"/>
              </w:rPr>
            </w:pPr>
            <w:r>
              <w:rPr>
                <w:rFonts w:cs="Times New Roman"/>
                <w:szCs w:val="26"/>
              </w:rPr>
              <w:t>O</w:t>
            </w:r>
          </w:p>
        </w:tc>
        <w:tc>
          <w:tcPr>
            <w:tcW w:w="4667" w:type="dxa"/>
          </w:tcPr>
          <w:p w14:paraId="51545F65" w14:textId="77777777" w:rsidR="00F0481F" w:rsidRPr="00126716" w:rsidRDefault="00F0481F" w:rsidP="00BC284F">
            <w:pPr>
              <w:spacing w:line="312" w:lineRule="auto"/>
              <w:ind w:firstLine="0"/>
              <w:rPr>
                <w:rFonts w:cs="Times New Roman"/>
                <w:szCs w:val="26"/>
              </w:rPr>
            </w:pPr>
            <w:r w:rsidRPr="00126716">
              <w:rPr>
                <w:rFonts w:cs="Times New Roman"/>
                <w:szCs w:val="26"/>
              </w:rPr>
              <w:t>Tài khoản ghi nợ:</w:t>
            </w:r>
          </w:p>
          <w:p w14:paraId="2CDC7FD5" w14:textId="77777777" w:rsidR="00F0481F" w:rsidRDefault="00F0481F" w:rsidP="00BC284F">
            <w:pPr>
              <w:spacing w:line="312" w:lineRule="auto"/>
              <w:ind w:firstLine="0"/>
              <w:jc w:val="both"/>
              <w:rPr>
                <w:rFonts w:cs="Times New Roman"/>
                <w:szCs w:val="26"/>
              </w:rPr>
            </w:pPr>
            <w:r w:rsidRPr="00126716">
              <w:rPr>
                <w:rFonts w:cs="Times New Roman"/>
                <w:szCs w:val="26"/>
              </w:rPr>
              <w:t xml:space="preserve">Thể hiện tài khoản ghi nợ số tiền </w:t>
            </w:r>
            <w:r>
              <w:rPr>
                <w:rFonts w:cs="Times New Roman"/>
                <w:szCs w:val="26"/>
              </w:rPr>
              <w:t>ký quỹ.</w:t>
            </w:r>
          </w:p>
          <w:p w14:paraId="2CA0BB3D" w14:textId="2220D590" w:rsidR="00F0481F" w:rsidRPr="00571988" w:rsidRDefault="00F0481F" w:rsidP="00BC284F">
            <w:pPr>
              <w:spacing w:line="312" w:lineRule="auto"/>
              <w:ind w:firstLine="0"/>
              <w:jc w:val="both"/>
              <w:rPr>
                <w:rFonts w:cs="Times New Roman"/>
                <w:szCs w:val="26"/>
              </w:rPr>
            </w:pPr>
            <w:r>
              <w:rPr>
                <w:rFonts w:cs="Times New Roman"/>
                <w:szCs w:val="26"/>
              </w:rPr>
              <w:t>Người dùng nhập thủ công</w:t>
            </w:r>
          </w:p>
        </w:tc>
        <w:tc>
          <w:tcPr>
            <w:tcW w:w="1417" w:type="dxa"/>
          </w:tcPr>
          <w:p w14:paraId="2D3BEA87" w14:textId="60ADBE37" w:rsidR="00F0481F" w:rsidRDefault="00F0481F" w:rsidP="00BC284F">
            <w:pPr>
              <w:spacing w:line="312" w:lineRule="auto"/>
              <w:ind w:firstLine="0"/>
              <w:jc w:val="center"/>
              <w:rPr>
                <w:rFonts w:cs="Times New Roman"/>
                <w:szCs w:val="26"/>
              </w:rPr>
            </w:pPr>
            <w:r w:rsidRPr="00126716">
              <w:rPr>
                <w:rFonts w:cs="Times New Roman"/>
                <w:szCs w:val="26"/>
              </w:rPr>
              <w:t>Y</w:t>
            </w:r>
          </w:p>
        </w:tc>
      </w:tr>
      <w:tr w:rsidR="00F0481F" w:rsidRPr="00571988" w14:paraId="2D16808C" w14:textId="77777777" w:rsidTr="00BC284F">
        <w:tc>
          <w:tcPr>
            <w:tcW w:w="1638" w:type="dxa"/>
          </w:tcPr>
          <w:p w14:paraId="269847E5" w14:textId="04673A12" w:rsidR="00F0481F" w:rsidRPr="00260411" w:rsidRDefault="00F0481F" w:rsidP="00BC284F">
            <w:pPr>
              <w:spacing w:line="312" w:lineRule="auto"/>
              <w:ind w:firstLine="0"/>
              <w:jc w:val="both"/>
              <w:rPr>
                <w:rFonts w:cs="Times New Roman"/>
                <w:b/>
                <w:color w:val="FF0000"/>
                <w:szCs w:val="26"/>
              </w:rPr>
            </w:pPr>
            <w:r w:rsidRPr="00126716">
              <w:rPr>
                <w:rFonts w:cs="Times New Roman"/>
                <w:b/>
                <w:szCs w:val="26"/>
              </w:rPr>
              <w:t>Tài khoản ghi có</w:t>
            </w:r>
          </w:p>
        </w:tc>
        <w:tc>
          <w:tcPr>
            <w:tcW w:w="1192" w:type="dxa"/>
          </w:tcPr>
          <w:p w14:paraId="3B0AED1D" w14:textId="072B8235" w:rsidR="00F0481F" w:rsidRDefault="00F0481F" w:rsidP="00BC284F">
            <w:pPr>
              <w:spacing w:line="312" w:lineRule="auto"/>
              <w:ind w:firstLine="0"/>
              <w:jc w:val="center"/>
              <w:rPr>
                <w:rFonts w:cs="Times New Roman"/>
                <w:szCs w:val="26"/>
              </w:rPr>
            </w:pPr>
            <w:r w:rsidRPr="00126716">
              <w:rPr>
                <w:rFonts w:cs="Times New Roman"/>
                <w:szCs w:val="26"/>
              </w:rPr>
              <w:t>Char</w:t>
            </w:r>
          </w:p>
        </w:tc>
        <w:tc>
          <w:tcPr>
            <w:tcW w:w="709" w:type="dxa"/>
          </w:tcPr>
          <w:p w14:paraId="2D3751F8" w14:textId="77777777" w:rsidR="00F0481F" w:rsidRPr="00571988" w:rsidRDefault="00F0481F" w:rsidP="00BC284F">
            <w:pPr>
              <w:spacing w:line="312" w:lineRule="auto"/>
              <w:ind w:firstLine="0"/>
              <w:jc w:val="center"/>
              <w:rPr>
                <w:rFonts w:cs="Times New Roman"/>
                <w:szCs w:val="26"/>
              </w:rPr>
            </w:pPr>
          </w:p>
        </w:tc>
        <w:tc>
          <w:tcPr>
            <w:tcW w:w="992" w:type="dxa"/>
          </w:tcPr>
          <w:p w14:paraId="3E50682B" w14:textId="2B2EF18A" w:rsidR="00F0481F" w:rsidRPr="00571988" w:rsidRDefault="00F0481F" w:rsidP="00BC284F">
            <w:pPr>
              <w:spacing w:line="312" w:lineRule="auto"/>
              <w:ind w:firstLine="0"/>
              <w:jc w:val="center"/>
              <w:rPr>
                <w:rFonts w:cs="Times New Roman"/>
                <w:szCs w:val="26"/>
              </w:rPr>
            </w:pPr>
            <w:r>
              <w:rPr>
                <w:rFonts w:cs="Times New Roman"/>
                <w:szCs w:val="26"/>
              </w:rPr>
              <w:t>O</w:t>
            </w:r>
          </w:p>
        </w:tc>
        <w:tc>
          <w:tcPr>
            <w:tcW w:w="4667" w:type="dxa"/>
          </w:tcPr>
          <w:p w14:paraId="42F4FD25" w14:textId="77777777" w:rsidR="00F0481F" w:rsidRPr="00126716" w:rsidRDefault="00F0481F" w:rsidP="00BC284F">
            <w:pPr>
              <w:spacing w:line="312" w:lineRule="auto"/>
              <w:ind w:firstLine="0"/>
              <w:rPr>
                <w:rFonts w:cs="Times New Roman"/>
                <w:szCs w:val="26"/>
              </w:rPr>
            </w:pPr>
            <w:r w:rsidRPr="00126716">
              <w:rPr>
                <w:rFonts w:cs="Times New Roman"/>
                <w:szCs w:val="26"/>
              </w:rPr>
              <w:t>Tài khoản ghi có:</w:t>
            </w:r>
          </w:p>
          <w:p w14:paraId="4BA04F41" w14:textId="77777777" w:rsidR="00F0481F" w:rsidRDefault="00F0481F" w:rsidP="00BC284F">
            <w:pPr>
              <w:spacing w:line="312" w:lineRule="auto"/>
              <w:ind w:firstLine="0"/>
              <w:jc w:val="both"/>
              <w:rPr>
                <w:rFonts w:cs="Times New Roman"/>
                <w:szCs w:val="26"/>
              </w:rPr>
            </w:pPr>
            <w:r w:rsidRPr="00126716">
              <w:rPr>
                <w:rFonts w:cs="Times New Roman"/>
                <w:szCs w:val="26"/>
              </w:rPr>
              <w:t xml:space="preserve">Thể hiện tài khoản ghi có </w:t>
            </w:r>
            <w:r>
              <w:rPr>
                <w:rFonts w:cs="Times New Roman"/>
                <w:szCs w:val="26"/>
              </w:rPr>
              <w:t>s</w:t>
            </w:r>
            <w:r w:rsidRPr="00126716">
              <w:rPr>
                <w:rFonts w:cs="Times New Roman"/>
                <w:szCs w:val="26"/>
              </w:rPr>
              <w:t xml:space="preserve">ố tiền </w:t>
            </w:r>
            <w:r>
              <w:rPr>
                <w:rFonts w:cs="Times New Roman"/>
                <w:szCs w:val="26"/>
              </w:rPr>
              <w:t>ký quỹ.</w:t>
            </w:r>
          </w:p>
          <w:p w14:paraId="2DB901A1" w14:textId="600D5025" w:rsidR="00F0481F" w:rsidRPr="00571988" w:rsidRDefault="00F0481F" w:rsidP="00BC284F">
            <w:pPr>
              <w:spacing w:line="312" w:lineRule="auto"/>
              <w:ind w:firstLine="0"/>
              <w:jc w:val="both"/>
              <w:rPr>
                <w:rFonts w:cs="Times New Roman"/>
                <w:szCs w:val="26"/>
              </w:rPr>
            </w:pPr>
            <w:r>
              <w:rPr>
                <w:rFonts w:cs="Times New Roman"/>
                <w:szCs w:val="26"/>
              </w:rPr>
              <w:t>Người dùng nhập thủ công</w:t>
            </w:r>
          </w:p>
        </w:tc>
        <w:tc>
          <w:tcPr>
            <w:tcW w:w="1417" w:type="dxa"/>
          </w:tcPr>
          <w:p w14:paraId="2D804652" w14:textId="79C88BFB" w:rsidR="00F0481F" w:rsidRDefault="00F0481F" w:rsidP="00BC284F">
            <w:pPr>
              <w:spacing w:line="312" w:lineRule="auto"/>
              <w:ind w:firstLine="0"/>
              <w:jc w:val="center"/>
              <w:rPr>
                <w:rFonts w:cs="Times New Roman"/>
                <w:szCs w:val="26"/>
              </w:rPr>
            </w:pPr>
            <w:r w:rsidRPr="00126716">
              <w:rPr>
                <w:rFonts w:cs="Times New Roman"/>
                <w:szCs w:val="26"/>
              </w:rPr>
              <w:t>Y</w:t>
            </w:r>
          </w:p>
        </w:tc>
      </w:tr>
    </w:tbl>
    <w:p w14:paraId="3EBA7D80" w14:textId="77777777" w:rsidR="00F0481F" w:rsidRPr="00F0481F" w:rsidRDefault="00F0481F" w:rsidP="00F0481F">
      <w:pPr>
        <w:ind w:firstLine="0"/>
      </w:pPr>
    </w:p>
    <w:p w14:paraId="508256F0" w14:textId="5746D2D2" w:rsidR="00B464C3" w:rsidRDefault="00B464C3" w:rsidP="00025336">
      <w:pPr>
        <w:pStyle w:val="Heading6"/>
        <w:numPr>
          <w:ilvl w:val="0"/>
          <w:numId w:val="0"/>
        </w:numPr>
        <w:ind w:left="1701" w:hanging="1304"/>
      </w:pPr>
      <w:r>
        <w:t>Đầu ra</w:t>
      </w:r>
    </w:p>
    <w:p w14:paraId="191153AD"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w:t>
      </w:r>
      <w:r>
        <w:rPr>
          <w:rFonts w:cs="Times New Roman"/>
          <w:szCs w:val="26"/>
        </w:rPr>
        <w:t>giao dịch</w:t>
      </w:r>
      <w:r w:rsidRPr="00571988">
        <w:rPr>
          <w:rFonts w:cs="Times New Roman"/>
          <w:szCs w:val="26"/>
        </w:rPr>
        <w:t xml:space="preserve"> sau khi được phê duyệt thành công sẽ có trạng thái </w:t>
      </w:r>
      <w:r w:rsidRPr="00571988">
        <w:rPr>
          <w:rFonts w:cs="Times New Roman"/>
          <w:b/>
          <w:szCs w:val="26"/>
        </w:rPr>
        <w:t>M</w:t>
      </w:r>
      <w:r w:rsidRPr="00571988">
        <w:rPr>
          <w:rFonts w:cs="Times New Roman"/>
          <w:szCs w:val="26"/>
        </w:rPr>
        <w:t xml:space="preserve"> và tình trạng hoạt động là </w:t>
      </w:r>
      <w:r w:rsidRPr="00571988">
        <w:rPr>
          <w:rFonts w:cs="Times New Roman"/>
          <w:b/>
          <w:szCs w:val="26"/>
        </w:rPr>
        <w:t>Đang hoạt động</w:t>
      </w:r>
      <w:r>
        <w:rPr>
          <w:rFonts w:cs="Times New Roman"/>
          <w:szCs w:val="26"/>
        </w:rPr>
        <w:t>.</w:t>
      </w:r>
    </w:p>
    <w:p w14:paraId="48C3CF6A" w14:textId="5984D063" w:rsidR="004A7D63" w:rsidRPr="00025336" w:rsidRDefault="00025336" w:rsidP="00025336">
      <w:pPr>
        <w:pStyle w:val="ListParagraph"/>
        <w:numPr>
          <w:ilvl w:val="0"/>
          <w:numId w:val="1"/>
        </w:numPr>
        <w:spacing w:before="120" w:after="120" w:line="312" w:lineRule="auto"/>
        <w:ind w:left="0" w:firstLine="425"/>
        <w:contextualSpacing w:val="0"/>
        <w:jc w:val="both"/>
        <w:rPr>
          <w:rFonts w:cs="Times New Roman"/>
          <w:b/>
          <w:szCs w:val="26"/>
        </w:rPr>
      </w:pPr>
      <w:r w:rsidRPr="00025336">
        <w:rPr>
          <w:rFonts w:cs="Times New Roman"/>
          <w:b/>
          <w:szCs w:val="26"/>
        </w:rPr>
        <w:t>C</w:t>
      </w:r>
      <w:r w:rsidR="004A7D63" w:rsidRPr="00025336">
        <w:rPr>
          <w:rFonts w:cs="Times New Roman"/>
          <w:b/>
          <w:szCs w:val="26"/>
        </w:rPr>
        <w:t xml:space="preserve">ập nhật hạn mức sau khi phê duyệt: </w:t>
      </w:r>
    </w:p>
    <w:p w14:paraId="1AF8FEDC" w14:textId="77777777" w:rsidR="004A7D63" w:rsidRDefault="004A7D63" w:rsidP="00025336">
      <w:pPr>
        <w:pStyle w:val="ListParagraph"/>
        <w:numPr>
          <w:ilvl w:val="1"/>
          <w:numId w:val="1"/>
        </w:numPr>
        <w:spacing w:before="120" w:after="120" w:line="312" w:lineRule="auto"/>
        <w:contextualSpacing w:val="0"/>
        <w:jc w:val="both"/>
        <w:rPr>
          <w:rFonts w:cs="Times New Roman"/>
          <w:szCs w:val="26"/>
        </w:rPr>
      </w:pPr>
      <w:r>
        <w:rPr>
          <w:rFonts w:cs="Times New Roman"/>
          <w:szCs w:val="26"/>
        </w:rPr>
        <w:t>G</w:t>
      </w:r>
      <w:r w:rsidRPr="007B61C2">
        <w:rPr>
          <w:rFonts w:cs="Times New Roman"/>
          <w:szCs w:val="26"/>
        </w:rPr>
        <w:t>iai đoạn 1</w:t>
      </w:r>
      <w:r>
        <w:rPr>
          <w:rFonts w:cs="Times New Roman"/>
          <w:szCs w:val="26"/>
        </w:rPr>
        <w:t>:</w:t>
      </w:r>
      <w:r w:rsidRPr="00C76184">
        <w:rPr>
          <w:rFonts w:cs="Times New Roman"/>
          <w:szCs w:val="26"/>
        </w:rPr>
        <w:t xml:space="preserve"> thực hiện theo logic hiện tại của hệ thống.</w:t>
      </w:r>
    </w:p>
    <w:p w14:paraId="5D56003B" w14:textId="77777777" w:rsidR="004A7D63" w:rsidRPr="00C76184" w:rsidRDefault="004A7D63" w:rsidP="00025336">
      <w:pPr>
        <w:pStyle w:val="ListParagraph"/>
        <w:numPr>
          <w:ilvl w:val="1"/>
          <w:numId w:val="1"/>
        </w:numPr>
        <w:spacing w:before="120" w:after="120" w:line="312" w:lineRule="auto"/>
        <w:contextualSpacing w:val="0"/>
        <w:jc w:val="both"/>
        <w:rPr>
          <w:rFonts w:cs="Times New Roman"/>
          <w:szCs w:val="26"/>
        </w:rPr>
      </w:pPr>
      <w:r>
        <w:rPr>
          <w:rFonts w:cs="Times New Roman"/>
          <w:szCs w:val="26"/>
        </w:rPr>
        <w:t>Giai đoạn 2: tổ chức họp đánh giá để tìm giải pháp khả thi</w:t>
      </w:r>
    </w:p>
    <w:p w14:paraId="57A4549F" w14:textId="77777777" w:rsidR="00C36407" w:rsidRPr="00C36407" w:rsidRDefault="00C36407" w:rsidP="00C36407">
      <w:pPr>
        <w:pStyle w:val="ListParagraph"/>
        <w:numPr>
          <w:ilvl w:val="0"/>
          <w:numId w:val="1"/>
        </w:numPr>
        <w:spacing w:before="120" w:after="120" w:line="312" w:lineRule="auto"/>
        <w:ind w:left="0" w:firstLine="425"/>
        <w:contextualSpacing w:val="0"/>
        <w:jc w:val="both"/>
        <w:rPr>
          <w:color w:val="FF0000"/>
        </w:rPr>
      </w:pPr>
      <w:r w:rsidRPr="00C36407">
        <w:rPr>
          <w:b/>
        </w:rPr>
        <w:t xml:space="preserve">Hạch toán các bút toán GL cuối ngày </w:t>
      </w:r>
      <w:r w:rsidRPr="009244AA">
        <w:t>để quản lý số dư sản phẩ</w:t>
      </w:r>
      <w:r>
        <w:t xml:space="preserve">m Bảo lãnh trong nước: </w:t>
      </w:r>
      <w:r w:rsidRPr="00C36407">
        <w:rPr>
          <w:color w:val="FF0000"/>
        </w:rPr>
        <w:t xml:space="preserve">Xem </w:t>
      </w:r>
      <w:r>
        <w:rPr>
          <w:color w:val="FF0000"/>
        </w:rPr>
        <w:t xml:space="preserve">phần </w:t>
      </w:r>
      <w:r w:rsidRPr="00C36407">
        <w:rPr>
          <w:color w:val="FF0000"/>
        </w:rPr>
        <w:t xml:space="preserve">Hạch toán GL cuối ngày </w:t>
      </w:r>
    </w:p>
    <w:p w14:paraId="76828A0E" w14:textId="7343072B" w:rsidR="00025336" w:rsidRPr="00C36407" w:rsidRDefault="00C36407" w:rsidP="00C36407">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Chứng từ</w:t>
      </w:r>
      <w:r>
        <w:rPr>
          <w:rFonts w:cs="Times New Roman"/>
          <w:b/>
          <w:szCs w:val="26"/>
          <w:lang w:val="en-GB"/>
        </w:rPr>
        <w:t xml:space="preserve"> bảo lãnh: </w:t>
      </w:r>
      <w:r w:rsidRPr="00126E87">
        <w:rPr>
          <w:color w:val="FF0000"/>
        </w:rPr>
        <w:t xml:space="preserve">Xem phần </w:t>
      </w:r>
      <w:r>
        <w:rPr>
          <w:color w:val="FF0000"/>
        </w:rPr>
        <w:t>Chứng từ bảo lãnh</w:t>
      </w:r>
    </w:p>
    <w:p w14:paraId="5312B8AD" w14:textId="0D201821" w:rsidR="00B464C3" w:rsidRDefault="00B464C3" w:rsidP="00025336">
      <w:pPr>
        <w:pStyle w:val="Heading6"/>
        <w:numPr>
          <w:ilvl w:val="0"/>
          <w:numId w:val="0"/>
        </w:numPr>
        <w:ind w:left="1701" w:hanging="1304"/>
      </w:pPr>
      <w:r>
        <w:t>Xử lý lỗi</w:t>
      </w:r>
    </w:p>
    <w:p w14:paraId="198AAABE"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khách hàng không tồn tại hoặc ở trạng thái không hoạt động.</w:t>
      </w:r>
    </w:p>
    <w:p w14:paraId="77C5002E"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5BA4D7A6" w14:textId="77777777" w:rsidR="004A7D63"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Thông báo lỗi nếu hạn mức KH </w:t>
      </w:r>
      <w:r>
        <w:rPr>
          <w:rFonts w:cs="Times New Roman"/>
          <w:szCs w:val="26"/>
        </w:rPr>
        <w:t>và/hoặc tài sản bảo đảm</w:t>
      </w:r>
      <w:r w:rsidRPr="00571988">
        <w:rPr>
          <w:rFonts w:cs="Times New Roman"/>
          <w:szCs w:val="26"/>
        </w:rPr>
        <w:t xml:space="preserve"> không đủ để thực hiện giao dịch (nếu sửa đổi số tiề</w:t>
      </w:r>
      <w:r>
        <w:rPr>
          <w:rFonts w:cs="Times New Roman"/>
          <w:szCs w:val="26"/>
        </w:rPr>
        <w:t>n)</w:t>
      </w:r>
      <w:r w:rsidRPr="00571988">
        <w:rPr>
          <w:rFonts w:cs="Times New Roman"/>
          <w:szCs w:val="26"/>
        </w:rPr>
        <w:t>.</w:t>
      </w:r>
    </w:p>
    <w:p w14:paraId="5DF1EDB8" w14:textId="77777777" w:rsidR="004A7D63" w:rsidRPr="00A66D81"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253993B2"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2CE3E410" w14:textId="4B1B451D" w:rsidR="004A7D63" w:rsidRPr="00571988" w:rsidRDefault="00417364" w:rsidP="00025336">
      <w:pPr>
        <w:pStyle w:val="Heading3"/>
      </w:pPr>
      <w:r>
        <w:t xml:space="preserve">Chức năng </w:t>
      </w:r>
      <w:commentRangeStart w:id="529"/>
      <w:commentRangeStart w:id="530"/>
      <w:r w:rsidR="004A7D63" w:rsidRPr="00571988">
        <w:t>Đăng ký BCT đòi tiền trong nước</w:t>
      </w:r>
      <w:commentRangeEnd w:id="529"/>
      <w:r w:rsidR="004A7D63" w:rsidRPr="00025336">
        <w:commentReference w:id="529"/>
      </w:r>
      <w:commentRangeEnd w:id="530"/>
      <w:r w:rsidR="00770BE6">
        <w:rPr>
          <w:rStyle w:val="CommentReference"/>
          <w:rFonts w:eastAsiaTheme="minorHAnsi" w:cstheme="minorBidi"/>
          <w:b w:val="0"/>
        </w:rPr>
        <w:commentReference w:id="530"/>
      </w:r>
    </w:p>
    <w:p w14:paraId="3DB10FD5" w14:textId="77777777" w:rsidR="004A7D63" w:rsidRPr="00571988" w:rsidRDefault="004A7D63" w:rsidP="00424435">
      <w:pPr>
        <w:spacing w:before="120" w:after="120" w:line="312" w:lineRule="auto"/>
        <w:ind w:firstLine="425"/>
        <w:rPr>
          <w:rFonts w:cs="Times New Roman"/>
          <w:szCs w:val="26"/>
        </w:rPr>
      </w:pPr>
      <w:r w:rsidRPr="00571988">
        <w:rPr>
          <w:rFonts w:cs="Times New Roman"/>
          <w:szCs w:val="26"/>
        </w:rPr>
        <w:t>Chức năng này cho phép người dùng thực hiện các hoạt động sau:</w:t>
      </w:r>
    </w:p>
    <w:p w14:paraId="4CB925EF"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Tạo mới </w:t>
      </w:r>
      <w:r>
        <w:rPr>
          <w:rFonts w:cs="Times New Roman"/>
          <w:szCs w:val="26"/>
        </w:rPr>
        <w:t>giao dịch</w:t>
      </w:r>
      <w:r w:rsidRPr="00571988">
        <w:rPr>
          <w:rFonts w:cs="Times New Roman"/>
          <w:szCs w:val="26"/>
        </w:rPr>
        <w:t xml:space="preserve"> đăng ký BCT đòi tiền trong nước cho </w:t>
      </w:r>
      <w:r>
        <w:rPr>
          <w:rFonts w:cs="Times New Roman"/>
          <w:szCs w:val="26"/>
        </w:rPr>
        <w:t>bảo lãnh</w:t>
      </w:r>
      <w:r w:rsidRPr="00571988">
        <w:rPr>
          <w:rFonts w:cs="Times New Roman"/>
          <w:szCs w:val="26"/>
        </w:rPr>
        <w:t xml:space="preserve"> đã được phát hành.</w:t>
      </w:r>
    </w:p>
    <w:p w14:paraId="75F12D91"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lastRenderedPageBreak/>
        <w:t xml:space="preserve">Chỉnh sửa khi </w:t>
      </w:r>
      <w:r>
        <w:rPr>
          <w:rFonts w:cs="Times New Roman"/>
          <w:szCs w:val="26"/>
        </w:rPr>
        <w:t>giao dịch</w:t>
      </w:r>
      <w:r w:rsidRPr="00571988">
        <w:rPr>
          <w:rFonts w:cs="Times New Roman"/>
          <w:szCs w:val="26"/>
        </w:rPr>
        <w:t xml:space="preserve"> </w:t>
      </w:r>
      <w:r>
        <w:rPr>
          <w:rFonts w:cs="Times New Roman"/>
          <w:szCs w:val="26"/>
        </w:rPr>
        <w:t xml:space="preserve">đăng ký BCT </w:t>
      </w:r>
      <w:r w:rsidRPr="00571988">
        <w:rPr>
          <w:rFonts w:cs="Times New Roman"/>
          <w:szCs w:val="26"/>
        </w:rPr>
        <w:t xml:space="preserve">chưa </w:t>
      </w:r>
      <w:r>
        <w:rPr>
          <w:rFonts w:cs="Times New Roman"/>
          <w:szCs w:val="26"/>
        </w:rPr>
        <w:t xml:space="preserve">được </w:t>
      </w:r>
      <w:r w:rsidRPr="00571988">
        <w:rPr>
          <w:rFonts w:cs="Times New Roman"/>
          <w:szCs w:val="26"/>
        </w:rPr>
        <w:t xml:space="preserve">phê duyệt. </w:t>
      </w:r>
    </w:p>
    <w:p w14:paraId="406E1B85"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đăng ký BCT đòi tiền trong nước</w:t>
      </w:r>
    </w:p>
    <w:p w14:paraId="5B22A34B" w14:textId="77777777" w:rsidR="004A7D63" w:rsidRPr="00571988" w:rsidRDefault="004A7D63" w:rsidP="00025336">
      <w:pPr>
        <w:spacing w:before="120" w:after="120" w:line="312" w:lineRule="auto"/>
        <w:ind w:firstLine="425"/>
        <w:jc w:val="both"/>
        <w:rPr>
          <w:rFonts w:cs="Times New Roman"/>
          <w:szCs w:val="26"/>
        </w:rPr>
      </w:pPr>
      <w:r w:rsidRPr="00571988">
        <w:rPr>
          <w:rFonts w:cs="Times New Roman"/>
          <w:szCs w:val="26"/>
        </w:rPr>
        <w:t>Hệ thống cho phép đăng ký nhiều BCT đòi tiền cho 1 BL với điều kiện: BCT đòi tiền thứ nhất được phê duyệt thành công thì mới đăng ký được BCT đòi tiền thứ hai.</w:t>
      </w:r>
    </w:p>
    <w:p w14:paraId="5C13AD65" w14:textId="77777777" w:rsidR="00417364" w:rsidRDefault="00417364" w:rsidP="00025336">
      <w:pPr>
        <w:pStyle w:val="Heading6"/>
        <w:numPr>
          <w:ilvl w:val="0"/>
          <w:numId w:val="0"/>
        </w:numPr>
        <w:ind w:left="1701" w:hanging="1275"/>
      </w:pPr>
      <w:r>
        <w:t>Tìm kiếm giao dịch</w:t>
      </w:r>
    </w:p>
    <w:p w14:paraId="44FCC591" w14:textId="77777777" w:rsidR="004A7D63" w:rsidRPr="00D708B5"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 xml:space="preserve">Điều kiện lọc: Tất cả các giao dịch </w:t>
      </w:r>
      <w:r>
        <w:rPr>
          <w:rFonts w:cs="Times New Roman"/>
          <w:szCs w:val="26"/>
        </w:rPr>
        <w:t xml:space="preserve">bảo lãnh </w:t>
      </w:r>
      <w:r w:rsidRPr="00D708B5">
        <w:rPr>
          <w:rFonts w:cs="Times New Roman"/>
          <w:szCs w:val="26"/>
        </w:rPr>
        <w:t xml:space="preserve">đã qua bước </w:t>
      </w:r>
      <w:r>
        <w:rPr>
          <w:rFonts w:cs="Times New Roman"/>
          <w:szCs w:val="26"/>
        </w:rPr>
        <w:t>phát hành và còn Đang hoạt động.</w:t>
      </w:r>
    </w:p>
    <w:p w14:paraId="3034303B"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Trong trường hợp tạo mới </w:t>
      </w:r>
      <w:r>
        <w:rPr>
          <w:rFonts w:cs="Times New Roman"/>
          <w:szCs w:val="26"/>
        </w:rPr>
        <w:t>giao dịch đăng ký BCT</w:t>
      </w:r>
      <w:r w:rsidRPr="00571988">
        <w:rPr>
          <w:rFonts w:cs="Times New Roman"/>
          <w:szCs w:val="26"/>
        </w:rPr>
        <w:t xml:space="preserve">, người dùng </w:t>
      </w:r>
      <w:r>
        <w:rPr>
          <w:rFonts w:cs="Times New Roman"/>
          <w:szCs w:val="26"/>
        </w:rPr>
        <w:t xml:space="preserve">vào chức năng rồi </w:t>
      </w:r>
      <w:r w:rsidRPr="00571988">
        <w:rPr>
          <w:rFonts w:cs="Times New Roman"/>
          <w:szCs w:val="26"/>
        </w:rPr>
        <w:t xml:space="preserve">bấm nút </w:t>
      </w:r>
      <w:r>
        <w:rPr>
          <w:rFonts w:cs="Times New Roman"/>
          <w:b/>
          <w:szCs w:val="26"/>
        </w:rPr>
        <w:t>Nhập</w:t>
      </w:r>
      <w:r w:rsidRPr="00571988">
        <w:rPr>
          <w:rFonts w:cs="Times New Roman"/>
          <w:b/>
          <w:szCs w:val="26"/>
        </w:rPr>
        <w:t xml:space="preserve"> mới</w:t>
      </w:r>
      <w:r w:rsidRPr="00571988">
        <w:rPr>
          <w:rFonts w:cs="Times New Roman"/>
          <w:szCs w:val="26"/>
        </w:rPr>
        <w:t>. Hệ thống sẽ cho người dùng nhập thông tin.</w:t>
      </w:r>
    </w:p>
    <w:p w14:paraId="5D2B1821" w14:textId="77777777" w:rsidR="004A7D63"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Trong trường hợp tìm kiế</w:t>
      </w:r>
      <w:r>
        <w:rPr>
          <w:rFonts w:cs="Times New Roman"/>
          <w:szCs w:val="26"/>
        </w:rPr>
        <w:t>m giao dịch</w:t>
      </w:r>
      <w:r w:rsidRPr="00571988">
        <w:rPr>
          <w:rFonts w:cs="Times New Roman"/>
          <w:szCs w:val="26"/>
        </w:rPr>
        <w:t xml:space="preserve"> để chỉnh sửa</w:t>
      </w:r>
      <w:r>
        <w:rPr>
          <w:rFonts w:cs="Times New Roman"/>
          <w:szCs w:val="26"/>
        </w:rPr>
        <w:t>/ phê duyệt</w:t>
      </w:r>
      <w:r w:rsidRPr="00571988">
        <w:rPr>
          <w:rFonts w:cs="Times New Roman"/>
          <w:szCs w:val="26"/>
        </w:rPr>
        <w:t>, hệ thống cho phép tìm kiếm theo các tiêu chí sau đây</w:t>
      </w:r>
      <w:r>
        <w:rPr>
          <w:rFonts w:cs="Times New Roman"/>
          <w:szCs w:val="26"/>
        </w:rPr>
        <w:t>:</w:t>
      </w:r>
    </w:p>
    <w:p w14:paraId="59499BE1" w14:textId="77777777" w:rsidR="004A7D63" w:rsidRPr="00572448" w:rsidRDefault="004A7D63" w:rsidP="00025336">
      <w:pPr>
        <w:pStyle w:val="ListParagraph"/>
        <w:spacing w:before="120" w:after="120" w:line="312" w:lineRule="auto"/>
        <w:ind w:left="360" w:firstLine="65"/>
        <w:contextualSpacing w:val="0"/>
        <w:jc w:val="both"/>
        <w:rPr>
          <w:rFonts w:cs="Times New Roman"/>
          <w:szCs w:val="26"/>
        </w:rPr>
      </w:pPr>
      <w:r>
        <w:rPr>
          <w:rFonts w:cs="Times New Roman"/>
          <w:szCs w:val="26"/>
        </w:rPr>
        <w:t xml:space="preserve">Hệ </w:t>
      </w:r>
      <w:r w:rsidRPr="00571988">
        <w:rPr>
          <w:rFonts w:cs="Times New Roman"/>
          <w:szCs w:val="26"/>
        </w:rPr>
        <w:t>thống cho phép tìm kiếm theo các tiêu chí sau đây</w:t>
      </w:r>
      <w:r>
        <w:rPr>
          <w:rFonts w:cs="Times New Roman"/>
          <w:szCs w:val="26"/>
        </w:rPr>
        <w:t>:</w:t>
      </w:r>
    </w:p>
    <w:tbl>
      <w:tblPr>
        <w:tblStyle w:val="TableGrid"/>
        <w:tblW w:w="0" w:type="auto"/>
        <w:tblLook w:val="04A0" w:firstRow="1" w:lastRow="0" w:firstColumn="1" w:lastColumn="0" w:noHBand="0" w:noVBand="1"/>
      </w:tblPr>
      <w:tblGrid>
        <w:gridCol w:w="4508"/>
        <w:gridCol w:w="4508"/>
      </w:tblGrid>
      <w:tr w:rsidR="004A7D63" w14:paraId="3E06FFFB" w14:textId="77777777" w:rsidTr="005E5229">
        <w:tc>
          <w:tcPr>
            <w:tcW w:w="4508" w:type="dxa"/>
          </w:tcPr>
          <w:p w14:paraId="77EDE42C" w14:textId="77777777" w:rsidR="004A7D63" w:rsidRPr="004E5D81" w:rsidRDefault="004A7D63" w:rsidP="00126E87">
            <w:pPr>
              <w:spacing w:line="312" w:lineRule="auto"/>
              <w:ind w:firstLine="0"/>
              <w:jc w:val="center"/>
              <w:rPr>
                <w:rFonts w:cs="Times New Roman"/>
                <w:b/>
                <w:szCs w:val="26"/>
              </w:rPr>
            </w:pPr>
            <w:r w:rsidRPr="004E5D81">
              <w:rPr>
                <w:rFonts w:cs="Times New Roman"/>
                <w:b/>
                <w:szCs w:val="26"/>
              </w:rPr>
              <w:t>Tiêu chí</w:t>
            </w:r>
          </w:p>
        </w:tc>
        <w:tc>
          <w:tcPr>
            <w:tcW w:w="4508" w:type="dxa"/>
          </w:tcPr>
          <w:p w14:paraId="7C57593A" w14:textId="77777777" w:rsidR="004A7D63" w:rsidRPr="004E5D81" w:rsidRDefault="004A7D63" w:rsidP="00126E87">
            <w:pPr>
              <w:spacing w:line="312" w:lineRule="auto"/>
              <w:ind w:firstLine="0"/>
              <w:jc w:val="center"/>
              <w:rPr>
                <w:rFonts w:cs="Times New Roman"/>
                <w:b/>
                <w:szCs w:val="26"/>
              </w:rPr>
            </w:pPr>
            <w:r w:rsidRPr="004E5D81">
              <w:rPr>
                <w:rFonts w:cs="Times New Roman"/>
                <w:b/>
                <w:szCs w:val="26"/>
              </w:rPr>
              <w:t>Mô tả</w:t>
            </w:r>
          </w:p>
        </w:tc>
      </w:tr>
      <w:tr w:rsidR="004A7D63" w14:paraId="5F90BB03" w14:textId="77777777" w:rsidTr="005E5229">
        <w:tc>
          <w:tcPr>
            <w:tcW w:w="4508" w:type="dxa"/>
          </w:tcPr>
          <w:p w14:paraId="2D97080B" w14:textId="77777777" w:rsidR="004A7D63" w:rsidRDefault="004A7D63" w:rsidP="00126E87">
            <w:pPr>
              <w:spacing w:line="312" w:lineRule="auto"/>
              <w:ind w:firstLine="0"/>
              <w:jc w:val="both"/>
              <w:rPr>
                <w:rFonts w:cs="Times New Roman"/>
                <w:szCs w:val="26"/>
              </w:rPr>
            </w:pPr>
            <w:r w:rsidRPr="004E5D81">
              <w:rPr>
                <w:rFonts w:cs="Times New Roman"/>
                <w:szCs w:val="26"/>
              </w:rPr>
              <w:t>Trạng thái</w:t>
            </w:r>
          </w:p>
        </w:tc>
        <w:tc>
          <w:tcPr>
            <w:tcW w:w="4508" w:type="dxa"/>
          </w:tcPr>
          <w:p w14:paraId="161C48E5" w14:textId="77777777" w:rsidR="004A7D63" w:rsidRDefault="004A7D63"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562523D3" w14:textId="77777777" w:rsidR="004A7D63" w:rsidRPr="00967EAA" w:rsidRDefault="004A7D63" w:rsidP="00025336">
            <w:pPr>
              <w:spacing w:line="312" w:lineRule="auto"/>
              <w:ind w:firstLine="0"/>
              <w:jc w:val="both"/>
              <w:rPr>
                <w:rFonts w:cs="Times New Roman"/>
                <w:szCs w:val="26"/>
              </w:rPr>
            </w:pPr>
            <w:r w:rsidRPr="00967EAA">
              <w:rPr>
                <w:rFonts w:cs="Times New Roman"/>
                <w:szCs w:val="26"/>
              </w:rPr>
              <w:t>M-Đã phê duyệt, S-Lưu, R-Từ chối phê duyệ</w:t>
            </w:r>
            <w:r>
              <w:rPr>
                <w:rFonts w:cs="Times New Roman"/>
                <w:szCs w:val="26"/>
              </w:rPr>
              <w:t>t</w:t>
            </w:r>
          </w:p>
          <w:p w14:paraId="69DC3D0D" w14:textId="77777777" w:rsidR="004A7D63" w:rsidRDefault="004A7D63"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411F0F0A" w14:textId="77777777" w:rsidR="004A7D63" w:rsidRDefault="004A7D63" w:rsidP="00025336">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4A7D63" w14:paraId="0705C2B9" w14:textId="77777777" w:rsidTr="005E5229">
        <w:tc>
          <w:tcPr>
            <w:tcW w:w="4508" w:type="dxa"/>
          </w:tcPr>
          <w:p w14:paraId="4E634DC3" w14:textId="77777777" w:rsidR="004A7D63" w:rsidRDefault="004A7D63" w:rsidP="00126E87">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52AB0C5A" w14:textId="77777777" w:rsidR="004A7D63" w:rsidRDefault="004A7D63" w:rsidP="00126E87">
            <w:pPr>
              <w:spacing w:line="312" w:lineRule="auto"/>
              <w:ind w:firstLine="0"/>
              <w:jc w:val="both"/>
              <w:rPr>
                <w:rFonts w:cs="Times New Roman"/>
                <w:szCs w:val="26"/>
              </w:rPr>
            </w:pPr>
          </w:p>
        </w:tc>
      </w:tr>
      <w:tr w:rsidR="004A7D63" w14:paraId="48136C13" w14:textId="77777777" w:rsidTr="005E5229">
        <w:tc>
          <w:tcPr>
            <w:tcW w:w="4508" w:type="dxa"/>
          </w:tcPr>
          <w:p w14:paraId="030BE783" w14:textId="77777777" w:rsidR="004A7D63" w:rsidRDefault="004A7D63" w:rsidP="00126E87">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7ABD37D2" w14:textId="77777777" w:rsidR="004A7D63" w:rsidRDefault="004A7D63" w:rsidP="00126E87">
            <w:pPr>
              <w:spacing w:line="312" w:lineRule="auto"/>
              <w:ind w:firstLine="0"/>
              <w:jc w:val="both"/>
              <w:rPr>
                <w:rFonts w:cs="Times New Roman"/>
                <w:szCs w:val="26"/>
              </w:rPr>
            </w:pPr>
          </w:p>
        </w:tc>
      </w:tr>
      <w:tr w:rsidR="004A7D63" w14:paraId="6FD74F4F" w14:textId="77777777" w:rsidTr="005E5229">
        <w:tc>
          <w:tcPr>
            <w:tcW w:w="4508" w:type="dxa"/>
          </w:tcPr>
          <w:p w14:paraId="2C25FE54" w14:textId="77777777" w:rsidR="004A7D63" w:rsidRPr="004E5D81" w:rsidRDefault="004A7D63" w:rsidP="00126E87">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489AA5CC" w14:textId="77777777" w:rsidR="004A7D63" w:rsidRDefault="004A7D63" w:rsidP="00126E87">
            <w:pPr>
              <w:spacing w:line="312" w:lineRule="auto"/>
              <w:ind w:firstLine="0"/>
              <w:jc w:val="both"/>
              <w:rPr>
                <w:rFonts w:cs="Times New Roman"/>
                <w:szCs w:val="26"/>
              </w:rPr>
            </w:pPr>
            <w:r w:rsidRPr="00572448">
              <w:rPr>
                <w:rFonts w:cs="Times New Roman"/>
                <w:szCs w:val="26"/>
              </w:rPr>
              <w:t>CIF Bên được BL</w:t>
            </w:r>
          </w:p>
        </w:tc>
      </w:tr>
      <w:tr w:rsidR="004A7D63" w14:paraId="6E07DF71" w14:textId="77777777" w:rsidTr="005E5229">
        <w:tc>
          <w:tcPr>
            <w:tcW w:w="4508" w:type="dxa"/>
          </w:tcPr>
          <w:p w14:paraId="320A7F7D" w14:textId="77777777" w:rsidR="004A7D63" w:rsidRPr="004E5D81" w:rsidRDefault="004A7D63" w:rsidP="00126E87">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57C9A691" w14:textId="77777777" w:rsidR="004A7D63" w:rsidRDefault="004A7D63" w:rsidP="00126E87">
            <w:pPr>
              <w:spacing w:line="312" w:lineRule="auto"/>
              <w:ind w:firstLine="0"/>
              <w:jc w:val="both"/>
              <w:rPr>
                <w:rFonts w:cs="Times New Roman"/>
                <w:szCs w:val="26"/>
              </w:rPr>
            </w:pPr>
            <w:r w:rsidRPr="00572448">
              <w:rPr>
                <w:rFonts w:cs="Times New Roman"/>
                <w:szCs w:val="26"/>
              </w:rPr>
              <w:t>Tên Bên được BL</w:t>
            </w:r>
          </w:p>
        </w:tc>
      </w:tr>
    </w:tbl>
    <w:p w14:paraId="3F13D8ED" w14:textId="77777777" w:rsidR="004A7D63" w:rsidRDefault="004A7D63" w:rsidP="00025336">
      <w:pPr>
        <w:spacing w:before="120" w:after="120" w:line="312" w:lineRule="auto"/>
        <w:jc w:val="both"/>
        <w:rPr>
          <w:rFonts w:cs="Times New Roman"/>
          <w:szCs w:val="26"/>
        </w:rPr>
      </w:pPr>
      <w:r w:rsidRPr="00571988">
        <w:rPr>
          <w:rFonts w:cs="Times New Roman"/>
          <w:szCs w:val="26"/>
        </w:rPr>
        <w:t xml:space="preserve">Sau khi người dùng bấm nút </w:t>
      </w:r>
      <w:r>
        <w:rPr>
          <w:rFonts w:cs="Times New Roman"/>
          <w:b/>
          <w:szCs w:val="26"/>
        </w:rPr>
        <w:t>Tìm</w:t>
      </w:r>
      <w:r w:rsidRPr="00571988">
        <w:rPr>
          <w:rFonts w:cs="Times New Roman"/>
          <w:szCs w:val="26"/>
        </w:rPr>
        <w:t>, nếu có dữ liệu thoả mãn điều kiện tìm kiếm, Danh sách hồ sơ sẽ hiển thị gồm các cột thông tin sau:</w:t>
      </w:r>
    </w:p>
    <w:tbl>
      <w:tblPr>
        <w:tblStyle w:val="TableGrid"/>
        <w:tblW w:w="9242" w:type="dxa"/>
        <w:tblLayout w:type="fixed"/>
        <w:tblLook w:val="04A0" w:firstRow="1" w:lastRow="0" w:firstColumn="1" w:lastColumn="0" w:noHBand="0" w:noVBand="1"/>
      </w:tblPr>
      <w:tblGrid>
        <w:gridCol w:w="702"/>
        <w:gridCol w:w="551"/>
        <w:gridCol w:w="982"/>
        <w:gridCol w:w="992"/>
        <w:gridCol w:w="992"/>
        <w:gridCol w:w="992"/>
        <w:gridCol w:w="851"/>
        <w:gridCol w:w="850"/>
        <w:gridCol w:w="709"/>
        <w:gridCol w:w="851"/>
        <w:gridCol w:w="770"/>
      </w:tblGrid>
      <w:tr w:rsidR="004A7D63" w:rsidRPr="00582FD9" w14:paraId="7AD5F5AE" w14:textId="77777777" w:rsidTr="005E5229">
        <w:tc>
          <w:tcPr>
            <w:tcW w:w="702" w:type="dxa"/>
          </w:tcPr>
          <w:p w14:paraId="7775E512"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Ngày GD</w:t>
            </w:r>
          </w:p>
        </w:tc>
        <w:tc>
          <w:tcPr>
            <w:tcW w:w="551" w:type="dxa"/>
          </w:tcPr>
          <w:p w14:paraId="00E1CFBD"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BL</w:t>
            </w:r>
          </w:p>
        </w:tc>
        <w:tc>
          <w:tcPr>
            <w:tcW w:w="982" w:type="dxa"/>
          </w:tcPr>
          <w:p w14:paraId="71EB4439"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Ref liên quan</w:t>
            </w:r>
          </w:p>
        </w:tc>
        <w:tc>
          <w:tcPr>
            <w:tcW w:w="992" w:type="dxa"/>
          </w:tcPr>
          <w:p w14:paraId="69A5323F"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CIF Bên được BL</w:t>
            </w:r>
          </w:p>
        </w:tc>
        <w:tc>
          <w:tcPr>
            <w:tcW w:w="992" w:type="dxa"/>
          </w:tcPr>
          <w:p w14:paraId="018583B7"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Tên Bên được BL</w:t>
            </w:r>
          </w:p>
        </w:tc>
        <w:tc>
          <w:tcPr>
            <w:tcW w:w="992" w:type="dxa"/>
          </w:tcPr>
          <w:p w14:paraId="7A1ABB60"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Tên Bên nhận BL</w:t>
            </w:r>
          </w:p>
        </w:tc>
        <w:tc>
          <w:tcPr>
            <w:tcW w:w="851" w:type="dxa"/>
          </w:tcPr>
          <w:p w14:paraId="6E933F0B"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850" w:type="dxa"/>
          </w:tcPr>
          <w:p w14:paraId="21E68767"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709" w:type="dxa"/>
          </w:tcPr>
          <w:p w14:paraId="23E53E61"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Số dư BL</w:t>
            </w:r>
          </w:p>
        </w:tc>
        <w:tc>
          <w:tcPr>
            <w:tcW w:w="851" w:type="dxa"/>
          </w:tcPr>
          <w:p w14:paraId="2C96DF6A"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770" w:type="dxa"/>
          </w:tcPr>
          <w:p w14:paraId="3305A69F" w14:textId="77777777" w:rsidR="004A7D63" w:rsidRPr="00582FD9" w:rsidRDefault="004A7D63" w:rsidP="00126E87">
            <w:pPr>
              <w:spacing w:before="120" w:after="120" w:line="312" w:lineRule="auto"/>
              <w:ind w:firstLine="0"/>
              <w:jc w:val="both"/>
              <w:rPr>
                <w:rFonts w:cs="Times New Roman"/>
                <w:sz w:val="20"/>
                <w:szCs w:val="20"/>
              </w:rPr>
            </w:pPr>
            <w:r w:rsidRPr="00582FD9">
              <w:rPr>
                <w:rFonts w:cs="Times New Roman"/>
                <w:sz w:val="20"/>
                <w:szCs w:val="20"/>
              </w:rPr>
              <w:t>Trạng thái</w:t>
            </w:r>
          </w:p>
        </w:tc>
      </w:tr>
    </w:tbl>
    <w:p w14:paraId="7D3EFED5" w14:textId="77777777" w:rsidR="004A7D63" w:rsidRPr="00CB4ED3" w:rsidRDefault="004A7D63" w:rsidP="00724F94">
      <w:pPr>
        <w:pStyle w:val="ListParagraph"/>
        <w:numPr>
          <w:ilvl w:val="0"/>
          <w:numId w:val="10"/>
        </w:numPr>
        <w:spacing w:before="120" w:after="120" w:line="312" w:lineRule="auto"/>
        <w:jc w:val="both"/>
        <w:rPr>
          <w:rFonts w:cs="Times New Roman"/>
          <w:b/>
          <w:szCs w:val="26"/>
        </w:rPr>
      </w:pPr>
      <w:r w:rsidRPr="00572448">
        <w:rPr>
          <w:rFonts w:cs="Times New Roman"/>
          <w:b/>
          <w:szCs w:val="26"/>
        </w:rPr>
        <w:t xml:space="preserve">Tại màn hình TTV: </w:t>
      </w:r>
      <w:r w:rsidRPr="00572448">
        <w:rPr>
          <w:rFonts w:cs="Times New Roman"/>
          <w:szCs w:val="26"/>
        </w:rPr>
        <w:t xml:space="preserve">hệ thống hiển thị </w:t>
      </w:r>
      <w:r w:rsidRPr="00DA63B2">
        <w:rPr>
          <w:rFonts w:cs="Times New Roman"/>
          <w:szCs w:val="26"/>
        </w:rPr>
        <w:t xml:space="preserve">các </w:t>
      </w:r>
      <w:r>
        <w:rPr>
          <w:rFonts w:cs="Times New Roman"/>
          <w:szCs w:val="26"/>
        </w:rPr>
        <w:t>giao dịch</w:t>
      </w:r>
      <w:r w:rsidRPr="00DA63B2">
        <w:rPr>
          <w:rFonts w:cs="Times New Roman"/>
          <w:szCs w:val="26"/>
        </w:rPr>
        <w:t xml:space="preserve"> bảo lãnh</w:t>
      </w:r>
      <w:r>
        <w:rPr>
          <w:rFonts w:cs="Times New Roman"/>
          <w:szCs w:val="26"/>
        </w:rPr>
        <w:t xml:space="preserve"> và BCT đòi tiền</w:t>
      </w:r>
      <w:r w:rsidRPr="00DA63B2">
        <w:rPr>
          <w:rFonts w:cs="Times New Roman"/>
          <w:szCs w:val="26"/>
        </w:rPr>
        <w:t xml:space="preserve"> trong nước thỏa mãn tiêu chí tìm kiếm ở các trạng thái sau:</w:t>
      </w:r>
    </w:p>
    <w:p w14:paraId="74C31D7F" w14:textId="77777777" w:rsidR="004A7D63" w:rsidRPr="00CB4ED3" w:rsidRDefault="004A7D63" w:rsidP="00724F94">
      <w:pPr>
        <w:pStyle w:val="ListParagraph"/>
        <w:numPr>
          <w:ilvl w:val="1"/>
          <w:numId w:val="10"/>
        </w:numPr>
        <w:spacing w:before="120" w:after="120" w:line="312" w:lineRule="auto"/>
        <w:jc w:val="both"/>
        <w:rPr>
          <w:rFonts w:cs="Times New Roman"/>
          <w:b/>
          <w:szCs w:val="26"/>
        </w:rPr>
      </w:pPr>
      <w:r>
        <w:rPr>
          <w:rFonts w:cs="Times New Roman"/>
          <w:szCs w:val="26"/>
        </w:rPr>
        <w:lastRenderedPageBreak/>
        <w:t>Giao dịch bảo lãnh ở t</w:t>
      </w:r>
      <w:r w:rsidRPr="00DA63B2">
        <w:rPr>
          <w:rFonts w:cs="Times New Roman"/>
          <w:szCs w:val="26"/>
        </w:rPr>
        <w:t xml:space="preserve">rạng thái </w:t>
      </w:r>
      <w:r w:rsidRPr="00CB4ED3">
        <w:rPr>
          <w:rFonts w:cs="Times New Roman"/>
          <w:b/>
          <w:szCs w:val="26"/>
        </w:rPr>
        <w:t>M</w:t>
      </w:r>
      <w:r w:rsidRPr="00DA63B2">
        <w:rPr>
          <w:rFonts w:cs="Times New Roman"/>
          <w:szCs w:val="26"/>
        </w:rPr>
        <w:t xml:space="preserve"> và tình trạng hoạt động là </w:t>
      </w:r>
      <w:r w:rsidRPr="00CB4ED3">
        <w:rPr>
          <w:rFonts w:cs="Times New Roman"/>
          <w:b/>
          <w:szCs w:val="26"/>
        </w:rPr>
        <w:t>Đang hoạt động</w:t>
      </w:r>
    </w:p>
    <w:p w14:paraId="7C4F9588" w14:textId="77777777" w:rsidR="004A7D63" w:rsidRPr="00572448" w:rsidRDefault="004A7D63" w:rsidP="00724F94">
      <w:pPr>
        <w:pStyle w:val="ListParagraph"/>
        <w:numPr>
          <w:ilvl w:val="1"/>
          <w:numId w:val="10"/>
        </w:numPr>
        <w:spacing w:before="120" w:after="120" w:line="312" w:lineRule="auto"/>
        <w:jc w:val="both"/>
        <w:rPr>
          <w:rFonts w:cs="Times New Roman"/>
          <w:b/>
          <w:szCs w:val="26"/>
        </w:rPr>
      </w:pPr>
      <w:r>
        <w:rPr>
          <w:rFonts w:cs="Times New Roman"/>
          <w:szCs w:val="26"/>
        </w:rPr>
        <w:t>Giao dịch</w:t>
      </w:r>
      <w:r w:rsidRPr="00572448">
        <w:rPr>
          <w:rFonts w:cs="Times New Roman"/>
          <w:szCs w:val="26"/>
        </w:rPr>
        <w:t xml:space="preserve"> đăng ký BCT đòi tiền trong nước</w:t>
      </w:r>
      <w:r>
        <w:rPr>
          <w:rFonts w:cs="Times New Roman"/>
          <w:szCs w:val="26"/>
        </w:rPr>
        <w:t xml:space="preserve"> ở</w:t>
      </w:r>
      <w:r w:rsidRPr="00572448">
        <w:rPr>
          <w:rFonts w:cs="Times New Roman"/>
          <w:szCs w:val="26"/>
        </w:rPr>
        <w:t xml:space="preserve"> trạng thái </w:t>
      </w:r>
      <w:r w:rsidRPr="00CB4ED3">
        <w:rPr>
          <w:rFonts w:cs="Times New Roman"/>
          <w:b/>
          <w:szCs w:val="26"/>
        </w:rPr>
        <w:t>S, R.</w:t>
      </w:r>
    </w:p>
    <w:p w14:paraId="1428811D" w14:textId="77777777" w:rsidR="004A7D63" w:rsidRDefault="004A7D63" w:rsidP="00724F94">
      <w:pPr>
        <w:pStyle w:val="ListParagraph"/>
        <w:numPr>
          <w:ilvl w:val="0"/>
          <w:numId w:val="10"/>
        </w:numPr>
        <w:spacing w:before="120" w:after="120" w:line="312" w:lineRule="auto"/>
        <w:jc w:val="both"/>
        <w:rPr>
          <w:rFonts w:cs="Times New Roman"/>
          <w:szCs w:val="26"/>
        </w:rPr>
      </w:pPr>
      <w:r w:rsidRPr="00CB4ED3">
        <w:rPr>
          <w:rFonts w:cs="Times New Roman"/>
          <w:b/>
          <w:szCs w:val="26"/>
        </w:rPr>
        <w:t>Tại màn hình KSV:</w:t>
      </w:r>
      <w:r w:rsidRPr="00571988">
        <w:rPr>
          <w:rFonts w:cs="Times New Roman"/>
          <w:szCs w:val="26"/>
        </w:rPr>
        <w:t xml:space="preserve"> hệ thống hiển thị </w:t>
      </w:r>
      <w:r>
        <w:rPr>
          <w:rFonts w:cs="Times New Roman"/>
          <w:szCs w:val="26"/>
        </w:rPr>
        <w:t>các giao dịch</w:t>
      </w:r>
      <w:r w:rsidRPr="00571988">
        <w:rPr>
          <w:rFonts w:cs="Times New Roman"/>
          <w:szCs w:val="26"/>
        </w:rPr>
        <w:t xml:space="preserve"> đăng ký BCT đòi tiền trong nước trạng thái </w:t>
      </w:r>
      <w:r w:rsidRPr="00CB4ED3">
        <w:rPr>
          <w:rFonts w:cs="Times New Roman"/>
          <w:b/>
          <w:szCs w:val="26"/>
        </w:rPr>
        <w:t>P</w:t>
      </w:r>
      <w:r w:rsidRPr="00571988">
        <w:rPr>
          <w:rFonts w:cs="Times New Roman"/>
          <w:szCs w:val="26"/>
        </w:rPr>
        <w:t xml:space="preserve"> thỏa mãn tiêu chí tìm kiếm.</w:t>
      </w:r>
    </w:p>
    <w:p w14:paraId="70EDEF01" w14:textId="77777777" w:rsidR="004A7D63" w:rsidRDefault="004A7D63" w:rsidP="00126E87">
      <w:pPr>
        <w:pStyle w:val="ListParagraph"/>
        <w:spacing w:before="120" w:after="120" w:line="312" w:lineRule="auto"/>
        <w:ind w:firstLine="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72F6DF6A" w14:textId="77777777" w:rsidR="004A7D63" w:rsidRPr="009A4130" w:rsidRDefault="004A7D63" w:rsidP="00126E87">
      <w:pPr>
        <w:pStyle w:val="ListParagraph"/>
        <w:spacing w:before="120" w:after="120" w:line="312" w:lineRule="auto"/>
        <w:ind w:firstLine="0"/>
        <w:jc w:val="both"/>
        <w:rPr>
          <w:rFonts w:cs="Times New Roman"/>
          <w:szCs w:val="26"/>
        </w:rPr>
      </w:pPr>
      <w:r w:rsidRPr="00416596">
        <w:rPr>
          <w:rFonts w:cs="Times New Roman"/>
          <w:szCs w:val="26"/>
        </w:rPr>
        <w:t>Tại màn hình phê duyệt, KSV không được thay đổi thông tin do TTV đã nhập</w:t>
      </w:r>
      <w:r>
        <w:rPr>
          <w:rFonts w:cs="Times New Roman"/>
          <w:szCs w:val="26"/>
        </w:rPr>
        <w:t>.</w:t>
      </w:r>
    </w:p>
    <w:p w14:paraId="234A6D80" w14:textId="77777777" w:rsidR="00B464C3" w:rsidRDefault="00B464C3" w:rsidP="00025336">
      <w:pPr>
        <w:pStyle w:val="Heading6"/>
        <w:numPr>
          <w:ilvl w:val="0"/>
          <w:numId w:val="0"/>
        </w:numPr>
        <w:ind w:left="1701" w:hanging="1275"/>
      </w:pPr>
      <w:r>
        <w:t>Màn hình giao dịch</w:t>
      </w:r>
    </w:p>
    <w:p w14:paraId="2234F0B3" w14:textId="36149E53" w:rsidR="004A7D63" w:rsidRPr="00571988" w:rsidRDefault="00C36407" w:rsidP="00724F94">
      <w:pPr>
        <w:pStyle w:val="Heading7"/>
        <w:numPr>
          <w:ilvl w:val="0"/>
          <w:numId w:val="22"/>
        </w:numPr>
        <w:tabs>
          <w:tab w:val="clear" w:pos="702"/>
          <w:tab w:val="clear" w:pos="1080"/>
        </w:tabs>
      </w:pPr>
      <w:r>
        <w:t xml:space="preserve">Tab </w:t>
      </w:r>
      <w:r w:rsidR="004A7D63" w:rsidRPr="00571988">
        <w:t xml:space="preserve">Thông tin </w:t>
      </w:r>
      <w:r w:rsidR="004A7D63">
        <w:t>chung</w:t>
      </w:r>
    </w:p>
    <w:p w14:paraId="6402C051" w14:textId="77777777" w:rsidR="004A7D63" w:rsidRPr="00227445" w:rsidRDefault="004A7D63" w:rsidP="00025336">
      <w:pPr>
        <w:spacing w:before="120" w:after="120" w:line="312" w:lineRule="auto"/>
        <w:jc w:val="both"/>
        <w:rPr>
          <w:rFonts w:cs="Times New Roman"/>
          <w:szCs w:val="26"/>
        </w:rPr>
      </w:pPr>
      <w:r w:rsidRPr="00227445">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4A7D63" w:rsidRPr="00227445" w14:paraId="6AE76A6D" w14:textId="77777777" w:rsidTr="005E5229">
        <w:tc>
          <w:tcPr>
            <w:tcW w:w="2943" w:type="dxa"/>
          </w:tcPr>
          <w:p w14:paraId="5898D398"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Nút</w:t>
            </w:r>
          </w:p>
        </w:tc>
        <w:tc>
          <w:tcPr>
            <w:tcW w:w="3402" w:type="dxa"/>
          </w:tcPr>
          <w:p w14:paraId="79FA44D5"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112F9EAF"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4A7D63" w:rsidRPr="00227445" w14:paraId="39918F41" w14:textId="77777777" w:rsidTr="005E5229">
        <w:tc>
          <w:tcPr>
            <w:tcW w:w="2943" w:type="dxa"/>
          </w:tcPr>
          <w:p w14:paraId="4AEAC30B"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Nhập mới</w:t>
            </w:r>
          </w:p>
        </w:tc>
        <w:tc>
          <w:tcPr>
            <w:tcW w:w="3402" w:type="dxa"/>
          </w:tcPr>
          <w:p w14:paraId="2B49691F" w14:textId="77777777" w:rsidR="004A7D63" w:rsidRDefault="004A7D63" w:rsidP="00126E87">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trong trường hợp bắt đầu khởi tạo giao dịch.</w:t>
            </w:r>
          </w:p>
          <w:p w14:paraId="3A5281DC" w14:textId="77777777" w:rsidR="004A7D63" w:rsidRPr="00227445" w:rsidRDefault="004A7D63" w:rsidP="00126E87">
            <w:pPr>
              <w:spacing w:line="312" w:lineRule="auto"/>
              <w:ind w:firstLine="0"/>
              <w:jc w:val="both"/>
              <w:rPr>
                <w:rFonts w:cs="Times New Roman"/>
                <w:color w:val="FF0000"/>
                <w:szCs w:val="26"/>
              </w:rPr>
            </w:pPr>
            <w:r>
              <w:rPr>
                <w:rFonts w:cs="Times New Roman"/>
                <w:szCs w:val="26"/>
              </w:rPr>
              <w:t>Với những giao dịch đang ở trạng thái S, R, nút này bị mờ, không sử dụng được.</w:t>
            </w:r>
          </w:p>
        </w:tc>
        <w:tc>
          <w:tcPr>
            <w:tcW w:w="3402" w:type="dxa"/>
          </w:tcPr>
          <w:p w14:paraId="0A4CA639" w14:textId="77777777" w:rsidR="004A7D63" w:rsidRPr="00227445" w:rsidRDefault="004A7D63" w:rsidP="00126E87">
            <w:pPr>
              <w:spacing w:line="312" w:lineRule="auto"/>
              <w:ind w:firstLine="0"/>
              <w:jc w:val="both"/>
              <w:rPr>
                <w:rFonts w:cs="Times New Roman"/>
                <w:color w:val="FF0000"/>
                <w:szCs w:val="26"/>
              </w:rPr>
            </w:pPr>
            <w:r w:rsidRPr="00227445">
              <w:rPr>
                <w:rFonts w:cs="Times New Roman"/>
                <w:szCs w:val="26"/>
              </w:rPr>
              <w:t>Không cho phép lựa chọn</w:t>
            </w:r>
          </w:p>
        </w:tc>
      </w:tr>
      <w:tr w:rsidR="004A7D63" w:rsidRPr="00227445" w14:paraId="44B12833" w14:textId="77777777" w:rsidTr="005E5229">
        <w:tc>
          <w:tcPr>
            <w:tcW w:w="2943" w:type="dxa"/>
          </w:tcPr>
          <w:p w14:paraId="20319372"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Chỉnh sửa</w:t>
            </w:r>
          </w:p>
        </w:tc>
        <w:tc>
          <w:tcPr>
            <w:tcW w:w="3402" w:type="dxa"/>
          </w:tcPr>
          <w:p w14:paraId="28F2464C"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trong trường hợp chỉnh sửa hoặc tiếp tục thực hiện các giao dịch có trạng thái S, R</w:t>
            </w:r>
          </w:p>
        </w:tc>
        <w:tc>
          <w:tcPr>
            <w:tcW w:w="3402" w:type="dxa"/>
          </w:tcPr>
          <w:p w14:paraId="717F88D4"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13E46F1F" w14:textId="77777777" w:rsidTr="005E5229">
        <w:tc>
          <w:tcPr>
            <w:tcW w:w="2943" w:type="dxa"/>
          </w:tcPr>
          <w:p w14:paraId="5B5FF7AE" w14:textId="77777777" w:rsidR="004A7D63" w:rsidRPr="00227445" w:rsidRDefault="004A7D63" w:rsidP="00126E87">
            <w:pPr>
              <w:spacing w:line="312" w:lineRule="auto"/>
              <w:ind w:firstLine="0"/>
              <w:jc w:val="both"/>
              <w:rPr>
                <w:rFonts w:cs="Times New Roman"/>
                <w:color w:val="FF0000"/>
                <w:szCs w:val="26"/>
              </w:rPr>
            </w:pPr>
            <w:r w:rsidRPr="00227445">
              <w:rPr>
                <w:rFonts w:cs="Times New Roman"/>
                <w:color w:val="FF0000"/>
                <w:szCs w:val="26"/>
              </w:rPr>
              <w:t>Lưu</w:t>
            </w:r>
          </w:p>
          <w:p w14:paraId="0BADAF2C"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Ghi)</w:t>
            </w:r>
          </w:p>
        </w:tc>
        <w:tc>
          <w:tcPr>
            <w:tcW w:w="3402" w:type="dxa"/>
          </w:tcPr>
          <w:p w14:paraId="2125E01C"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lưu lại giao dịch với các thông tin đã nhập</w:t>
            </w:r>
          </w:p>
        </w:tc>
        <w:tc>
          <w:tcPr>
            <w:tcW w:w="3402" w:type="dxa"/>
          </w:tcPr>
          <w:p w14:paraId="451363B2"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560AB365" w14:textId="77777777" w:rsidTr="005E5229">
        <w:tc>
          <w:tcPr>
            <w:tcW w:w="2943" w:type="dxa"/>
          </w:tcPr>
          <w:p w14:paraId="3D87A85E"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Xóa</w:t>
            </w:r>
          </w:p>
        </w:tc>
        <w:tc>
          <w:tcPr>
            <w:tcW w:w="3402" w:type="dxa"/>
          </w:tcPr>
          <w:p w14:paraId="1852E928" w14:textId="77777777" w:rsidR="004A7D63" w:rsidRDefault="004A7D63" w:rsidP="00126E87">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 xml:space="preserve">xóa giao dịch đang ở trạng thái S, R khi người dùng không muốn tiếp tục thực hiện giao </w:t>
            </w:r>
            <w:r>
              <w:rPr>
                <w:rFonts w:cs="Times New Roman"/>
                <w:szCs w:val="26"/>
              </w:rPr>
              <w:lastRenderedPageBreak/>
              <w:t>dịch đó nữa.</w:t>
            </w:r>
          </w:p>
          <w:p w14:paraId="3FC75030" w14:textId="77777777" w:rsidR="004A7D63" w:rsidRPr="00227445" w:rsidRDefault="004A7D63" w:rsidP="00126E87">
            <w:pPr>
              <w:spacing w:line="312" w:lineRule="auto"/>
              <w:ind w:firstLine="0"/>
              <w:jc w:val="both"/>
              <w:rPr>
                <w:rFonts w:cs="Times New Roman"/>
                <w:szCs w:val="26"/>
                <w:highlight w:val="lightGray"/>
              </w:rPr>
            </w:pPr>
            <w:r w:rsidRPr="00227445">
              <w:rPr>
                <w:rFonts w:cs="Times New Roman"/>
                <w:szCs w:val="26"/>
                <w:lang w:val="en-GB"/>
              </w:rPr>
              <w:t>Với nhữ</w:t>
            </w:r>
            <w:r>
              <w:rPr>
                <w:rFonts w:cs="Times New Roman"/>
                <w:szCs w:val="26"/>
                <w:lang w:val="en-GB"/>
              </w:rPr>
              <w:t>ng giao dịch tạo</w:t>
            </w:r>
            <w:r w:rsidRPr="00227445">
              <w:rPr>
                <w:rFonts w:cs="Times New Roman"/>
                <w:szCs w:val="26"/>
                <w:lang w:val="en-GB"/>
              </w:rPr>
              <w:t xml:space="preserve"> </w:t>
            </w:r>
            <w:r>
              <w:rPr>
                <w:rFonts w:cs="Times New Roman"/>
                <w:szCs w:val="26"/>
                <w:lang w:val="en-GB"/>
              </w:rPr>
              <w:t xml:space="preserve">mới </w:t>
            </w:r>
            <w:r w:rsidRPr="00227445">
              <w:rPr>
                <w:rFonts w:cs="Times New Roman"/>
                <w:szCs w:val="26"/>
                <w:lang w:val="en-GB"/>
              </w:rPr>
              <w:t xml:space="preserve">được hệ thống tự động tạo số tham chiếu, sau khi xóa hồ sơ, hệ thống </w:t>
            </w:r>
            <w:r>
              <w:rPr>
                <w:rFonts w:cs="Times New Roman"/>
                <w:szCs w:val="26"/>
                <w:lang w:val="en-GB"/>
              </w:rPr>
              <w:t xml:space="preserve">cũng </w:t>
            </w:r>
            <w:r w:rsidRPr="00227445">
              <w:rPr>
                <w:rFonts w:cs="Times New Roman"/>
                <w:szCs w:val="26"/>
                <w:lang w:val="en-GB"/>
              </w:rPr>
              <w:t>không lưu số tham chiếu đó trong cơ sở dữ liệu.</w:t>
            </w:r>
          </w:p>
        </w:tc>
        <w:tc>
          <w:tcPr>
            <w:tcW w:w="3402" w:type="dxa"/>
          </w:tcPr>
          <w:p w14:paraId="5C5C252A" w14:textId="77777777" w:rsidR="004A7D63" w:rsidRPr="00227445" w:rsidRDefault="004A7D63" w:rsidP="00126E87">
            <w:pPr>
              <w:spacing w:line="312" w:lineRule="auto"/>
              <w:ind w:firstLine="0"/>
              <w:jc w:val="both"/>
              <w:rPr>
                <w:rFonts w:cs="Times New Roman"/>
                <w:szCs w:val="26"/>
                <w:highlight w:val="lightGray"/>
              </w:rPr>
            </w:pPr>
            <w:r w:rsidRPr="00227445">
              <w:rPr>
                <w:rFonts w:cs="Times New Roman"/>
                <w:szCs w:val="26"/>
              </w:rPr>
              <w:lastRenderedPageBreak/>
              <w:t>Không cho phép lựa chọn</w:t>
            </w:r>
          </w:p>
        </w:tc>
      </w:tr>
      <w:tr w:rsidR="004A7D63" w:rsidRPr="00227445" w14:paraId="68A5D962" w14:textId="77777777" w:rsidTr="005E5229">
        <w:tc>
          <w:tcPr>
            <w:tcW w:w="2943" w:type="dxa"/>
          </w:tcPr>
          <w:p w14:paraId="7390FC2F"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lastRenderedPageBreak/>
              <w:t>Hủy</w:t>
            </w:r>
          </w:p>
        </w:tc>
        <w:tc>
          <w:tcPr>
            <w:tcW w:w="3402" w:type="dxa"/>
          </w:tcPr>
          <w:p w14:paraId="1C2796C1" w14:textId="77777777" w:rsidR="004A7D63" w:rsidRPr="00227445" w:rsidRDefault="004A7D63" w:rsidP="00126E8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35CF315F" w14:textId="77777777" w:rsidR="004A7D63" w:rsidRPr="00227445" w:rsidRDefault="004A7D63" w:rsidP="00126E8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4A7D63" w:rsidRPr="00227445" w14:paraId="55F0C4C4" w14:textId="77777777" w:rsidTr="005E5229">
        <w:tc>
          <w:tcPr>
            <w:tcW w:w="2943" w:type="dxa"/>
          </w:tcPr>
          <w:p w14:paraId="3D917691"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Chuyển phê duyệt</w:t>
            </w:r>
          </w:p>
          <w:p w14:paraId="107E7D15" w14:textId="77777777" w:rsidR="004A7D63" w:rsidRPr="00550A24" w:rsidRDefault="004A7D63" w:rsidP="00126E87">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5F915163"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 xml:space="preserve">KSV </w:t>
            </w:r>
            <w:r w:rsidRPr="00227445">
              <w:rPr>
                <w:rFonts w:cs="Times New Roman"/>
                <w:szCs w:val="26"/>
              </w:rPr>
              <w:t>phê duyệt</w:t>
            </w:r>
          </w:p>
        </w:tc>
        <w:tc>
          <w:tcPr>
            <w:tcW w:w="3402" w:type="dxa"/>
          </w:tcPr>
          <w:p w14:paraId="64EC3D19"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77488C63" w14:textId="77777777" w:rsidTr="005E5229">
        <w:tc>
          <w:tcPr>
            <w:tcW w:w="2943" w:type="dxa"/>
          </w:tcPr>
          <w:p w14:paraId="10B9877F" w14:textId="77777777" w:rsidR="004A7D63" w:rsidRPr="00D20EE4" w:rsidRDefault="004A7D63" w:rsidP="00126E87">
            <w:pPr>
              <w:spacing w:line="312" w:lineRule="auto"/>
              <w:ind w:firstLine="0"/>
              <w:jc w:val="both"/>
              <w:rPr>
                <w:rFonts w:cs="Times New Roman"/>
                <w:color w:val="FF0000"/>
                <w:szCs w:val="26"/>
              </w:rPr>
            </w:pPr>
            <w:commentRangeStart w:id="531"/>
            <w:commentRangeStart w:id="532"/>
            <w:r w:rsidRPr="00D20EE4">
              <w:rPr>
                <w:rFonts w:cs="Times New Roman"/>
                <w:szCs w:val="26"/>
              </w:rPr>
              <w:t>In Thông báo</w:t>
            </w:r>
            <w:commentRangeEnd w:id="531"/>
            <w:r>
              <w:rPr>
                <w:rStyle w:val="CommentReference"/>
              </w:rPr>
              <w:commentReference w:id="531"/>
            </w:r>
            <w:commentRangeEnd w:id="532"/>
            <w:r w:rsidR="00CA43AD">
              <w:rPr>
                <w:rStyle w:val="CommentReference"/>
              </w:rPr>
              <w:commentReference w:id="532"/>
            </w:r>
          </w:p>
        </w:tc>
        <w:tc>
          <w:tcPr>
            <w:tcW w:w="3402" w:type="dxa"/>
          </w:tcPr>
          <w:p w14:paraId="388FC304" w14:textId="77777777" w:rsidR="004A7D63" w:rsidRDefault="004A7D63" w:rsidP="00126E87">
            <w:pPr>
              <w:spacing w:line="312" w:lineRule="auto"/>
              <w:ind w:firstLine="0"/>
              <w:jc w:val="both"/>
              <w:rPr>
                <w:rFonts w:cs="Times New Roman"/>
                <w:szCs w:val="26"/>
              </w:rPr>
            </w:pPr>
            <w:r>
              <w:rPr>
                <w:rFonts w:cs="Times New Roman"/>
                <w:szCs w:val="26"/>
              </w:rPr>
              <w:t>Cho phép lựa chọn để in nội dung Thông báo BCT đòi tiền được tạo trong giao dịch</w:t>
            </w:r>
          </w:p>
        </w:tc>
        <w:tc>
          <w:tcPr>
            <w:tcW w:w="3402" w:type="dxa"/>
          </w:tcPr>
          <w:p w14:paraId="7E394CE9" w14:textId="77777777" w:rsidR="004A7D63" w:rsidRDefault="004A7D63" w:rsidP="00126E87">
            <w:pPr>
              <w:spacing w:line="312" w:lineRule="auto"/>
              <w:ind w:firstLine="0"/>
              <w:jc w:val="both"/>
              <w:rPr>
                <w:rFonts w:cs="Times New Roman"/>
                <w:szCs w:val="26"/>
              </w:rPr>
            </w:pPr>
            <w:r>
              <w:rPr>
                <w:rFonts w:cs="Times New Roman"/>
                <w:szCs w:val="26"/>
              </w:rPr>
              <w:t>Cho phép lựa chọn để in nội dung Thông báo BCT đòi tiền được tạo trong giao dịch</w:t>
            </w:r>
          </w:p>
        </w:tc>
      </w:tr>
      <w:tr w:rsidR="004A7D63" w:rsidRPr="00227445" w14:paraId="2C7CB042" w14:textId="77777777" w:rsidTr="005E5229">
        <w:tc>
          <w:tcPr>
            <w:tcW w:w="2943" w:type="dxa"/>
          </w:tcPr>
          <w:p w14:paraId="353EBB02" w14:textId="77777777" w:rsidR="004A7D63" w:rsidRPr="00113BAA" w:rsidRDefault="004A7D63" w:rsidP="00126E87">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42991E1C" w14:textId="77777777" w:rsidR="004A7D63" w:rsidRPr="00227445" w:rsidRDefault="004A7D63" w:rsidP="00126E8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0724DE9C" w14:textId="77777777" w:rsidR="004A7D63" w:rsidRPr="00227445" w:rsidRDefault="004A7D63" w:rsidP="00126E8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4A7D63" w:rsidRPr="00227445" w14:paraId="7CA1B288" w14:textId="77777777" w:rsidTr="005E5229">
        <w:tc>
          <w:tcPr>
            <w:tcW w:w="2943" w:type="dxa"/>
          </w:tcPr>
          <w:p w14:paraId="4682A68C"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Phê duyệt</w:t>
            </w:r>
          </w:p>
          <w:p w14:paraId="1D3C2925"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28033394"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1DDE8504"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phê duyệt giao dịch</w:t>
            </w:r>
          </w:p>
        </w:tc>
      </w:tr>
      <w:tr w:rsidR="004A7D63" w:rsidRPr="00227445" w14:paraId="7DE021D0" w14:textId="77777777" w:rsidTr="005E5229">
        <w:tc>
          <w:tcPr>
            <w:tcW w:w="2943" w:type="dxa"/>
          </w:tcPr>
          <w:p w14:paraId="624B0191"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Từ chối</w:t>
            </w:r>
          </w:p>
          <w:p w14:paraId="728802BF"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66DE48E1"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789EC45D"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từ chối phê duyệt giao dịch</w:t>
            </w:r>
          </w:p>
        </w:tc>
      </w:tr>
    </w:tbl>
    <w:p w14:paraId="1A7E167C" w14:textId="77777777" w:rsidR="004A7D63" w:rsidRDefault="004A7D63" w:rsidP="00126E87">
      <w:pPr>
        <w:spacing w:before="120" w:after="120" w:line="312" w:lineRule="auto"/>
        <w:ind w:firstLine="0"/>
        <w:jc w:val="both"/>
        <w:rPr>
          <w:rFonts w:cs="Times New Roman"/>
          <w:color w:val="FF0000"/>
          <w:szCs w:val="26"/>
        </w:rPr>
      </w:pPr>
    </w:p>
    <w:p w14:paraId="72315881" w14:textId="77777777" w:rsidR="004A7D63" w:rsidRPr="00571988" w:rsidRDefault="004A7D63" w:rsidP="00025336">
      <w:pPr>
        <w:spacing w:before="120" w:after="120" w:line="312" w:lineRule="auto"/>
        <w:jc w:val="both"/>
        <w:rPr>
          <w:rFonts w:cs="Times New Roman"/>
          <w:szCs w:val="26"/>
        </w:rPr>
      </w:pPr>
      <w:r w:rsidRPr="00571988">
        <w:rPr>
          <w:rFonts w:cs="Times New Roman"/>
          <w:szCs w:val="26"/>
        </w:rPr>
        <w:t>Màn hình Thông tin giao dịch gồm các trường như sau:</w:t>
      </w:r>
    </w:p>
    <w:tbl>
      <w:tblPr>
        <w:tblStyle w:val="TableGrid"/>
        <w:tblW w:w="10343" w:type="dxa"/>
        <w:tblLayout w:type="fixed"/>
        <w:tblLook w:val="04A0" w:firstRow="1" w:lastRow="0" w:firstColumn="1" w:lastColumn="0" w:noHBand="0" w:noVBand="1"/>
      </w:tblPr>
      <w:tblGrid>
        <w:gridCol w:w="1548"/>
        <w:gridCol w:w="172"/>
        <w:gridCol w:w="1110"/>
        <w:gridCol w:w="709"/>
        <w:gridCol w:w="992"/>
        <w:gridCol w:w="4395"/>
        <w:gridCol w:w="1417"/>
      </w:tblGrid>
      <w:tr w:rsidR="004A7D63" w:rsidRPr="00571988" w14:paraId="1BD5942A" w14:textId="77777777" w:rsidTr="00025336">
        <w:tc>
          <w:tcPr>
            <w:tcW w:w="1548" w:type="dxa"/>
          </w:tcPr>
          <w:p w14:paraId="6A1D3550"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Tên trường</w:t>
            </w:r>
          </w:p>
        </w:tc>
        <w:tc>
          <w:tcPr>
            <w:tcW w:w="1282" w:type="dxa"/>
            <w:gridSpan w:val="2"/>
          </w:tcPr>
          <w:p w14:paraId="7D931FFE"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Kiểu ký tự</w:t>
            </w:r>
          </w:p>
        </w:tc>
        <w:tc>
          <w:tcPr>
            <w:tcW w:w="709" w:type="dxa"/>
          </w:tcPr>
          <w:p w14:paraId="103F3CA0"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Độ dài</w:t>
            </w:r>
          </w:p>
        </w:tc>
        <w:tc>
          <w:tcPr>
            <w:tcW w:w="992" w:type="dxa"/>
          </w:tcPr>
          <w:p w14:paraId="65058896"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Thuộc tính</w:t>
            </w:r>
          </w:p>
        </w:tc>
        <w:tc>
          <w:tcPr>
            <w:tcW w:w="4395" w:type="dxa"/>
          </w:tcPr>
          <w:p w14:paraId="2055C0C1"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Mô tả</w:t>
            </w:r>
          </w:p>
        </w:tc>
        <w:tc>
          <w:tcPr>
            <w:tcW w:w="1417" w:type="dxa"/>
          </w:tcPr>
          <w:p w14:paraId="14D072EC" w14:textId="77777777" w:rsidR="004A7D63" w:rsidRPr="00571988" w:rsidRDefault="004A7D63" w:rsidP="00126E87">
            <w:pPr>
              <w:spacing w:line="312" w:lineRule="auto"/>
              <w:ind w:firstLine="0"/>
              <w:jc w:val="center"/>
              <w:rPr>
                <w:rFonts w:cs="Times New Roman"/>
                <w:b/>
                <w:szCs w:val="26"/>
              </w:rPr>
            </w:pPr>
            <w:r>
              <w:rPr>
                <w:rFonts w:cs="Times New Roman"/>
                <w:b/>
                <w:szCs w:val="26"/>
              </w:rPr>
              <w:t>New Field (Y/N)</w:t>
            </w:r>
          </w:p>
        </w:tc>
      </w:tr>
      <w:tr w:rsidR="004A7D63" w:rsidRPr="00571988" w14:paraId="1EF2ABC5" w14:textId="77777777" w:rsidTr="00025336">
        <w:tc>
          <w:tcPr>
            <w:tcW w:w="1548" w:type="dxa"/>
          </w:tcPr>
          <w:p w14:paraId="6BA1CD39"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Nhóm sản phẩm </w:t>
            </w:r>
          </w:p>
        </w:tc>
        <w:tc>
          <w:tcPr>
            <w:tcW w:w="1282" w:type="dxa"/>
            <w:gridSpan w:val="2"/>
          </w:tcPr>
          <w:p w14:paraId="394AE5DD"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09612754" w14:textId="77777777" w:rsidR="004A7D63" w:rsidRPr="00571988" w:rsidRDefault="004A7D63" w:rsidP="00126E87">
            <w:pPr>
              <w:spacing w:line="312" w:lineRule="auto"/>
              <w:ind w:firstLine="0"/>
              <w:jc w:val="center"/>
              <w:rPr>
                <w:rFonts w:cs="Times New Roman"/>
                <w:szCs w:val="26"/>
              </w:rPr>
            </w:pPr>
          </w:p>
        </w:tc>
        <w:tc>
          <w:tcPr>
            <w:tcW w:w="992" w:type="dxa"/>
          </w:tcPr>
          <w:p w14:paraId="6F2E856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5" w:type="dxa"/>
          </w:tcPr>
          <w:p w14:paraId="66C0899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036C847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Mặc định giá trị: </w:t>
            </w:r>
            <w:r w:rsidRPr="00571988">
              <w:rPr>
                <w:rFonts w:cs="Times New Roman"/>
                <w:b/>
                <w:szCs w:val="26"/>
              </w:rPr>
              <w:t>GUARANTEE</w:t>
            </w:r>
            <w:r w:rsidRPr="00571988">
              <w:rPr>
                <w:rFonts w:cs="Times New Roman"/>
                <w:szCs w:val="26"/>
              </w:rPr>
              <w:t xml:space="preserve"> </w:t>
            </w:r>
          </w:p>
        </w:tc>
        <w:tc>
          <w:tcPr>
            <w:tcW w:w="1417" w:type="dxa"/>
          </w:tcPr>
          <w:p w14:paraId="752170D6" w14:textId="77777777" w:rsidR="004A7D63" w:rsidRPr="00571988" w:rsidRDefault="004A7D63" w:rsidP="00126E87">
            <w:pPr>
              <w:spacing w:line="312" w:lineRule="auto"/>
              <w:ind w:firstLine="0"/>
              <w:jc w:val="center"/>
              <w:rPr>
                <w:rFonts w:cs="Times New Roman"/>
                <w:szCs w:val="26"/>
              </w:rPr>
            </w:pPr>
          </w:p>
        </w:tc>
      </w:tr>
      <w:tr w:rsidR="004A7D63" w:rsidRPr="00571988" w14:paraId="1322E664" w14:textId="77777777" w:rsidTr="00025336">
        <w:tc>
          <w:tcPr>
            <w:tcW w:w="1548" w:type="dxa"/>
          </w:tcPr>
          <w:p w14:paraId="5EB458F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Mã sản phẩm </w:t>
            </w:r>
          </w:p>
        </w:tc>
        <w:tc>
          <w:tcPr>
            <w:tcW w:w="1282" w:type="dxa"/>
            <w:gridSpan w:val="2"/>
          </w:tcPr>
          <w:p w14:paraId="47C4EE1E"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68EFC33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w:t>
            </w:r>
          </w:p>
        </w:tc>
        <w:tc>
          <w:tcPr>
            <w:tcW w:w="992" w:type="dxa"/>
          </w:tcPr>
          <w:p w14:paraId="51204E3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5" w:type="dxa"/>
          </w:tcPr>
          <w:p w14:paraId="5F66B51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023EAE12" w14:textId="77777777" w:rsidR="004A7D63" w:rsidRPr="00571988" w:rsidRDefault="004A7D63" w:rsidP="00126E87">
            <w:pPr>
              <w:spacing w:line="312" w:lineRule="auto"/>
              <w:ind w:firstLine="0"/>
              <w:jc w:val="both"/>
              <w:rPr>
                <w:rFonts w:cs="Times New Roman"/>
                <w:szCs w:val="26"/>
              </w:rPr>
            </w:pPr>
            <w:commentRangeStart w:id="533"/>
            <w:r w:rsidRPr="00571988">
              <w:rPr>
                <w:rFonts w:cs="Times New Roman"/>
                <w:szCs w:val="26"/>
              </w:rPr>
              <w:t xml:space="preserve">Mặc định giá trị: </w:t>
            </w:r>
            <w:r w:rsidRPr="00571988">
              <w:rPr>
                <w:rFonts w:cs="Times New Roman"/>
                <w:b/>
                <w:szCs w:val="26"/>
              </w:rPr>
              <w:t>BC</w:t>
            </w:r>
            <w:r w:rsidRPr="00571988">
              <w:rPr>
                <w:rFonts w:cs="Times New Roman"/>
                <w:szCs w:val="26"/>
              </w:rPr>
              <w:t xml:space="preserve"> </w:t>
            </w:r>
            <w:commentRangeEnd w:id="533"/>
            <w:r>
              <w:rPr>
                <w:rStyle w:val="CommentReference"/>
              </w:rPr>
              <w:commentReference w:id="533"/>
            </w:r>
          </w:p>
        </w:tc>
        <w:tc>
          <w:tcPr>
            <w:tcW w:w="1417" w:type="dxa"/>
          </w:tcPr>
          <w:p w14:paraId="39A8932D" w14:textId="77777777" w:rsidR="004A7D63" w:rsidRPr="00571988" w:rsidRDefault="004A7D63" w:rsidP="00126E87">
            <w:pPr>
              <w:spacing w:line="312" w:lineRule="auto"/>
              <w:ind w:firstLine="0"/>
              <w:jc w:val="center"/>
              <w:rPr>
                <w:rFonts w:cs="Times New Roman"/>
                <w:szCs w:val="26"/>
              </w:rPr>
            </w:pPr>
          </w:p>
        </w:tc>
      </w:tr>
      <w:tr w:rsidR="004A7D63" w:rsidRPr="00571988" w14:paraId="3520ABFF" w14:textId="77777777" w:rsidTr="00025336">
        <w:tc>
          <w:tcPr>
            <w:tcW w:w="1548" w:type="dxa"/>
            <w:shd w:val="clear" w:color="auto" w:fill="DBE5F1" w:themeFill="accent1" w:themeFillTint="33"/>
          </w:tcPr>
          <w:p w14:paraId="3CED47EB"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Thông tin </w:t>
            </w:r>
            <w:r w:rsidRPr="00571988">
              <w:rPr>
                <w:rFonts w:cs="Times New Roman"/>
                <w:b/>
                <w:szCs w:val="26"/>
              </w:rPr>
              <w:lastRenderedPageBreak/>
              <w:t>Bảo lãnh</w:t>
            </w:r>
          </w:p>
        </w:tc>
        <w:tc>
          <w:tcPr>
            <w:tcW w:w="7378" w:type="dxa"/>
            <w:gridSpan w:val="5"/>
            <w:shd w:val="clear" w:color="auto" w:fill="DBE5F1" w:themeFill="accent1" w:themeFillTint="33"/>
          </w:tcPr>
          <w:p w14:paraId="75ECE80C" w14:textId="77777777" w:rsidR="004A7D63" w:rsidRPr="00571988" w:rsidRDefault="004A7D63" w:rsidP="00126E87">
            <w:pPr>
              <w:spacing w:line="312" w:lineRule="auto"/>
              <w:ind w:firstLine="0"/>
              <w:jc w:val="both"/>
              <w:rPr>
                <w:rFonts w:cs="Times New Roman"/>
                <w:szCs w:val="26"/>
              </w:rPr>
            </w:pPr>
            <w:r w:rsidRPr="009A4130">
              <w:rPr>
                <w:rFonts w:cs="Times New Roman"/>
                <w:szCs w:val="26"/>
              </w:rPr>
              <w:lastRenderedPageBreak/>
              <w:t>Trường Số tiền và Số dư không được phép &lt; 0</w:t>
            </w:r>
          </w:p>
        </w:tc>
        <w:tc>
          <w:tcPr>
            <w:tcW w:w="1417" w:type="dxa"/>
            <w:shd w:val="clear" w:color="auto" w:fill="DBE5F1" w:themeFill="accent1" w:themeFillTint="33"/>
          </w:tcPr>
          <w:p w14:paraId="1C8F00DC" w14:textId="77777777" w:rsidR="004A7D63" w:rsidRPr="00571988" w:rsidRDefault="004A7D63" w:rsidP="00126E87">
            <w:pPr>
              <w:spacing w:line="312" w:lineRule="auto"/>
              <w:ind w:firstLine="0"/>
              <w:jc w:val="center"/>
              <w:rPr>
                <w:rFonts w:cs="Times New Roman"/>
                <w:szCs w:val="26"/>
              </w:rPr>
            </w:pPr>
          </w:p>
        </w:tc>
      </w:tr>
      <w:tr w:rsidR="004A7D63" w:rsidRPr="00571988" w14:paraId="1B91CDF5" w14:textId="77777777" w:rsidTr="00025336">
        <w:tc>
          <w:tcPr>
            <w:tcW w:w="1548" w:type="dxa"/>
          </w:tcPr>
          <w:p w14:paraId="417338B1" w14:textId="77777777" w:rsidR="004A7D63" w:rsidRDefault="004A7D63" w:rsidP="00126E87">
            <w:pPr>
              <w:spacing w:line="312" w:lineRule="auto"/>
              <w:ind w:firstLine="0"/>
              <w:jc w:val="both"/>
              <w:rPr>
                <w:rFonts w:cs="Times New Roman"/>
                <w:b/>
                <w:color w:val="FF0000"/>
                <w:szCs w:val="26"/>
              </w:rPr>
            </w:pPr>
            <w:r w:rsidRPr="008A1BD1">
              <w:rPr>
                <w:rFonts w:cs="Times New Roman"/>
                <w:b/>
                <w:color w:val="FF0000"/>
                <w:szCs w:val="26"/>
              </w:rPr>
              <w:lastRenderedPageBreak/>
              <w:t>Số Bảo lãnh</w:t>
            </w:r>
          </w:p>
          <w:p w14:paraId="7C52BD15" w14:textId="77777777" w:rsidR="004A7D63" w:rsidRPr="00571988" w:rsidRDefault="004A7D63" w:rsidP="00126E87">
            <w:pPr>
              <w:spacing w:line="312" w:lineRule="auto"/>
              <w:ind w:firstLine="0"/>
              <w:jc w:val="both"/>
              <w:rPr>
                <w:rFonts w:cs="Times New Roman"/>
                <w:b/>
                <w:szCs w:val="26"/>
              </w:rPr>
            </w:pPr>
            <w:r w:rsidRPr="002F4D0F">
              <w:rPr>
                <w:rFonts w:cs="Times New Roman"/>
                <w:i/>
                <w:color w:val="FF0000"/>
                <w:szCs w:val="26"/>
              </w:rPr>
              <w:t>(tên cũ Số BG-Local)</w:t>
            </w:r>
          </w:p>
        </w:tc>
        <w:tc>
          <w:tcPr>
            <w:tcW w:w="1282" w:type="dxa"/>
            <w:gridSpan w:val="2"/>
          </w:tcPr>
          <w:p w14:paraId="0D2CC638"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09BD01E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16</w:t>
            </w:r>
          </w:p>
        </w:tc>
        <w:tc>
          <w:tcPr>
            <w:tcW w:w="992" w:type="dxa"/>
          </w:tcPr>
          <w:p w14:paraId="32FFA1B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13EAA67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2C001E29"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9E09C33" w14:textId="77777777" w:rsidTr="00025336">
        <w:tc>
          <w:tcPr>
            <w:tcW w:w="1548" w:type="dxa"/>
          </w:tcPr>
          <w:p w14:paraId="4396F949"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Ref liên quan</w:t>
            </w:r>
          </w:p>
        </w:tc>
        <w:tc>
          <w:tcPr>
            <w:tcW w:w="1282" w:type="dxa"/>
            <w:gridSpan w:val="2"/>
          </w:tcPr>
          <w:p w14:paraId="11E631BA"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70E55A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16</w:t>
            </w:r>
          </w:p>
        </w:tc>
        <w:tc>
          <w:tcPr>
            <w:tcW w:w="992" w:type="dxa"/>
          </w:tcPr>
          <w:p w14:paraId="0BF7F00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41BF537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63F2EFA6"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2B7D54C" w14:textId="77777777" w:rsidTr="00025336">
        <w:tc>
          <w:tcPr>
            <w:tcW w:w="1548" w:type="dxa"/>
          </w:tcPr>
          <w:p w14:paraId="38D55C1F"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Phạm vi Bảo lãnh</w:t>
            </w:r>
          </w:p>
        </w:tc>
        <w:tc>
          <w:tcPr>
            <w:tcW w:w="1282" w:type="dxa"/>
            <w:gridSpan w:val="2"/>
          </w:tcPr>
          <w:p w14:paraId="6C3BD405"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E41BDF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20</w:t>
            </w:r>
          </w:p>
        </w:tc>
        <w:tc>
          <w:tcPr>
            <w:tcW w:w="992" w:type="dxa"/>
          </w:tcPr>
          <w:p w14:paraId="4B20F01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49A8646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5C206B0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A0DEE63" w14:textId="77777777" w:rsidTr="00025336">
        <w:tc>
          <w:tcPr>
            <w:tcW w:w="1548" w:type="dxa"/>
          </w:tcPr>
          <w:p w14:paraId="417E9CF3" w14:textId="77777777" w:rsidR="004A7D63" w:rsidRPr="00571988" w:rsidRDefault="004A7D63" w:rsidP="00126E87">
            <w:pPr>
              <w:spacing w:line="312" w:lineRule="auto"/>
              <w:ind w:firstLine="0"/>
              <w:jc w:val="both"/>
              <w:rPr>
                <w:rFonts w:cs="Times New Roman"/>
                <w:b/>
                <w:szCs w:val="26"/>
              </w:rPr>
            </w:pPr>
            <w:r w:rsidRPr="006052FB">
              <w:rPr>
                <w:rFonts w:cs="Times New Roman"/>
                <w:b/>
                <w:color w:val="FF0000"/>
                <w:szCs w:val="26"/>
              </w:rPr>
              <w:t>Loại Bảo lãnh</w:t>
            </w:r>
          </w:p>
        </w:tc>
        <w:tc>
          <w:tcPr>
            <w:tcW w:w="1282" w:type="dxa"/>
            <w:gridSpan w:val="2"/>
          </w:tcPr>
          <w:p w14:paraId="3157F609"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686965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50</w:t>
            </w:r>
          </w:p>
        </w:tc>
        <w:tc>
          <w:tcPr>
            <w:tcW w:w="992" w:type="dxa"/>
          </w:tcPr>
          <w:p w14:paraId="4442E7C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55C31C3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391DDF57"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46AEDC9B" w14:textId="77777777" w:rsidTr="00025336">
        <w:tc>
          <w:tcPr>
            <w:tcW w:w="1548" w:type="dxa"/>
          </w:tcPr>
          <w:p w14:paraId="137F276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(Chi tiết Loại BL)</w:t>
            </w:r>
          </w:p>
        </w:tc>
        <w:tc>
          <w:tcPr>
            <w:tcW w:w="1282" w:type="dxa"/>
            <w:gridSpan w:val="2"/>
          </w:tcPr>
          <w:p w14:paraId="10167ECC"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A0B015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50</w:t>
            </w:r>
          </w:p>
        </w:tc>
        <w:tc>
          <w:tcPr>
            <w:tcW w:w="992" w:type="dxa"/>
          </w:tcPr>
          <w:p w14:paraId="233E7CE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2F49B8A1"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3A3CB9C0"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A8FF60E" w14:textId="77777777" w:rsidTr="00025336">
        <w:tc>
          <w:tcPr>
            <w:tcW w:w="1548" w:type="dxa"/>
          </w:tcPr>
          <w:p w14:paraId="3D5208B1" w14:textId="77777777" w:rsidR="004A7D63" w:rsidRPr="00094606" w:rsidRDefault="004A7D63" w:rsidP="00126E87">
            <w:pPr>
              <w:spacing w:line="312" w:lineRule="auto"/>
              <w:ind w:firstLine="0"/>
              <w:jc w:val="both"/>
              <w:rPr>
                <w:rFonts w:cs="Times New Roman"/>
                <w:b/>
                <w:color w:val="FF0000"/>
                <w:szCs w:val="26"/>
              </w:rPr>
            </w:pPr>
            <w:r w:rsidRPr="00094606">
              <w:rPr>
                <w:rFonts w:cs="Times New Roman"/>
                <w:b/>
                <w:color w:val="FF0000"/>
                <w:szCs w:val="26"/>
              </w:rPr>
              <w:t xml:space="preserve">Ngày phát hành </w:t>
            </w:r>
          </w:p>
          <w:p w14:paraId="0F2434BD"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phát hành (*)</w:t>
            </w:r>
            <w:r w:rsidRPr="003E3CDA">
              <w:rPr>
                <w:rFonts w:cs="Times New Roman"/>
                <w:i/>
                <w:color w:val="FF0000"/>
                <w:szCs w:val="26"/>
              </w:rPr>
              <w:t>)</w:t>
            </w:r>
          </w:p>
        </w:tc>
        <w:tc>
          <w:tcPr>
            <w:tcW w:w="1282" w:type="dxa"/>
            <w:gridSpan w:val="2"/>
          </w:tcPr>
          <w:p w14:paraId="7B07E03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7832A37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49B59FF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57C58B5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507F3137"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110E7D19" w14:textId="77777777" w:rsidTr="00025336">
        <w:tc>
          <w:tcPr>
            <w:tcW w:w="1548" w:type="dxa"/>
          </w:tcPr>
          <w:p w14:paraId="3FDF403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BL có hiệu lực</w:t>
            </w:r>
          </w:p>
        </w:tc>
        <w:tc>
          <w:tcPr>
            <w:tcW w:w="1282" w:type="dxa"/>
            <w:gridSpan w:val="2"/>
          </w:tcPr>
          <w:p w14:paraId="72AF629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4D66D25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7CA01B2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253EDFA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78167835"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3E2B206" w14:textId="77777777" w:rsidTr="00025336">
        <w:tc>
          <w:tcPr>
            <w:tcW w:w="1548" w:type="dxa"/>
          </w:tcPr>
          <w:p w14:paraId="73E1D4A9" w14:textId="77777777" w:rsidR="004A7D63" w:rsidRPr="00094606" w:rsidRDefault="004A7D63" w:rsidP="00126E87">
            <w:pPr>
              <w:spacing w:line="312" w:lineRule="auto"/>
              <w:ind w:firstLine="0"/>
              <w:jc w:val="both"/>
              <w:rPr>
                <w:rFonts w:cs="Times New Roman"/>
                <w:b/>
                <w:color w:val="FF0000"/>
                <w:szCs w:val="26"/>
              </w:rPr>
            </w:pPr>
            <w:r w:rsidRPr="00094606">
              <w:rPr>
                <w:rFonts w:cs="Times New Roman"/>
                <w:b/>
                <w:color w:val="FF0000"/>
                <w:szCs w:val="26"/>
              </w:rPr>
              <w:t>Ngày hết hiệu lực</w:t>
            </w:r>
          </w:p>
          <w:p w14:paraId="39A85A85"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w:t>
            </w:r>
            <w:r>
              <w:rPr>
                <w:rFonts w:cs="Times New Roman"/>
                <w:i/>
                <w:color w:val="FF0000"/>
                <w:szCs w:val="26"/>
              </w:rPr>
              <w:t>tên cũ Ngày hết hiệu lực (*)</w:t>
            </w:r>
            <w:r w:rsidRPr="003E3CDA">
              <w:rPr>
                <w:rFonts w:cs="Times New Roman"/>
                <w:i/>
                <w:color w:val="FF0000"/>
                <w:szCs w:val="26"/>
              </w:rPr>
              <w:t>)</w:t>
            </w:r>
          </w:p>
        </w:tc>
        <w:tc>
          <w:tcPr>
            <w:tcW w:w="1282" w:type="dxa"/>
            <w:gridSpan w:val="2"/>
          </w:tcPr>
          <w:p w14:paraId="0AA5755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08942A7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372E854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0EBBD16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565D49BD"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585055B" w14:textId="77777777" w:rsidTr="00025336">
        <w:tc>
          <w:tcPr>
            <w:tcW w:w="1548" w:type="dxa"/>
          </w:tcPr>
          <w:p w14:paraId="3AD46C44" w14:textId="77777777" w:rsidR="004A7D63" w:rsidRPr="00260411" w:rsidRDefault="004A7D63" w:rsidP="00126E87">
            <w:pPr>
              <w:spacing w:line="312" w:lineRule="auto"/>
              <w:ind w:firstLine="0"/>
              <w:jc w:val="both"/>
              <w:rPr>
                <w:rFonts w:cs="Times New Roman"/>
                <w:b/>
                <w:color w:val="FF0000"/>
                <w:szCs w:val="26"/>
              </w:rPr>
            </w:pPr>
            <w:r w:rsidRPr="00260411">
              <w:rPr>
                <w:rFonts w:cs="Times New Roman"/>
                <w:b/>
                <w:color w:val="FF0000"/>
                <w:szCs w:val="26"/>
              </w:rPr>
              <w:t>Loại tiền BL</w:t>
            </w:r>
          </w:p>
          <w:p w14:paraId="024A4F9D" w14:textId="77777777" w:rsidR="004A7D63" w:rsidRPr="00571988" w:rsidRDefault="004A7D63" w:rsidP="00126E87">
            <w:pPr>
              <w:spacing w:line="312" w:lineRule="auto"/>
              <w:ind w:firstLine="0"/>
              <w:jc w:val="both"/>
              <w:rPr>
                <w:rFonts w:cs="Times New Roman"/>
                <w:b/>
                <w:szCs w:val="26"/>
              </w:rPr>
            </w:pPr>
            <w:r w:rsidRPr="00260411">
              <w:rPr>
                <w:rFonts w:cs="Times New Roman"/>
                <w:i/>
                <w:color w:val="FF0000"/>
                <w:szCs w:val="26"/>
              </w:rPr>
              <w:t xml:space="preserve">(tên cũ: </w:t>
            </w:r>
            <w:r>
              <w:rPr>
                <w:rFonts w:cs="Times New Roman"/>
                <w:i/>
                <w:color w:val="FF0000"/>
                <w:szCs w:val="26"/>
              </w:rPr>
              <w:t>Loại tiền BL 1 (*)</w:t>
            </w:r>
            <w:r w:rsidRPr="00260411">
              <w:rPr>
                <w:rFonts w:cs="Times New Roman"/>
                <w:i/>
                <w:color w:val="FF0000"/>
                <w:szCs w:val="26"/>
                <w:lang w:val="en-GB"/>
              </w:rPr>
              <w:t>)</w:t>
            </w:r>
          </w:p>
        </w:tc>
        <w:tc>
          <w:tcPr>
            <w:tcW w:w="1282" w:type="dxa"/>
            <w:gridSpan w:val="2"/>
          </w:tcPr>
          <w:p w14:paraId="77DCE48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70379BC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206033E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25B4F71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Bảo lãnh.</w:t>
            </w:r>
          </w:p>
          <w:p w14:paraId="2A773D9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rPr>
              <w:t xml:space="preserve"> </w:t>
            </w:r>
            <w:r w:rsidRPr="00571988">
              <w:rPr>
                <w:rFonts w:cs="Times New Roman"/>
                <w:szCs w:val="26"/>
              </w:rPr>
              <w:t>(giá trị cuối cùng sau khi phát hành, sửa đổi tăng/giảm tiền).</w:t>
            </w:r>
          </w:p>
        </w:tc>
        <w:tc>
          <w:tcPr>
            <w:tcW w:w="1417" w:type="dxa"/>
          </w:tcPr>
          <w:p w14:paraId="3B8196DA"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24B9B8D8" w14:textId="77777777" w:rsidTr="00025336">
        <w:tc>
          <w:tcPr>
            <w:tcW w:w="1548" w:type="dxa"/>
          </w:tcPr>
          <w:p w14:paraId="0B2B5DF0" w14:textId="77777777" w:rsidR="004A7D63" w:rsidRDefault="004A7D63" w:rsidP="00126E87">
            <w:pPr>
              <w:spacing w:line="312" w:lineRule="auto"/>
              <w:ind w:firstLine="0"/>
              <w:jc w:val="both"/>
              <w:rPr>
                <w:rFonts w:cs="Times New Roman"/>
                <w:b/>
                <w:color w:val="FF0000"/>
                <w:szCs w:val="26"/>
              </w:rPr>
            </w:pPr>
            <w:r w:rsidRPr="00D7087D">
              <w:rPr>
                <w:rFonts w:cs="Times New Roman"/>
                <w:b/>
                <w:color w:val="FF0000"/>
                <w:szCs w:val="26"/>
              </w:rPr>
              <w:t>Số tiền BL</w:t>
            </w:r>
          </w:p>
          <w:p w14:paraId="19BF66A1"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 xml:space="preserve">(tên cũ </w:t>
            </w:r>
            <w:r>
              <w:rPr>
                <w:rFonts w:cs="Times New Roman"/>
                <w:i/>
                <w:color w:val="FF0000"/>
                <w:szCs w:val="26"/>
              </w:rPr>
              <w:t>Số tiền BL 1 (*)</w:t>
            </w:r>
            <w:r w:rsidRPr="003E3CDA">
              <w:rPr>
                <w:rFonts w:cs="Times New Roman"/>
                <w:i/>
                <w:color w:val="FF0000"/>
                <w:szCs w:val="26"/>
              </w:rPr>
              <w:t>)</w:t>
            </w:r>
          </w:p>
        </w:tc>
        <w:tc>
          <w:tcPr>
            <w:tcW w:w="1282" w:type="dxa"/>
            <w:gridSpan w:val="2"/>
          </w:tcPr>
          <w:p w14:paraId="5ED0E8E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0F84E66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7886CAA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6618C048" w14:textId="77777777" w:rsidR="004A7D63" w:rsidRPr="00571988" w:rsidRDefault="004A7D63" w:rsidP="00126E87">
            <w:pPr>
              <w:spacing w:line="312" w:lineRule="auto"/>
              <w:ind w:firstLine="0"/>
              <w:jc w:val="both"/>
              <w:rPr>
                <w:rFonts w:cs="Times New Roman"/>
                <w:szCs w:val="26"/>
              </w:rPr>
            </w:pPr>
          </w:p>
        </w:tc>
        <w:tc>
          <w:tcPr>
            <w:tcW w:w="1417" w:type="dxa"/>
          </w:tcPr>
          <w:p w14:paraId="5E9567BD"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11DBC9B9" w14:textId="77777777" w:rsidTr="00025336">
        <w:tc>
          <w:tcPr>
            <w:tcW w:w="1548" w:type="dxa"/>
          </w:tcPr>
          <w:p w14:paraId="03F501A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Loại tiền Số dư BL</w:t>
            </w:r>
          </w:p>
        </w:tc>
        <w:tc>
          <w:tcPr>
            <w:tcW w:w="1282" w:type="dxa"/>
            <w:gridSpan w:val="2"/>
          </w:tcPr>
          <w:p w14:paraId="694C11B7"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26509B5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7D63DD6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7B3183D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Bảo lãnh đã bao gồm dung sai (giá trị cuối cùng sau khi phát hành, sửa đổi tăng/giảm tiền và xử lý BCT đòi tiền).</w:t>
            </w:r>
          </w:p>
          <w:p w14:paraId="359CD88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5D2C91A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CB5BEDF" w14:textId="77777777" w:rsidTr="00025336">
        <w:tc>
          <w:tcPr>
            <w:tcW w:w="1548" w:type="dxa"/>
          </w:tcPr>
          <w:p w14:paraId="37D677D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dư BL</w:t>
            </w:r>
          </w:p>
        </w:tc>
        <w:tc>
          <w:tcPr>
            <w:tcW w:w="1282" w:type="dxa"/>
            <w:gridSpan w:val="2"/>
          </w:tcPr>
          <w:p w14:paraId="39BFCDA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0E40ED5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6BDCDCA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130983D4" w14:textId="77777777" w:rsidR="004A7D63" w:rsidRPr="00571988" w:rsidRDefault="004A7D63" w:rsidP="00126E87">
            <w:pPr>
              <w:spacing w:line="312" w:lineRule="auto"/>
              <w:ind w:firstLine="0"/>
              <w:jc w:val="both"/>
              <w:rPr>
                <w:rFonts w:cs="Times New Roman"/>
                <w:szCs w:val="26"/>
              </w:rPr>
            </w:pPr>
          </w:p>
        </w:tc>
        <w:tc>
          <w:tcPr>
            <w:tcW w:w="1417" w:type="dxa"/>
          </w:tcPr>
          <w:p w14:paraId="6F13266B"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010A47E" w14:textId="77777777" w:rsidTr="00025336">
        <w:tc>
          <w:tcPr>
            <w:tcW w:w="1548" w:type="dxa"/>
          </w:tcPr>
          <w:p w14:paraId="73684F58" w14:textId="77777777" w:rsidR="004A7D63" w:rsidRDefault="004A7D63" w:rsidP="00126E87">
            <w:pPr>
              <w:spacing w:line="312" w:lineRule="auto"/>
              <w:ind w:firstLine="0"/>
              <w:jc w:val="both"/>
              <w:rPr>
                <w:rFonts w:cs="Times New Roman"/>
                <w:b/>
                <w:color w:val="FF0000"/>
                <w:szCs w:val="26"/>
              </w:rPr>
            </w:pPr>
            <w:r w:rsidRPr="00D7087D">
              <w:rPr>
                <w:rFonts w:cs="Times New Roman"/>
                <w:b/>
                <w:color w:val="FF0000"/>
                <w:szCs w:val="26"/>
              </w:rPr>
              <w:t>Tỷ giá</w:t>
            </w:r>
          </w:p>
          <w:p w14:paraId="03B8D71D" w14:textId="77777777" w:rsidR="004A7D63" w:rsidRPr="00571988" w:rsidRDefault="004A7D63" w:rsidP="00126E87">
            <w:pPr>
              <w:spacing w:line="312" w:lineRule="auto"/>
              <w:ind w:firstLine="0"/>
              <w:jc w:val="both"/>
              <w:rPr>
                <w:rFonts w:cs="Times New Roman"/>
                <w:b/>
                <w:szCs w:val="26"/>
              </w:rPr>
            </w:pPr>
            <w:r w:rsidRPr="003E3CDA">
              <w:rPr>
                <w:rFonts w:cs="Times New Roman"/>
                <w:i/>
                <w:color w:val="FF0000"/>
                <w:szCs w:val="26"/>
              </w:rPr>
              <w:t xml:space="preserve">(tên cũ </w:t>
            </w:r>
            <w:r>
              <w:rPr>
                <w:rFonts w:cs="Times New Roman"/>
                <w:i/>
                <w:color w:val="FF0000"/>
                <w:szCs w:val="26"/>
              </w:rPr>
              <w:t>Tỷ giá BL 1</w:t>
            </w:r>
            <w:r w:rsidRPr="003E3CDA">
              <w:rPr>
                <w:rFonts w:cs="Times New Roman"/>
                <w:i/>
                <w:color w:val="FF0000"/>
                <w:szCs w:val="26"/>
              </w:rPr>
              <w:t>)</w:t>
            </w:r>
          </w:p>
        </w:tc>
        <w:tc>
          <w:tcPr>
            <w:tcW w:w="1282" w:type="dxa"/>
            <w:gridSpan w:val="2"/>
          </w:tcPr>
          <w:p w14:paraId="652115A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Double</w:t>
            </w:r>
          </w:p>
        </w:tc>
        <w:tc>
          <w:tcPr>
            <w:tcW w:w="709" w:type="dxa"/>
          </w:tcPr>
          <w:p w14:paraId="41478DC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24</w:t>
            </w:r>
          </w:p>
        </w:tc>
        <w:tc>
          <w:tcPr>
            <w:tcW w:w="992" w:type="dxa"/>
          </w:tcPr>
          <w:p w14:paraId="71166E9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049DA79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2F342F8B"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220A3F34" w14:textId="77777777" w:rsidTr="00025336">
        <w:tc>
          <w:tcPr>
            <w:tcW w:w="1548" w:type="dxa"/>
          </w:tcPr>
          <w:p w14:paraId="198323B5"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Số dư BL quy đổi</w:t>
            </w:r>
          </w:p>
        </w:tc>
        <w:tc>
          <w:tcPr>
            <w:tcW w:w="1282" w:type="dxa"/>
            <w:gridSpan w:val="2"/>
          </w:tcPr>
          <w:p w14:paraId="56FD977E"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59A9A1D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5BB3BB4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1923A54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Loại tiền và Số tiền Bảo lãnh đã bao gồm dung sai (giá trị cuối cùng sau khi phát hành, sửa đổi tăng/giảm tiền và xử lý BCT đòi tiền) và được quy đổi sang đồng nội tệ. </w:t>
            </w:r>
          </w:p>
          <w:p w14:paraId="07874CA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6C94C303"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D7BE0D6" w14:textId="77777777" w:rsidTr="00025336">
        <w:tc>
          <w:tcPr>
            <w:tcW w:w="1548" w:type="dxa"/>
          </w:tcPr>
          <w:p w14:paraId="7E27842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dư BL quy đổi</w:t>
            </w:r>
          </w:p>
        </w:tc>
        <w:tc>
          <w:tcPr>
            <w:tcW w:w="1282" w:type="dxa"/>
            <w:gridSpan w:val="2"/>
          </w:tcPr>
          <w:p w14:paraId="4D04E8D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5064531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33D4B04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017ACD71" w14:textId="77777777" w:rsidR="004A7D63" w:rsidRPr="00571988" w:rsidRDefault="004A7D63" w:rsidP="00126E87">
            <w:pPr>
              <w:spacing w:line="312" w:lineRule="auto"/>
              <w:ind w:firstLine="0"/>
              <w:jc w:val="both"/>
              <w:rPr>
                <w:rFonts w:cs="Times New Roman"/>
                <w:szCs w:val="26"/>
              </w:rPr>
            </w:pPr>
          </w:p>
        </w:tc>
        <w:tc>
          <w:tcPr>
            <w:tcW w:w="1417" w:type="dxa"/>
          </w:tcPr>
          <w:p w14:paraId="5F280605"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46D81DC" w14:textId="77777777" w:rsidTr="00025336">
        <w:tc>
          <w:tcPr>
            <w:tcW w:w="1548" w:type="dxa"/>
            <w:shd w:val="clear" w:color="auto" w:fill="DBE5F1" w:themeFill="accent1" w:themeFillTint="33"/>
          </w:tcPr>
          <w:p w14:paraId="346D29B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Thông tin BCT đòi tiền</w:t>
            </w:r>
          </w:p>
        </w:tc>
        <w:tc>
          <w:tcPr>
            <w:tcW w:w="7378" w:type="dxa"/>
            <w:gridSpan w:val="5"/>
            <w:shd w:val="clear" w:color="auto" w:fill="DBE5F1" w:themeFill="accent1" w:themeFillTint="33"/>
          </w:tcPr>
          <w:p w14:paraId="5AE61F41" w14:textId="77777777" w:rsidR="004A7D63" w:rsidRPr="00571988" w:rsidRDefault="004A7D63" w:rsidP="00126E87">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DBE5F1" w:themeFill="accent1" w:themeFillTint="33"/>
          </w:tcPr>
          <w:p w14:paraId="4949EF48"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F422F5C" w14:textId="77777777" w:rsidTr="00025336">
        <w:tc>
          <w:tcPr>
            <w:tcW w:w="1548" w:type="dxa"/>
          </w:tcPr>
          <w:p w14:paraId="681BB38E"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Thông báo BCT</w:t>
            </w:r>
          </w:p>
        </w:tc>
        <w:tc>
          <w:tcPr>
            <w:tcW w:w="1282" w:type="dxa"/>
            <w:gridSpan w:val="2"/>
          </w:tcPr>
          <w:p w14:paraId="09C4383D"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7AE33F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16</w:t>
            </w:r>
          </w:p>
        </w:tc>
        <w:tc>
          <w:tcPr>
            <w:tcW w:w="992" w:type="dxa"/>
          </w:tcPr>
          <w:p w14:paraId="010D0A6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6C54488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Số tham chiếu Thông báo BCT đòi tiền do hệ thống tự động sinh ra gồm 1</w:t>
            </w:r>
            <w:r>
              <w:rPr>
                <w:rFonts w:cs="Times New Roman"/>
                <w:szCs w:val="26"/>
              </w:rPr>
              <w:t>3</w:t>
            </w:r>
            <w:r w:rsidRPr="00571988">
              <w:rPr>
                <w:rFonts w:cs="Times New Roman"/>
                <w:szCs w:val="26"/>
              </w:rPr>
              <w:t xml:space="preserve"> ký tự gồm cả chữ và số.</w:t>
            </w:r>
          </w:p>
          <w:p w14:paraId="786EAD8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Cấu trúc: </w:t>
            </w:r>
            <w:r>
              <w:rPr>
                <w:rFonts w:cs="Times New Roman"/>
                <w:szCs w:val="26"/>
              </w:rPr>
              <w:t>0992</w:t>
            </w:r>
            <w:r w:rsidRPr="00571988">
              <w:rPr>
                <w:rFonts w:cs="Times New Roman"/>
                <w:szCs w:val="26"/>
              </w:rPr>
              <w:t xml:space="preserve">PPYYxxxxx </w:t>
            </w:r>
          </w:p>
          <w:p w14:paraId="49049EB6" w14:textId="77777777" w:rsidR="004A7D63" w:rsidRPr="00571988" w:rsidRDefault="004A7D63" w:rsidP="00126E87">
            <w:pPr>
              <w:spacing w:line="312" w:lineRule="auto"/>
              <w:ind w:firstLine="0"/>
              <w:jc w:val="both"/>
              <w:rPr>
                <w:rFonts w:cs="Times New Roman"/>
                <w:szCs w:val="26"/>
              </w:rPr>
            </w:pPr>
            <w:r w:rsidRPr="00571988">
              <w:rPr>
                <w:rFonts w:cs="Times New Roman"/>
                <w:szCs w:val="26"/>
                <w:u w:val="single"/>
              </w:rPr>
              <w:t>Trong đó</w:t>
            </w:r>
            <w:r w:rsidRPr="00571988">
              <w:rPr>
                <w:rFonts w:cs="Times New Roman"/>
                <w:szCs w:val="26"/>
              </w:rPr>
              <w:t xml:space="preserve">: </w:t>
            </w:r>
          </w:p>
          <w:p w14:paraId="514997A3" w14:textId="77777777" w:rsidR="004A7D63" w:rsidRPr="008A1BD1" w:rsidRDefault="004A7D63" w:rsidP="00126E87">
            <w:pPr>
              <w:pStyle w:val="ListParagraph"/>
              <w:numPr>
                <w:ilvl w:val="0"/>
                <w:numId w:val="1"/>
              </w:numPr>
              <w:spacing w:line="312" w:lineRule="auto"/>
              <w:ind w:firstLine="0"/>
              <w:jc w:val="both"/>
              <w:rPr>
                <w:rFonts w:cs="Times New Roman"/>
                <w:szCs w:val="26"/>
              </w:rPr>
            </w:pPr>
            <w:r>
              <w:rPr>
                <w:rFonts w:cs="Times New Roman"/>
                <w:b/>
                <w:szCs w:val="26"/>
              </w:rPr>
              <w:t>0</w:t>
            </w:r>
            <w:r w:rsidRPr="008A1BD1">
              <w:rPr>
                <w:rFonts w:cs="Times New Roman"/>
                <w:b/>
                <w:szCs w:val="26"/>
              </w:rPr>
              <w:t>992</w:t>
            </w:r>
            <w:r>
              <w:rPr>
                <w:rFonts w:cs="Times New Roman"/>
                <w:szCs w:val="26"/>
              </w:rPr>
              <w:t xml:space="preserve"> là mã NHCT Lào</w:t>
            </w:r>
          </w:p>
          <w:p w14:paraId="0F4B3B28" w14:textId="77777777" w:rsidR="004A7D63" w:rsidRPr="00571988" w:rsidRDefault="004A7D63" w:rsidP="00126E87">
            <w:pPr>
              <w:pStyle w:val="ListParagraph"/>
              <w:numPr>
                <w:ilvl w:val="0"/>
                <w:numId w:val="1"/>
              </w:numPr>
              <w:spacing w:line="312" w:lineRule="auto"/>
              <w:ind w:firstLine="0"/>
              <w:jc w:val="both"/>
              <w:rPr>
                <w:rFonts w:cs="Times New Roman"/>
                <w:szCs w:val="26"/>
              </w:rPr>
            </w:pPr>
            <w:r w:rsidRPr="00571988">
              <w:rPr>
                <w:rFonts w:cs="Times New Roman"/>
                <w:b/>
                <w:szCs w:val="26"/>
              </w:rPr>
              <w:t>PP</w:t>
            </w:r>
            <w:r w:rsidRPr="00571988">
              <w:rPr>
                <w:rFonts w:cs="Times New Roman"/>
                <w:szCs w:val="26"/>
              </w:rPr>
              <w:t xml:space="preserve"> là mã sản phẩm: ở chức năng này là </w:t>
            </w:r>
            <w:r w:rsidRPr="00571988">
              <w:rPr>
                <w:rFonts w:cs="Times New Roman"/>
                <w:b/>
                <w:szCs w:val="26"/>
              </w:rPr>
              <w:t>BC</w:t>
            </w:r>
          </w:p>
          <w:p w14:paraId="5429396F" w14:textId="77777777" w:rsidR="004A7D63" w:rsidRPr="00571988" w:rsidRDefault="004A7D63" w:rsidP="00126E87">
            <w:pPr>
              <w:pStyle w:val="ListParagraph"/>
              <w:numPr>
                <w:ilvl w:val="0"/>
                <w:numId w:val="1"/>
              </w:numPr>
              <w:spacing w:line="312" w:lineRule="auto"/>
              <w:ind w:firstLine="0"/>
              <w:jc w:val="both"/>
              <w:rPr>
                <w:rFonts w:cs="Times New Roman"/>
                <w:szCs w:val="26"/>
              </w:rPr>
            </w:pPr>
            <w:r w:rsidRPr="00571988">
              <w:rPr>
                <w:rFonts w:cs="Times New Roman"/>
                <w:b/>
                <w:szCs w:val="26"/>
              </w:rPr>
              <w:t>YY</w:t>
            </w:r>
            <w:r w:rsidRPr="00571988">
              <w:rPr>
                <w:rFonts w:cs="Times New Roman"/>
                <w:szCs w:val="26"/>
              </w:rPr>
              <w:t xml:space="preserve"> là 2 ký tự cuối của năm phát sinh</w:t>
            </w:r>
          </w:p>
          <w:p w14:paraId="4C8D313D" w14:textId="77777777" w:rsidR="004A7D63" w:rsidRPr="00571988" w:rsidRDefault="004A7D63" w:rsidP="00126E87">
            <w:pPr>
              <w:pStyle w:val="ListParagraph"/>
              <w:numPr>
                <w:ilvl w:val="0"/>
                <w:numId w:val="1"/>
              </w:numPr>
              <w:spacing w:line="312" w:lineRule="auto"/>
              <w:ind w:firstLine="0"/>
              <w:jc w:val="both"/>
              <w:rPr>
                <w:rFonts w:cs="Times New Roman"/>
                <w:szCs w:val="26"/>
              </w:rPr>
            </w:pPr>
            <w:r w:rsidRPr="00571988">
              <w:rPr>
                <w:rFonts w:cs="Times New Roman"/>
                <w:b/>
                <w:szCs w:val="26"/>
              </w:rPr>
              <w:t>xxxxx</w:t>
            </w:r>
            <w:r w:rsidRPr="00571988">
              <w:rPr>
                <w:rFonts w:cs="Times New Roman"/>
                <w:szCs w:val="26"/>
              </w:rPr>
              <w:t xml:space="preserve"> là số thứ tự của BCT đòi tiền phát sinh trong năm.</w:t>
            </w:r>
          </w:p>
          <w:p w14:paraId="5FA6C9CC" w14:textId="77777777" w:rsidR="004A7D63" w:rsidRPr="00571988" w:rsidRDefault="004A7D63" w:rsidP="00126E87">
            <w:pPr>
              <w:spacing w:line="312" w:lineRule="auto"/>
              <w:ind w:firstLine="0"/>
              <w:jc w:val="both"/>
              <w:rPr>
                <w:rFonts w:cs="Times New Roman"/>
                <w:szCs w:val="26"/>
                <w:u w:val="single"/>
              </w:rPr>
            </w:pPr>
            <w:r w:rsidRPr="00571988">
              <w:rPr>
                <w:rFonts w:cs="Times New Roman"/>
                <w:szCs w:val="26"/>
                <w:u w:val="single"/>
              </w:rPr>
              <w:t xml:space="preserve">Ví dụ: </w:t>
            </w:r>
          </w:p>
          <w:p w14:paraId="1C9892B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Số Thông báo BCT đầu tiên phát sinh </w:t>
            </w:r>
            <w:r w:rsidRPr="00571988">
              <w:rPr>
                <w:rFonts w:cs="Times New Roman"/>
                <w:szCs w:val="26"/>
              </w:rPr>
              <w:lastRenderedPageBreak/>
              <w:t>trong năm 202</w:t>
            </w:r>
            <w:r>
              <w:rPr>
                <w:rFonts w:cs="Times New Roman"/>
                <w:szCs w:val="26"/>
              </w:rPr>
              <w:t>2</w:t>
            </w:r>
            <w:r w:rsidRPr="00571988">
              <w:rPr>
                <w:rFonts w:cs="Times New Roman"/>
                <w:szCs w:val="26"/>
              </w:rPr>
              <w:t xml:space="preserve"> sẽ là </w:t>
            </w:r>
            <w:r w:rsidRPr="00B902FC">
              <w:rPr>
                <w:rFonts w:cs="Times New Roman"/>
                <w:b/>
                <w:szCs w:val="26"/>
              </w:rPr>
              <w:t>0992B</w:t>
            </w:r>
            <w:r w:rsidRPr="00571988">
              <w:rPr>
                <w:rFonts w:cs="Times New Roman"/>
                <w:b/>
                <w:szCs w:val="26"/>
              </w:rPr>
              <w:t>C2</w:t>
            </w:r>
            <w:r>
              <w:rPr>
                <w:rFonts w:cs="Times New Roman"/>
                <w:b/>
                <w:szCs w:val="26"/>
              </w:rPr>
              <w:t>2</w:t>
            </w:r>
            <w:r w:rsidRPr="00571988">
              <w:rPr>
                <w:rFonts w:cs="Times New Roman"/>
                <w:b/>
                <w:szCs w:val="26"/>
              </w:rPr>
              <w:t>00001</w:t>
            </w:r>
          </w:p>
        </w:tc>
        <w:tc>
          <w:tcPr>
            <w:tcW w:w="1417" w:type="dxa"/>
          </w:tcPr>
          <w:p w14:paraId="244251A0"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0D647F2B" w14:textId="77777777" w:rsidTr="00025336">
        <w:tc>
          <w:tcPr>
            <w:tcW w:w="1548" w:type="dxa"/>
          </w:tcPr>
          <w:p w14:paraId="491F93CB"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Số Ref BCT</w:t>
            </w:r>
          </w:p>
        </w:tc>
        <w:tc>
          <w:tcPr>
            <w:tcW w:w="1282" w:type="dxa"/>
            <w:gridSpan w:val="2"/>
          </w:tcPr>
          <w:p w14:paraId="5B75B580"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DC0D8C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35</w:t>
            </w:r>
          </w:p>
        </w:tc>
        <w:tc>
          <w:tcPr>
            <w:tcW w:w="992" w:type="dxa"/>
          </w:tcPr>
          <w:p w14:paraId="7A4905A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5E6A12A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Số tham chiếu BCT đòi tiền theo BL.</w:t>
            </w:r>
          </w:p>
          <w:p w14:paraId="265AAC2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w:t>
            </w:r>
          </w:p>
        </w:tc>
        <w:tc>
          <w:tcPr>
            <w:tcW w:w="1417" w:type="dxa"/>
          </w:tcPr>
          <w:p w14:paraId="7F8ADD9B"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6063611" w14:textId="77777777" w:rsidTr="00025336">
        <w:tc>
          <w:tcPr>
            <w:tcW w:w="1548" w:type="dxa"/>
          </w:tcPr>
          <w:p w14:paraId="636F51D6"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Lần đòi tiền</w:t>
            </w:r>
          </w:p>
        </w:tc>
        <w:tc>
          <w:tcPr>
            <w:tcW w:w="1282" w:type="dxa"/>
            <w:gridSpan w:val="2"/>
          </w:tcPr>
          <w:p w14:paraId="40A367F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Integer</w:t>
            </w:r>
          </w:p>
        </w:tc>
        <w:tc>
          <w:tcPr>
            <w:tcW w:w="709" w:type="dxa"/>
          </w:tcPr>
          <w:p w14:paraId="57D7634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7D08E67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597D981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Thể hiện số thứ tự lần đòi tiề</w:t>
            </w:r>
            <w:r>
              <w:rPr>
                <w:rFonts w:cs="Times New Roman"/>
                <w:szCs w:val="26"/>
              </w:rPr>
              <w:t>n theo 1 bảo lãnh.</w:t>
            </w:r>
          </w:p>
          <w:p w14:paraId="42400A1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Hệ thống tự sinh theo thứ tự các hồ sơ đăng ký mới BCT đòi tiền theo bảo lãnh đó.</w:t>
            </w:r>
          </w:p>
          <w:p w14:paraId="2DCED6A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Sửa đổi BCT đòi tiền không làm thay đổi thứ tự này.</w:t>
            </w:r>
          </w:p>
        </w:tc>
        <w:tc>
          <w:tcPr>
            <w:tcW w:w="1417" w:type="dxa"/>
          </w:tcPr>
          <w:p w14:paraId="730D085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6805B04" w14:textId="77777777" w:rsidTr="00025336">
        <w:tc>
          <w:tcPr>
            <w:tcW w:w="1548" w:type="dxa"/>
          </w:tcPr>
          <w:p w14:paraId="47550E3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BCT đòi tiền</w:t>
            </w:r>
          </w:p>
        </w:tc>
        <w:tc>
          <w:tcPr>
            <w:tcW w:w="1282" w:type="dxa"/>
            <w:gridSpan w:val="2"/>
          </w:tcPr>
          <w:p w14:paraId="250ECD8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43EFE92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65D00B4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794C9C2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BCT được tạo để đòi tiền.</w:t>
            </w:r>
          </w:p>
          <w:p w14:paraId="0B0F27F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chọn ngày từ lịch có sẵn trên hệ thống</w:t>
            </w:r>
          </w:p>
        </w:tc>
        <w:tc>
          <w:tcPr>
            <w:tcW w:w="1417" w:type="dxa"/>
          </w:tcPr>
          <w:p w14:paraId="5F7DC1C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4426033" w14:textId="77777777" w:rsidTr="00025336">
        <w:tc>
          <w:tcPr>
            <w:tcW w:w="1548" w:type="dxa"/>
          </w:tcPr>
          <w:p w14:paraId="3530933A"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b/>
                <w:color w:val="FF0000"/>
                <w:szCs w:val="26"/>
              </w:rPr>
              <w:t>Ngày nhận BCT</w:t>
            </w:r>
          </w:p>
          <w:p w14:paraId="238CEBC4"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Ngày nhận thư đòi tiền (*)</w:t>
            </w:r>
            <w:r w:rsidRPr="00B902FC">
              <w:rPr>
                <w:rFonts w:cs="Times New Roman"/>
                <w:i/>
                <w:color w:val="FF0000"/>
                <w:szCs w:val="26"/>
              </w:rPr>
              <w:t>)</w:t>
            </w:r>
          </w:p>
        </w:tc>
        <w:tc>
          <w:tcPr>
            <w:tcW w:w="1282" w:type="dxa"/>
            <w:gridSpan w:val="2"/>
          </w:tcPr>
          <w:p w14:paraId="703D93E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056096C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65854C9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(O/M)</w:t>
            </w:r>
          </w:p>
        </w:tc>
        <w:tc>
          <w:tcPr>
            <w:tcW w:w="4395" w:type="dxa"/>
          </w:tcPr>
          <w:p w14:paraId="45D8708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nhận được BCT đòi tiền.</w:t>
            </w:r>
          </w:p>
          <w:p w14:paraId="1B62014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chọn ngày từ lịch có sẵn trên hệ thống</w:t>
            </w:r>
          </w:p>
        </w:tc>
        <w:tc>
          <w:tcPr>
            <w:tcW w:w="1417" w:type="dxa"/>
          </w:tcPr>
          <w:p w14:paraId="19D7BB8A"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A2AC109" w14:textId="77777777" w:rsidTr="00025336">
        <w:tc>
          <w:tcPr>
            <w:tcW w:w="1548" w:type="dxa"/>
          </w:tcPr>
          <w:p w14:paraId="0171277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đến hạn thanh toán</w:t>
            </w:r>
          </w:p>
        </w:tc>
        <w:tc>
          <w:tcPr>
            <w:tcW w:w="1282" w:type="dxa"/>
            <w:gridSpan w:val="2"/>
          </w:tcPr>
          <w:p w14:paraId="6D030C9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9" w:type="dxa"/>
          </w:tcPr>
          <w:p w14:paraId="2907D8D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2D15EA5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3CCC2E0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đến hạn thanh toán BCT đòi tiề</w:t>
            </w:r>
            <w:r>
              <w:rPr>
                <w:rFonts w:cs="Times New Roman"/>
                <w:szCs w:val="26"/>
              </w:rPr>
              <w:t>n theo bảo lãnh</w:t>
            </w:r>
            <w:r w:rsidRPr="00571988">
              <w:rPr>
                <w:rFonts w:cs="Times New Roman"/>
                <w:szCs w:val="26"/>
              </w:rPr>
              <w:t>.</w:t>
            </w:r>
          </w:p>
          <w:p w14:paraId="000F7AC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Hệ thống tự động tính bằng Ngày nhận BCT cộng thêm 4 ngày làm việc.</w:t>
            </w:r>
          </w:p>
          <w:p w14:paraId="6CE5AD6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có thể chỉnh sửa.</w:t>
            </w:r>
          </w:p>
        </w:tc>
        <w:tc>
          <w:tcPr>
            <w:tcW w:w="1417" w:type="dxa"/>
          </w:tcPr>
          <w:p w14:paraId="423B5B4F"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7E4FB25" w14:textId="77777777" w:rsidTr="00025336">
        <w:tc>
          <w:tcPr>
            <w:tcW w:w="1548" w:type="dxa"/>
          </w:tcPr>
          <w:p w14:paraId="553C6038"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b/>
                <w:color w:val="FF0000"/>
                <w:szCs w:val="26"/>
              </w:rPr>
              <w:t>Loại tiền BCT</w:t>
            </w:r>
          </w:p>
          <w:p w14:paraId="08441831"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i/>
                <w:color w:val="FF0000"/>
                <w:szCs w:val="26"/>
              </w:rPr>
              <w:t>(tên cũ Loại tiền (*))</w:t>
            </w:r>
          </w:p>
        </w:tc>
        <w:tc>
          <w:tcPr>
            <w:tcW w:w="1282" w:type="dxa"/>
            <w:gridSpan w:val="2"/>
          </w:tcPr>
          <w:p w14:paraId="3760CD18"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7A8DB8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43FA7A4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7B328E8C" w14:textId="77777777" w:rsidR="004A7D63" w:rsidRPr="00571988" w:rsidRDefault="004A7D63" w:rsidP="0074166A">
            <w:pPr>
              <w:tabs>
                <w:tab w:val="left" w:pos="313"/>
              </w:tabs>
              <w:spacing w:line="312" w:lineRule="auto"/>
              <w:ind w:firstLine="0"/>
              <w:jc w:val="both"/>
              <w:rPr>
                <w:rFonts w:cs="Times New Roman"/>
                <w:szCs w:val="26"/>
              </w:rPr>
            </w:pPr>
            <w:r w:rsidRPr="00571988">
              <w:rPr>
                <w:rFonts w:cs="Times New Roman"/>
                <w:szCs w:val="26"/>
              </w:rPr>
              <w:t>Loại tiền và Số tiền của BCT đòi tiề</w:t>
            </w:r>
            <w:r>
              <w:rPr>
                <w:rFonts w:cs="Times New Roman"/>
                <w:szCs w:val="26"/>
              </w:rPr>
              <w:t>n theo bảo lãnh</w:t>
            </w:r>
            <w:r w:rsidRPr="00571988">
              <w:rPr>
                <w:rFonts w:cs="Times New Roman"/>
                <w:szCs w:val="26"/>
              </w:rPr>
              <w:t>.</w:t>
            </w:r>
          </w:p>
          <w:p w14:paraId="5D938200"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7EEF1EA0"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cho phép người dùng tự nhập. Tuy nhiên hệ thống kiểm soát không cho nhập trường này lớn hơn Số dư BL.</w:t>
            </w:r>
          </w:p>
          <w:p w14:paraId="3676DE28" w14:textId="77777777" w:rsidR="004A7D63" w:rsidRPr="00B902FC" w:rsidRDefault="004A7D63" w:rsidP="00126E87">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09356C17" w14:textId="77777777" w:rsidR="004A7D63" w:rsidRPr="00571988" w:rsidRDefault="004A7D63" w:rsidP="00126E87">
            <w:pPr>
              <w:spacing w:line="312" w:lineRule="auto"/>
              <w:ind w:firstLine="0"/>
              <w:jc w:val="both"/>
              <w:rPr>
                <w:rFonts w:cs="Times New Roman"/>
                <w:szCs w:val="26"/>
              </w:rPr>
            </w:pPr>
            <w:r w:rsidRPr="00B902FC">
              <w:rPr>
                <w:rFonts w:cs="Times New Roman"/>
                <w:b/>
                <w:color w:val="FF0000"/>
                <w:szCs w:val="26"/>
              </w:rPr>
              <w:lastRenderedPageBreak/>
              <w:t>Số tiền phải trả</w:t>
            </w:r>
            <w:r w:rsidRPr="00B902FC">
              <w:rPr>
                <w:rFonts w:cs="Times New Roman"/>
                <w:color w:val="FF0000"/>
                <w:szCs w:val="26"/>
              </w:rPr>
              <w:t>.</w:t>
            </w:r>
          </w:p>
        </w:tc>
        <w:tc>
          <w:tcPr>
            <w:tcW w:w="1417" w:type="dxa"/>
          </w:tcPr>
          <w:p w14:paraId="618073BD"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N</w:t>
            </w:r>
          </w:p>
        </w:tc>
      </w:tr>
      <w:tr w:rsidR="004A7D63" w:rsidRPr="00571988" w14:paraId="7F02572C" w14:textId="77777777" w:rsidTr="00025336">
        <w:tc>
          <w:tcPr>
            <w:tcW w:w="1548" w:type="dxa"/>
          </w:tcPr>
          <w:p w14:paraId="468379FB" w14:textId="77777777" w:rsidR="004A7D63" w:rsidRDefault="004A7D63" w:rsidP="00126E87">
            <w:pPr>
              <w:spacing w:line="312" w:lineRule="auto"/>
              <w:ind w:firstLine="0"/>
              <w:jc w:val="both"/>
              <w:rPr>
                <w:rFonts w:cs="Times New Roman"/>
                <w:b/>
                <w:color w:val="FF0000"/>
                <w:szCs w:val="26"/>
              </w:rPr>
            </w:pPr>
            <w:r w:rsidRPr="00B902FC">
              <w:rPr>
                <w:rFonts w:cs="Times New Roman"/>
                <w:b/>
                <w:color w:val="FF0000"/>
                <w:szCs w:val="26"/>
              </w:rPr>
              <w:t>Số tiền BCT</w:t>
            </w:r>
          </w:p>
          <w:p w14:paraId="3CEB6D39"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Số tiền đòi</w:t>
            </w:r>
            <w:r w:rsidRPr="00B902FC">
              <w:rPr>
                <w:rFonts w:cs="Times New Roman"/>
                <w:i/>
                <w:color w:val="FF0000"/>
                <w:szCs w:val="26"/>
              </w:rPr>
              <w:t xml:space="preserve"> (*))</w:t>
            </w:r>
          </w:p>
        </w:tc>
        <w:tc>
          <w:tcPr>
            <w:tcW w:w="1282" w:type="dxa"/>
            <w:gridSpan w:val="2"/>
          </w:tcPr>
          <w:p w14:paraId="2EC9F1C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144D69D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78E20AF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vMerge/>
          </w:tcPr>
          <w:p w14:paraId="12CB5F81" w14:textId="77777777" w:rsidR="004A7D63" w:rsidRPr="00571988" w:rsidRDefault="004A7D63" w:rsidP="00126E87">
            <w:pPr>
              <w:spacing w:line="312" w:lineRule="auto"/>
              <w:ind w:firstLine="0"/>
              <w:jc w:val="both"/>
              <w:rPr>
                <w:rFonts w:cs="Times New Roman"/>
                <w:szCs w:val="26"/>
              </w:rPr>
            </w:pPr>
          </w:p>
        </w:tc>
        <w:tc>
          <w:tcPr>
            <w:tcW w:w="1417" w:type="dxa"/>
          </w:tcPr>
          <w:p w14:paraId="1F1B8D24"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E5E462B" w14:textId="77777777" w:rsidTr="00025336">
        <w:tc>
          <w:tcPr>
            <w:tcW w:w="1548" w:type="dxa"/>
          </w:tcPr>
          <w:p w14:paraId="17D71C9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Loại tiền Khoản phải trả khác</w:t>
            </w:r>
          </w:p>
        </w:tc>
        <w:tc>
          <w:tcPr>
            <w:tcW w:w="1282" w:type="dxa"/>
            <w:gridSpan w:val="2"/>
          </w:tcPr>
          <w:p w14:paraId="326F713E"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7858227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682E883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5C2BA7B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Khoản phải trả khác trong BCT đòi tiề</w:t>
            </w:r>
            <w:r>
              <w:rPr>
                <w:rFonts w:cs="Times New Roman"/>
                <w:szCs w:val="26"/>
              </w:rPr>
              <w:t>n theo bảo lãnh</w:t>
            </w:r>
            <w:r w:rsidRPr="00571988">
              <w:rPr>
                <w:rFonts w:cs="Times New Roman"/>
                <w:szCs w:val="26"/>
              </w:rPr>
              <w:t>.</w:t>
            </w:r>
          </w:p>
          <w:p w14:paraId="11CE61F1"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35900616"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cho phép người dùng tự nhập</w:t>
            </w:r>
          </w:p>
          <w:p w14:paraId="714641EC" w14:textId="77777777" w:rsidR="004A7D63" w:rsidRPr="00B902FC" w:rsidRDefault="004A7D63" w:rsidP="00126E87">
            <w:pPr>
              <w:spacing w:line="312" w:lineRule="auto"/>
              <w:ind w:firstLine="0"/>
              <w:jc w:val="both"/>
              <w:rPr>
                <w:rFonts w:cs="Times New Roman"/>
                <w:color w:val="FF0000"/>
                <w:szCs w:val="26"/>
              </w:rPr>
            </w:pPr>
            <w:r w:rsidRPr="00B902FC">
              <w:rPr>
                <w:rFonts w:cs="Times New Roman"/>
                <w:color w:val="FF0000"/>
                <w:szCs w:val="26"/>
              </w:rPr>
              <w:t>Trên màn hình, 2 trường này nằm trên 1 hàng và có chung 1 tên hiển thị là:</w:t>
            </w:r>
          </w:p>
          <w:p w14:paraId="2F5BE2F6" w14:textId="77777777" w:rsidR="004A7D63" w:rsidRPr="00571988" w:rsidRDefault="004A7D63" w:rsidP="00126E87">
            <w:pPr>
              <w:spacing w:line="312" w:lineRule="auto"/>
              <w:ind w:firstLine="0"/>
              <w:jc w:val="both"/>
              <w:rPr>
                <w:rFonts w:cs="Times New Roman"/>
                <w:szCs w:val="26"/>
              </w:rPr>
            </w:pPr>
            <w:r w:rsidRPr="00B902FC">
              <w:rPr>
                <w:rFonts w:cs="Times New Roman"/>
                <w:b/>
                <w:color w:val="FF0000"/>
                <w:szCs w:val="26"/>
              </w:rPr>
              <w:t>Khoản phải trả khác</w:t>
            </w:r>
            <w:r w:rsidRPr="00B902FC">
              <w:rPr>
                <w:rFonts w:cs="Times New Roman"/>
                <w:color w:val="FF0000"/>
                <w:szCs w:val="26"/>
              </w:rPr>
              <w:t>.</w:t>
            </w:r>
          </w:p>
        </w:tc>
        <w:tc>
          <w:tcPr>
            <w:tcW w:w="1417" w:type="dxa"/>
          </w:tcPr>
          <w:p w14:paraId="731EC451"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0079AFE" w14:textId="77777777" w:rsidTr="00025336">
        <w:tc>
          <w:tcPr>
            <w:tcW w:w="1548" w:type="dxa"/>
          </w:tcPr>
          <w:p w14:paraId="01B6CB72"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Khoản phải trả khác</w:t>
            </w:r>
          </w:p>
        </w:tc>
        <w:tc>
          <w:tcPr>
            <w:tcW w:w="1282" w:type="dxa"/>
            <w:gridSpan w:val="2"/>
          </w:tcPr>
          <w:p w14:paraId="5CA7969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24486E2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09B6BC7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vMerge/>
          </w:tcPr>
          <w:p w14:paraId="4268E318" w14:textId="77777777" w:rsidR="004A7D63" w:rsidRPr="00571988" w:rsidRDefault="004A7D63" w:rsidP="00126E87">
            <w:pPr>
              <w:spacing w:line="312" w:lineRule="auto"/>
              <w:ind w:firstLine="0"/>
              <w:jc w:val="both"/>
              <w:rPr>
                <w:rFonts w:cs="Times New Roman"/>
                <w:szCs w:val="26"/>
              </w:rPr>
            </w:pPr>
          </w:p>
        </w:tc>
        <w:tc>
          <w:tcPr>
            <w:tcW w:w="1417" w:type="dxa"/>
          </w:tcPr>
          <w:p w14:paraId="4CDCDC98"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2EA2F89B" w14:textId="77777777" w:rsidTr="00025336">
        <w:tc>
          <w:tcPr>
            <w:tcW w:w="1548" w:type="dxa"/>
          </w:tcPr>
          <w:p w14:paraId="4ED1F21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Tổng số tiền BCT</w:t>
            </w:r>
          </w:p>
        </w:tc>
        <w:tc>
          <w:tcPr>
            <w:tcW w:w="1282" w:type="dxa"/>
            <w:gridSpan w:val="2"/>
          </w:tcPr>
          <w:p w14:paraId="67405050"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2955FA9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627BFB9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96F2C7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w:t>
            </w:r>
          </w:p>
          <w:p w14:paraId="490A9B70"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36FA0456"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hệ thống tự tính toán bằng Số tiền BCT + Khoản phải trả khác</w:t>
            </w:r>
          </w:p>
          <w:p w14:paraId="30851941" w14:textId="77777777" w:rsidR="004A7D63" w:rsidRPr="00B902FC" w:rsidRDefault="004A7D63" w:rsidP="00126E87">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hàng và có chung 1 tên hiển thị là: </w:t>
            </w:r>
          </w:p>
          <w:p w14:paraId="7D26AD6C" w14:textId="77777777" w:rsidR="004A7D63" w:rsidRPr="00571988" w:rsidRDefault="004A7D63" w:rsidP="00126E87">
            <w:pPr>
              <w:spacing w:line="312" w:lineRule="auto"/>
              <w:ind w:firstLine="0"/>
              <w:jc w:val="both"/>
              <w:rPr>
                <w:rFonts w:cs="Times New Roman"/>
                <w:szCs w:val="26"/>
              </w:rPr>
            </w:pPr>
            <w:r w:rsidRPr="00B902FC">
              <w:rPr>
                <w:rFonts w:cs="Times New Roman"/>
                <w:b/>
                <w:color w:val="FF0000"/>
                <w:szCs w:val="26"/>
              </w:rPr>
              <w:t>Tổng số tiền phải trả</w:t>
            </w:r>
            <w:r w:rsidRPr="00B902FC">
              <w:rPr>
                <w:rFonts w:cs="Times New Roman"/>
                <w:color w:val="FF0000"/>
                <w:szCs w:val="26"/>
              </w:rPr>
              <w:t>.</w:t>
            </w:r>
          </w:p>
        </w:tc>
        <w:tc>
          <w:tcPr>
            <w:tcW w:w="1417" w:type="dxa"/>
          </w:tcPr>
          <w:p w14:paraId="4FD80E21"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FE0E275" w14:textId="77777777" w:rsidTr="00025336">
        <w:tc>
          <w:tcPr>
            <w:tcW w:w="1548" w:type="dxa"/>
          </w:tcPr>
          <w:p w14:paraId="3D282C5F"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Tổng số tiền BCT</w:t>
            </w:r>
          </w:p>
        </w:tc>
        <w:tc>
          <w:tcPr>
            <w:tcW w:w="1282" w:type="dxa"/>
            <w:gridSpan w:val="2"/>
          </w:tcPr>
          <w:p w14:paraId="493B1F1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7C24826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1FAAB8F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738629E6" w14:textId="77777777" w:rsidR="004A7D63" w:rsidRPr="00571988" w:rsidRDefault="004A7D63" w:rsidP="00126E87">
            <w:pPr>
              <w:spacing w:line="312" w:lineRule="auto"/>
              <w:ind w:firstLine="0"/>
              <w:jc w:val="both"/>
              <w:rPr>
                <w:rFonts w:cs="Times New Roman"/>
                <w:szCs w:val="26"/>
              </w:rPr>
            </w:pPr>
          </w:p>
        </w:tc>
        <w:tc>
          <w:tcPr>
            <w:tcW w:w="1417" w:type="dxa"/>
          </w:tcPr>
          <w:p w14:paraId="7D0264C5"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61D28AE" w14:textId="77777777" w:rsidTr="00025336">
        <w:tc>
          <w:tcPr>
            <w:tcW w:w="1548" w:type="dxa"/>
          </w:tcPr>
          <w:p w14:paraId="515C9D50"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b/>
                <w:color w:val="FF0000"/>
                <w:szCs w:val="26"/>
              </w:rPr>
              <w:t>Tỷ giá</w:t>
            </w:r>
          </w:p>
        </w:tc>
        <w:tc>
          <w:tcPr>
            <w:tcW w:w="1282" w:type="dxa"/>
            <w:gridSpan w:val="2"/>
          </w:tcPr>
          <w:p w14:paraId="690BD4B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Double</w:t>
            </w:r>
          </w:p>
        </w:tc>
        <w:tc>
          <w:tcPr>
            <w:tcW w:w="709" w:type="dxa"/>
          </w:tcPr>
          <w:p w14:paraId="05ED25D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24</w:t>
            </w:r>
          </w:p>
        </w:tc>
        <w:tc>
          <w:tcPr>
            <w:tcW w:w="992" w:type="dxa"/>
          </w:tcPr>
          <w:p w14:paraId="75D2428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tcPr>
          <w:p w14:paraId="1E4F64E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Tỷ giá quy đổi Số tiền của BCT đòi tiền theo BL sang nội tệ.</w:t>
            </w:r>
          </w:p>
          <w:p w14:paraId="66DEB161"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xml:space="preserve"> (Tỷ giá của Số tiền BL).</w:t>
            </w:r>
          </w:p>
        </w:tc>
        <w:tc>
          <w:tcPr>
            <w:tcW w:w="1417" w:type="dxa"/>
          </w:tcPr>
          <w:p w14:paraId="0847D0AD"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2B4A8264" w14:textId="77777777" w:rsidTr="00025336">
        <w:tc>
          <w:tcPr>
            <w:tcW w:w="1548" w:type="dxa"/>
          </w:tcPr>
          <w:p w14:paraId="67AE7F0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Tổng số tiền BCT quy đổi</w:t>
            </w:r>
          </w:p>
        </w:tc>
        <w:tc>
          <w:tcPr>
            <w:tcW w:w="1282" w:type="dxa"/>
            <w:gridSpan w:val="2"/>
          </w:tcPr>
          <w:p w14:paraId="2C4B9432"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6A81108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746457D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val="restart"/>
          </w:tcPr>
          <w:p w14:paraId="4889FD6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 được quy đổi sang nội tệ.</w:t>
            </w:r>
          </w:p>
          <w:p w14:paraId="70CAA098"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287FDB0F"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hệ thống tự tính toán bằng Tổng số tiền BCT và Tỷ giá.</w:t>
            </w:r>
          </w:p>
          <w:p w14:paraId="4C03A165" w14:textId="77777777" w:rsidR="004A7D63" w:rsidRPr="00B902FC" w:rsidRDefault="004A7D63" w:rsidP="00126E87">
            <w:pPr>
              <w:spacing w:line="312" w:lineRule="auto"/>
              <w:ind w:firstLine="0"/>
              <w:jc w:val="both"/>
              <w:rPr>
                <w:rFonts w:cs="Times New Roman"/>
                <w:color w:val="FF0000"/>
                <w:szCs w:val="26"/>
              </w:rPr>
            </w:pPr>
            <w:r w:rsidRPr="00B902FC">
              <w:rPr>
                <w:rFonts w:cs="Times New Roman"/>
                <w:color w:val="FF0000"/>
                <w:szCs w:val="26"/>
              </w:rPr>
              <w:t xml:space="preserve">Trên màn hình, 2 trường này nằm trên 1 </w:t>
            </w:r>
            <w:r w:rsidRPr="00B902FC">
              <w:rPr>
                <w:rFonts w:cs="Times New Roman"/>
                <w:color w:val="FF0000"/>
                <w:szCs w:val="26"/>
              </w:rPr>
              <w:lastRenderedPageBreak/>
              <w:t xml:space="preserve">hàng và có chung 1 tên hiển thị là: </w:t>
            </w:r>
          </w:p>
          <w:p w14:paraId="42537C74" w14:textId="77777777" w:rsidR="004A7D63" w:rsidRPr="00571988" w:rsidRDefault="004A7D63" w:rsidP="00126E87">
            <w:pPr>
              <w:spacing w:line="312" w:lineRule="auto"/>
              <w:ind w:firstLine="0"/>
              <w:jc w:val="both"/>
              <w:rPr>
                <w:rFonts w:cs="Times New Roman"/>
                <w:szCs w:val="26"/>
              </w:rPr>
            </w:pPr>
            <w:r w:rsidRPr="00B902FC">
              <w:rPr>
                <w:rFonts w:cs="Times New Roman"/>
                <w:b/>
                <w:color w:val="FF0000"/>
                <w:szCs w:val="26"/>
              </w:rPr>
              <w:t>Tổng số tiền phải trả quy đổi</w:t>
            </w:r>
          </w:p>
        </w:tc>
        <w:tc>
          <w:tcPr>
            <w:tcW w:w="1417" w:type="dxa"/>
          </w:tcPr>
          <w:p w14:paraId="17DA430A"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26CECADC" w14:textId="77777777" w:rsidTr="00025336">
        <w:tc>
          <w:tcPr>
            <w:tcW w:w="1548" w:type="dxa"/>
          </w:tcPr>
          <w:p w14:paraId="6479132A" w14:textId="77777777" w:rsidR="004A7D63" w:rsidRDefault="004A7D63" w:rsidP="00126E87">
            <w:pPr>
              <w:spacing w:line="312" w:lineRule="auto"/>
              <w:ind w:firstLine="0"/>
              <w:jc w:val="both"/>
              <w:rPr>
                <w:rFonts w:cs="Times New Roman"/>
                <w:b/>
                <w:color w:val="FF0000"/>
                <w:szCs w:val="26"/>
              </w:rPr>
            </w:pPr>
            <w:r w:rsidRPr="00B902FC">
              <w:rPr>
                <w:rFonts w:cs="Times New Roman"/>
                <w:b/>
                <w:color w:val="FF0000"/>
                <w:szCs w:val="26"/>
              </w:rPr>
              <w:t>Tổng số tiền BCT quy đổi</w:t>
            </w:r>
          </w:p>
          <w:p w14:paraId="13E10E1F"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 xml:space="preserve">Số </w:t>
            </w:r>
            <w:r>
              <w:rPr>
                <w:rFonts w:cs="Times New Roman"/>
                <w:i/>
                <w:color w:val="FF0000"/>
                <w:szCs w:val="26"/>
              </w:rPr>
              <w:lastRenderedPageBreak/>
              <w:t>tiền đòi quy đổi</w:t>
            </w:r>
            <w:r w:rsidRPr="00B902FC">
              <w:rPr>
                <w:rFonts w:cs="Times New Roman"/>
                <w:i/>
                <w:color w:val="FF0000"/>
                <w:szCs w:val="26"/>
              </w:rPr>
              <w:t xml:space="preserve"> (*))</w:t>
            </w:r>
          </w:p>
        </w:tc>
        <w:tc>
          <w:tcPr>
            <w:tcW w:w="1282" w:type="dxa"/>
            <w:gridSpan w:val="2"/>
          </w:tcPr>
          <w:p w14:paraId="3BE7894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lastRenderedPageBreak/>
              <w:t>Decimal</w:t>
            </w:r>
          </w:p>
        </w:tc>
        <w:tc>
          <w:tcPr>
            <w:tcW w:w="709" w:type="dxa"/>
          </w:tcPr>
          <w:p w14:paraId="3C89AC8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08AD759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5" w:type="dxa"/>
            <w:vMerge/>
          </w:tcPr>
          <w:p w14:paraId="0183F513" w14:textId="77777777" w:rsidR="004A7D63" w:rsidRPr="00571988" w:rsidRDefault="004A7D63" w:rsidP="00126E87">
            <w:pPr>
              <w:spacing w:line="312" w:lineRule="auto"/>
              <w:ind w:firstLine="0"/>
              <w:jc w:val="both"/>
              <w:rPr>
                <w:rFonts w:cs="Times New Roman"/>
                <w:szCs w:val="26"/>
              </w:rPr>
            </w:pPr>
          </w:p>
        </w:tc>
        <w:tc>
          <w:tcPr>
            <w:tcW w:w="1417" w:type="dxa"/>
          </w:tcPr>
          <w:p w14:paraId="3E5D92A0"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620D5651" w14:textId="77777777" w:rsidTr="00025336">
        <w:tc>
          <w:tcPr>
            <w:tcW w:w="1548" w:type="dxa"/>
          </w:tcPr>
          <w:p w14:paraId="66492AD8"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Loại tiền Tổng số dư BCT</w:t>
            </w:r>
          </w:p>
        </w:tc>
        <w:tc>
          <w:tcPr>
            <w:tcW w:w="1282" w:type="dxa"/>
            <w:gridSpan w:val="2"/>
          </w:tcPr>
          <w:p w14:paraId="1FFD80E7"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5B46EEF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4B4B4E4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2306E8F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 và được cập nhật sau các lần xử lý BCT đòi tiền (sửa đổi/thanh toán BCT).</w:t>
            </w:r>
          </w:p>
          <w:p w14:paraId="5B24FAAA"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34B133E9"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hệ thống tự tính toán. Ở chức năng này Tổng số dư = Tổng số tiền.</w:t>
            </w:r>
          </w:p>
          <w:p w14:paraId="0D21378E" w14:textId="77777777" w:rsidR="004A7D63" w:rsidRPr="00571988" w:rsidRDefault="004A7D63" w:rsidP="00126E87">
            <w:pPr>
              <w:spacing w:line="312" w:lineRule="auto"/>
              <w:ind w:firstLine="0"/>
              <w:jc w:val="both"/>
              <w:rPr>
                <w:rFonts w:cs="Times New Roman"/>
                <w:szCs w:val="26"/>
              </w:rPr>
            </w:pPr>
            <w:r w:rsidRPr="00B902FC">
              <w:rPr>
                <w:rFonts w:cs="Times New Roman"/>
                <w:color w:val="FF0000"/>
                <w:szCs w:val="26"/>
              </w:rPr>
              <w:t>Trong chức năng này, trường này không hiển thị trên màn hình.</w:t>
            </w:r>
          </w:p>
        </w:tc>
        <w:tc>
          <w:tcPr>
            <w:tcW w:w="1417" w:type="dxa"/>
          </w:tcPr>
          <w:p w14:paraId="4E5D081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12359C4" w14:textId="77777777" w:rsidTr="00025336">
        <w:tc>
          <w:tcPr>
            <w:tcW w:w="1548" w:type="dxa"/>
          </w:tcPr>
          <w:p w14:paraId="34B53F16"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Tổng số dư BCT</w:t>
            </w:r>
          </w:p>
        </w:tc>
        <w:tc>
          <w:tcPr>
            <w:tcW w:w="1282" w:type="dxa"/>
            <w:gridSpan w:val="2"/>
          </w:tcPr>
          <w:p w14:paraId="28420AC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08A461B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25447E4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5" w:type="dxa"/>
            <w:vMerge/>
          </w:tcPr>
          <w:p w14:paraId="4FACF508" w14:textId="77777777" w:rsidR="004A7D63" w:rsidRPr="00571988" w:rsidRDefault="004A7D63" w:rsidP="00126E87">
            <w:pPr>
              <w:spacing w:line="312" w:lineRule="auto"/>
              <w:ind w:firstLine="0"/>
              <w:jc w:val="both"/>
              <w:rPr>
                <w:rFonts w:cs="Times New Roman"/>
                <w:szCs w:val="26"/>
              </w:rPr>
            </w:pPr>
          </w:p>
        </w:tc>
        <w:tc>
          <w:tcPr>
            <w:tcW w:w="1417" w:type="dxa"/>
          </w:tcPr>
          <w:p w14:paraId="39411730"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6E692EE" w14:textId="77777777" w:rsidTr="00025336">
        <w:tc>
          <w:tcPr>
            <w:tcW w:w="1548" w:type="dxa"/>
          </w:tcPr>
          <w:p w14:paraId="1437791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Tổng số dư BCT quy đổi</w:t>
            </w:r>
          </w:p>
        </w:tc>
        <w:tc>
          <w:tcPr>
            <w:tcW w:w="1282" w:type="dxa"/>
            <w:gridSpan w:val="2"/>
          </w:tcPr>
          <w:p w14:paraId="2F2C31E1"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4D82612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2" w:type="dxa"/>
          </w:tcPr>
          <w:p w14:paraId="1DD4E10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5" w:type="dxa"/>
            <w:vMerge w:val="restart"/>
          </w:tcPr>
          <w:p w14:paraId="0ACA235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 được cập nhật sau các lần xử lý BCT đòi tiền (sửa đổi/thanh toán BCT và được quy đổi sang nội tệ</w:t>
            </w:r>
          </w:p>
          <w:p w14:paraId="07BB5B63"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39ADAC13"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Trường số tiền hệ thống tự tính toán dựa trên Tổng Số dư BCT và Tỷ giá</w:t>
            </w:r>
          </w:p>
          <w:p w14:paraId="56AF16D7" w14:textId="77777777" w:rsidR="004A7D63" w:rsidRPr="00571988" w:rsidRDefault="004A7D63" w:rsidP="00126E87">
            <w:pPr>
              <w:spacing w:line="312" w:lineRule="auto"/>
              <w:ind w:firstLine="0"/>
              <w:jc w:val="both"/>
              <w:rPr>
                <w:rFonts w:cs="Times New Roman"/>
                <w:szCs w:val="26"/>
              </w:rPr>
            </w:pPr>
            <w:r w:rsidRPr="00B902FC">
              <w:rPr>
                <w:rFonts w:cs="Times New Roman"/>
                <w:color w:val="FF0000"/>
                <w:szCs w:val="26"/>
              </w:rPr>
              <w:t>Trong chức năng này, trường này không hiển thị trên màn hình.</w:t>
            </w:r>
          </w:p>
        </w:tc>
        <w:tc>
          <w:tcPr>
            <w:tcW w:w="1417" w:type="dxa"/>
          </w:tcPr>
          <w:p w14:paraId="160C09F4"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52F2BCB" w14:textId="77777777" w:rsidTr="00025336">
        <w:tc>
          <w:tcPr>
            <w:tcW w:w="1548" w:type="dxa"/>
          </w:tcPr>
          <w:p w14:paraId="369FA4A1"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Tổng số dư BCT quy đổi</w:t>
            </w:r>
          </w:p>
        </w:tc>
        <w:tc>
          <w:tcPr>
            <w:tcW w:w="1282" w:type="dxa"/>
            <w:gridSpan w:val="2"/>
          </w:tcPr>
          <w:p w14:paraId="257B8B1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9" w:type="dxa"/>
          </w:tcPr>
          <w:p w14:paraId="0F9463C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2" w:type="dxa"/>
          </w:tcPr>
          <w:p w14:paraId="4AC3878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5" w:type="dxa"/>
            <w:vMerge/>
          </w:tcPr>
          <w:p w14:paraId="4A332A86" w14:textId="77777777" w:rsidR="004A7D63" w:rsidRPr="00571988" w:rsidRDefault="004A7D63" w:rsidP="00126E87">
            <w:pPr>
              <w:spacing w:line="312" w:lineRule="auto"/>
              <w:ind w:firstLine="0"/>
              <w:jc w:val="both"/>
              <w:rPr>
                <w:rFonts w:cs="Times New Roman"/>
                <w:szCs w:val="26"/>
              </w:rPr>
            </w:pPr>
          </w:p>
        </w:tc>
        <w:tc>
          <w:tcPr>
            <w:tcW w:w="1417" w:type="dxa"/>
          </w:tcPr>
          <w:p w14:paraId="27F3206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D480EE7" w14:textId="77777777" w:rsidTr="00025336">
        <w:tc>
          <w:tcPr>
            <w:tcW w:w="1548" w:type="dxa"/>
          </w:tcPr>
          <w:p w14:paraId="6DAFE7CE" w14:textId="77777777" w:rsidR="004A7D63" w:rsidRDefault="004A7D63" w:rsidP="00126E87">
            <w:pPr>
              <w:spacing w:line="312" w:lineRule="auto"/>
              <w:ind w:firstLine="0"/>
              <w:jc w:val="both"/>
              <w:rPr>
                <w:rFonts w:cs="Times New Roman"/>
                <w:b/>
                <w:color w:val="FF0000"/>
                <w:szCs w:val="26"/>
              </w:rPr>
            </w:pPr>
            <w:r w:rsidRPr="00B902FC">
              <w:rPr>
                <w:rFonts w:cs="Times New Roman"/>
                <w:b/>
                <w:color w:val="FF0000"/>
                <w:szCs w:val="26"/>
              </w:rPr>
              <w:t>Tình trạng BCT</w:t>
            </w:r>
          </w:p>
          <w:p w14:paraId="105CBA9B"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Trạng thái</w:t>
            </w:r>
            <w:r w:rsidRPr="00B902FC">
              <w:rPr>
                <w:rFonts w:cs="Times New Roman"/>
                <w:i/>
                <w:color w:val="FF0000"/>
                <w:szCs w:val="26"/>
              </w:rPr>
              <w:t xml:space="preserve"> (*))</w:t>
            </w:r>
          </w:p>
        </w:tc>
        <w:tc>
          <w:tcPr>
            <w:tcW w:w="1282" w:type="dxa"/>
            <w:gridSpan w:val="2"/>
          </w:tcPr>
          <w:p w14:paraId="506F8E05"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62A83B1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2" w:type="dxa"/>
          </w:tcPr>
          <w:p w14:paraId="6AF0DDE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5" w:type="dxa"/>
          </w:tcPr>
          <w:p w14:paraId="357E490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Thể hiện kết quả kiểm tra BCT đòi tiền theo bảo lãnh.</w:t>
            </w:r>
          </w:p>
          <w:p w14:paraId="48C5590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3 giá trị cho người dùng chọn:</w:t>
            </w:r>
          </w:p>
          <w:p w14:paraId="55F6460D"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Phù hợp</w:t>
            </w:r>
          </w:p>
          <w:p w14:paraId="63EA4400"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Sai sót</w:t>
            </w:r>
          </w:p>
          <w:p w14:paraId="2D3FA7B1"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w:t>
            </w:r>
          </w:p>
          <w:p w14:paraId="7E10F62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Mặc định là trống, không có giá trị. Người dùng tự chọn giá trị phù hợp.</w:t>
            </w:r>
          </w:p>
        </w:tc>
        <w:tc>
          <w:tcPr>
            <w:tcW w:w="1417" w:type="dxa"/>
          </w:tcPr>
          <w:p w14:paraId="6BC059F5"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4FDB4956" w14:textId="77777777" w:rsidTr="00025336">
        <w:tc>
          <w:tcPr>
            <w:tcW w:w="1548" w:type="dxa"/>
          </w:tcPr>
          <w:p w14:paraId="60709A58"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Nội dung </w:t>
            </w:r>
            <w:r w:rsidRPr="00571988">
              <w:rPr>
                <w:rFonts w:cs="Times New Roman"/>
                <w:b/>
                <w:szCs w:val="26"/>
              </w:rPr>
              <w:lastRenderedPageBreak/>
              <w:t>sai sót BCT</w:t>
            </w:r>
          </w:p>
        </w:tc>
        <w:tc>
          <w:tcPr>
            <w:tcW w:w="1282" w:type="dxa"/>
            <w:gridSpan w:val="2"/>
          </w:tcPr>
          <w:p w14:paraId="5ADE076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lastRenderedPageBreak/>
              <w:t>nVarchar</w:t>
            </w:r>
          </w:p>
        </w:tc>
        <w:tc>
          <w:tcPr>
            <w:tcW w:w="709" w:type="dxa"/>
          </w:tcPr>
          <w:p w14:paraId="12CF91D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150</w:t>
            </w:r>
            <w:r w:rsidRPr="00571988">
              <w:rPr>
                <w:rFonts w:cs="Times New Roman"/>
                <w:szCs w:val="26"/>
              </w:rPr>
              <w:lastRenderedPageBreak/>
              <w:t>0</w:t>
            </w:r>
          </w:p>
        </w:tc>
        <w:tc>
          <w:tcPr>
            <w:tcW w:w="992" w:type="dxa"/>
          </w:tcPr>
          <w:p w14:paraId="401A327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lastRenderedPageBreak/>
              <w:t>(P/M)</w:t>
            </w:r>
          </w:p>
        </w:tc>
        <w:tc>
          <w:tcPr>
            <w:tcW w:w="4395" w:type="dxa"/>
          </w:tcPr>
          <w:p w14:paraId="480E6E1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Thể hiện chi tiết các sai sót của BCT </w:t>
            </w:r>
            <w:r w:rsidRPr="00571988">
              <w:rPr>
                <w:rFonts w:cs="Times New Roman"/>
                <w:szCs w:val="26"/>
              </w:rPr>
              <w:lastRenderedPageBreak/>
              <w:t>đòi tiền theo BL</w:t>
            </w:r>
          </w:p>
          <w:p w14:paraId="6CA191E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Trường này trở thành trường bắt buộc nhập thông tin nếu Tình trạng BCT là “Sai sót”.</w:t>
            </w:r>
          </w:p>
          <w:p w14:paraId="0D669A2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 giá trị.</w:t>
            </w:r>
          </w:p>
        </w:tc>
        <w:tc>
          <w:tcPr>
            <w:tcW w:w="1417" w:type="dxa"/>
          </w:tcPr>
          <w:p w14:paraId="3434277A"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451DB5B1" w14:textId="77777777" w:rsidTr="00025336">
        <w:tc>
          <w:tcPr>
            <w:tcW w:w="1548" w:type="dxa"/>
          </w:tcPr>
          <w:p w14:paraId="2A99562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Chứng từ xuất trình</w:t>
            </w:r>
          </w:p>
        </w:tc>
        <w:tc>
          <w:tcPr>
            <w:tcW w:w="1282" w:type="dxa"/>
            <w:gridSpan w:val="2"/>
          </w:tcPr>
          <w:p w14:paraId="578B4EA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654CB10" w14:textId="77777777" w:rsidR="004A7D63" w:rsidRPr="00571988" w:rsidRDefault="004A7D63" w:rsidP="00126E87">
            <w:pPr>
              <w:spacing w:line="312" w:lineRule="auto"/>
              <w:ind w:firstLine="0"/>
              <w:jc w:val="center"/>
              <w:rPr>
                <w:rFonts w:cs="Times New Roman"/>
                <w:szCs w:val="26"/>
              </w:rPr>
            </w:pPr>
          </w:p>
        </w:tc>
        <w:tc>
          <w:tcPr>
            <w:tcW w:w="992" w:type="dxa"/>
          </w:tcPr>
          <w:p w14:paraId="4DFEE45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468B2BB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liệt kê danh sách các chứng từ xuất trình trong BCT bao gồm cả bản gốc và bản sao.</w:t>
            </w:r>
          </w:p>
        </w:tc>
        <w:tc>
          <w:tcPr>
            <w:tcW w:w="1417" w:type="dxa"/>
          </w:tcPr>
          <w:p w14:paraId="6419995F"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A86B4DD" w14:textId="77777777" w:rsidTr="00025336">
        <w:tc>
          <w:tcPr>
            <w:tcW w:w="1548" w:type="dxa"/>
          </w:tcPr>
          <w:p w14:paraId="1FD01B86" w14:textId="77777777" w:rsidR="004A7D63" w:rsidRPr="00571988" w:rsidRDefault="004A7D63" w:rsidP="00126E87">
            <w:pPr>
              <w:spacing w:line="312" w:lineRule="auto"/>
              <w:ind w:firstLine="0"/>
              <w:jc w:val="both"/>
              <w:rPr>
                <w:rFonts w:cs="Times New Roman"/>
                <w:b/>
                <w:szCs w:val="26"/>
              </w:rPr>
            </w:pPr>
            <w:commentRangeStart w:id="534"/>
            <w:commentRangeStart w:id="535"/>
            <w:r w:rsidRPr="00571988">
              <w:rPr>
                <w:rFonts w:cs="Times New Roman"/>
                <w:b/>
                <w:szCs w:val="26"/>
              </w:rPr>
              <w:t>Loại Thông báo</w:t>
            </w:r>
            <w:commentRangeEnd w:id="534"/>
            <w:r>
              <w:rPr>
                <w:rStyle w:val="CommentReference"/>
              </w:rPr>
              <w:commentReference w:id="534"/>
            </w:r>
            <w:commentRangeEnd w:id="535"/>
            <w:r w:rsidR="00CA43AD">
              <w:rPr>
                <w:rStyle w:val="CommentReference"/>
              </w:rPr>
              <w:commentReference w:id="535"/>
            </w:r>
          </w:p>
        </w:tc>
        <w:tc>
          <w:tcPr>
            <w:tcW w:w="1282" w:type="dxa"/>
            <w:gridSpan w:val="2"/>
          </w:tcPr>
          <w:p w14:paraId="0DBC9D7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17F1205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70</w:t>
            </w:r>
          </w:p>
        </w:tc>
        <w:tc>
          <w:tcPr>
            <w:tcW w:w="992" w:type="dxa"/>
          </w:tcPr>
          <w:p w14:paraId="1872821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7BF5C06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lựa chọn có tạo Thông báo BCT đến gửi khách hàng không</w:t>
            </w:r>
          </w:p>
          <w:p w14:paraId="1DE3795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các giá trị cho người dùng chọn:</w:t>
            </w:r>
          </w:p>
          <w:p w14:paraId="3AB33941"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TB chứng từ đến</w:t>
            </w:r>
          </w:p>
          <w:p w14:paraId="08A83800"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TB từ chối thanh toán</w:t>
            </w:r>
          </w:p>
          <w:p w14:paraId="3879131F"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TB chứng từ đến và TB từ chối t/toán</w:t>
            </w:r>
          </w:p>
          <w:p w14:paraId="17DF4BCE" w14:textId="77777777" w:rsidR="004A7D63" w:rsidRPr="00571988" w:rsidRDefault="004A7D63" w:rsidP="0074166A">
            <w:pPr>
              <w:pStyle w:val="ListParagraph"/>
              <w:numPr>
                <w:ilvl w:val="0"/>
                <w:numId w:val="1"/>
              </w:numPr>
              <w:tabs>
                <w:tab w:val="left" w:pos="313"/>
              </w:tabs>
              <w:spacing w:line="312" w:lineRule="auto"/>
              <w:ind w:left="0" w:firstLine="0"/>
              <w:contextualSpacing w:val="0"/>
              <w:jc w:val="both"/>
              <w:rPr>
                <w:rFonts w:cs="Times New Roman"/>
                <w:szCs w:val="26"/>
              </w:rPr>
            </w:pPr>
            <w:r w:rsidRPr="00571988">
              <w:rPr>
                <w:rFonts w:cs="Times New Roman"/>
                <w:szCs w:val="26"/>
              </w:rPr>
              <w:t>(Để trống)</w:t>
            </w:r>
          </w:p>
          <w:p w14:paraId="6C6BD28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Nếu Tình trạng BCT là “Phù hợp”, hệ thống tự mặc định giá trị “TB chứng từ đến”. </w:t>
            </w:r>
          </w:p>
          <w:p w14:paraId="7F77B9A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Tình trạng BCT là “Sai sót”, hệ thống tự mặc định giá trị “TB chứng từ đến và TB từ chối t/toán”.</w:t>
            </w:r>
          </w:p>
          <w:p w14:paraId="2F1A9317"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có thể sửa lại giá trị mặc định</w:t>
            </w:r>
          </w:p>
          <w:p w14:paraId="2989953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trường này để trống, hệ thống không sinh Thông báo</w:t>
            </w:r>
          </w:p>
        </w:tc>
        <w:tc>
          <w:tcPr>
            <w:tcW w:w="1417" w:type="dxa"/>
          </w:tcPr>
          <w:p w14:paraId="1E2E8A9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C6BEA59" w14:textId="77777777" w:rsidTr="00025336">
        <w:tc>
          <w:tcPr>
            <w:tcW w:w="1548" w:type="dxa"/>
          </w:tcPr>
          <w:p w14:paraId="1CD57A79" w14:textId="77777777" w:rsidR="004A7D63" w:rsidRPr="00571988" w:rsidRDefault="004A7D63" w:rsidP="00126E87">
            <w:pPr>
              <w:spacing w:line="312" w:lineRule="auto"/>
              <w:ind w:firstLine="0"/>
              <w:jc w:val="both"/>
              <w:rPr>
                <w:rFonts w:cs="Times New Roman"/>
                <w:b/>
                <w:szCs w:val="26"/>
              </w:rPr>
            </w:pPr>
            <w:commentRangeStart w:id="536"/>
            <w:commentRangeStart w:id="537"/>
            <w:r w:rsidRPr="00571988">
              <w:rPr>
                <w:rFonts w:cs="Times New Roman"/>
                <w:b/>
                <w:szCs w:val="26"/>
              </w:rPr>
              <w:t>TB chứng từ đến</w:t>
            </w:r>
            <w:commentRangeEnd w:id="536"/>
            <w:r>
              <w:rPr>
                <w:rStyle w:val="CommentReference"/>
              </w:rPr>
              <w:commentReference w:id="536"/>
            </w:r>
            <w:commentRangeEnd w:id="537"/>
            <w:r w:rsidR="00CA43AD">
              <w:rPr>
                <w:rStyle w:val="CommentReference"/>
              </w:rPr>
              <w:commentReference w:id="537"/>
            </w:r>
          </w:p>
        </w:tc>
        <w:tc>
          <w:tcPr>
            <w:tcW w:w="7378" w:type="dxa"/>
            <w:gridSpan w:val="5"/>
          </w:tcPr>
          <w:p w14:paraId="44C834E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Thông tin phần này hiển thị nếu Loại thông báo là “TB chứng từ đến” hoặc “TB chứng từ đến và TB từ chối t/toán”</w:t>
            </w:r>
          </w:p>
        </w:tc>
        <w:tc>
          <w:tcPr>
            <w:tcW w:w="1417" w:type="dxa"/>
          </w:tcPr>
          <w:p w14:paraId="4FA307B7"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74235CC" w14:textId="77777777" w:rsidTr="00025336">
        <w:tc>
          <w:tcPr>
            <w:tcW w:w="1548" w:type="dxa"/>
          </w:tcPr>
          <w:p w14:paraId="130A1D45" w14:textId="77777777" w:rsidR="004A7D63" w:rsidRPr="00571988" w:rsidRDefault="004A7D63" w:rsidP="00126E87">
            <w:pPr>
              <w:spacing w:line="312" w:lineRule="auto"/>
              <w:ind w:firstLine="0"/>
              <w:jc w:val="both"/>
              <w:rPr>
                <w:rFonts w:cs="Times New Roman"/>
                <w:b/>
                <w:szCs w:val="26"/>
              </w:rPr>
            </w:pPr>
            <w:commentRangeStart w:id="538"/>
            <w:commentRangeStart w:id="539"/>
            <w:r w:rsidRPr="00571988">
              <w:rPr>
                <w:rFonts w:cs="Times New Roman"/>
                <w:b/>
                <w:szCs w:val="26"/>
              </w:rPr>
              <w:t xml:space="preserve">Nội dung </w:t>
            </w:r>
            <w:commentRangeEnd w:id="538"/>
            <w:r>
              <w:rPr>
                <w:rStyle w:val="CommentReference"/>
              </w:rPr>
              <w:commentReference w:id="538"/>
            </w:r>
            <w:commentRangeEnd w:id="539"/>
            <w:r w:rsidR="00CA43AD">
              <w:rPr>
                <w:rStyle w:val="CommentReference"/>
              </w:rPr>
              <w:commentReference w:id="539"/>
            </w:r>
          </w:p>
        </w:tc>
        <w:tc>
          <w:tcPr>
            <w:tcW w:w="1282" w:type="dxa"/>
            <w:gridSpan w:val="2"/>
          </w:tcPr>
          <w:p w14:paraId="061197B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Clob</w:t>
            </w:r>
          </w:p>
        </w:tc>
        <w:tc>
          <w:tcPr>
            <w:tcW w:w="709" w:type="dxa"/>
          </w:tcPr>
          <w:p w14:paraId="6BF705EC" w14:textId="77777777" w:rsidR="004A7D63" w:rsidRPr="00571988" w:rsidRDefault="004A7D63" w:rsidP="00126E87">
            <w:pPr>
              <w:spacing w:line="312" w:lineRule="auto"/>
              <w:ind w:firstLine="0"/>
              <w:jc w:val="center"/>
              <w:rPr>
                <w:rFonts w:cs="Times New Roman"/>
                <w:szCs w:val="26"/>
              </w:rPr>
            </w:pPr>
          </w:p>
        </w:tc>
        <w:tc>
          <w:tcPr>
            <w:tcW w:w="992" w:type="dxa"/>
          </w:tcPr>
          <w:p w14:paraId="7EAB2DE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(M/H)</w:t>
            </w:r>
          </w:p>
        </w:tc>
        <w:tc>
          <w:tcPr>
            <w:tcW w:w="4395" w:type="dxa"/>
          </w:tcPr>
          <w:p w14:paraId="080C40C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Nội dung của Thông báo chứng từ đến</w:t>
            </w:r>
          </w:p>
          <w:p w14:paraId="591CACC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Cho phép người dùng tự nhập nội dung thủ công hoặc copy nội dung thông báo từ nguồn bên ngoài hệ thống vào.</w:t>
            </w:r>
          </w:p>
          <w:p w14:paraId="3C1D8D36" w14:textId="77777777" w:rsidR="004A7D63" w:rsidRDefault="004A7D63" w:rsidP="00126E87">
            <w:pPr>
              <w:spacing w:line="312" w:lineRule="auto"/>
              <w:ind w:firstLine="0"/>
              <w:jc w:val="both"/>
              <w:rPr>
                <w:rFonts w:cs="Times New Roman"/>
                <w:szCs w:val="26"/>
              </w:rPr>
            </w:pPr>
            <w:r w:rsidRPr="00571988">
              <w:rPr>
                <w:rFonts w:cs="Times New Roman"/>
                <w:szCs w:val="26"/>
              </w:rPr>
              <w:t xml:space="preserve">Hệ thống hỗ trợ định dạng như trong </w:t>
            </w:r>
            <w:r w:rsidRPr="00571988">
              <w:rPr>
                <w:rFonts w:cs="Times New Roman"/>
                <w:szCs w:val="26"/>
              </w:rPr>
              <w:lastRenderedPageBreak/>
              <w:t>Microsoft Word.</w:t>
            </w:r>
          </w:p>
          <w:p w14:paraId="54BF2390" w14:textId="77777777" w:rsidR="004A7D63" w:rsidRPr="00571988" w:rsidRDefault="004A7D63" w:rsidP="00126E87">
            <w:pPr>
              <w:spacing w:line="312" w:lineRule="auto"/>
              <w:ind w:firstLine="0"/>
              <w:jc w:val="both"/>
              <w:rPr>
                <w:rFonts w:cs="Times New Roman"/>
                <w:szCs w:val="26"/>
              </w:rPr>
            </w:pPr>
            <w:r w:rsidRPr="00C76184">
              <w:rPr>
                <w:rFonts w:cs="Times New Roman"/>
                <w:color w:val="FF0000"/>
                <w:szCs w:val="26"/>
              </w:rPr>
              <w:t>Hệ thống cho phép người dùng xem trước nội dung chứng từ để chủ động chỉnh sửa cho phù hợp.</w:t>
            </w:r>
          </w:p>
        </w:tc>
        <w:tc>
          <w:tcPr>
            <w:tcW w:w="1417" w:type="dxa"/>
          </w:tcPr>
          <w:p w14:paraId="43C42813"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54512F76" w14:textId="77777777" w:rsidTr="00025336">
        <w:tc>
          <w:tcPr>
            <w:tcW w:w="1548" w:type="dxa"/>
          </w:tcPr>
          <w:p w14:paraId="2216A53C" w14:textId="77777777" w:rsidR="004A7D63" w:rsidRPr="00571988" w:rsidRDefault="004A7D63" w:rsidP="00126E87">
            <w:pPr>
              <w:spacing w:line="312" w:lineRule="auto"/>
              <w:ind w:firstLine="0"/>
              <w:jc w:val="both"/>
              <w:rPr>
                <w:rFonts w:cs="Times New Roman"/>
                <w:b/>
                <w:szCs w:val="26"/>
              </w:rPr>
            </w:pPr>
            <w:commentRangeStart w:id="540"/>
            <w:commentRangeStart w:id="541"/>
            <w:r w:rsidRPr="00571988">
              <w:rPr>
                <w:rFonts w:cs="Times New Roman"/>
                <w:b/>
                <w:szCs w:val="26"/>
              </w:rPr>
              <w:lastRenderedPageBreak/>
              <w:t>TB từ chối thanh toán</w:t>
            </w:r>
            <w:commentRangeEnd w:id="540"/>
            <w:r>
              <w:rPr>
                <w:rStyle w:val="CommentReference"/>
              </w:rPr>
              <w:commentReference w:id="540"/>
            </w:r>
            <w:commentRangeEnd w:id="541"/>
            <w:r w:rsidR="00CA43AD">
              <w:rPr>
                <w:rStyle w:val="CommentReference"/>
              </w:rPr>
              <w:commentReference w:id="541"/>
            </w:r>
          </w:p>
        </w:tc>
        <w:tc>
          <w:tcPr>
            <w:tcW w:w="7378" w:type="dxa"/>
            <w:gridSpan w:val="5"/>
          </w:tcPr>
          <w:p w14:paraId="59CDA54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Thông tin phần này hiển thị nếu Loại thông báo là “TB từ chối t/toán” hoặc “TB chứng từ đến và TB từ chối t/toán”</w:t>
            </w:r>
          </w:p>
        </w:tc>
        <w:tc>
          <w:tcPr>
            <w:tcW w:w="1417" w:type="dxa"/>
          </w:tcPr>
          <w:p w14:paraId="414A23E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C48A552" w14:textId="77777777" w:rsidTr="00025336">
        <w:tc>
          <w:tcPr>
            <w:tcW w:w="1548" w:type="dxa"/>
          </w:tcPr>
          <w:p w14:paraId="49969F14" w14:textId="77777777" w:rsidR="004A7D63" w:rsidRPr="00571988" w:rsidRDefault="004A7D63" w:rsidP="00126E87">
            <w:pPr>
              <w:spacing w:line="312" w:lineRule="auto"/>
              <w:ind w:firstLine="0"/>
              <w:jc w:val="both"/>
              <w:rPr>
                <w:rFonts w:cs="Times New Roman"/>
                <w:b/>
                <w:szCs w:val="26"/>
              </w:rPr>
            </w:pPr>
            <w:commentRangeStart w:id="542"/>
            <w:commentRangeStart w:id="543"/>
            <w:r w:rsidRPr="00571988">
              <w:rPr>
                <w:rFonts w:cs="Times New Roman"/>
                <w:b/>
                <w:szCs w:val="26"/>
              </w:rPr>
              <w:t xml:space="preserve">Nội dung </w:t>
            </w:r>
            <w:commentRangeEnd w:id="542"/>
            <w:r>
              <w:rPr>
                <w:rStyle w:val="CommentReference"/>
              </w:rPr>
              <w:commentReference w:id="542"/>
            </w:r>
            <w:commentRangeEnd w:id="543"/>
            <w:r w:rsidR="00CA43AD">
              <w:rPr>
                <w:rStyle w:val="CommentReference"/>
              </w:rPr>
              <w:commentReference w:id="543"/>
            </w:r>
          </w:p>
        </w:tc>
        <w:tc>
          <w:tcPr>
            <w:tcW w:w="1282" w:type="dxa"/>
            <w:gridSpan w:val="2"/>
          </w:tcPr>
          <w:p w14:paraId="32619A9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Clob</w:t>
            </w:r>
          </w:p>
        </w:tc>
        <w:tc>
          <w:tcPr>
            <w:tcW w:w="709" w:type="dxa"/>
          </w:tcPr>
          <w:p w14:paraId="65750C11" w14:textId="77777777" w:rsidR="004A7D63" w:rsidRPr="00571988" w:rsidRDefault="004A7D63" w:rsidP="00126E87">
            <w:pPr>
              <w:spacing w:line="312" w:lineRule="auto"/>
              <w:ind w:firstLine="0"/>
              <w:jc w:val="center"/>
              <w:rPr>
                <w:rFonts w:cs="Times New Roman"/>
                <w:szCs w:val="26"/>
              </w:rPr>
            </w:pPr>
          </w:p>
        </w:tc>
        <w:tc>
          <w:tcPr>
            <w:tcW w:w="992" w:type="dxa"/>
          </w:tcPr>
          <w:p w14:paraId="565CC74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(M/H)</w:t>
            </w:r>
          </w:p>
        </w:tc>
        <w:tc>
          <w:tcPr>
            <w:tcW w:w="4395" w:type="dxa"/>
          </w:tcPr>
          <w:p w14:paraId="40551C1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Nội dung của Thông báo từ chối thanh toán</w:t>
            </w:r>
          </w:p>
          <w:p w14:paraId="1C22CA5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Cho phép người dùng tự nhập nội dung thủ công hoặc copy nội dung thông báo từ nguồn bên ngoài hệ thống vào.</w:t>
            </w:r>
          </w:p>
          <w:p w14:paraId="7DBA13DE" w14:textId="77777777" w:rsidR="004A7D63" w:rsidRDefault="004A7D63" w:rsidP="00126E87">
            <w:pPr>
              <w:spacing w:line="312" w:lineRule="auto"/>
              <w:ind w:firstLine="0"/>
              <w:jc w:val="both"/>
              <w:rPr>
                <w:rFonts w:cs="Times New Roman"/>
                <w:szCs w:val="26"/>
              </w:rPr>
            </w:pPr>
            <w:r w:rsidRPr="00571988">
              <w:rPr>
                <w:rFonts w:cs="Times New Roman"/>
                <w:szCs w:val="26"/>
              </w:rPr>
              <w:t>Hệ thống hỗ trợ định dạng như trong Microsoft Word.</w:t>
            </w:r>
          </w:p>
          <w:p w14:paraId="669933CB" w14:textId="77777777" w:rsidR="004A7D63" w:rsidRPr="00571988" w:rsidRDefault="004A7D63" w:rsidP="00126E87">
            <w:pPr>
              <w:spacing w:line="312" w:lineRule="auto"/>
              <w:ind w:firstLine="0"/>
              <w:jc w:val="both"/>
              <w:rPr>
                <w:rFonts w:cs="Times New Roman"/>
                <w:szCs w:val="26"/>
              </w:rPr>
            </w:pPr>
            <w:r w:rsidRPr="00C76184">
              <w:rPr>
                <w:rFonts w:cs="Times New Roman"/>
                <w:color w:val="FF0000"/>
                <w:szCs w:val="26"/>
              </w:rPr>
              <w:t>Hệ thống cho phép người dùng xem trước nội dung chứng từ để chủ động chỉnh sửa cho phù hợp.</w:t>
            </w:r>
          </w:p>
        </w:tc>
        <w:tc>
          <w:tcPr>
            <w:tcW w:w="1417" w:type="dxa"/>
          </w:tcPr>
          <w:p w14:paraId="1E64CE3C"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E823146" w14:textId="77777777" w:rsidTr="005E5229">
        <w:tc>
          <w:tcPr>
            <w:tcW w:w="8926" w:type="dxa"/>
            <w:gridSpan w:val="6"/>
            <w:shd w:val="clear" w:color="auto" w:fill="FFFF00"/>
          </w:tcPr>
          <w:p w14:paraId="29FB063E" w14:textId="77777777" w:rsidR="004A7D63" w:rsidRPr="00571988" w:rsidRDefault="004A7D63" w:rsidP="00126E87">
            <w:pPr>
              <w:spacing w:line="312" w:lineRule="auto"/>
              <w:ind w:firstLine="0"/>
              <w:jc w:val="both"/>
              <w:rPr>
                <w:rFonts w:cs="Times New Roman"/>
                <w:szCs w:val="26"/>
              </w:rPr>
            </w:pPr>
            <w:r w:rsidRPr="00571988">
              <w:rPr>
                <w:rFonts w:cs="Times New Roman"/>
                <w:b/>
                <w:szCs w:val="26"/>
              </w:rPr>
              <w:t xml:space="preserve">Các bên liên quan </w:t>
            </w:r>
          </w:p>
        </w:tc>
        <w:tc>
          <w:tcPr>
            <w:tcW w:w="1417" w:type="dxa"/>
            <w:shd w:val="clear" w:color="auto" w:fill="FFFF00"/>
          </w:tcPr>
          <w:p w14:paraId="1E2B4EFE" w14:textId="77777777" w:rsidR="004A7D63" w:rsidRPr="00571988" w:rsidRDefault="004A7D63" w:rsidP="00126E87">
            <w:pPr>
              <w:spacing w:line="312" w:lineRule="auto"/>
              <w:ind w:firstLine="0"/>
              <w:jc w:val="center"/>
              <w:rPr>
                <w:rFonts w:cs="Times New Roman"/>
                <w:b/>
                <w:szCs w:val="26"/>
              </w:rPr>
            </w:pPr>
            <w:r>
              <w:rPr>
                <w:rFonts w:cs="Times New Roman"/>
                <w:b/>
                <w:szCs w:val="26"/>
              </w:rPr>
              <w:t>Y</w:t>
            </w:r>
          </w:p>
        </w:tc>
      </w:tr>
      <w:tr w:rsidR="004A7D63" w:rsidRPr="00571988" w14:paraId="7A2FBE76" w14:textId="77777777" w:rsidTr="005E5229">
        <w:tc>
          <w:tcPr>
            <w:tcW w:w="1720" w:type="dxa"/>
            <w:gridSpan w:val="2"/>
            <w:shd w:val="clear" w:color="auto" w:fill="DBE5F1" w:themeFill="accent1" w:themeFillTint="33"/>
          </w:tcPr>
          <w:p w14:paraId="63A943D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Bên được Bảo lãnh</w:t>
            </w:r>
          </w:p>
        </w:tc>
        <w:tc>
          <w:tcPr>
            <w:tcW w:w="7206" w:type="dxa"/>
            <w:gridSpan w:val="4"/>
            <w:shd w:val="clear" w:color="auto" w:fill="DBE5F1" w:themeFill="accent1" w:themeFillTint="33"/>
          </w:tcPr>
          <w:p w14:paraId="6F9B664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Người dùng không thể chỉnh sửa</w:t>
            </w:r>
          </w:p>
        </w:tc>
        <w:tc>
          <w:tcPr>
            <w:tcW w:w="1417" w:type="dxa"/>
            <w:shd w:val="clear" w:color="auto" w:fill="DBE5F1" w:themeFill="accent1" w:themeFillTint="33"/>
          </w:tcPr>
          <w:p w14:paraId="37B01C05"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317555D" w14:textId="77777777" w:rsidTr="005E5229">
        <w:tc>
          <w:tcPr>
            <w:tcW w:w="1720" w:type="dxa"/>
            <w:gridSpan w:val="2"/>
            <w:shd w:val="clear" w:color="auto" w:fill="DBE5F1" w:themeFill="accent1" w:themeFillTint="33"/>
          </w:tcPr>
          <w:p w14:paraId="14AA9C1F"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Bên nhận Bảo lãnh</w:t>
            </w:r>
          </w:p>
        </w:tc>
        <w:tc>
          <w:tcPr>
            <w:tcW w:w="7206" w:type="dxa"/>
            <w:gridSpan w:val="4"/>
            <w:shd w:val="clear" w:color="auto" w:fill="DBE5F1" w:themeFill="accent1" w:themeFillTint="33"/>
          </w:tcPr>
          <w:p w14:paraId="7034106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r w:rsidRPr="00571988">
              <w:rPr>
                <w:rFonts w:cs="Times New Roman"/>
                <w:szCs w:val="26"/>
              </w:rPr>
              <w:t>Người dùng không thể chỉnh sửa</w:t>
            </w:r>
          </w:p>
        </w:tc>
        <w:tc>
          <w:tcPr>
            <w:tcW w:w="1417" w:type="dxa"/>
            <w:shd w:val="clear" w:color="auto" w:fill="DBE5F1" w:themeFill="accent1" w:themeFillTint="33"/>
          </w:tcPr>
          <w:p w14:paraId="1867042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4DBB569" w14:textId="77777777" w:rsidTr="005E5229">
        <w:tc>
          <w:tcPr>
            <w:tcW w:w="1720" w:type="dxa"/>
            <w:gridSpan w:val="2"/>
            <w:shd w:val="clear" w:color="auto" w:fill="DBE5F1" w:themeFill="accent1" w:themeFillTint="33"/>
          </w:tcPr>
          <w:p w14:paraId="71329AA9"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NH gửi BCT</w:t>
            </w:r>
          </w:p>
        </w:tc>
        <w:tc>
          <w:tcPr>
            <w:tcW w:w="7206" w:type="dxa"/>
            <w:gridSpan w:val="4"/>
            <w:shd w:val="clear" w:color="auto" w:fill="DBE5F1" w:themeFill="accent1" w:themeFillTint="33"/>
          </w:tcPr>
          <w:p w14:paraId="3D644958" w14:textId="77777777" w:rsidR="004A7D63" w:rsidRPr="00571988" w:rsidRDefault="004A7D63" w:rsidP="00126E87">
            <w:pPr>
              <w:spacing w:line="312" w:lineRule="auto"/>
              <w:ind w:firstLine="0"/>
              <w:jc w:val="both"/>
              <w:rPr>
                <w:rFonts w:cs="Times New Roman"/>
                <w:szCs w:val="26"/>
              </w:rPr>
            </w:pPr>
          </w:p>
        </w:tc>
        <w:tc>
          <w:tcPr>
            <w:tcW w:w="1417" w:type="dxa"/>
            <w:shd w:val="clear" w:color="auto" w:fill="DBE5F1" w:themeFill="accent1" w:themeFillTint="33"/>
          </w:tcPr>
          <w:p w14:paraId="4B5E89DD"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475BC643" w14:textId="77777777" w:rsidTr="005E5229">
        <w:tc>
          <w:tcPr>
            <w:tcW w:w="1720" w:type="dxa"/>
            <w:gridSpan w:val="2"/>
          </w:tcPr>
          <w:p w14:paraId="7BCB339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Tên</w:t>
            </w:r>
          </w:p>
        </w:tc>
        <w:tc>
          <w:tcPr>
            <w:tcW w:w="1110" w:type="dxa"/>
          </w:tcPr>
          <w:p w14:paraId="3D88104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709" w:type="dxa"/>
          </w:tcPr>
          <w:p w14:paraId="27E4A87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0A20AE9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22D5740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Tên của NH gửi BCT đòi tiền.</w:t>
            </w:r>
          </w:p>
          <w:p w14:paraId="71D1D0D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 thông tin NH</w:t>
            </w:r>
          </w:p>
        </w:tc>
        <w:tc>
          <w:tcPr>
            <w:tcW w:w="1417" w:type="dxa"/>
          </w:tcPr>
          <w:p w14:paraId="1946ACB1"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B1C7A19" w14:textId="77777777" w:rsidTr="005E5229">
        <w:tc>
          <w:tcPr>
            <w:tcW w:w="1720" w:type="dxa"/>
            <w:gridSpan w:val="2"/>
          </w:tcPr>
          <w:p w14:paraId="26D1C88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Địa chỉ</w:t>
            </w:r>
          </w:p>
        </w:tc>
        <w:tc>
          <w:tcPr>
            <w:tcW w:w="1110" w:type="dxa"/>
          </w:tcPr>
          <w:p w14:paraId="5906311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709" w:type="dxa"/>
          </w:tcPr>
          <w:p w14:paraId="5D952D1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255</w:t>
            </w:r>
          </w:p>
        </w:tc>
        <w:tc>
          <w:tcPr>
            <w:tcW w:w="992" w:type="dxa"/>
          </w:tcPr>
          <w:p w14:paraId="3EEFDC5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12E4E1A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Địa chỉ của NH gửi BCT đòi tiền.</w:t>
            </w:r>
          </w:p>
          <w:p w14:paraId="71B19AA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 thông tin NH</w:t>
            </w:r>
          </w:p>
        </w:tc>
        <w:tc>
          <w:tcPr>
            <w:tcW w:w="1417" w:type="dxa"/>
          </w:tcPr>
          <w:p w14:paraId="45871AD0"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2EBC751B" w14:textId="77777777" w:rsidTr="005E5229">
        <w:tc>
          <w:tcPr>
            <w:tcW w:w="1720" w:type="dxa"/>
            <w:gridSpan w:val="2"/>
          </w:tcPr>
          <w:p w14:paraId="3E84F76F"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tham chiếu</w:t>
            </w:r>
          </w:p>
        </w:tc>
        <w:tc>
          <w:tcPr>
            <w:tcW w:w="1110" w:type="dxa"/>
          </w:tcPr>
          <w:p w14:paraId="0E153BF6"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9" w:type="dxa"/>
          </w:tcPr>
          <w:p w14:paraId="5FAA0FA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35</w:t>
            </w:r>
          </w:p>
        </w:tc>
        <w:tc>
          <w:tcPr>
            <w:tcW w:w="992" w:type="dxa"/>
          </w:tcPr>
          <w:p w14:paraId="1A2757D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72622C6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Số tham chiếu của NH gửi BCT đòi tiền.</w:t>
            </w:r>
          </w:p>
          <w:p w14:paraId="3B4E159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 thông tin NH</w:t>
            </w:r>
          </w:p>
        </w:tc>
        <w:tc>
          <w:tcPr>
            <w:tcW w:w="1417" w:type="dxa"/>
          </w:tcPr>
          <w:p w14:paraId="3D9F98FA"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8F6057B" w14:textId="77777777" w:rsidTr="005E5229">
        <w:tc>
          <w:tcPr>
            <w:tcW w:w="1720" w:type="dxa"/>
            <w:gridSpan w:val="2"/>
          </w:tcPr>
          <w:p w14:paraId="0EE54ED3" w14:textId="77777777" w:rsidR="004A7D63" w:rsidRPr="004C4957" w:rsidRDefault="004A7D63" w:rsidP="00126E87">
            <w:pPr>
              <w:spacing w:line="312" w:lineRule="auto"/>
              <w:ind w:firstLine="0"/>
              <w:jc w:val="both"/>
              <w:rPr>
                <w:rFonts w:cs="Times New Roman"/>
                <w:b/>
                <w:color w:val="FF0000"/>
                <w:szCs w:val="26"/>
              </w:rPr>
            </w:pPr>
            <w:r w:rsidRPr="004C4957">
              <w:rPr>
                <w:rFonts w:cs="Times New Roman"/>
                <w:b/>
                <w:color w:val="FF0000"/>
                <w:szCs w:val="26"/>
              </w:rPr>
              <w:t>Thông tin khác</w:t>
            </w:r>
          </w:p>
        </w:tc>
        <w:tc>
          <w:tcPr>
            <w:tcW w:w="1110" w:type="dxa"/>
          </w:tcPr>
          <w:p w14:paraId="0E0DA91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clob</w:t>
            </w:r>
          </w:p>
        </w:tc>
        <w:tc>
          <w:tcPr>
            <w:tcW w:w="709" w:type="dxa"/>
          </w:tcPr>
          <w:p w14:paraId="3D1D29FB" w14:textId="77777777" w:rsidR="004A7D63" w:rsidRPr="00571988" w:rsidRDefault="004A7D63" w:rsidP="00126E87">
            <w:pPr>
              <w:spacing w:line="312" w:lineRule="auto"/>
              <w:ind w:firstLine="0"/>
              <w:jc w:val="center"/>
              <w:rPr>
                <w:rFonts w:cs="Times New Roman"/>
                <w:szCs w:val="26"/>
              </w:rPr>
            </w:pPr>
          </w:p>
        </w:tc>
        <w:tc>
          <w:tcPr>
            <w:tcW w:w="992" w:type="dxa"/>
          </w:tcPr>
          <w:p w14:paraId="22E04C5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5" w:type="dxa"/>
          </w:tcPr>
          <w:p w14:paraId="11DE5EE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Các ghi chú liên quan đến giao dịch.</w:t>
            </w:r>
          </w:p>
          <w:p w14:paraId="1AEAC87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3C183D57"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565BD804" w14:textId="77777777" w:rsidTr="005E5229">
        <w:tc>
          <w:tcPr>
            <w:tcW w:w="1720" w:type="dxa"/>
            <w:gridSpan w:val="2"/>
          </w:tcPr>
          <w:p w14:paraId="613CEF1D" w14:textId="77777777" w:rsidR="004A7D63" w:rsidRPr="004C4957" w:rsidRDefault="004A7D63" w:rsidP="00126E87">
            <w:pPr>
              <w:spacing w:line="312" w:lineRule="auto"/>
              <w:ind w:firstLine="0"/>
              <w:jc w:val="both"/>
              <w:rPr>
                <w:rFonts w:cs="Times New Roman"/>
                <w:b/>
                <w:color w:val="FF0000"/>
                <w:szCs w:val="26"/>
              </w:rPr>
            </w:pPr>
            <w:r>
              <w:rPr>
                <w:rFonts w:cs="Times New Roman"/>
                <w:b/>
                <w:color w:val="FF0000"/>
                <w:szCs w:val="26"/>
              </w:rPr>
              <w:t>Trạng thái</w:t>
            </w:r>
          </w:p>
        </w:tc>
        <w:tc>
          <w:tcPr>
            <w:tcW w:w="1110" w:type="dxa"/>
          </w:tcPr>
          <w:p w14:paraId="79AE048C" w14:textId="77777777" w:rsidR="004A7D63" w:rsidRPr="00571988" w:rsidRDefault="004A7D63" w:rsidP="00126E87">
            <w:pPr>
              <w:spacing w:line="312" w:lineRule="auto"/>
              <w:ind w:firstLine="0"/>
              <w:jc w:val="center"/>
              <w:rPr>
                <w:rFonts w:cs="Times New Roman"/>
                <w:szCs w:val="26"/>
              </w:rPr>
            </w:pPr>
          </w:p>
        </w:tc>
        <w:tc>
          <w:tcPr>
            <w:tcW w:w="709" w:type="dxa"/>
          </w:tcPr>
          <w:p w14:paraId="23F166F9" w14:textId="77777777" w:rsidR="004A7D63" w:rsidRPr="00571988" w:rsidRDefault="004A7D63" w:rsidP="00126E87">
            <w:pPr>
              <w:spacing w:line="312" w:lineRule="auto"/>
              <w:ind w:firstLine="0"/>
              <w:jc w:val="center"/>
              <w:rPr>
                <w:rFonts w:cs="Times New Roman"/>
                <w:szCs w:val="26"/>
              </w:rPr>
            </w:pPr>
          </w:p>
        </w:tc>
        <w:tc>
          <w:tcPr>
            <w:tcW w:w="992" w:type="dxa"/>
          </w:tcPr>
          <w:p w14:paraId="7F081886" w14:textId="77777777" w:rsidR="004A7D63" w:rsidRPr="00571988" w:rsidRDefault="004A7D63" w:rsidP="00126E87">
            <w:pPr>
              <w:spacing w:line="312" w:lineRule="auto"/>
              <w:ind w:firstLine="0"/>
              <w:jc w:val="center"/>
              <w:rPr>
                <w:rFonts w:cs="Times New Roman"/>
                <w:szCs w:val="26"/>
              </w:rPr>
            </w:pPr>
            <w:r>
              <w:rPr>
                <w:rFonts w:cs="Times New Roman"/>
                <w:szCs w:val="26"/>
              </w:rPr>
              <w:t>(P)</w:t>
            </w:r>
          </w:p>
        </w:tc>
        <w:tc>
          <w:tcPr>
            <w:tcW w:w="4395" w:type="dxa"/>
          </w:tcPr>
          <w:p w14:paraId="74A1C41D" w14:textId="77777777" w:rsidR="004A7D63" w:rsidRDefault="004A7D63" w:rsidP="00126E87">
            <w:pPr>
              <w:spacing w:line="312" w:lineRule="auto"/>
              <w:ind w:firstLine="0"/>
              <w:jc w:val="both"/>
              <w:rPr>
                <w:rFonts w:cs="Times New Roman"/>
                <w:szCs w:val="26"/>
              </w:rPr>
            </w:pPr>
            <w:r>
              <w:rPr>
                <w:rFonts w:cs="Times New Roman"/>
                <w:szCs w:val="26"/>
              </w:rPr>
              <w:t xml:space="preserve">Thể hiện trạng thái của giao dịch gồm các giá trị: </w:t>
            </w:r>
          </w:p>
          <w:p w14:paraId="7CED7B0D" w14:textId="77777777" w:rsidR="004A7D63" w:rsidRPr="00571988" w:rsidRDefault="004A7D63" w:rsidP="00126E87">
            <w:pPr>
              <w:spacing w:line="312" w:lineRule="auto"/>
              <w:ind w:firstLine="0"/>
              <w:jc w:val="both"/>
              <w:rPr>
                <w:rFonts w:cs="Times New Roman"/>
                <w:szCs w:val="26"/>
              </w:rPr>
            </w:pPr>
            <w:r w:rsidRPr="00967EAA">
              <w:rPr>
                <w:rFonts w:cs="Times New Roman"/>
                <w:szCs w:val="26"/>
              </w:rPr>
              <w:lastRenderedPageBreak/>
              <w:t>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Đã </w:t>
            </w:r>
            <w:r>
              <w:rPr>
                <w:rFonts w:cs="Times New Roman"/>
                <w:szCs w:val="26"/>
              </w:rPr>
              <w:t>phê duyệt</w:t>
            </w:r>
          </w:p>
        </w:tc>
        <w:tc>
          <w:tcPr>
            <w:tcW w:w="1417" w:type="dxa"/>
          </w:tcPr>
          <w:p w14:paraId="3D969EEE" w14:textId="77777777" w:rsidR="004A7D63" w:rsidRDefault="004A7D63" w:rsidP="00126E87">
            <w:pPr>
              <w:spacing w:line="312" w:lineRule="auto"/>
              <w:ind w:firstLine="0"/>
              <w:jc w:val="center"/>
              <w:rPr>
                <w:rFonts w:cs="Times New Roman"/>
                <w:szCs w:val="26"/>
              </w:rPr>
            </w:pPr>
            <w:r>
              <w:rPr>
                <w:rFonts w:cs="Times New Roman"/>
                <w:szCs w:val="26"/>
              </w:rPr>
              <w:lastRenderedPageBreak/>
              <w:t>N</w:t>
            </w:r>
          </w:p>
        </w:tc>
      </w:tr>
      <w:tr w:rsidR="004A7D63" w:rsidRPr="00571988" w14:paraId="3D5D173A" w14:textId="77777777" w:rsidTr="005E5229">
        <w:tc>
          <w:tcPr>
            <w:tcW w:w="1720" w:type="dxa"/>
            <w:gridSpan w:val="2"/>
          </w:tcPr>
          <w:p w14:paraId="1C7AFD34" w14:textId="77777777" w:rsidR="004A7D63" w:rsidRPr="004C4957" w:rsidRDefault="004A7D63" w:rsidP="00126E87">
            <w:pPr>
              <w:spacing w:line="312" w:lineRule="auto"/>
              <w:ind w:firstLine="0"/>
              <w:jc w:val="both"/>
              <w:rPr>
                <w:rFonts w:cs="Times New Roman"/>
                <w:b/>
                <w:color w:val="FF0000"/>
                <w:szCs w:val="26"/>
              </w:rPr>
            </w:pPr>
            <w:r>
              <w:rPr>
                <w:rFonts w:cs="Times New Roman"/>
                <w:b/>
                <w:szCs w:val="26"/>
              </w:rPr>
              <w:lastRenderedPageBreak/>
              <w:t>Tình trạng hoạt động</w:t>
            </w:r>
          </w:p>
        </w:tc>
        <w:tc>
          <w:tcPr>
            <w:tcW w:w="1110" w:type="dxa"/>
          </w:tcPr>
          <w:p w14:paraId="35506F03" w14:textId="77777777" w:rsidR="004A7D63" w:rsidRPr="00571988" w:rsidRDefault="004A7D63" w:rsidP="00126E87">
            <w:pPr>
              <w:spacing w:line="312" w:lineRule="auto"/>
              <w:ind w:firstLine="0"/>
              <w:jc w:val="center"/>
              <w:rPr>
                <w:rFonts w:cs="Times New Roman"/>
                <w:szCs w:val="26"/>
              </w:rPr>
            </w:pPr>
          </w:p>
        </w:tc>
        <w:tc>
          <w:tcPr>
            <w:tcW w:w="709" w:type="dxa"/>
          </w:tcPr>
          <w:p w14:paraId="69BF85A0" w14:textId="77777777" w:rsidR="004A7D63" w:rsidRPr="00571988" w:rsidRDefault="004A7D63" w:rsidP="00126E87">
            <w:pPr>
              <w:spacing w:line="312" w:lineRule="auto"/>
              <w:ind w:firstLine="0"/>
              <w:jc w:val="center"/>
              <w:rPr>
                <w:rFonts w:cs="Times New Roman"/>
                <w:szCs w:val="26"/>
              </w:rPr>
            </w:pPr>
          </w:p>
        </w:tc>
        <w:tc>
          <w:tcPr>
            <w:tcW w:w="992" w:type="dxa"/>
          </w:tcPr>
          <w:p w14:paraId="73764C86" w14:textId="77777777" w:rsidR="004A7D63" w:rsidRPr="00571988" w:rsidRDefault="004A7D63" w:rsidP="00126E87">
            <w:pPr>
              <w:spacing w:line="312" w:lineRule="auto"/>
              <w:ind w:firstLine="0"/>
              <w:jc w:val="center"/>
              <w:rPr>
                <w:rFonts w:cs="Times New Roman"/>
                <w:szCs w:val="26"/>
              </w:rPr>
            </w:pPr>
            <w:r>
              <w:rPr>
                <w:rFonts w:cs="Times New Roman"/>
                <w:szCs w:val="26"/>
              </w:rPr>
              <w:t>(P)</w:t>
            </w:r>
          </w:p>
        </w:tc>
        <w:tc>
          <w:tcPr>
            <w:tcW w:w="4395" w:type="dxa"/>
          </w:tcPr>
          <w:p w14:paraId="1C62A51F" w14:textId="77777777" w:rsidR="004A7D63" w:rsidRPr="00571988" w:rsidRDefault="004A7D63" w:rsidP="00126E87">
            <w:pPr>
              <w:spacing w:line="312" w:lineRule="auto"/>
              <w:ind w:firstLine="0"/>
              <w:jc w:val="both"/>
              <w:rPr>
                <w:rFonts w:cs="Times New Roman"/>
                <w:szCs w:val="26"/>
              </w:rPr>
            </w:pPr>
            <w:r>
              <w:rPr>
                <w:rFonts w:cs="Times New Roman"/>
                <w:szCs w:val="26"/>
              </w:rPr>
              <w:t>Thể hiện tình trạng hoạt động của giao dịch trên hệ thống VISYS, gồm các giá trị: Đang hoạt động, Đóng</w:t>
            </w:r>
          </w:p>
        </w:tc>
        <w:tc>
          <w:tcPr>
            <w:tcW w:w="1417" w:type="dxa"/>
          </w:tcPr>
          <w:p w14:paraId="0F65543B" w14:textId="77777777" w:rsidR="004A7D63" w:rsidRDefault="004A7D63" w:rsidP="00126E87">
            <w:pPr>
              <w:spacing w:line="312" w:lineRule="auto"/>
              <w:ind w:firstLine="0"/>
              <w:jc w:val="center"/>
              <w:rPr>
                <w:rFonts w:cs="Times New Roman"/>
                <w:szCs w:val="26"/>
              </w:rPr>
            </w:pPr>
            <w:r>
              <w:rPr>
                <w:rFonts w:cs="Times New Roman"/>
                <w:szCs w:val="26"/>
              </w:rPr>
              <w:t>Y</w:t>
            </w:r>
          </w:p>
        </w:tc>
      </w:tr>
    </w:tbl>
    <w:p w14:paraId="3750E3F6" w14:textId="500AA93F" w:rsidR="004A7D63" w:rsidRPr="00571988" w:rsidRDefault="00C36407" w:rsidP="00724F94">
      <w:pPr>
        <w:pStyle w:val="Heading7"/>
        <w:numPr>
          <w:ilvl w:val="0"/>
          <w:numId w:val="22"/>
        </w:numPr>
        <w:tabs>
          <w:tab w:val="clear" w:pos="702"/>
          <w:tab w:val="clear" w:pos="1080"/>
        </w:tabs>
      </w:pPr>
      <w:r>
        <w:t xml:space="preserve">Tab </w:t>
      </w:r>
      <w:r w:rsidR="004A7D63" w:rsidRPr="00571988">
        <w:t xml:space="preserve">Thông tin </w:t>
      </w:r>
      <w:r w:rsidR="00025336">
        <w:t>Hạch toán</w:t>
      </w:r>
      <w:r w:rsidR="00B464C3">
        <w:t>:</w:t>
      </w:r>
      <w:r w:rsidR="00025336">
        <w:t xml:space="preserve"> </w:t>
      </w:r>
      <w:r w:rsidR="00025336" w:rsidRPr="00025336">
        <w:rPr>
          <w:b w:val="0"/>
          <w:color w:val="FF0000"/>
        </w:rPr>
        <w:t xml:space="preserve">Chỉ có phần Thông tin phí, </w:t>
      </w:r>
      <w:r w:rsidR="00B464C3" w:rsidRPr="00025336">
        <w:rPr>
          <w:b w:val="0"/>
          <w:color w:val="FF0000"/>
        </w:rPr>
        <w:t>xem Phụ lục 1.5.1</w:t>
      </w:r>
    </w:p>
    <w:p w14:paraId="61DF8F73" w14:textId="77777777" w:rsidR="00751FF3" w:rsidRDefault="00751FF3" w:rsidP="00025336">
      <w:pPr>
        <w:pStyle w:val="Heading6"/>
        <w:numPr>
          <w:ilvl w:val="0"/>
          <w:numId w:val="0"/>
        </w:numPr>
        <w:ind w:left="1701" w:hanging="1275"/>
      </w:pPr>
      <w:r>
        <w:t>Đầu ra</w:t>
      </w:r>
    </w:p>
    <w:p w14:paraId="0F131E26"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w:t>
      </w:r>
      <w:r>
        <w:rPr>
          <w:rFonts w:cs="Times New Roman"/>
          <w:szCs w:val="26"/>
        </w:rPr>
        <w:t>giao dịch</w:t>
      </w:r>
      <w:r w:rsidRPr="00571988">
        <w:rPr>
          <w:rFonts w:cs="Times New Roman"/>
          <w:szCs w:val="26"/>
        </w:rPr>
        <w:t xml:space="preserve"> sau khi được phê duyệt thành công sẽ có trạng thái </w:t>
      </w:r>
      <w:r w:rsidRPr="00571988">
        <w:rPr>
          <w:rFonts w:cs="Times New Roman"/>
          <w:b/>
          <w:szCs w:val="26"/>
        </w:rPr>
        <w:t>M</w:t>
      </w:r>
      <w:r w:rsidRPr="00571988">
        <w:rPr>
          <w:rFonts w:cs="Times New Roman"/>
          <w:szCs w:val="26"/>
        </w:rPr>
        <w:t xml:space="preserve"> và tình trạng hoạt động là </w:t>
      </w:r>
      <w:r w:rsidRPr="00571988">
        <w:rPr>
          <w:rFonts w:cs="Times New Roman"/>
          <w:b/>
          <w:szCs w:val="26"/>
        </w:rPr>
        <w:t>Đang hoạt động</w:t>
      </w:r>
      <w:r>
        <w:rPr>
          <w:rFonts w:cs="Times New Roman"/>
          <w:szCs w:val="26"/>
        </w:rPr>
        <w:t>.</w:t>
      </w:r>
    </w:p>
    <w:p w14:paraId="6B7847FB" w14:textId="77777777" w:rsidR="004A7D63" w:rsidRPr="00571988" w:rsidRDefault="004A7D63" w:rsidP="00025336">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Tình trạng hoạt động của hồ sơ BCT độc lập với Tình trạng hoạt động của hồ sơ BL (vì có trường hợp BL vẫn đang active còn BCT đã thanh toán xong</w:t>
      </w:r>
      <w:r>
        <w:rPr>
          <w:rFonts w:cs="Times New Roman"/>
          <w:szCs w:val="26"/>
        </w:rPr>
        <w:t>/ đã</w:t>
      </w:r>
      <w:r w:rsidRPr="00571988">
        <w:rPr>
          <w:rFonts w:cs="Times New Roman"/>
          <w:szCs w:val="26"/>
        </w:rPr>
        <w:t xml:space="preserve"> đóng).</w:t>
      </w:r>
    </w:p>
    <w:p w14:paraId="57E9FC00" w14:textId="52CF4A39" w:rsidR="00153C37" w:rsidRDefault="004A7D63" w:rsidP="00153C37">
      <w:pPr>
        <w:pStyle w:val="ListParagraph"/>
        <w:numPr>
          <w:ilvl w:val="0"/>
          <w:numId w:val="1"/>
        </w:numPr>
        <w:spacing w:before="120" w:after="120" w:line="312" w:lineRule="auto"/>
        <w:ind w:left="0" w:firstLine="425"/>
        <w:contextualSpacing w:val="0"/>
        <w:jc w:val="both"/>
        <w:rPr>
          <w:rFonts w:cs="Times New Roman"/>
          <w:szCs w:val="26"/>
        </w:rPr>
      </w:pPr>
      <w:r w:rsidRPr="00F138B5">
        <w:rPr>
          <w:rFonts w:cs="Times New Roman"/>
          <w:b/>
          <w:szCs w:val="26"/>
        </w:rPr>
        <w:t>Cập nhật Số dư BL sau khi phê duyệt:</w:t>
      </w:r>
      <w:r>
        <w:rPr>
          <w:rFonts w:cs="Times New Roman"/>
          <w:szCs w:val="26"/>
        </w:rPr>
        <w:t xml:space="preserve"> </w:t>
      </w:r>
      <w:r w:rsidRPr="00C76184">
        <w:rPr>
          <w:rFonts w:cs="Times New Roman"/>
          <w:szCs w:val="26"/>
        </w:rPr>
        <w:t xml:space="preserve">Số dư BL sẽ giảm tương ứng với giá trị Số tiền </w:t>
      </w:r>
      <w:r>
        <w:rPr>
          <w:rFonts w:cs="Times New Roman"/>
          <w:szCs w:val="26"/>
        </w:rPr>
        <w:t>phải trả</w:t>
      </w:r>
      <w:r w:rsidRPr="00C76184">
        <w:rPr>
          <w:rFonts w:cs="Times New Roman"/>
          <w:szCs w:val="26"/>
        </w:rPr>
        <w:t xml:space="preserve"> (Khoản phải trả khác là khoản đòi tiền phát sinh thêm nên không làm giảm Số dư BL).</w:t>
      </w:r>
    </w:p>
    <w:p w14:paraId="06C893AE" w14:textId="77777777" w:rsidR="00C36407" w:rsidRPr="00085C72" w:rsidRDefault="00C36407" w:rsidP="00C36407">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Chứng từ</w:t>
      </w:r>
      <w:r>
        <w:rPr>
          <w:rFonts w:cs="Times New Roman"/>
          <w:b/>
          <w:szCs w:val="26"/>
          <w:lang w:val="en-GB"/>
        </w:rPr>
        <w:t xml:space="preserve"> bảo lãnh: </w:t>
      </w:r>
      <w:r w:rsidRPr="00126E87">
        <w:rPr>
          <w:color w:val="FF0000"/>
        </w:rPr>
        <w:t xml:space="preserve">Xem phần </w:t>
      </w:r>
      <w:r>
        <w:rPr>
          <w:color w:val="FF0000"/>
        </w:rPr>
        <w:t>Chứng từ bảo lãnh</w:t>
      </w:r>
    </w:p>
    <w:p w14:paraId="588F0698" w14:textId="59F3CBE1" w:rsidR="00751FF3" w:rsidRDefault="00751FF3" w:rsidP="00F138B5">
      <w:pPr>
        <w:pStyle w:val="Heading6"/>
        <w:numPr>
          <w:ilvl w:val="0"/>
          <w:numId w:val="0"/>
        </w:numPr>
        <w:ind w:left="1701" w:hanging="1275"/>
      </w:pPr>
      <w:r>
        <w:t>Xử lý lỗi</w:t>
      </w:r>
    </w:p>
    <w:p w14:paraId="4596EAD4" w14:textId="77777777" w:rsidR="004A7D63" w:rsidRPr="00571988"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49BB9787" w14:textId="77777777" w:rsidR="004A7D63"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khai báo đòi tiền vượt quá hoặc giá trị trường Tổng số tiền phải trả = 0.</w:t>
      </w:r>
    </w:p>
    <w:p w14:paraId="3CB0E35F" w14:textId="77777777" w:rsidR="004A7D63"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25D67E9E" w14:textId="6D70ADBC" w:rsidR="00751FF3" w:rsidRPr="00751FF3" w:rsidRDefault="00751FF3" w:rsidP="00F138B5">
      <w:pPr>
        <w:pStyle w:val="ListParagraph"/>
        <w:numPr>
          <w:ilvl w:val="0"/>
          <w:numId w:val="1"/>
        </w:numPr>
        <w:spacing w:before="120" w:after="120" w:line="312" w:lineRule="auto"/>
        <w:ind w:left="0" w:firstLine="425"/>
        <w:contextualSpacing w:val="0"/>
        <w:jc w:val="both"/>
        <w:rPr>
          <w:rFonts w:cs="Times New Roman"/>
          <w:szCs w:val="26"/>
        </w:rPr>
      </w:pPr>
      <w:r w:rsidRPr="004A39F9">
        <w:rPr>
          <w:rFonts w:cs="Times New Roman"/>
          <w:szCs w:val="26"/>
        </w:rPr>
        <w:t>Hệ thống chỉ cho phép chuyển phê duyệt nếu trường Tổng số tiền BCT (Tổng số tiền phải trả) có giá trị &gt; 0 và Số tiền BCT (Số tiền phải trả) không vượt quá Số dư BL</w:t>
      </w:r>
    </w:p>
    <w:p w14:paraId="690F785E" w14:textId="77777777" w:rsidR="004A7D63" w:rsidRPr="00571988"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1189AB95" w14:textId="14769C29" w:rsidR="004A7D63" w:rsidRPr="00571988" w:rsidRDefault="00417364" w:rsidP="00F138B5">
      <w:pPr>
        <w:pStyle w:val="Heading3"/>
      </w:pPr>
      <w:r>
        <w:t xml:space="preserve">Chức năng </w:t>
      </w:r>
      <w:r w:rsidR="004A7D63" w:rsidRPr="00571988">
        <w:t>Sửa đổi BCT đòi tiền trong nước</w:t>
      </w:r>
    </w:p>
    <w:p w14:paraId="69882926" w14:textId="77777777" w:rsidR="004A7D63" w:rsidRPr="00571988" w:rsidRDefault="004A7D63" w:rsidP="00BC284F">
      <w:pPr>
        <w:spacing w:before="120" w:after="120" w:line="312" w:lineRule="auto"/>
        <w:ind w:firstLine="425"/>
        <w:rPr>
          <w:rFonts w:cs="Times New Roman"/>
          <w:szCs w:val="26"/>
        </w:rPr>
      </w:pPr>
      <w:r w:rsidRPr="00571988">
        <w:rPr>
          <w:rFonts w:cs="Times New Roman"/>
          <w:szCs w:val="26"/>
        </w:rPr>
        <w:t>Chức năng này cho phép người dùng thực hiện các hoạt động sau:</w:t>
      </w:r>
    </w:p>
    <w:p w14:paraId="279F9596" w14:textId="77777777" w:rsidR="004A7D63" w:rsidRPr="00571988"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Tạo mới </w:t>
      </w:r>
      <w:r>
        <w:rPr>
          <w:rFonts w:cs="Times New Roman"/>
          <w:szCs w:val="26"/>
        </w:rPr>
        <w:t>giao dịch</w:t>
      </w:r>
      <w:r w:rsidRPr="00571988">
        <w:rPr>
          <w:rFonts w:cs="Times New Roman"/>
          <w:szCs w:val="26"/>
        </w:rPr>
        <w:t xml:space="preserve"> sửa đổi BCT đòi tiền trong nước cho BCT đã được đăng ký.</w:t>
      </w:r>
    </w:p>
    <w:p w14:paraId="303A5BDB" w14:textId="77777777" w:rsidR="004A7D63" w:rsidRPr="00571988"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Điều chỉnh nội bộ thông tin chưa chính xác của </w:t>
      </w:r>
      <w:r>
        <w:rPr>
          <w:rFonts w:cs="Times New Roman"/>
          <w:szCs w:val="26"/>
        </w:rPr>
        <w:t>giao dịch</w:t>
      </w:r>
      <w:r w:rsidRPr="00571988">
        <w:rPr>
          <w:rFonts w:cs="Times New Roman"/>
          <w:szCs w:val="26"/>
        </w:rPr>
        <w:t xml:space="preserve"> đăng ký/sửa đổi BCT đòi tiền đã được phê duyệt.</w:t>
      </w:r>
    </w:p>
    <w:p w14:paraId="49E2BB85" w14:textId="77777777" w:rsidR="004A7D63" w:rsidRPr="00571988"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lastRenderedPageBreak/>
        <w:t xml:space="preserve">Chỉnh sửa khi </w:t>
      </w:r>
      <w:r>
        <w:rPr>
          <w:rFonts w:cs="Times New Roman"/>
          <w:szCs w:val="26"/>
        </w:rPr>
        <w:t>giao dịch sửa đổi BCT</w:t>
      </w:r>
      <w:r w:rsidRPr="00571988">
        <w:rPr>
          <w:rFonts w:cs="Times New Roman"/>
          <w:szCs w:val="26"/>
        </w:rPr>
        <w:t xml:space="preserve"> chưa</w:t>
      </w:r>
      <w:r>
        <w:rPr>
          <w:rFonts w:cs="Times New Roman"/>
          <w:szCs w:val="26"/>
        </w:rPr>
        <w:t xml:space="preserve"> được</w:t>
      </w:r>
      <w:r w:rsidRPr="00571988">
        <w:rPr>
          <w:rFonts w:cs="Times New Roman"/>
          <w:szCs w:val="26"/>
        </w:rPr>
        <w:t xml:space="preserve"> phê duyệt. </w:t>
      </w:r>
    </w:p>
    <w:p w14:paraId="1A40CACA" w14:textId="77777777" w:rsidR="004A7D63" w:rsidRPr="00571988"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sửa đổi BCT đòi tiền trong nước</w:t>
      </w:r>
    </w:p>
    <w:p w14:paraId="79EFEEB4" w14:textId="77777777" w:rsidR="00417364" w:rsidRDefault="00417364" w:rsidP="00F138B5">
      <w:pPr>
        <w:pStyle w:val="Heading6"/>
        <w:numPr>
          <w:ilvl w:val="0"/>
          <w:numId w:val="0"/>
        </w:numPr>
        <w:ind w:left="1701" w:hanging="1275"/>
      </w:pPr>
      <w:r>
        <w:t>Tìm kiếm giao dịch</w:t>
      </w:r>
    </w:p>
    <w:p w14:paraId="04C542A3" w14:textId="77777777" w:rsidR="004A7D63"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 xml:space="preserve">Điều kiện lọc: Tất cả các giao dịch </w:t>
      </w:r>
      <w:r>
        <w:rPr>
          <w:rFonts w:cs="Times New Roman"/>
          <w:szCs w:val="26"/>
        </w:rPr>
        <w:t xml:space="preserve">BCT đòi tiền </w:t>
      </w:r>
      <w:r w:rsidRPr="00D708B5">
        <w:rPr>
          <w:rFonts w:cs="Times New Roman"/>
          <w:szCs w:val="26"/>
        </w:rPr>
        <w:t xml:space="preserve">đã qua bước </w:t>
      </w:r>
      <w:r>
        <w:rPr>
          <w:rFonts w:cs="Times New Roman"/>
          <w:szCs w:val="26"/>
        </w:rPr>
        <w:t>đăng ký và còn Đang hoạt động.</w:t>
      </w:r>
    </w:p>
    <w:p w14:paraId="1E9A2482" w14:textId="77777777" w:rsidR="004A7D63" w:rsidRPr="00D708B5" w:rsidRDefault="004A7D63" w:rsidP="00F138B5">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Hệ thống cho phép tìm kiếm các BCT đòi tiền theo các tiêu chí sau đây:</w:t>
      </w:r>
    </w:p>
    <w:tbl>
      <w:tblPr>
        <w:tblStyle w:val="TableGrid"/>
        <w:tblW w:w="0" w:type="auto"/>
        <w:tblLook w:val="04A0" w:firstRow="1" w:lastRow="0" w:firstColumn="1" w:lastColumn="0" w:noHBand="0" w:noVBand="1"/>
      </w:tblPr>
      <w:tblGrid>
        <w:gridCol w:w="4508"/>
        <w:gridCol w:w="4508"/>
      </w:tblGrid>
      <w:tr w:rsidR="004A7D63" w14:paraId="4FFA139E" w14:textId="77777777" w:rsidTr="005E5229">
        <w:tc>
          <w:tcPr>
            <w:tcW w:w="4508" w:type="dxa"/>
          </w:tcPr>
          <w:p w14:paraId="1A775909" w14:textId="77777777" w:rsidR="004A7D63" w:rsidRPr="004E5D81" w:rsidRDefault="004A7D63" w:rsidP="00126E87">
            <w:pPr>
              <w:spacing w:line="312" w:lineRule="auto"/>
              <w:ind w:firstLine="0"/>
              <w:jc w:val="center"/>
              <w:rPr>
                <w:rFonts w:cs="Times New Roman"/>
                <w:b/>
                <w:szCs w:val="26"/>
              </w:rPr>
            </w:pPr>
            <w:r w:rsidRPr="004E5D81">
              <w:rPr>
                <w:rFonts w:cs="Times New Roman"/>
                <w:b/>
                <w:szCs w:val="26"/>
              </w:rPr>
              <w:t>Tiêu chí</w:t>
            </w:r>
          </w:p>
        </w:tc>
        <w:tc>
          <w:tcPr>
            <w:tcW w:w="4508" w:type="dxa"/>
          </w:tcPr>
          <w:p w14:paraId="6F9F5E85" w14:textId="77777777" w:rsidR="004A7D63" w:rsidRPr="004E5D81" w:rsidRDefault="004A7D63" w:rsidP="00126E87">
            <w:pPr>
              <w:spacing w:line="312" w:lineRule="auto"/>
              <w:ind w:firstLine="0"/>
              <w:jc w:val="center"/>
              <w:rPr>
                <w:rFonts w:cs="Times New Roman"/>
                <w:b/>
                <w:szCs w:val="26"/>
              </w:rPr>
            </w:pPr>
            <w:r w:rsidRPr="004E5D81">
              <w:rPr>
                <w:rFonts w:cs="Times New Roman"/>
                <w:b/>
                <w:szCs w:val="26"/>
              </w:rPr>
              <w:t>Mô tả</w:t>
            </w:r>
          </w:p>
        </w:tc>
      </w:tr>
      <w:tr w:rsidR="004A7D63" w14:paraId="42B7C42D" w14:textId="77777777" w:rsidTr="005E5229">
        <w:tc>
          <w:tcPr>
            <w:tcW w:w="4508" w:type="dxa"/>
          </w:tcPr>
          <w:p w14:paraId="47CF859D" w14:textId="77777777" w:rsidR="004A7D63" w:rsidRDefault="004A7D63" w:rsidP="00126E87">
            <w:pPr>
              <w:spacing w:line="312" w:lineRule="auto"/>
              <w:ind w:firstLine="0"/>
              <w:jc w:val="both"/>
              <w:rPr>
                <w:rFonts w:cs="Times New Roman"/>
                <w:szCs w:val="26"/>
              </w:rPr>
            </w:pPr>
            <w:r w:rsidRPr="004E5D81">
              <w:rPr>
                <w:rFonts w:cs="Times New Roman"/>
                <w:szCs w:val="26"/>
              </w:rPr>
              <w:t>Trạng thái</w:t>
            </w:r>
          </w:p>
        </w:tc>
        <w:tc>
          <w:tcPr>
            <w:tcW w:w="4508" w:type="dxa"/>
          </w:tcPr>
          <w:p w14:paraId="7F45C37B" w14:textId="77777777" w:rsidR="004A7D63" w:rsidRDefault="004A7D63"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326931A8" w14:textId="77777777" w:rsidR="004A7D63" w:rsidRPr="00967EAA" w:rsidRDefault="004A7D63" w:rsidP="00126E87">
            <w:pPr>
              <w:spacing w:line="312" w:lineRule="auto"/>
              <w:ind w:left="200" w:firstLine="0"/>
              <w:jc w:val="both"/>
              <w:rPr>
                <w:rFonts w:cs="Times New Roman"/>
                <w:szCs w:val="26"/>
              </w:rPr>
            </w:pPr>
            <w:r w:rsidRPr="00967EAA">
              <w:rPr>
                <w:rFonts w:cs="Times New Roman"/>
                <w:szCs w:val="26"/>
              </w:rPr>
              <w:t>M-Đã phê duyệt, S-Lưu, R-Từ chối phê duyệ</w:t>
            </w:r>
            <w:r>
              <w:rPr>
                <w:rFonts w:cs="Times New Roman"/>
                <w:szCs w:val="26"/>
              </w:rPr>
              <w:t>t</w:t>
            </w:r>
          </w:p>
          <w:p w14:paraId="08A2CA22" w14:textId="77777777" w:rsidR="004A7D63" w:rsidRDefault="004A7D63"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6831347E" w14:textId="77777777" w:rsidR="004A7D63" w:rsidRDefault="004A7D63" w:rsidP="00126E87">
            <w:pPr>
              <w:spacing w:line="312" w:lineRule="auto"/>
              <w:ind w:left="200"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4A7D63" w14:paraId="4C55E49E" w14:textId="77777777" w:rsidTr="005E5229">
        <w:tc>
          <w:tcPr>
            <w:tcW w:w="4508" w:type="dxa"/>
          </w:tcPr>
          <w:p w14:paraId="1EEDDC99" w14:textId="77777777" w:rsidR="004A7D63" w:rsidRDefault="004A7D63" w:rsidP="00126E87">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2634A2CA" w14:textId="77777777" w:rsidR="004A7D63" w:rsidRDefault="004A7D63" w:rsidP="00126E87">
            <w:pPr>
              <w:spacing w:line="312" w:lineRule="auto"/>
              <w:ind w:firstLine="0"/>
              <w:jc w:val="both"/>
              <w:rPr>
                <w:rFonts w:cs="Times New Roman"/>
                <w:szCs w:val="26"/>
              </w:rPr>
            </w:pPr>
          </w:p>
        </w:tc>
      </w:tr>
      <w:tr w:rsidR="004A7D63" w14:paraId="099079F5" w14:textId="77777777" w:rsidTr="005E5229">
        <w:tc>
          <w:tcPr>
            <w:tcW w:w="4508" w:type="dxa"/>
          </w:tcPr>
          <w:p w14:paraId="163054F2" w14:textId="77777777" w:rsidR="004A7D63" w:rsidRDefault="004A7D63" w:rsidP="00126E87">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57378FB2" w14:textId="77777777" w:rsidR="004A7D63" w:rsidRDefault="004A7D63" w:rsidP="00126E87">
            <w:pPr>
              <w:spacing w:line="312" w:lineRule="auto"/>
              <w:ind w:firstLine="0"/>
              <w:jc w:val="both"/>
              <w:rPr>
                <w:rFonts w:cs="Times New Roman"/>
                <w:szCs w:val="26"/>
              </w:rPr>
            </w:pPr>
          </w:p>
        </w:tc>
      </w:tr>
      <w:tr w:rsidR="004A7D63" w14:paraId="2A094457" w14:textId="77777777" w:rsidTr="005E5229">
        <w:tc>
          <w:tcPr>
            <w:tcW w:w="4508" w:type="dxa"/>
          </w:tcPr>
          <w:p w14:paraId="06A35AC3" w14:textId="77777777" w:rsidR="004A7D63" w:rsidRPr="004E5D81" w:rsidRDefault="004A7D63" w:rsidP="00126E87">
            <w:pPr>
              <w:spacing w:line="312" w:lineRule="auto"/>
              <w:ind w:firstLine="0"/>
              <w:jc w:val="both"/>
              <w:rPr>
                <w:rFonts w:cs="Times New Roman"/>
                <w:szCs w:val="26"/>
              </w:rPr>
            </w:pPr>
            <w:r w:rsidRPr="00E95BDD">
              <w:rPr>
                <w:rFonts w:cs="Times New Roman"/>
                <w:szCs w:val="26"/>
                <w:lang w:val="en-GB"/>
              </w:rPr>
              <w:t>Số Thông báo BCT</w:t>
            </w:r>
          </w:p>
        </w:tc>
        <w:tc>
          <w:tcPr>
            <w:tcW w:w="4508" w:type="dxa"/>
          </w:tcPr>
          <w:p w14:paraId="43DDAB81" w14:textId="77777777" w:rsidR="004A7D63" w:rsidRPr="00572448" w:rsidRDefault="004A7D63" w:rsidP="00126E87">
            <w:pPr>
              <w:spacing w:line="312" w:lineRule="auto"/>
              <w:ind w:firstLine="0"/>
              <w:jc w:val="both"/>
              <w:rPr>
                <w:rFonts w:cs="Times New Roman"/>
                <w:szCs w:val="26"/>
              </w:rPr>
            </w:pPr>
          </w:p>
        </w:tc>
      </w:tr>
      <w:tr w:rsidR="004A7D63" w14:paraId="4C2936C5" w14:textId="77777777" w:rsidTr="005E5229">
        <w:tc>
          <w:tcPr>
            <w:tcW w:w="4508" w:type="dxa"/>
          </w:tcPr>
          <w:p w14:paraId="408F743A" w14:textId="77777777" w:rsidR="004A7D63" w:rsidRPr="004E5D81" w:rsidRDefault="004A7D63" w:rsidP="00126E87">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5A6ABEDE" w14:textId="77777777" w:rsidR="004A7D63" w:rsidRDefault="004A7D63" w:rsidP="00126E87">
            <w:pPr>
              <w:spacing w:line="312" w:lineRule="auto"/>
              <w:ind w:firstLine="0"/>
              <w:jc w:val="both"/>
              <w:rPr>
                <w:rFonts w:cs="Times New Roman"/>
                <w:szCs w:val="26"/>
              </w:rPr>
            </w:pPr>
            <w:r w:rsidRPr="00572448">
              <w:rPr>
                <w:rFonts w:cs="Times New Roman"/>
                <w:szCs w:val="26"/>
              </w:rPr>
              <w:t>CIF Bên được BL</w:t>
            </w:r>
          </w:p>
        </w:tc>
      </w:tr>
      <w:tr w:rsidR="004A7D63" w14:paraId="0B400B85" w14:textId="77777777" w:rsidTr="005E5229">
        <w:tc>
          <w:tcPr>
            <w:tcW w:w="4508" w:type="dxa"/>
          </w:tcPr>
          <w:p w14:paraId="64270186" w14:textId="77777777" w:rsidR="004A7D63" w:rsidRPr="004E5D81" w:rsidRDefault="004A7D63" w:rsidP="00126E87">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47726957" w14:textId="77777777" w:rsidR="004A7D63" w:rsidRDefault="004A7D63" w:rsidP="00126E87">
            <w:pPr>
              <w:spacing w:line="312" w:lineRule="auto"/>
              <w:ind w:firstLine="0"/>
              <w:jc w:val="both"/>
              <w:rPr>
                <w:rFonts w:cs="Times New Roman"/>
                <w:szCs w:val="26"/>
              </w:rPr>
            </w:pPr>
            <w:r w:rsidRPr="00572448">
              <w:rPr>
                <w:rFonts w:cs="Times New Roman"/>
                <w:szCs w:val="26"/>
              </w:rPr>
              <w:t>Tên Bên được BL</w:t>
            </w:r>
          </w:p>
        </w:tc>
      </w:tr>
    </w:tbl>
    <w:p w14:paraId="3306A9C9" w14:textId="77777777" w:rsidR="004A7D63" w:rsidRPr="00571988" w:rsidRDefault="004A7D63" w:rsidP="00F138B5">
      <w:pPr>
        <w:spacing w:before="120" w:after="120" w:line="312" w:lineRule="auto"/>
        <w:jc w:val="both"/>
        <w:rPr>
          <w:rFonts w:cs="Times New Roman"/>
          <w:szCs w:val="26"/>
        </w:rPr>
      </w:pPr>
      <w:r w:rsidRPr="00571988">
        <w:rPr>
          <w:rFonts w:cs="Times New Roman"/>
          <w:szCs w:val="26"/>
        </w:rPr>
        <w:t xml:space="preserve">Sau khi người dùng bấm nút </w:t>
      </w:r>
      <w:r w:rsidRPr="00593772">
        <w:rPr>
          <w:rFonts w:cs="Times New Roman"/>
          <w:b/>
          <w:szCs w:val="26"/>
        </w:rPr>
        <w:t>Tìm</w:t>
      </w:r>
      <w:r w:rsidRPr="00571988">
        <w:rPr>
          <w:rFonts w:cs="Times New Roman"/>
          <w:szCs w:val="26"/>
        </w:rPr>
        <w:t>, nếu có dữ liệu thoả mãn điều kiện tìm kiếm, Danh sách hồ sơ sẽ hiển thị gồm các cột thông tin sau:</w:t>
      </w:r>
    </w:p>
    <w:tbl>
      <w:tblPr>
        <w:tblStyle w:val="TableGrid"/>
        <w:tblW w:w="9464" w:type="dxa"/>
        <w:tblLayout w:type="fixed"/>
        <w:tblLook w:val="04A0" w:firstRow="1" w:lastRow="0" w:firstColumn="1" w:lastColumn="0" w:noHBand="0" w:noVBand="1"/>
      </w:tblPr>
      <w:tblGrid>
        <w:gridCol w:w="685"/>
        <w:gridCol w:w="794"/>
        <w:gridCol w:w="472"/>
        <w:gridCol w:w="851"/>
        <w:gridCol w:w="992"/>
        <w:gridCol w:w="992"/>
        <w:gridCol w:w="992"/>
        <w:gridCol w:w="709"/>
        <w:gridCol w:w="709"/>
        <w:gridCol w:w="709"/>
        <w:gridCol w:w="850"/>
        <w:gridCol w:w="709"/>
      </w:tblGrid>
      <w:tr w:rsidR="004A7D63" w:rsidRPr="00E95BDD" w14:paraId="148E24D1" w14:textId="77777777" w:rsidTr="005E5229">
        <w:tc>
          <w:tcPr>
            <w:tcW w:w="685" w:type="dxa"/>
          </w:tcPr>
          <w:p w14:paraId="21AC4DE7"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Ngày GD</w:t>
            </w:r>
          </w:p>
        </w:tc>
        <w:tc>
          <w:tcPr>
            <w:tcW w:w="794" w:type="dxa"/>
          </w:tcPr>
          <w:p w14:paraId="6A354E23"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Số</w:t>
            </w:r>
            <w:r>
              <w:rPr>
                <w:rFonts w:cs="Times New Roman"/>
                <w:sz w:val="20"/>
                <w:szCs w:val="20"/>
              </w:rPr>
              <w:t xml:space="preserve"> TB </w:t>
            </w:r>
            <w:r w:rsidRPr="00E95BDD">
              <w:rPr>
                <w:rFonts w:cs="Times New Roman"/>
                <w:sz w:val="20"/>
                <w:szCs w:val="20"/>
              </w:rPr>
              <w:t>BCT</w:t>
            </w:r>
          </w:p>
        </w:tc>
        <w:tc>
          <w:tcPr>
            <w:tcW w:w="472" w:type="dxa"/>
          </w:tcPr>
          <w:p w14:paraId="1A038FE6"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Số BL</w:t>
            </w:r>
          </w:p>
        </w:tc>
        <w:tc>
          <w:tcPr>
            <w:tcW w:w="851" w:type="dxa"/>
          </w:tcPr>
          <w:p w14:paraId="15B435B6"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Số Ref liên quan</w:t>
            </w:r>
          </w:p>
        </w:tc>
        <w:tc>
          <w:tcPr>
            <w:tcW w:w="992" w:type="dxa"/>
          </w:tcPr>
          <w:p w14:paraId="3D7D41B6"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CIF Bên được BL</w:t>
            </w:r>
          </w:p>
        </w:tc>
        <w:tc>
          <w:tcPr>
            <w:tcW w:w="992" w:type="dxa"/>
          </w:tcPr>
          <w:p w14:paraId="094EBE9C"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Tên Bên được BL</w:t>
            </w:r>
          </w:p>
        </w:tc>
        <w:tc>
          <w:tcPr>
            <w:tcW w:w="992" w:type="dxa"/>
          </w:tcPr>
          <w:p w14:paraId="2CF311D5"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Tên Bên nhận BL</w:t>
            </w:r>
          </w:p>
        </w:tc>
        <w:tc>
          <w:tcPr>
            <w:tcW w:w="709" w:type="dxa"/>
          </w:tcPr>
          <w:p w14:paraId="03FFE3D6"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Loại tiền BCT</w:t>
            </w:r>
          </w:p>
        </w:tc>
        <w:tc>
          <w:tcPr>
            <w:tcW w:w="709" w:type="dxa"/>
          </w:tcPr>
          <w:p w14:paraId="0AD438DA"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Số tiền BCT</w:t>
            </w:r>
          </w:p>
        </w:tc>
        <w:tc>
          <w:tcPr>
            <w:tcW w:w="709" w:type="dxa"/>
          </w:tcPr>
          <w:p w14:paraId="0A95A7D7"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Số dư BCT</w:t>
            </w:r>
          </w:p>
        </w:tc>
        <w:tc>
          <w:tcPr>
            <w:tcW w:w="850" w:type="dxa"/>
          </w:tcPr>
          <w:p w14:paraId="2A548FC4"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lang w:val="en-GB"/>
              </w:rPr>
              <w:t>Người tạo GD</w:t>
            </w:r>
          </w:p>
        </w:tc>
        <w:tc>
          <w:tcPr>
            <w:tcW w:w="709" w:type="dxa"/>
          </w:tcPr>
          <w:p w14:paraId="091C0F93" w14:textId="77777777" w:rsidR="004A7D63" w:rsidRPr="00E95BDD" w:rsidRDefault="004A7D63" w:rsidP="00126E87">
            <w:pPr>
              <w:spacing w:before="120" w:after="120" w:line="312" w:lineRule="auto"/>
              <w:ind w:firstLine="0"/>
              <w:jc w:val="both"/>
              <w:rPr>
                <w:rFonts w:cs="Times New Roman"/>
                <w:sz w:val="20"/>
                <w:szCs w:val="20"/>
              </w:rPr>
            </w:pPr>
            <w:r w:rsidRPr="00E95BDD">
              <w:rPr>
                <w:rFonts w:cs="Times New Roman"/>
                <w:sz w:val="20"/>
                <w:szCs w:val="20"/>
              </w:rPr>
              <w:t>Trạng thái</w:t>
            </w:r>
          </w:p>
        </w:tc>
      </w:tr>
    </w:tbl>
    <w:p w14:paraId="2C27120F" w14:textId="77777777" w:rsidR="004A7D63" w:rsidRPr="00DA63B2" w:rsidRDefault="004A7D63" w:rsidP="00724F94">
      <w:pPr>
        <w:pStyle w:val="ListParagraph"/>
        <w:numPr>
          <w:ilvl w:val="0"/>
          <w:numId w:val="10"/>
        </w:numPr>
        <w:spacing w:before="120" w:after="120" w:line="312" w:lineRule="auto"/>
        <w:jc w:val="both"/>
        <w:rPr>
          <w:rFonts w:cs="Times New Roman"/>
          <w:b/>
          <w:szCs w:val="26"/>
        </w:rPr>
      </w:pPr>
      <w:r w:rsidRPr="00DA63B2">
        <w:rPr>
          <w:rFonts w:cs="Times New Roman"/>
          <w:b/>
          <w:szCs w:val="26"/>
        </w:rPr>
        <w:t xml:space="preserve">Tại màn hình TTV: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w:t>
      </w:r>
      <w:r>
        <w:rPr>
          <w:rFonts w:cs="Times New Roman"/>
          <w:szCs w:val="26"/>
        </w:rPr>
        <w:t>BCT đòi tiền</w:t>
      </w:r>
      <w:r w:rsidRPr="00DA63B2">
        <w:rPr>
          <w:rFonts w:cs="Times New Roman"/>
          <w:szCs w:val="26"/>
        </w:rPr>
        <w:t xml:space="preserve"> trong nước thỏa mãn tiêu chí tìm kiếm ở các trạng thái sau:</w:t>
      </w:r>
    </w:p>
    <w:p w14:paraId="71ECA2C3" w14:textId="77777777" w:rsidR="004A7D63" w:rsidRPr="00CB4ED3" w:rsidRDefault="004A7D63" w:rsidP="00724F94">
      <w:pPr>
        <w:pStyle w:val="ListParagraph"/>
        <w:numPr>
          <w:ilvl w:val="1"/>
          <w:numId w:val="10"/>
        </w:numPr>
        <w:spacing w:before="120" w:after="120" w:line="312" w:lineRule="auto"/>
        <w:jc w:val="both"/>
        <w:rPr>
          <w:rFonts w:cs="Times New Roman"/>
          <w:b/>
          <w:szCs w:val="26"/>
        </w:rPr>
      </w:pPr>
      <w:r>
        <w:rPr>
          <w:rFonts w:cs="Times New Roman"/>
          <w:szCs w:val="26"/>
        </w:rPr>
        <w:t>Giao dịch bảo lãnh ở t</w:t>
      </w:r>
      <w:r w:rsidRPr="00DA63B2">
        <w:rPr>
          <w:rFonts w:cs="Times New Roman"/>
          <w:szCs w:val="26"/>
        </w:rPr>
        <w:t xml:space="preserve">rạng thái </w:t>
      </w:r>
      <w:r w:rsidRPr="00CB4ED3">
        <w:rPr>
          <w:rFonts w:cs="Times New Roman"/>
          <w:b/>
          <w:szCs w:val="26"/>
        </w:rPr>
        <w:t>M</w:t>
      </w:r>
      <w:r w:rsidRPr="00DA63B2">
        <w:rPr>
          <w:rFonts w:cs="Times New Roman"/>
          <w:szCs w:val="26"/>
        </w:rPr>
        <w:t xml:space="preserve"> và tình trạng hoạt động là </w:t>
      </w:r>
      <w:r w:rsidRPr="00CB4ED3">
        <w:rPr>
          <w:rFonts w:cs="Times New Roman"/>
          <w:b/>
          <w:szCs w:val="26"/>
        </w:rPr>
        <w:t>Đang hoạt động</w:t>
      </w:r>
    </w:p>
    <w:p w14:paraId="1E2D0076" w14:textId="77777777" w:rsidR="004A7D63" w:rsidRPr="00DA63B2" w:rsidRDefault="004A7D63" w:rsidP="00724F94">
      <w:pPr>
        <w:pStyle w:val="ListParagraph"/>
        <w:numPr>
          <w:ilvl w:val="1"/>
          <w:numId w:val="10"/>
        </w:numPr>
        <w:spacing w:before="120" w:after="120" w:line="312" w:lineRule="auto"/>
        <w:jc w:val="both"/>
        <w:rPr>
          <w:rFonts w:cs="Times New Roman"/>
          <w:b/>
          <w:szCs w:val="26"/>
        </w:rPr>
      </w:pPr>
      <w:r w:rsidRPr="00DA63B2">
        <w:rPr>
          <w:rFonts w:cs="Times New Roman"/>
          <w:szCs w:val="26"/>
        </w:rPr>
        <w:t xml:space="preserve">Giao dịch sửa đổi bảo lãnh </w:t>
      </w:r>
      <w:r>
        <w:rPr>
          <w:rFonts w:cs="Times New Roman"/>
          <w:szCs w:val="26"/>
        </w:rPr>
        <w:t>ở</w:t>
      </w:r>
      <w:r w:rsidRPr="00DA63B2">
        <w:rPr>
          <w:rFonts w:cs="Times New Roman"/>
          <w:szCs w:val="26"/>
        </w:rPr>
        <w:t xml:space="preserve"> trạng thái </w:t>
      </w:r>
      <w:r w:rsidRPr="00CB4ED3">
        <w:rPr>
          <w:rFonts w:cs="Times New Roman"/>
          <w:b/>
          <w:szCs w:val="26"/>
        </w:rPr>
        <w:t>S, R</w:t>
      </w:r>
      <w:r w:rsidRPr="00DA63B2">
        <w:rPr>
          <w:rFonts w:cs="Times New Roman"/>
          <w:szCs w:val="26"/>
        </w:rPr>
        <w:t>.</w:t>
      </w:r>
    </w:p>
    <w:p w14:paraId="3F777ED1" w14:textId="77777777" w:rsidR="004A7D63" w:rsidRDefault="004A7D63" w:rsidP="00724F94">
      <w:pPr>
        <w:pStyle w:val="ListParagraph"/>
        <w:numPr>
          <w:ilvl w:val="0"/>
          <w:numId w:val="10"/>
        </w:numPr>
        <w:spacing w:before="120" w:after="120" w:line="312" w:lineRule="auto"/>
        <w:jc w:val="both"/>
        <w:rPr>
          <w:rFonts w:cs="Times New Roman"/>
          <w:szCs w:val="26"/>
        </w:rPr>
      </w:pPr>
      <w:r w:rsidRPr="00DA63B2">
        <w:rPr>
          <w:rFonts w:cs="Times New Roman"/>
          <w:b/>
          <w:szCs w:val="26"/>
        </w:rPr>
        <w:t xml:space="preserve">Tại màn hình KSV: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sửa đổi </w:t>
      </w:r>
      <w:r>
        <w:rPr>
          <w:rFonts w:cs="Times New Roman"/>
          <w:szCs w:val="26"/>
        </w:rPr>
        <w:t>BCT đòi tiền</w:t>
      </w:r>
      <w:r w:rsidRPr="00DA63B2">
        <w:rPr>
          <w:rFonts w:cs="Times New Roman"/>
          <w:szCs w:val="26"/>
        </w:rPr>
        <w:t xml:space="preserve"> trong nước </w:t>
      </w:r>
      <w:r>
        <w:rPr>
          <w:rFonts w:cs="Times New Roman"/>
          <w:szCs w:val="26"/>
        </w:rPr>
        <w:t xml:space="preserve">ở </w:t>
      </w:r>
      <w:r w:rsidRPr="00DA63B2">
        <w:rPr>
          <w:rFonts w:cs="Times New Roman"/>
          <w:szCs w:val="26"/>
        </w:rPr>
        <w:t xml:space="preserve">trạng thái </w:t>
      </w:r>
      <w:r w:rsidRPr="00CB4ED3">
        <w:rPr>
          <w:rFonts w:cs="Times New Roman"/>
          <w:b/>
          <w:szCs w:val="26"/>
        </w:rPr>
        <w:t>P</w:t>
      </w:r>
      <w:r w:rsidRPr="00DA63B2">
        <w:rPr>
          <w:rFonts w:cs="Times New Roman"/>
          <w:szCs w:val="26"/>
        </w:rPr>
        <w:t xml:space="preserve"> thỏa mãn tiêu chí tìm kiếm.</w:t>
      </w:r>
    </w:p>
    <w:p w14:paraId="6648EA7F" w14:textId="77777777" w:rsidR="004A7D63" w:rsidRDefault="004A7D63" w:rsidP="00126E87">
      <w:pPr>
        <w:pStyle w:val="ListParagraph"/>
        <w:spacing w:before="120" w:after="120" w:line="312" w:lineRule="auto"/>
        <w:ind w:firstLine="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1658EA6C" w14:textId="77777777" w:rsidR="004A7D63" w:rsidRPr="00DA63B2" w:rsidRDefault="004A7D63" w:rsidP="00126E87">
      <w:pPr>
        <w:pStyle w:val="ListParagraph"/>
        <w:spacing w:before="120" w:after="120" w:line="312" w:lineRule="auto"/>
        <w:ind w:firstLine="0"/>
        <w:jc w:val="both"/>
        <w:rPr>
          <w:rFonts w:cs="Times New Roman"/>
          <w:szCs w:val="26"/>
        </w:rPr>
      </w:pPr>
      <w:r w:rsidRPr="00416596">
        <w:rPr>
          <w:rFonts w:cs="Times New Roman"/>
          <w:szCs w:val="26"/>
        </w:rPr>
        <w:lastRenderedPageBreak/>
        <w:t>Tại màn hình phê duyệt, KSV không được thay đổi thông tin do TTV đã nhập</w:t>
      </w:r>
      <w:r>
        <w:rPr>
          <w:rFonts w:cs="Times New Roman"/>
          <w:szCs w:val="26"/>
        </w:rPr>
        <w:t>.</w:t>
      </w:r>
    </w:p>
    <w:p w14:paraId="7A3B8A66" w14:textId="09256820" w:rsidR="00751FF3" w:rsidRDefault="00751FF3" w:rsidP="00F138B5">
      <w:pPr>
        <w:pStyle w:val="Heading6"/>
        <w:numPr>
          <w:ilvl w:val="0"/>
          <w:numId w:val="0"/>
        </w:numPr>
        <w:ind w:left="1701" w:hanging="1275"/>
      </w:pPr>
      <w:r>
        <w:t>Màn hình giao dịch</w:t>
      </w:r>
    </w:p>
    <w:p w14:paraId="071CB0C4" w14:textId="440BC096" w:rsidR="004A7D63" w:rsidRPr="00571988" w:rsidRDefault="00C36407" w:rsidP="00724F94">
      <w:pPr>
        <w:pStyle w:val="Heading7"/>
        <w:numPr>
          <w:ilvl w:val="0"/>
          <w:numId w:val="23"/>
        </w:numPr>
        <w:tabs>
          <w:tab w:val="clear" w:pos="702"/>
          <w:tab w:val="clear" w:pos="1080"/>
        </w:tabs>
      </w:pPr>
      <w:r>
        <w:t xml:space="preserve">Tab </w:t>
      </w:r>
      <w:r w:rsidR="004A7D63" w:rsidRPr="00571988">
        <w:t xml:space="preserve">Thông tin </w:t>
      </w:r>
      <w:r w:rsidR="004A7D63">
        <w:t>chung</w:t>
      </w:r>
    </w:p>
    <w:p w14:paraId="72B5F0FE" w14:textId="77777777" w:rsidR="004A7D63" w:rsidRPr="00227445" w:rsidRDefault="004A7D63" w:rsidP="00F138B5">
      <w:pPr>
        <w:spacing w:before="120" w:after="120" w:line="312" w:lineRule="auto"/>
        <w:jc w:val="both"/>
        <w:rPr>
          <w:rFonts w:cs="Times New Roman"/>
          <w:szCs w:val="26"/>
        </w:rPr>
      </w:pPr>
      <w:r w:rsidRPr="00227445">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4A7D63" w:rsidRPr="00227445" w14:paraId="3F06C974" w14:textId="77777777" w:rsidTr="005E5229">
        <w:tc>
          <w:tcPr>
            <w:tcW w:w="2943" w:type="dxa"/>
          </w:tcPr>
          <w:p w14:paraId="48EB3D67"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Nút</w:t>
            </w:r>
          </w:p>
        </w:tc>
        <w:tc>
          <w:tcPr>
            <w:tcW w:w="3402" w:type="dxa"/>
          </w:tcPr>
          <w:p w14:paraId="039F7F73"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18E908E4" w14:textId="77777777" w:rsidR="004A7D63" w:rsidRPr="00227445" w:rsidRDefault="004A7D63" w:rsidP="00126E8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4A7D63" w:rsidRPr="00227445" w14:paraId="25C902E1" w14:textId="77777777" w:rsidTr="005E5229">
        <w:tc>
          <w:tcPr>
            <w:tcW w:w="2943" w:type="dxa"/>
          </w:tcPr>
          <w:p w14:paraId="026B2A95"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Chỉnh sửa</w:t>
            </w:r>
          </w:p>
        </w:tc>
        <w:tc>
          <w:tcPr>
            <w:tcW w:w="3402" w:type="dxa"/>
          </w:tcPr>
          <w:p w14:paraId="644D3586"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để sửa đổi hoặc tiếp tục thực hiện các giao dịch có trạng thái S, R</w:t>
            </w:r>
          </w:p>
        </w:tc>
        <w:tc>
          <w:tcPr>
            <w:tcW w:w="3402" w:type="dxa"/>
          </w:tcPr>
          <w:p w14:paraId="010B33A5"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06FDA7F1" w14:textId="77777777" w:rsidTr="005E5229">
        <w:tc>
          <w:tcPr>
            <w:tcW w:w="2943" w:type="dxa"/>
          </w:tcPr>
          <w:p w14:paraId="2B804596" w14:textId="77777777" w:rsidR="004A7D63" w:rsidRPr="00227445" w:rsidRDefault="004A7D63" w:rsidP="00126E87">
            <w:pPr>
              <w:spacing w:line="312" w:lineRule="auto"/>
              <w:ind w:firstLine="0"/>
              <w:jc w:val="both"/>
              <w:rPr>
                <w:rFonts w:cs="Times New Roman"/>
                <w:color w:val="FF0000"/>
                <w:szCs w:val="26"/>
              </w:rPr>
            </w:pPr>
            <w:r w:rsidRPr="00227445">
              <w:rPr>
                <w:rFonts w:cs="Times New Roman"/>
                <w:color w:val="FF0000"/>
                <w:szCs w:val="26"/>
              </w:rPr>
              <w:t>Lưu</w:t>
            </w:r>
          </w:p>
          <w:p w14:paraId="72FA5448"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Ghi)</w:t>
            </w:r>
          </w:p>
        </w:tc>
        <w:tc>
          <w:tcPr>
            <w:tcW w:w="3402" w:type="dxa"/>
          </w:tcPr>
          <w:p w14:paraId="08804CFA"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lưu lại giao dịch với các thông tin đã nhập</w:t>
            </w:r>
          </w:p>
        </w:tc>
        <w:tc>
          <w:tcPr>
            <w:tcW w:w="3402" w:type="dxa"/>
          </w:tcPr>
          <w:p w14:paraId="3D15C399"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4D6AF0BB" w14:textId="77777777" w:rsidTr="005E5229">
        <w:tc>
          <w:tcPr>
            <w:tcW w:w="2943" w:type="dxa"/>
          </w:tcPr>
          <w:p w14:paraId="4C20767B"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Xóa</w:t>
            </w:r>
          </w:p>
        </w:tc>
        <w:tc>
          <w:tcPr>
            <w:tcW w:w="3402" w:type="dxa"/>
          </w:tcPr>
          <w:p w14:paraId="146E33CA" w14:textId="77777777" w:rsidR="004A7D63" w:rsidRPr="008106B7" w:rsidRDefault="004A7D63" w:rsidP="00126E87">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xóa giao dịch đang ở trạng thái S, R khi người dùng không muốn tiếp tục thực hiện giao dịch đó nữa.</w:t>
            </w:r>
          </w:p>
        </w:tc>
        <w:tc>
          <w:tcPr>
            <w:tcW w:w="3402" w:type="dxa"/>
          </w:tcPr>
          <w:p w14:paraId="62C57D76" w14:textId="77777777" w:rsidR="004A7D63" w:rsidRPr="00227445" w:rsidRDefault="004A7D63" w:rsidP="00126E87">
            <w:pPr>
              <w:spacing w:line="312" w:lineRule="auto"/>
              <w:ind w:firstLine="0"/>
              <w:jc w:val="both"/>
              <w:rPr>
                <w:rFonts w:cs="Times New Roman"/>
                <w:szCs w:val="26"/>
                <w:highlight w:val="lightGray"/>
              </w:rPr>
            </w:pPr>
            <w:r w:rsidRPr="00227445">
              <w:rPr>
                <w:rFonts w:cs="Times New Roman"/>
                <w:szCs w:val="26"/>
              </w:rPr>
              <w:t>Không cho phép lựa chọn</w:t>
            </w:r>
          </w:p>
        </w:tc>
      </w:tr>
      <w:tr w:rsidR="004A7D63" w:rsidRPr="00227445" w14:paraId="0ED886AC" w14:textId="77777777" w:rsidTr="005E5229">
        <w:tc>
          <w:tcPr>
            <w:tcW w:w="2943" w:type="dxa"/>
          </w:tcPr>
          <w:p w14:paraId="1AA2201C"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Hủy</w:t>
            </w:r>
          </w:p>
        </w:tc>
        <w:tc>
          <w:tcPr>
            <w:tcW w:w="3402" w:type="dxa"/>
          </w:tcPr>
          <w:p w14:paraId="58B69468" w14:textId="77777777" w:rsidR="004A7D63" w:rsidRPr="00227445" w:rsidRDefault="004A7D63" w:rsidP="00126E8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6F68497F" w14:textId="77777777" w:rsidR="004A7D63" w:rsidRPr="00227445" w:rsidRDefault="004A7D63" w:rsidP="00126E8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4A7D63" w:rsidRPr="00227445" w14:paraId="2D791E9D" w14:textId="77777777" w:rsidTr="005E5229">
        <w:tc>
          <w:tcPr>
            <w:tcW w:w="2943" w:type="dxa"/>
          </w:tcPr>
          <w:p w14:paraId="23B33FF0"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Chuyển phê duyệt</w:t>
            </w:r>
          </w:p>
          <w:p w14:paraId="2EA8B0A8" w14:textId="77777777" w:rsidR="004A7D63" w:rsidRPr="00550A24" w:rsidRDefault="004A7D63" w:rsidP="00126E87">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188DE80A"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 xml:space="preserve">KSV </w:t>
            </w:r>
            <w:r w:rsidRPr="00227445">
              <w:rPr>
                <w:rFonts w:cs="Times New Roman"/>
                <w:szCs w:val="26"/>
              </w:rPr>
              <w:t>phê duyệt</w:t>
            </w:r>
          </w:p>
        </w:tc>
        <w:tc>
          <w:tcPr>
            <w:tcW w:w="3402" w:type="dxa"/>
          </w:tcPr>
          <w:p w14:paraId="170B744B"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2E13B571" w14:textId="77777777" w:rsidTr="005E5229">
        <w:tc>
          <w:tcPr>
            <w:tcW w:w="2943" w:type="dxa"/>
          </w:tcPr>
          <w:p w14:paraId="1A983DCF" w14:textId="77777777" w:rsidR="004A7D63" w:rsidRPr="00D20EE4" w:rsidRDefault="004A7D63" w:rsidP="00126E87">
            <w:pPr>
              <w:spacing w:line="312" w:lineRule="auto"/>
              <w:ind w:firstLine="0"/>
              <w:jc w:val="both"/>
              <w:rPr>
                <w:rFonts w:cs="Times New Roman"/>
                <w:color w:val="FF0000"/>
                <w:szCs w:val="26"/>
              </w:rPr>
            </w:pPr>
            <w:commentRangeStart w:id="544"/>
            <w:commentRangeStart w:id="545"/>
            <w:r w:rsidRPr="00D20EE4">
              <w:rPr>
                <w:rFonts w:cs="Times New Roman"/>
                <w:szCs w:val="26"/>
              </w:rPr>
              <w:t>In Thông báo</w:t>
            </w:r>
            <w:commentRangeEnd w:id="544"/>
            <w:r>
              <w:rPr>
                <w:rStyle w:val="CommentReference"/>
              </w:rPr>
              <w:commentReference w:id="544"/>
            </w:r>
            <w:commentRangeEnd w:id="545"/>
            <w:r w:rsidR="00CA43AD">
              <w:rPr>
                <w:rStyle w:val="CommentReference"/>
              </w:rPr>
              <w:commentReference w:id="545"/>
            </w:r>
          </w:p>
        </w:tc>
        <w:tc>
          <w:tcPr>
            <w:tcW w:w="3402" w:type="dxa"/>
          </w:tcPr>
          <w:p w14:paraId="5D8800B2" w14:textId="77777777" w:rsidR="004A7D63" w:rsidRDefault="004A7D63" w:rsidP="00126E87">
            <w:pPr>
              <w:spacing w:line="312" w:lineRule="auto"/>
              <w:ind w:firstLine="0"/>
              <w:jc w:val="both"/>
              <w:rPr>
                <w:rFonts w:cs="Times New Roman"/>
                <w:szCs w:val="26"/>
              </w:rPr>
            </w:pPr>
            <w:r>
              <w:rPr>
                <w:rFonts w:cs="Times New Roman"/>
                <w:szCs w:val="26"/>
              </w:rPr>
              <w:t>Cho phép lựa chọn để in nội dung Thông báo BCT đòi tiền được tạo trong giao dịch</w:t>
            </w:r>
          </w:p>
        </w:tc>
        <w:tc>
          <w:tcPr>
            <w:tcW w:w="3402" w:type="dxa"/>
          </w:tcPr>
          <w:p w14:paraId="458F85FB" w14:textId="77777777" w:rsidR="004A7D63" w:rsidRDefault="004A7D63" w:rsidP="00126E87">
            <w:pPr>
              <w:spacing w:line="312" w:lineRule="auto"/>
              <w:ind w:firstLine="0"/>
              <w:jc w:val="both"/>
              <w:rPr>
                <w:rFonts w:cs="Times New Roman"/>
                <w:szCs w:val="26"/>
              </w:rPr>
            </w:pPr>
            <w:r>
              <w:rPr>
                <w:rFonts w:cs="Times New Roman"/>
                <w:szCs w:val="26"/>
              </w:rPr>
              <w:t>Cho phép lựa chọn để in nội dung Thông báo BCT đòi tiền được tạo trong giao dịch</w:t>
            </w:r>
          </w:p>
        </w:tc>
      </w:tr>
      <w:tr w:rsidR="004A7D63" w:rsidRPr="00227445" w14:paraId="5BE46215" w14:textId="77777777" w:rsidTr="005E5229">
        <w:tc>
          <w:tcPr>
            <w:tcW w:w="2943" w:type="dxa"/>
          </w:tcPr>
          <w:p w14:paraId="45247FED" w14:textId="77777777" w:rsidR="004A7D63" w:rsidRPr="00113BAA" w:rsidRDefault="004A7D63" w:rsidP="00126E87">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244C72B4" w14:textId="77777777" w:rsidR="004A7D63" w:rsidRPr="00227445" w:rsidRDefault="004A7D63" w:rsidP="00126E8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23D9216F" w14:textId="77777777" w:rsidR="004A7D63" w:rsidRPr="00227445" w:rsidRDefault="004A7D63" w:rsidP="00126E8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4A7D63" w:rsidRPr="00227445" w14:paraId="225E79C8" w14:textId="77777777" w:rsidTr="005E5229">
        <w:tc>
          <w:tcPr>
            <w:tcW w:w="2943" w:type="dxa"/>
          </w:tcPr>
          <w:p w14:paraId="6393B9C3"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Phê duyệt</w:t>
            </w:r>
          </w:p>
          <w:p w14:paraId="354A4A87"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7E19EAF7"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43580256"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Cho phép lựa chọn để phê duyệt giao dịch</w:t>
            </w:r>
          </w:p>
        </w:tc>
      </w:tr>
      <w:tr w:rsidR="004A7D63" w:rsidRPr="00227445" w14:paraId="01EB0815" w14:textId="77777777" w:rsidTr="005E5229">
        <w:tc>
          <w:tcPr>
            <w:tcW w:w="2943" w:type="dxa"/>
          </w:tcPr>
          <w:p w14:paraId="1D72ADA6" w14:textId="77777777" w:rsidR="004A7D63" w:rsidRPr="00113BAA" w:rsidRDefault="004A7D63" w:rsidP="00126E87">
            <w:pPr>
              <w:spacing w:line="312" w:lineRule="auto"/>
              <w:ind w:firstLine="0"/>
              <w:jc w:val="both"/>
              <w:rPr>
                <w:rFonts w:cs="Times New Roman"/>
                <w:color w:val="FF0000"/>
                <w:szCs w:val="26"/>
              </w:rPr>
            </w:pPr>
            <w:r w:rsidRPr="00113BAA">
              <w:rPr>
                <w:rFonts w:cs="Times New Roman"/>
                <w:color w:val="FF0000"/>
                <w:szCs w:val="26"/>
              </w:rPr>
              <w:t>Từ chối</w:t>
            </w:r>
          </w:p>
          <w:p w14:paraId="537C716D" w14:textId="77777777" w:rsidR="004A7D63" w:rsidRPr="00550A24" w:rsidRDefault="004A7D63" w:rsidP="00126E87">
            <w:pPr>
              <w:spacing w:line="312" w:lineRule="auto"/>
              <w:ind w:firstLine="0"/>
              <w:jc w:val="both"/>
              <w:rPr>
                <w:rFonts w:cs="Times New Roman"/>
                <w:i/>
                <w:color w:val="FF0000"/>
                <w:szCs w:val="26"/>
              </w:rPr>
            </w:pPr>
            <w:r w:rsidRPr="00550A24">
              <w:rPr>
                <w:rFonts w:cs="Times New Roman"/>
                <w:i/>
                <w:color w:val="FF0000"/>
                <w:szCs w:val="26"/>
              </w:rPr>
              <w:lastRenderedPageBreak/>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68183E4F"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lastRenderedPageBreak/>
              <w:t>Không cho phép lựa chọn</w:t>
            </w:r>
          </w:p>
        </w:tc>
        <w:tc>
          <w:tcPr>
            <w:tcW w:w="3402" w:type="dxa"/>
          </w:tcPr>
          <w:p w14:paraId="051B4321" w14:textId="77777777" w:rsidR="004A7D63" w:rsidRPr="00227445" w:rsidRDefault="004A7D63" w:rsidP="00126E87">
            <w:pPr>
              <w:spacing w:line="312" w:lineRule="auto"/>
              <w:ind w:firstLine="0"/>
              <w:jc w:val="both"/>
              <w:rPr>
                <w:rFonts w:cs="Times New Roman"/>
                <w:szCs w:val="26"/>
              </w:rPr>
            </w:pPr>
            <w:r w:rsidRPr="00227445">
              <w:rPr>
                <w:rFonts w:cs="Times New Roman"/>
                <w:szCs w:val="26"/>
              </w:rPr>
              <w:t xml:space="preserve">Cho phép lựa chọn để từ chối </w:t>
            </w:r>
            <w:r w:rsidRPr="00227445">
              <w:rPr>
                <w:rFonts w:cs="Times New Roman"/>
                <w:szCs w:val="26"/>
              </w:rPr>
              <w:lastRenderedPageBreak/>
              <w:t>phê duyệt giao dịch</w:t>
            </w:r>
          </w:p>
        </w:tc>
      </w:tr>
    </w:tbl>
    <w:p w14:paraId="30A1BEDC" w14:textId="77777777" w:rsidR="004A7D63" w:rsidRPr="008C75C1" w:rsidRDefault="004A7D63" w:rsidP="00126E87">
      <w:pPr>
        <w:spacing w:before="120" w:after="120" w:line="312" w:lineRule="auto"/>
        <w:ind w:firstLine="0"/>
        <w:jc w:val="both"/>
        <w:rPr>
          <w:rFonts w:cs="Times New Roman"/>
          <w:szCs w:val="26"/>
        </w:rPr>
      </w:pPr>
    </w:p>
    <w:p w14:paraId="4823BE5D" w14:textId="77777777" w:rsidR="004A7D63" w:rsidRPr="00571988" w:rsidRDefault="004A7D63" w:rsidP="00126E87">
      <w:pPr>
        <w:pStyle w:val="ListParagraph"/>
        <w:numPr>
          <w:ilvl w:val="0"/>
          <w:numId w:val="1"/>
        </w:numPr>
        <w:spacing w:before="120" w:after="120" w:line="312" w:lineRule="auto"/>
        <w:ind w:firstLine="0"/>
        <w:jc w:val="both"/>
        <w:rPr>
          <w:rFonts w:cs="Times New Roman"/>
          <w:szCs w:val="26"/>
        </w:rPr>
      </w:pPr>
      <w:r w:rsidRPr="00571988">
        <w:rPr>
          <w:rFonts w:cs="Times New Roman"/>
          <w:szCs w:val="26"/>
        </w:rPr>
        <w:t xml:space="preserve">Danh sách các trường trên màn hình </w:t>
      </w:r>
      <w:r w:rsidRPr="00571988">
        <w:rPr>
          <w:rFonts w:cs="Times New Roman"/>
          <w:b/>
          <w:szCs w:val="26"/>
        </w:rPr>
        <w:t>giống trong chức năng Đăng ký BCT đòi tiền trong nước</w:t>
      </w:r>
      <w:r w:rsidRPr="00571988">
        <w:rPr>
          <w:rFonts w:cs="Times New Roman"/>
          <w:szCs w:val="26"/>
        </w:rPr>
        <w:t xml:space="preserve">. </w:t>
      </w:r>
    </w:p>
    <w:p w14:paraId="1E4AC85C" w14:textId="77777777" w:rsidR="004A7D63" w:rsidRPr="00571988" w:rsidRDefault="004A7D63" w:rsidP="00126E87">
      <w:pPr>
        <w:pStyle w:val="ListParagraph"/>
        <w:numPr>
          <w:ilvl w:val="0"/>
          <w:numId w:val="1"/>
        </w:numPr>
        <w:spacing w:before="120" w:after="120" w:line="312" w:lineRule="auto"/>
        <w:ind w:firstLine="0"/>
        <w:jc w:val="both"/>
        <w:rPr>
          <w:rFonts w:cs="Times New Roman"/>
          <w:szCs w:val="26"/>
        </w:rPr>
      </w:pPr>
      <w:r w:rsidRPr="00571988">
        <w:rPr>
          <w:rFonts w:cs="Times New Roman"/>
          <w:szCs w:val="26"/>
        </w:rPr>
        <w:t xml:space="preserve">Thông tin các trường </w:t>
      </w:r>
      <w:r>
        <w:rPr>
          <w:rFonts w:cs="Times New Roman"/>
          <w:szCs w:val="26"/>
        </w:rPr>
        <w:t xml:space="preserve">được hệ thống </w:t>
      </w:r>
      <w:r w:rsidRPr="00571988">
        <w:rPr>
          <w:rFonts w:cs="Times New Roman"/>
          <w:szCs w:val="26"/>
        </w:rPr>
        <w:t>tự động lấy</w:t>
      </w:r>
      <w:r>
        <w:rPr>
          <w:rFonts w:cs="Times New Roman"/>
          <w:szCs w:val="26"/>
        </w:rPr>
        <w:t xml:space="preserve"> từ</w:t>
      </w:r>
      <w:r w:rsidRPr="00571988">
        <w:rPr>
          <w:rFonts w:cs="Times New Roman"/>
          <w:szCs w:val="26"/>
        </w:rPr>
        <w:t xml:space="preserve"> </w:t>
      </w:r>
      <w:r w:rsidRPr="006052FB">
        <w:rPr>
          <w:rFonts w:cs="Times New Roman"/>
          <w:szCs w:val="26"/>
          <w:lang w:val="en-GB"/>
        </w:rPr>
        <w:t>thông tin cuối cùng của giao dịch (Master)</w:t>
      </w:r>
      <w:r w:rsidRPr="00571988">
        <w:rPr>
          <w:rFonts w:cs="Times New Roman"/>
          <w:szCs w:val="26"/>
        </w:rPr>
        <w:t>.</w:t>
      </w:r>
    </w:p>
    <w:p w14:paraId="35F52B58" w14:textId="77777777" w:rsidR="004A7D63" w:rsidRPr="00571988" w:rsidRDefault="004A7D63" w:rsidP="00F138B5">
      <w:pPr>
        <w:spacing w:before="120" w:after="120" w:line="312" w:lineRule="auto"/>
        <w:ind w:firstLine="360"/>
        <w:jc w:val="both"/>
        <w:rPr>
          <w:rFonts w:cs="Times New Roman"/>
          <w:szCs w:val="26"/>
        </w:rPr>
      </w:pPr>
      <w:r w:rsidRPr="00571988">
        <w:rPr>
          <w:rFonts w:cs="Times New Roman"/>
          <w:szCs w:val="26"/>
        </w:rPr>
        <w:t xml:space="preserve">Riêng phần </w:t>
      </w:r>
      <w:r w:rsidRPr="00571988">
        <w:rPr>
          <w:rFonts w:cs="Times New Roman"/>
          <w:b/>
          <w:szCs w:val="26"/>
        </w:rPr>
        <w:t>Thông tin BCT</w:t>
      </w:r>
      <w:r w:rsidRPr="00571988">
        <w:rPr>
          <w:rFonts w:cs="Times New Roman"/>
          <w:szCs w:val="26"/>
        </w:rPr>
        <w:t xml:space="preserve"> có thay đổi như sau:</w:t>
      </w:r>
    </w:p>
    <w:tbl>
      <w:tblPr>
        <w:tblStyle w:val="TableGrid"/>
        <w:tblW w:w="10314" w:type="dxa"/>
        <w:tblLayout w:type="fixed"/>
        <w:tblLook w:val="04A0" w:firstRow="1" w:lastRow="0" w:firstColumn="1" w:lastColumn="0" w:noHBand="0" w:noVBand="1"/>
      </w:tblPr>
      <w:tblGrid>
        <w:gridCol w:w="1548"/>
        <w:gridCol w:w="1254"/>
        <w:gridCol w:w="708"/>
        <w:gridCol w:w="993"/>
        <w:gridCol w:w="4394"/>
        <w:gridCol w:w="1417"/>
      </w:tblGrid>
      <w:tr w:rsidR="004A7D63" w:rsidRPr="00571988" w14:paraId="6DB345A8" w14:textId="77777777" w:rsidTr="0074166A">
        <w:tc>
          <w:tcPr>
            <w:tcW w:w="1548" w:type="dxa"/>
          </w:tcPr>
          <w:p w14:paraId="198C921B"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Tên trường</w:t>
            </w:r>
          </w:p>
        </w:tc>
        <w:tc>
          <w:tcPr>
            <w:tcW w:w="1254" w:type="dxa"/>
          </w:tcPr>
          <w:p w14:paraId="40CDE60F"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Kiểu ký tự</w:t>
            </w:r>
          </w:p>
        </w:tc>
        <w:tc>
          <w:tcPr>
            <w:tcW w:w="708" w:type="dxa"/>
          </w:tcPr>
          <w:p w14:paraId="35FF9588"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Độ dài</w:t>
            </w:r>
          </w:p>
        </w:tc>
        <w:tc>
          <w:tcPr>
            <w:tcW w:w="993" w:type="dxa"/>
          </w:tcPr>
          <w:p w14:paraId="29185235"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Thuộc tính</w:t>
            </w:r>
          </w:p>
        </w:tc>
        <w:tc>
          <w:tcPr>
            <w:tcW w:w="4394" w:type="dxa"/>
          </w:tcPr>
          <w:p w14:paraId="25167FE4" w14:textId="77777777" w:rsidR="004A7D63" w:rsidRPr="00571988" w:rsidRDefault="004A7D63" w:rsidP="00126E87">
            <w:pPr>
              <w:spacing w:line="312" w:lineRule="auto"/>
              <w:ind w:firstLine="0"/>
              <w:jc w:val="center"/>
              <w:rPr>
                <w:rFonts w:cs="Times New Roman"/>
                <w:b/>
                <w:szCs w:val="26"/>
              </w:rPr>
            </w:pPr>
            <w:r w:rsidRPr="00571988">
              <w:rPr>
                <w:rFonts w:cs="Times New Roman"/>
                <w:b/>
                <w:szCs w:val="26"/>
              </w:rPr>
              <w:t>Mô tả</w:t>
            </w:r>
          </w:p>
        </w:tc>
        <w:tc>
          <w:tcPr>
            <w:tcW w:w="1417" w:type="dxa"/>
          </w:tcPr>
          <w:p w14:paraId="6B350FFD" w14:textId="77777777" w:rsidR="004A7D63" w:rsidRPr="00571988" w:rsidRDefault="004A7D63" w:rsidP="00126E87">
            <w:pPr>
              <w:spacing w:line="312" w:lineRule="auto"/>
              <w:ind w:firstLine="0"/>
              <w:jc w:val="center"/>
              <w:rPr>
                <w:rFonts w:cs="Times New Roman"/>
                <w:b/>
                <w:szCs w:val="26"/>
              </w:rPr>
            </w:pPr>
            <w:r>
              <w:rPr>
                <w:rFonts w:cs="Times New Roman"/>
                <w:b/>
                <w:szCs w:val="26"/>
              </w:rPr>
              <w:t>New Field (Y/N)</w:t>
            </w:r>
          </w:p>
        </w:tc>
      </w:tr>
      <w:tr w:rsidR="004A7D63" w:rsidRPr="00571988" w14:paraId="1E91B62D" w14:textId="77777777" w:rsidTr="0074166A">
        <w:tc>
          <w:tcPr>
            <w:tcW w:w="1548" w:type="dxa"/>
            <w:shd w:val="clear" w:color="auto" w:fill="DBE5F1" w:themeFill="accent1" w:themeFillTint="33"/>
          </w:tcPr>
          <w:p w14:paraId="11843BD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Thông tin BCT đòi tiền</w:t>
            </w:r>
          </w:p>
        </w:tc>
        <w:tc>
          <w:tcPr>
            <w:tcW w:w="7349" w:type="dxa"/>
            <w:gridSpan w:val="4"/>
            <w:shd w:val="clear" w:color="auto" w:fill="DBE5F1" w:themeFill="accent1" w:themeFillTint="33"/>
          </w:tcPr>
          <w:p w14:paraId="18F859AF" w14:textId="77777777" w:rsidR="004A7D63" w:rsidRPr="00571988" w:rsidRDefault="004A7D63" w:rsidP="00126E87">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DBE5F1" w:themeFill="accent1" w:themeFillTint="33"/>
          </w:tcPr>
          <w:p w14:paraId="0A95595B" w14:textId="77777777" w:rsidR="004A7D63" w:rsidRPr="00571988" w:rsidRDefault="004A7D63" w:rsidP="00126E87">
            <w:pPr>
              <w:spacing w:line="312" w:lineRule="auto"/>
              <w:ind w:firstLine="0"/>
              <w:jc w:val="center"/>
              <w:rPr>
                <w:rFonts w:cs="Times New Roman"/>
                <w:szCs w:val="26"/>
              </w:rPr>
            </w:pPr>
          </w:p>
        </w:tc>
      </w:tr>
      <w:tr w:rsidR="004A7D63" w:rsidRPr="00571988" w14:paraId="280471BA" w14:textId="77777777" w:rsidTr="0074166A">
        <w:tc>
          <w:tcPr>
            <w:tcW w:w="1548" w:type="dxa"/>
          </w:tcPr>
          <w:p w14:paraId="5706A61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Thông báo BCT</w:t>
            </w:r>
          </w:p>
        </w:tc>
        <w:tc>
          <w:tcPr>
            <w:tcW w:w="1254" w:type="dxa"/>
          </w:tcPr>
          <w:p w14:paraId="351E1CEA"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5F481A1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16</w:t>
            </w:r>
          </w:p>
        </w:tc>
        <w:tc>
          <w:tcPr>
            <w:tcW w:w="993" w:type="dxa"/>
          </w:tcPr>
          <w:p w14:paraId="6C1CEEF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tcPr>
          <w:p w14:paraId="2D077B8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131BAE8F"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F46F44E" w14:textId="77777777" w:rsidTr="0074166A">
        <w:tc>
          <w:tcPr>
            <w:tcW w:w="1548" w:type="dxa"/>
          </w:tcPr>
          <w:p w14:paraId="4D8BB4E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Ref BCT</w:t>
            </w:r>
          </w:p>
        </w:tc>
        <w:tc>
          <w:tcPr>
            <w:tcW w:w="1254" w:type="dxa"/>
          </w:tcPr>
          <w:p w14:paraId="03A6DA15"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33090FE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35</w:t>
            </w:r>
          </w:p>
        </w:tc>
        <w:tc>
          <w:tcPr>
            <w:tcW w:w="993" w:type="dxa"/>
          </w:tcPr>
          <w:p w14:paraId="7DB3D43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4" w:type="dxa"/>
          </w:tcPr>
          <w:p w14:paraId="76E0AD1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245C982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2C47AC33" w14:textId="77777777" w:rsidTr="0074166A">
        <w:tc>
          <w:tcPr>
            <w:tcW w:w="1548" w:type="dxa"/>
          </w:tcPr>
          <w:p w14:paraId="301714C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Lần đòi tiền</w:t>
            </w:r>
          </w:p>
        </w:tc>
        <w:tc>
          <w:tcPr>
            <w:tcW w:w="1254" w:type="dxa"/>
          </w:tcPr>
          <w:p w14:paraId="0084D1D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Integer</w:t>
            </w:r>
          </w:p>
        </w:tc>
        <w:tc>
          <w:tcPr>
            <w:tcW w:w="708" w:type="dxa"/>
          </w:tcPr>
          <w:p w14:paraId="0273CE4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2FBD15B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tcPr>
          <w:p w14:paraId="03F7F5D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5A9F4C87"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B0C6E84" w14:textId="77777777" w:rsidTr="0074166A">
        <w:tc>
          <w:tcPr>
            <w:tcW w:w="1548" w:type="dxa"/>
          </w:tcPr>
          <w:p w14:paraId="54A5F7E5"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Lý do sửa đổi</w:t>
            </w:r>
          </w:p>
        </w:tc>
        <w:tc>
          <w:tcPr>
            <w:tcW w:w="1254" w:type="dxa"/>
          </w:tcPr>
          <w:p w14:paraId="7E23DE16"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410BE04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35</w:t>
            </w:r>
          </w:p>
        </w:tc>
        <w:tc>
          <w:tcPr>
            <w:tcW w:w="993" w:type="dxa"/>
          </w:tcPr>
          <w:p w14:paraId="7FA838B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4" w:type="dxa"/>
          </w:tcPr>
          <w:p w14:paraId="7395C44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Lý do người dùng thực hiện chức năng này.</w:t>
            </w:r>
          </w:p>
          <w:p w14:paraId="5397264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Gồm </w:t>
            </w:r>
            <w:r>
              <w:rPr>
                <w:rFonts w:cs="Times New Roman"/>
                <w:szCs w:val="26"/>
              </w:rPr>
              <w:t>3</w:t>
            </w:r>
            <w:r w:rsidRPr="00571988">
              <w:rPr>
                <w:rFonts w:cs="Times New Roman"/>
                <w:szCs w:val="26"/>
              </w:rPr>
              <w:t xml:space="preserve"> giá trị cho người dùng chọn</w:t>
            </w:r>
          </w:p>
          <w:p w14:paraId="68A3D624"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Theo đề nghị</w:t>
            </w:r>
          </w:p>
          <w:p w14:paraId="705B224E" w14:textId="77777777" w:rsidR="004A7D63"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Điều chỉnh nội bộ</w:t>
            </w:r>
          </w:p>
          <w:p w14:paraId="733FF482" w14:textId="77777777" w:rsidR="004A7D63" w:rsidRDefault="004A7D63" w:rsidP="00126E87">
            <w:pPr>
              <w:pStyle w:val="ListParagraph"/>
              <w:numPr>
                <w:ilvl w:val="0"/>
                <w:numId w:val="1"/>
              </w:numPr>
              <w:spacing w:line="312" w:lineRule="auto"/>
              <w:ind w:left="357" w:firstLine="0"/>
              <w:contextualSpacing w:val="0"/>
              <w:jc w:val="both"/>
              <w:rPr>
                <w:rFonts w:cs="Times New Roman"/>
                <w:szCs w:val="26"/>
              </w:rPr>
            </w:pPr>
            <w:r>
              <w:rPr>
                <w:rFonts w:cs="Times New Roman"/>
                <w:szCs w:val="26"/>
              </w:rPr>
              <w:t>(để trống)</w:t>
            </w:r>
          </w:p>
          <w:p w14:paraId="779407E6" w14:textId="77777777" w:rsidR="004A7D63" w:rsidRPr="00B35FF5" w:rsidRDefault="004A7D63" w:rsidP="00126E87">
            <w:pPr>
              <w:spacing w:line="312" w:lineRule="auto"/>
              <w:ind w:firstLine="0"/>
              <w:jc w:val="both"/>
              <w:rPr>
                <w:rFonts w:cs="Times New Roman"/>
                <w:szCs w:val="26"/>
              </w:rPr>
            </w:pPr>
            <w:r>
              <w:rPr>
                <w:rFonts w:cs="Times New Roman"/>
                <w:szCs w:val="26"/>
              </w:rPr>
              <w:t>Hệ thống mặc định là để trống để người dùng chọn</w:t>
            </w:r>
          </w:p>
        </w:tc>
        <w:tc>
          <w:tcPr>
            <w:tcW w:w="1417" w:type="dxa"/>
          </w:tcPr>
          <w:p w14:paraId="04FFF95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4C71F4C" w14:textId="77777777" w:rsidTr="0074166A">
        <w:tc>
          <w:tcPr>
            <w:tcW w:w="1548" w:type="dxa"/>
          </w:tcPr>
          <w:p w14:paraId="56F8B2D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BCT đòi tiền</w:t>
            </w:r>
          </w:p>
        </w:tc>
        <w:tc>
          <w:tcPr>
            <w:tcW w:w="1254" w:type="dxa"/>
          </w:tcPr>
          <w:p w14:paraId="1DF1C9B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8" w:type="dxa"/>
          </w:tcPr>
          <w:p w14:paraId="5FD4ECC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3" w:type="dxa"/>
          </w:tcPr>
          <w:p w14:paraId="068CE3C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4" w:type="dxa"/>
          </w:tcPr>
          <w:p w14:paraId="660A9CA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BCT được tạo để đòi tiền.</w:t>
            </w:r>
          </w:p>
          <w:p w14:paraId="4027E92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Người dùng có thể sửa lại bằng cách chọn ngày từ lịch có sẵn trên hệ thống.</w:t>
            </w:r>
          </w:p>
        </w:tc>
        <w:tc>
          <w:tcPr>
            <w:tcW w:w="1417" w:type="dxa"/>
          </w:tcPr>
          <w:p w14:paraId="5628C2D4"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49277C6" w14:textId="77777777" w:rsidTr="0074166A">
        <w:tc>
          <w:tcPr>
            <w:tcW w:w="1548" w:type="dxa"/>
          </w:tcPr>
          <w:p w14:paraId="1608901C"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Ngày sửa đổi BCT đòi tiền</w:t>
            </w:r>
          </w:p>
        </w:tc>
        <w:tc>
          <w:tcPr>
            <w:tcW w:w="1254" w:type="dxa"/>
          </w:tcPr>
          <w:p w14:paraId="618D526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8" w:type="dxa"/>
          </w:tcPr>
          <w:p w14:paraId="059FC15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3" w:type="dxa"/>
          </w:tcPr>
          <w:p w14:paraId="5CC8103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4" w:type="dxa"/>
          </w:tcPr>
          <w:p w14:paraId="022345B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BCT đòi tiền được sửa đổi.</w:t>
            </w:r>
          </w:p>
          <w:p w14:paraId="1E35F2E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chọn ngày từ lịch có sẵn trên hệ thống</w:t>
            </w:r>
          </w:p>
        </w:tc>
        <w:tc>
          <w:tcPr>
            <w:tcW w:w="1417" w:type="dxa"/>
          </w:tcPr>
          <w:p w14:paraId="16B4E3C3"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0AC0BC3C" w14:textId="77777777" w:rsidTr="0074166A">
        <w:tc>
          <w:tcPr>
            <w:tcW w:w="1548" w:type="dxa"/>
          </w:tcPr>
          <w:p w14:paraId="7209A8CA"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b/>
                <w:color w:val="FF0000"/>
                <w:szCs w:val="26"/>
              </w:rPr>
              <w:t>Ngày nhận BCT</w:t>
            </w:r>
          </w:p>
          <w:p w14:paraId="779D409F" w14:textId="77777777" w:rsidR="004A7D63" w:rsidRPr="00571988" w:rsidRDefault="004A7D63" w:rsidP="00126E87">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Ngày nhận thư đòi tiền (*)</w:t>
            </w:r>
            <w:r w:rsidRPr="00B902FC">
              <w:rPr>
                <w:rFonts w:cs="Times New Roman"/>
                <w:i/>
                <w:color w:val="FF0000"/>
                <w:szCs w:val="26"/>
              </w:rPr>
              <w:t>)</w:t>
            </w:r>
          </w:p>
        </w:tc>
        <w:tc>
          <w:tcPr>
            <w:tcW w:w="1254" w:type="dxa"/>
          </w:tcPr>
          <w:p w14:paraId="66C4FBA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8" w:type="dxa"/>
          </w:tcPr>
          <w:p w14:paraId="2DF8666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3" w:type="dxa"/>
          </w:tcPr>
          <w:p w14:paraId="2D7C701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4" w:type="dxa"/>
          </w:tcPr>
          <w:p w14:paraId="19E57F9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nhận được BCT đòi tiền.</w:t>
            </w:r>
          </w:p>
          <w:p w14:paraId="145DB90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Người dùng có thể sửa lại bằng cách chọn ngày từ lịch có sẵn trên hệ thống.</w:t>
            </w:r>
          </w:p>
        </w:tc>
        <w:tc>
          <w:tcPr>
            <w:tcW w:w="1417" w:type="dxa"/>
          </w:tcPr>
          <w:p w14:paraId="6A8EFE5A"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40699BB3" w14:textId="77777777" w:rsidTr="0074166A">
        <w:tc>
          <w:tcPr>
            <w:tcW w:w="1548" w:type="dxa"/>
          </w:tcPr>
          <w:p w14:paraId="1F01EEB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nhận BCT sửa đổi</w:t>
            </w:r>
          </w:p>
        </w:tc>
        <w:tc>
          <w:tcPr>
            <w:tcW w:w="1254" w:type="dxa"/>
          </w:tcPr>
          <w:p w14:paraId="2830913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8" w:type="dxa"/>
          </w:tcPr>
          <w:p w14:paraId="6A3ED80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3" w:type="dxa"/>
          </w:tcPr>
          <w:p w14:paraId="07F316A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(M/O)</w:t>
            </w:r>
          </w:p>
        </w:tc>
        <w:tc>
          <w:tcPr>
            <w:tcW w:w="4394" w:type="dxa"/>
          </w:tcPr>
          <w:p w14:paraId="13B8094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nhận được BCT đòi tiền.</w:t>
            </w:r>
          </w:p>
          <w:p w14:paraId="164822F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chọn ngày từ lịch có sẵn trên hệ thống</w:t>
            </w:r>
          </w:p>
          <w:p w14:paraId="6872061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Lý do sửa đổi là “Theo đề nghị”, trường này thành trường bắt buộc.</w:t>
            </w:r>
          </w:p>
          <w:p w14:paraId="7961831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Trường hợp khác, trường này không cần nhập thông tin.</w:t>
            </w:r>
          </w:p>
        </w:tc>
        <w:tc>
          <w:tcPr>
            <w:tcW w:w="1417" w:type="dxa"/>
          </w:tcPr>
          <w:p w14:paraId="2CEDF8AC"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6CEC2DCF" w14:textId="77777777" w:rsidTr="0074166A">
        <w:tc>
          <w:tcPr>
            <w:tcW w:w="1548" w:type="dxa"/>
          </w:tcPr>
          <w:p w14:paraId="2E870B3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Ngày đến hạn thanh toán</w:t>
            </w:r>
          </w:p>
        </w:tc>
        <w:tc>
          <w:tcPr>
            <w:tcW w:w="1254" w:type="dxa"/>
          </w:tcPr>
          <w:p w14:paraId="0DC68AD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Date</w:t>
            </w:r>
          </w:p>
        </w:tc>
        <w:tc>
          <w:tcPr>
            <w:tcW w:w="708" w:type="dxa"/>
          </w:tcPr>
          <w:p w14:paraId="14C7FFC4"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3" w:type="dxa"/>
          </w:tcPr>
          <w:p w14:paraId="57ABD08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4" w:type="dxa"/>
          </w:tcPr>
          <w:p w14:paraId="756AB79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Ngày đến hạn thanh toán BCT đòi tiền theo BL.</w:t>
            </w:r>
          </w:p>
          <w:p w14:paraId="1A11BD5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p w14:paraId="3599E0A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Ngày nhận BCT sửa đổi có giá trị, hệ thống tự động tính bằng Ngày nhận BCT sửa đổi cộng thêm 4 ngày làm việc.</w:t>
            </w:r>
          </w:p>
          <w:p w14:paraId="6B4CB1B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có thể chỉnh sửa.</w:t>
            </w:r>
          </w:p>
        </w:tc>
        <w:tc>
          <w:tcPr>
            <w:tcW w:w="1417" w:type="dxa"/>
          </w:tcPr>
          <w:p w14:paraId="784AE97C"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567F7B3" w14:textId="77777777" w:rsidTr="0074166A">
        <w:tc>
          <w:tcPr>
            <w:tcW w:w="1548" w:type="dxa"/>
          </w:tcPr>
          <w:p w14:paraId="3BA65077" w14:textId="77777777" w:rsidR="004A7D63" w:rsidRPr="00B902FC" w:rsidRDefault="004A7D63" w:rsidP="00126E87">
            <w:pPr>
              <w:spacing w:line="312" w:lineRule="auto"/>
              <w:ind w:firstLine="0"/>
              <w:jc w:val="both"/>
              <w:rPr>
                <w:rFonts w:cs="Times New Roman"/>
                <w:b/>
                <w:color w:val="FF0000"/>
                <w:szCs w:val="26"/>
              </w:rPr>
            </w:pPr>
            <w:r w:rsidRPr="00B902FC">
              <w:rPr>
                <w:rFonts w:cs="Times New Roman"/>
                <w:b/>
                <w:color w:val="FF0000"/>
                <w:szCs w:val="26"/>
              </w:rPr>
              <w:t>Loại tiền BCT</w:t>
            </w:r>
          </w:p>
          <w:p w14:paraId="7669BF37" w14:textId="77777777" w:rsidR="004A7D63" w:rsidRPr="00571988" w:rsidRDefault="004A7D63" w:rsidP="00126E87">
            <w:pPr>
              <w:spacing w:line="312" w:lineRule="auto"/>
              <w:ind w:firstLine="0"/>
              <w:jc w:val="both"/>
              <w:rPr>
                <w:rFonts w:cs="Times New Roman"/>
                <w:b/>
                <w:szCs w:val="26"/>
              </w:rPr>
            </w:pPr>
            <w:r w:rsidRPr="00B902FC">
              <w:rPr>
                <w:rFonts w:cs="Times New Roman"/>
                <w:i/>
                <w:color w:val="FF0000"/>
                <w:szCs w:val="26"/>
              </w:rPr>
              <w:t>(tên cũ Loại tiền (*))</w:t>
            </w:r>
          </w:p>
        </w:tc>
        <w:tc>
          <w:tcPr>
            <w:tcW w:w="1254" w:type="dxa"/>
          </w:tcPr>
          <w:p w14:paraId="51D9A6F4"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25E6AFC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1DF2A75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val="restart"/>
          </w:tcPr>
          <w:p w14:paraId="010B3923"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w:t>
            </w:r>
          </w:p>
          <w:p w14:paraId="269B967C" w14:textId="77777777" w:rsidR="004A7D63" w:rsidRPr="00BE4E12" w:rsidRDefault="004A7D63" w:rsidP="00126E87">
            <w:pPr>
              <w:spacing w:line="312" w:lineRule="auto"/>
              <w:ind w:firstLine="0"/>
              <w:jc w:val="both"/>
              <w:rPr>
                <w:rFonts w:cs="Times New Roman"/>
                <w:color w:val="FF0000"/>
                <w:szCs w:val="26"/>
              </w:rPr>
            </w:pPr>
            <w:r w:rsidRPr="00BE4E12">
              <w:rPr>
                <w:rFonts w:cs="Times New Roman"/>
                <w:color w:val="FF0000"/>
                <w:szCs w:val="26"/>
              </w:rPr>
              <w:t xml:space="preserve">Trên màn hình, 2 trường này nằm trên 1 hàng và có chung 1 tên hiển thị là: </w:t>
            </w:r>
          </w:p>
          <w:p w14:paraId="39E8D150" w14:textId="77777777" w:rsidR="004A7D63" w:rsidRPr="00BE4E12" w:rsidRDefault="004A7D63" w:rsidP="00126E87">
            <w:pPr>
              <w:spacing w:line="312" w:lineRule="auto"/>
              <w:ind w:firstLine="0"/>
              <w:jc w:val="both"/>
              <w:rPr>
                <w:rFonts w:cs="Times New Roman"/>
                <w:color w:val="FF0000"/>
                <w:szCs w:val="26"/>
              </w:rPr>
            </w:pPr>
            <w:r w:rsidRPr="00BE4E12">
              <w:rPr>
                <w:rFonts w:cs="Times New Roman"/>
                <w:b/>
                <w:color w:val="FF0000"/>
                <w:szCs w:val="26"/>
              </w:rPr>
              <w:t>Số tiền phải trả</w:t>
            </w:r>
            <w:r w:rsidRPr="00BE4E12">
              <w:rPr>
                <w:rFonts w:cs="Times New Roman"/>
                <w:color w:val="FF0000"/>
                <w:szCs w:val="26"/>
              </w:rPr>
              <w:t>.</w:t>
            </w:r>
          </w:p>
          <w:p w14:paraId="33B2CD3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rPr>
              <w:t>.</w:t>
            </w:r>
          </w:p>
        </w:tc>
        <w:tc>
          <w:tcPr>
            <w:tcW w:w="1417" w:type="dxa"/>
          </w:tcPr>
          <w:p w14:paraId="6D782673"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54119FC0" w14:textId="77777777" w:rsidTr="0074166A">
        <w:tc>
          <w:tcPr>
            <w:tcW w:w="1548" w:type="dxa"/>
          </w:tcPr>
          <w:p w14:paraId="7096537C" w14:textId="77777777" w:rsidR="004A7D63" w:rsidRDefault="004A7D63" w:rsidP="00126E87">
            <w:pPr>
              <w:spacing w:line="312" w:lineRule="auto"/>
              <w:ind w:firstLine="0"/>
              <w:jc w:val="both"/>
              <w:rPr>
                <w:rFonts w:cs="Times New Roman"/>
                <w:b/>
                <w:color w:val="FF0000"/>
                <w:szCs w:val="26"/>
              </w:rPr>
            </w:pPr>
            <w:r w:rsidRPr="00B902FC">
              <w:rPr>
                <w:rFonts w:cs="Times New Roman"/>
                <w:b/>
                <w:color w:val="FF0000"/>
                <w:szCs w:val="26"/>
              </w:rPr>
              <w:t>Số tiền BCT</w:t>
            </w:r>
          </w:p>
          <w:p w14:paraId="520DA47F" w14:textId="77777777" w:rsidR="004A7D63" w:rsidRPr="00571988" w:rsidRDefault="004A7D63" w:rsidP="00126E87">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Số tiền đòi</w:t>
            </w:r>
            <w:r w:rsidRPr="00B902FC">
              <w:rPr>
                <w:rFonts w:cs="Times New Roman"/>
                <w:i/>
                <w:color w:val="FF0000"/>
                <w:szCs w:val="26"/>
              </w:rPr>
              <w:t xml:space="preserve"> (*))</w:t>
            </w:r>
          </w:p>
        </w:tc>
        <w:tc>
          <w:tcPr>
            <w:tcW w:w="1254" w:type="dxa"/>
          </w:tcPr>
          <w:p w14:paraId="706C7E1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8" w:type="dxa"/>
          </w:tcPr>
          <w:p w14:paraId="0D2D3B8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1B516C8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tcPr>
          <w:p w14:paraId="1DBC6F20" w14:textId="77777777" w:rsidR="004A7D63" w:rsidRPr="00571988" w:rsidRDefault="004A7D63" w:rsidP="00126E87">
            <w:pPr>
              <w:spacing w:line="312" w:lineRule="auto"/>
              <w:ind w:firstLine="0"/>
              <w:jc w:val="both"/>
              <w:rPr>
                <w:rFonts w:cs="Times New Roman"/>
                <w:szCs w:val="26"/>
              </w:rPr>
            </w:pPr>
          </w:p>
        </w:tc>
        <w:tc>
          <w:tcPr>
            <w:tcW w:w="1417" w:type="dxa"/>
          </w:tcPr>
          <w:p w14:paraId="60FFE56E"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2232BA7C" w14:textId="77777777" w:rsidTr="0074166A">
        <w:tc>
          <w:tcPr>
            <w:tcW w:w="1548" w:type="dxa"/>
          </w:tcPr>
          <w:p w14:paraId="432A6D14"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Tính chất </w:t>
            </w:r>
            <w:r>
              <w:rPr>
                <w:rFonts w:cs="Times New Roman"/>
                <w:b/>
                <w:szCs w:val="26"/>
              </w:rPr>
              <w:lastRenderedPageBreak/>
              <w:t>sửa đổi</w:t>
            </w:r>
          </w:p>
        </w:tc>
        <w:tc>
          <w:tcPr>
            <w:tcW w:w="1254" w:type="dxa"/>
          </w:tcPr>
          <w:p w14:paraId="4DA77A6C"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nVarchar</w:t>
            </w:r>
          </w:p>
        </w:tc>
        <w:tc>
          <w:tcPr>
            <w:tcW w:w="708" w:type="dxa"/>
          </w:tcPr>
          <w:p w14:paraId="2D10592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3" w:type="dxa"/>
          </w:tcPr>
          <w:p w14:paraId="6737FCE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4" w:type="dxa"/>
          </w:tcPr>
          <w:p w14:paraId="69EF54A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Cho biết sửa đổi là tăng tiền hay giảm </w:t>
            </w:r>
            <w:r w:rsidRPr="00571988">
              <w:rPr>
                <w:rFonts w:cs="Times New Roman"/>
                <w:szCs w:val="26"/>
              </w:rPr>
              <w:lastRenderedPageBreak/>
              <w:t>tiền</w:t>
            </w:r>
          </w:p>
          <w:p w14:paraId="1D8EB5B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3 giá trị cho người dùng chọn:</w:t>
            </w:r>
          </w:p>
          <w:p w14:paraId="06DD6E9F"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Tăng tiền</w:t>
            </w:r>
          </w:p>
          <w:p w14:paraId="77E96E06"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Giảm tiền</w:t>
            </w:r>
          </w:p>
          <w:p w14:paraId="512ED916"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 không có giá trị)</w:t>
            </w:r>
          </w:p>
          <w:p w14:paraId="0D4AF30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Mặc định là để trống. Người dùng có thể chọn giá trị.</w:t>
            </w:r>
          </w:p>
        </w:tc>
        <w:tc>
          <w:tcPr>
            <w:tcW w:w="1417" w:type="dxa"/>
          </w:tcPr>
          <w:p w14:paraId="0F5A9C81"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44A8DED5" w14:textId="77777777" w:rsidTr="0074166A">
        <w:tc>
          <w:tcPr>
            <w:tcW w:w="1548" w:type="dxa"/>
          </w:tcPr>
          <w:p w14:paraId="0F28F4A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Số tiề</w:t>
            </w:r>
            <w:r>
              <w:rPr>
                <w:rFonts w:cs="Times New Roman"/>
                <w:b/>
                <w:szCs w:val="26"/>
              </w:rPr>
              <w:t>n sửa đổi</w:t>
            </w:r>
          </w:p>
        </w:tc>
        <w:tc>
          <w:tcPr>
            <w:tcW w:w="1254" w:type="dxa"/>
          </w:tcPr>
          <w:p w14:paraId="313F4B3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8" w:type="dxa"/>
          </w:tcPr>
          <w:p w14:paraId="643569E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702D86F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(P/M)</w:t>
            </w:r>
          </w:p>
        </w:tc>
        <w:tc>
          <w:tcPr>
            <w:tcW w:w="4394" w:type="dxa"/>
          </w:tcPr>
          <w:p w14:paraId="1DA03BE1"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Số tiền tăng/giảm của sửa đổi lần này.</w:t>
            </w:r>
          </w:p>
          <w:p w14:paraId="2725E169"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 xml:space="preserve">Nếu trường Tính chất </w:t>
            </w:r>
            <w:r>
              <w:rPr>
                <w:rFonts w:cs="Times New Roman"/>
                <w:szCs w:val="26"/>
              </w:rPr>
              <w:t>sửa đổi</w:t>
            </w:r>
            <w:r w:rsidRPr="00571988">
              <w:rPr>
                <w:rFonts w:cs="Times New Roman"/>
                <w:szCs w:val="26"/>
              </w:rPr>
              <w:t xml:space="preserve"> có giá trị, trường này thành trường bắt buộc để người dùng nhập giá trị. </w:t>
            </w:r>
          </w:p>
          <w:p w14:paraId="7345353C" w14:textId="77777777" w:rsidR="004A7D63" w:rsidRPr="00571988" w:rsidRDefault="004A7D63" w:rsidP="0074166A">
            <w:pPr>
              <w:pStyle w:val="ListParagraph"/>
              <w:tabs>
                <w:tab w:val="left" w:pos="378"/>
              </w:tabs>
              <w:spacing w:line="312" w:lineRule="auto"/>
              <w:ind w:left="0" w:firstLine="0"/>
              <w:contextualSpacing w:val="0"/>
              <w:jc w:val="both"/>
              <w:rPr>
                <w:rFonts w:cs="Times New Roman"/>
                <w:szCs w:val="26"/>
              </w:rPr>
            </w:pPr>
            <w:r w:rsidRPr="00571988">
              <w:rPr>
                <w:rFonts w:cs="Times New Roman"/>
                <w:szCs w:val="26"/>
              </w:rPr>
              <w:t>Hệ thống kiểm soát không cho nhập trường này làm Số tiền BCT sau sửa đổi lớn hơn Số dư BL</w:t>
            </w:r>
          </w:p>
          <w:p w14:paraId="41183290"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Các trường hợp khác, trường này bị mờ, không nhập được thông tin</w:t>
            </w:r>
          </w:p>
          <w:p w14:paraId="58588A37" w14:textId="77777777" w:rsidR="004A7D63" w:rsidRPr="00571988" w:rsidRDefault="004A7D63" w:rsidP="00126E87">
            <w:pPr>
              <w:spacing w:line="312" w:lineRule="auto"/>
              <w:ind w:firstLine="0"/>
              <w:jc w:val="both"/>
              <w:rPr>
                <w:rFonts w:cs="Times New Roman"/>
                <w:szCs w:val="26"/>
              </w:rPr>
            </w:pPr>
            <w:r w:rsidRPr="00BE4E12">
              <w:rPr>
                <w:rFonts w:cs="Times New Roman"/>
                <w:color w:val="FF0000"/>
                <w:szCs w:val="26"/>
              </w:rPr>
              <w:t xml:space="preserve">Tên hiển thị trên màn hình của trường này là </w:t>
            </w:r>
            <w:r w:rsidRPr="00BE4E12">
              <w:rPr>
                <w:rFonts w:cs="Times New Roman"/>
                <w:b/>
                <w:color w:val="FF0000"/>
                <w:szCs w:val="26"/>
              </w:rPr>
              <w:t>Số tiền sửa đổi</w:t>
            </w:r>
          </w:p>
        </w:tc>
        <w:tc>
          <w:tcPr>
            <w:tcW w:w="1417" w:type="dxa"/>
          </w:tcPr>
          <w:p w14:paraId="57BB39E5"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091C752" w14:textId="77777777" w:rsidTr="0074166A">
        <w:tc>
          <w:tcPr>
            <w:tcW w:w="1548" w:type="dxa"/>
          </w:tcPr>
          <w:p w14:paraId="1D7966A6"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BCT mới</w:t>
            </w:r>
          </w:p>
        </w:tc>
        <w:tc>
          <w:tcPr>
            <w:tcW w:w="1254" w:type="dxa"/>
          </w:tcPr>
          <w:p w14:paraId="5563BCE7"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6E52D88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7B48F75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val="restart"/>
          </w:tcPr>
          <w:p w14:paraId="39450DF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sau khi sửa đổi tăng/giảm tiền.</w:t>
            </w:r>
          </w:p>
          <w:p w14:paraId="29364681"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223B810E"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số tiền hệ thống tự tính toán.</w:t>
            </w:r>
          </w:p>
          <w:p w14:paraId="5FD2C6C8" w14:textId="77777777" w:rsidR="004A7D63" w:rsidRPr="00BE4E12" w:rsidRDefault="004A7D63" w:rsidP="00126E87">
            <w:pPr>
              <w:spacing w:line="312" w:lineRule="auto"/>
              <w:ind w:firstLine="0"/>
              <w:jc w:val="both"/>
              <w:rPr>
                <w:rFonts w:cs="Times New Roman"/>
                <w:color w:val="FF0000"/>
                <w:szCs w:val="26"/>
              </w:rPr>
            </w:pPr>
            <w:r w:rsidRPr="00BE4E12">
              <w:rPr>
                <w:rFonts w:cs="Times New Roman"/>
                <w:color w:val="FF0000"/>
                <w:szCs w:val="26"/>
              </w:rPr>
              <w:t xml:space="preserve">Trên màn hình, 2 trường này nằm trên 1 hàng và có chung 1 tên hiển thị là </w:t>
            </w:r>
          </w:p>
          <w:p w14:paraId="3420D88C" w14:textId="77777777" w:rsidR="004A7D63" w:rsidRPr="00BE4E12" w:rsidRDefault="004A7D63" w:rsidP="00126E87">
            <w:pPr>
              <w:spacing w:line="312" w:lineRule="auto"/>
              <w:ind w:firstLine="0"/>
              <w:jc w:val="both"/>
              <w:rPr>
                <w:rFonts w:cs="Times New Roman"/>
                <w:color w:val="FF0000"/>
                <w:szCs w:val="26"/>
              </w:rPr>
            </w:pPr>
            <w:r w:rsidRPr="00BE4E12">
              <w:rPr>
                <w:rFonts w:cs="Times New Roman"/>
                <w:b/>
                <w:color w:val="FF0000"/>
                <w:szCs w:val="26"/>
              </w:rPr>
              <w:t>Số tiền phải trả mới</w:t>
            </w:r>
            <w:r w:rsidRPr="00BE4E12">
              <w:rPr>
                <w:rFonts w:cs="Times New Roman"/>
                <w:color w:val="FF0000"/>
                <w:szCs w:val="26"/>
              </w:rPr>
              <w:t>.</w:t>
            </w:r>
          </w:p>
          <w:p w14:paraId="6B20504B"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không sửa đổi số tiền, trường này có giá trị = 0</w:t>
            </w:r>
          </w:p>
        </w:tc>
        <w:tc>
          <w:tcPr>
            <w:tcW w:w="1417" w:type="dxa"/>
          </w:tcPr>
          <w:p w14:paraId="51B53A7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4FE0A82" w14:textId="77777777" w:rsidTr="0074166A">
        <w:tc>
          <w:tcPr>
            <w:tcW w:w="1548" w:type="dxa"/>
          </w:tcPr>
          <w:p w14:paraId="63985C92"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Số tiền BCT mới</w:t>
            </w:r>
          </w:p>
        </w:tc>
        <w:tc>
          <w:tcPr>
            <w:tcW w:w="1254" w:type="dxa"/>
          </w:tcPr>
          <w:p w14:paraId="6724275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8" w:type="dxa"/>
          </w:tcPr>
          <w:p w14:paraId="710596A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7E70ABE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4" w:type="dxa"/>
            <w:vMerge/>
          </w:tcPr>
          <w:p w14:paraId="437EA749" w14:textId="77777777" w:rsidR="004A7D63" w:rsidRPr="00571988" w:rsidRDefault="004A7D63" w:rsidP="00126E87">
            <w:pPr>
              <w:spacing w:line="312" w:lineRule="auto"/>
              <w:ind w:firstLine="0"/>
              <w:jc w:val="both"/>
              <w:rPr>
                <w:rFonts w:cs="Times New Roman"/>
                <w:szCs w:val="26"/>
              </w:rPr>
            </w:pPr>
          </w:p>
        </w:tc>
        <w:tc>
          <w:tcPr>
            <w:tcW w:w="1417" w:type="dxa"/>
          </w:tcPr>
          <w:p w14:paraId="6CE47F8C"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DD50007" w14:textId="77777777" w:rsidTr="0074166A">
        <w:tc>
          <w:tcPr>
            <w:tcW w:w="1548" w:type="dxa"/>
          </w:tcPr>
          <w:p w14:paraId="70E5DF63"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Khoản phải trả khác</w:t>
            </w:r>
          </w:p>
        </w:tc>
        <w:tc>
          <w:tcPr>
            <w:tcW w:w="1254" w:type="dxa"/>
          </w:tcPr>
          <w:p w14:paraId="3DB7C1B7"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4D8F60E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1086169A"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val="restart"/>
          </w:tcPr>
          <w:p w14:paraId="031DD5C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Khoản phải trả khác trong BCT đòi tiền theo BL.</w:t>
            </w:r>
          </w:p>
          <w:p w14:paraId="2A9E35B7"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127F76D7"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lastRenderedPageBreak/>
              <w:t>Trường số tiền tự động lấy thông tin từ chức năng trước và cho phép người dùng sửa lại.</w:t>
            </w:r>
          </w:p>
          <w:p w14:paraId="3EFED9EA" w14:textId="77777777" w:rsidR="004A7D63" w:rsidRPr="00571988" w:rsidRDefault="004A7D63" w:rsidP="00126E87">
            <w:pPr>
              <w:spacing w:line="312" w:lineRule="auto"/>
              <w:ind w:firstLine="0"/>
              <w:jc w:val="both"/>
              <w:rPr>
                <w:rFonts w:cs="Times New Roman"/>
                <w:szCs w:val="26"/>
              </w:rPr>
            </w:pPr>
            <w:r w:rsidRPr="00BE4E12">
              <w:rPr>
                <w:rFonts w:cs="Times New Roman"/>
                <w:color w:val="FF0000"/>
                <w:szCs w:val="26"/>
              </w:rPr>
              <w:t xml:space="preserve">Trên màn hình, 2 trường này nằm trên 1 hàng và có chung 1 tên hiển thị là </w:t>
            </w:r>
            <w:r w:rsidRPr="00BE4E12">
              <w:rPr>
                <w:rFonts w:cs="Times New Roman"/>
                <w:b/>
                <w:color w:val="FF0000"/>
                <w:szCs w:val="26"/>
              </w:rPr>
              <w:t>Khoản phải trả khác</w:t>
            </w:r>
            <w:r w:rsidRPr="00BE4E12">
              <w:rPr>
                <w:rFonts w:cs="Times New Roman"/>
                <w:color w:val="FF0000"/>
                <w:szCs w:val="26"/>
              </w:rPr>
              <w:t>.</w:t>
            </w:r>
          </w:p>
        </w:tc>
        <w:tc>
          <w:tcPr>
            <w:tcW w:w="1417" w:type="dxa"/>
          </w:tcPr>
          <w:p w14:paraId="51FACE9B"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478A5A12" w14:textId="77777777" w:rsidTr="0074166A">
        <w:tc>
          <w:tcPr>
            <w:tcW w:w="1548" w:type="dxa"/>
          </w:tcPr>
          <w:p w14:paraId="0F6EDFB7"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 xml:space="preserve">Khoản phải </w:t>
            </w:r>
            <w:r w:rsidRPr="00571988">
              <w:rPr>
                <w:rFonts w:cs="Times New Roman"/>
                <w:b/>
                <w:szCs w:val="26"/>
              </w:rPr>
              <w:lastRenderedPageBreak/>
              <w:t>trả khác</w:t>
            </w:r>
          </w:p>
        </w:tc>
        <w:tc>
          <w:tcPr>
            <w:tcW w:w="1254" w:type="dxa"/>
          </w:tcPr>
          <w:p w14:paraId="2B893AC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lastRenderedPageBreak/>
              <w:t>Decimal</w:t>
            </w:r>
          </w:p>
        </w:tc>
        <w:tc>
          <w:tcPr>
            <w:tcW w:w="708" w:type="dxa"/>
          </w:tcPr>
          <w:p w14:paraId="4AA0F98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1C92697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4" w:type="dxa"/>
            <w:vMerge/>
          </w:tcPr>
          <w:p w14:paraId="37E4F2DE" w14:textId="77777777" w:rsidR="004A7D63" w:rsidRPr="00571988" w:rsidRDefault="004A7D63" w:rsidP="00126E87">
            <w:pPr>
              <w:spacing w:line="312" w:lineRule="auto"/>
              <w:ind w:firstLine="0"/>
              <w:jc w:val="both"/>
              <w:rPr>
                <w:rFonts w:cs="Times New Roman"/>
                <w:szCs w:val="26"/>
              </w:rPr>
            </w:pPr>
          </w:p>
        </w:tc>
        <w:tc>
          <w:tcPr>
            <w:tcW w:w="1417" w:type="dxa"/>
          </w:tcPr>
          <w:p w14:paraId="6545F30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852DBB9" w14:textId="77777777" w:rsidTr="0074166A">
        <w:tc>
          <w:tcPr>
            <w:tcW w:w="1548" w:type="dxa"/>
          </w:tcPr>
          <w:p w14:paraId="21AE334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Loại tiền Tổng số tiền BCT</w:t>
            </w:r>
          </w:p>
        </w:tc>
        <w:tc>
          <w:tcPr>
            <w:tcW w:w="1254" w:type="dxa"/>
          </w:tcPr>
          <w:p w14:paraId="32F2740D"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1A5AEC3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2D24DD7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val="restart"/>
          </w:tcPr>
          <w:p w14:paraId="7A51C04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w:t>
            </w:r>
          </w:p>
          <w:p w14:paraId="2D4A42A7"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14EBD903"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số tiền hệ thống tự tính toán.</w:t>
            </w:r>
          </w:p>
          <w:p w14:paraId="36F1017C" w14:textId="77777777" w:rsidR="004A7D63" w:rsidRPr="00571988" w:rsidRDefault="004A7D63" w:rsidP="0074166A">
            <w:pPr>
              <w:pStyle w:val="ListParagraph"/>
              <w:tabs>
                <w:tab w:val="left" w:pos="378"/>
              </w:tabs>
              <w:spacing w:line="312" w:lineRule="auto"/>
              <w:ind w:left="0" w:firstLine="0"/>
              <w:contextualSpacing w:val="0"/>
              <w:jc w:val="both"/>
              <w:rPr>
                <w:rFonts w:cs="Times New Roman"/>
                <w:szCs w:val="26"/>
              </w:rPr>
            </w:pPr>
            <w:r w:rsidRPr="00571988">
              <w:rPr>
                <w:rFonts w:cs="Times New Roman"/>
                <w:szCs w:val="26"/>
              </w:rPr>
              <w:t>Nếu Số tiền BCT mới có giá trị thì bằng Số tiền BCT mới + Khoản phải trả khác</w:t>
            </w:r>
          </w:p>
          <w:p w14:paraId="56D2D121" w14:textId="77777777" w:rsidR="004A7D63" w:rsidRPr="0074166A" w:rsidRDefault="004A7D63" w:rsidP="0074166A">
            <w:pPr>
              <w:spacing w:line="312" w:lineRule="auto"/>
              <w:ind w:firstLine="0"/>
              <w:jc w:val="both"/>
              <w:rPr>
                <w:rFonts w:cs="Times New Roman"/>
                <w:szCs w:val="26"/>
              </w:rPr>
            </w:pPr>
            <w:r w:rsidRPr="0074166A">
              <w:rPr>
                <w:rFonts w:cs="Times New Roman"/>
                <w:szCs w:val="26"/>
              </w:rPr>
              <w:t>Nếu không thì bằng Số tiền BCT  + Khoản phải trả khác</w:t>
            </w:r>
          </w:p>
          <w:p w14:paraId="70ADCC15" w14:textId="77777777" w:rsidR="004A7D63" w:rsidRPr="00BE4E12" w:rsidRDefault="004A7D63" w:rsidP="00126E87">
            <w:pPr>
              <w:spacing w:line="312" w:lineRule="auto"/>
              <w:ind w:firstLine="0"/>
              <w:jc w:val="both"/>
              <w:rPr>
                <w:rFonts w:cs="Times New Roman"/>
                <w:color w:val="FF0000"/>
                <w:szCs w:val="26"/>
              </w:rPr>
            </w:pPr>
            <w:r w:rsidRPr="00BE4E12">
              <w:rPr>
                <w:rFonts w:cs="Times New Roman"/>
                <w:color w:val="FF0000"/>
                <w:szCs w:val="26"/>
              </w:rPr>
              <w:t xml:space="preserve">Trên màn hình, 2 trường này nằm trên 1 hàng và có chung 1 tên hiển thị là: </w:t>
            </w:r>
          </w:p>
          <w:p w14:paraId="567B2D73" w14:textId="77777777" w:rsidR="004A7D63" w:rsidRPr="00571988" w:rsidRDefault="004A7D63" w:rsidP="00126E87">
            <w:pPr>
              <w:spacing w:line="312" w:lineRule="auto"/>
              <w:ind w:firstLine="0"/>
              <w:jc w:val="both"/>
              <w:rPr>
                <w:rFonts w:cs="Times New Roman"/>
                <w:szCs w:val="26"/>
              </w:rPr>
            </w:pPr>
            <w:r w:rsidRPr="00BE4E12">
              <w:rPr>
                <w:rFonts w:cs="Times New Roman"/>
                <w:b/>
                <w:color w:val="FF0000"/>
                <w:szCs w:val="26"/>
              </w:rPr>
              <w:t>Tổng số tiền phải trả</w:t>
            </w:r>
            <w:r w:rsidRPr="00BE4E12">
              <w:rPr>
                <w:rFonts w:cs="Times New Roman"/>
                <w:color w:val="FF0000"/>
                <w:szCs w:val="26"/>
              </w:rPr>
              <w:t>.</w:t>
            </w:r>
          </w:p>
        </w:tc>
        <w:tc>
          <w:tcPr>
            <w:tcW w:w="1417" w:type="dxa"/>
          </w:tcPr>
          <w:p w14:paraId="4E8B7D4D"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71E962B" w14:textId="77777777" w:rsidTr="0074166A">
        <w:tc>
          <w:tcPr>
            <w:tcW w:w="1548" w:type="dxa"/>
          </w:tcPr>
          <w:p w14:paraId="7DC41F7F"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Tổng số tiền BCT</w:t>
            </w:r>
          </w:p>
        </w:tc>
        <w:tc>
          <w:tcPr>
            <w:tcW w:w="1254" w:type="dxa"/>
          </w:tcPr>
          <w:p w14:paraId="67F93C6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8" w:type="dxa"/>
          </w:tcPr>
          <w:p w14:paraId="5F90140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355C9EF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tcPr>
          <w:p w14:paraId="3D4A53F3" w14:textId="77777777" w:rsidR="004A7D63" w:rsidRPr="00571988" w:rsidRDefault="004A7D63" w:rsidP="00126E87">
            <w:pPr>
              <w:spacing w:line="312" w:lineRule="auto"/>
              <w:ind w:firstLine="0"/>
              <w:jc w:val="both"/>
              <w:rPr>
                <w:rFonts w:cs="Times New Roman"/>
                <w:szCs w:val="26"/>
              </w:rPr>
            </w:pPr>
          </w:p>
        </w:tc>
        <w:tc>
          <w:tcPr>
            <w:tcW w:w="1417" w:type="dxa"/>
          </w:tcPr>
          <w:p w14:paraId="6783674B"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E300648" w14:textId="77777777" w:rsidTr="0074166A">
        <w:tc>
          <w:tcPr>
            <w:tcW w:w="1548" w:type="dxa"/>
          </w:tcPr>
          <w:p w14:paraId="2B73B502" w14:textId="77777777" w:rsidR="004A7D63" w:rsidRPr="00BE4E12" w:rsidRDefault="004A7D63" w:rsidP="00126E87">
            <w:pPr>
              <w:spacing w:line="312" w:lineRule="auto"/>
              <w:ind w:firstLine="0"/>
              <w:jc w:val="both"/>
              <w:rPr>
                <w:rFonts w:cs="Times New Roman"/>
                <w:b/>
                <w:color w:val="FF0000"/>
                <w:szCs w:val="26"/>
              </w:rPr>
            </w:pPr>
            <w:r w:rsidRPr="00BE4E12">
              <w:rPr>
                <w:rFonts w:cs="Times New Roman"/>
                <w:b/>
                <w:color w:val="FF0000"/>
                <w:szCs w:val="26"/>
              </w:rPr>
              <w:t>Tỷ giá</w:t>
            </w:r>
          </w:p>
        </w:tc>
        <w:tc>
          <w:tcPr>
            <w:tcW w:w="1254" w:type="dxa"/>
          </w:tcPr>
          <w:p w14:paraId="10F3C8D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Double</w:t>
            </w:r>
          </w:p>
        </w:tc>
        <w:tc>
          <w:tcPr>
            <w:tcW w:w="708" w:type="dxa"/>
          </w:tcPr>
          <w:p w14:paraId="736CEC5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24</w:t>
            </w:r>
          </w:p>
        </w:tc>
        <w:tc>
          <w:tcPr>
            <w:tcW w:w="993" w:type="dxa"/>
          </w:tcPr>
          <w:p w14:paraId="34B4D38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tcPr>
          <w:p w14:paraId="1824966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Tỷ giá quy đổi Số tiền của BCT đòi tiền theo BL sang nội tệ.</w:t>
            </w:r>
          </w:p>
          <w:p w14:paraId="4EA9A5A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xml:space="preserve"> (Tỷ giá của Số tiền BL).</w:t>
            </w:r>
          </w:p>
        </w:tc>
        <w:tc>
          <w:tcPr>
            <w:tcW w:w="1417" w:type="dxa"/>
          </w:tcPr>
          <w:p w14:paraId="5D45147E"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70EE8BC1" w14:textId="77777777" w:rsidTr="0074166A">
        <w:tc>
          <w:tcPr>
            <w:tcW w:w="1548" w:type="dxa"/>
          </w:tcPr>
          <w:p w14:paraId="536DD032"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Tổng số tiền BCT quy đổi</w:t>
            </w:r>
          </w:p>
        </w:tc>
        <w:tc>
          <w:tcPr>
            <w:tcW w:w="1254" w:type="dxa"/>
          </w:tcPr>
          <w:p w14:paraId="36D8F86A"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3CBEC3B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7D6708B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val="restart"/>
          </w:tcPr>
          <w:p w14:paraId="74C6280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 được quy đổi sang nội tệ.</w:t>
            </w:r>
          </w:p>
          <w:p w14:paraId="70FA5C66"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4FB79663"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số tiền hệ thống tự tính toán bằng Tổng số tiền BCT và Tỷ giá.</w:t>
            </w:r>
          </w:p>
          <w:p w14:paraId="51112C01" w14:textId="77777777" w:rsidR="004A7D63" w:rsidRPr="00BE4E12" w:rsidRDefault="004A7D63" w:rsidP="00126E87">
            <w:pPr>
              <w:spacing w:line="312" w:lineRule="auto"/>
              <w:ind w:firstLine="0"/>
              <w:jc w:val="both"/>
              <w:rPr>
                <w:rFonts w:cs="Times New Roman"/>
                <w:color w:val="FF0000"/>
                <w:szCs w:val="26"/>
              </w:rPr>
            </w:pPr>
            <w:r w:rsidRPr="00BE4E12">
              <w:rPr>
                <w:rFonts w:cs="Times New Roman"/>
                <w:color w:val="FF0000"/>
                <w:szCs w:val="26"/>
              </w:rPr>
              <w:t xml:space="preserve">Trên màn hình, 2 trường này nằm trên 1 hàng và có chung 1 tên hiển thị là: </w:t>
            </w:r>
          </w:p>
          <w:p w14:paraId="1AD20C9D" w14:textId="77777777" w:rsidR="004A7D63" w:rsidRPr="00571988" w:rsidRDefault="004A7D63" w:rsidP="00126E87">
            <w:pPr>
              <w:spacing w:line="312" w:lineRule="auto"/>
              <w:ind w:firstLine="0"/>
              <w:jc w:val="both"/>
              <w:rPr>
                <w:rFonts w:cs="Times New Roman"/>
                <w:szCs w:val="26"/>
              </w:rPr>
            </w:pPr>
            <w:r w:rsidRPr="00BE4E12">
              <w:rPr>
                <w:rFonts w:cs="Times New Roman"/>
                <w:b/>
                <w:color w:val="FF0000"/>
                <w:szCs w:val="26"/>
              </w:rPr>
              <w:lastRenderedPageBreak/>
              <w:t>Tổng số tiền phải trả quy đổi</w:t>
            </w:r>
            <w:r w:rsidRPr="00BE4E12">
              <w:rPr>
                <w:rFonts w:cs="Times New Roman"/>
                <w:color w:val="FF0000"/>
                <w:szCs w:val="26"/>
              </w:rPr>
              <w:t>.</w:t>
            </w:r>
          </w:p>
        </w:tc>
        <w:tc>
          <w:tcPr>
            <w:tcW w:w="1417" w:type="dxa"/>
          </w:tcPr>
          <w:p w14:paraId="073AAC3E"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215763DF" w14:textId="77777777" w:rsidTr="0074166A">
        <w:tc>
          <w:tcPr>
            <w:tcW w:w="1548" w:type="dxa"/>
          </w:tcPr>
          <w:p w14:paraId="0A746506" w14:textId="77777777" w:rsidR="004A7D63" w:rsidRDefault="004A7D63" w:rsidP="00126E87">
            <w:pPr>
              <w:spacing w:line="312" w:lineRule="auto"/>
              <w:ind w:firstLine="0"/>
              <w:jc w:val="both"/>
              <w:rPr>
                <w:rFonts w:cs="Times New Roman"/>
                <w:b/>
                <w:color w:val="FF0000"/>
                <w:szCs w:val="26"/>
              </w:rPr>
            </w:pPr>
            <w:r w:rsidRPr="00B902FC">
              <w:rPr>
                <w:rFonts w:cs="Times New Roman"/>
                <w:b/>
                <w:color w:val="FF0000"/>
                <w:szCs w:val="26"/>
              </w:rPr>
              <w:t>Tổng số tiền BCT quy đổi</w:t>
            </w:r>
          </w:p>
          <w:p w14:paraId="2E545F0A" w14:textId="77777777" w:rsidR="004A7D63" w:rsidRPr="00571988" w:rsidRDefault="004A7D63" w:rsidP="00126E87">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 xml:space="preserve">Số tiền đòi quy </w:t>
            </w:r>
            <w:r>
              <w:rPr>
                <w:rFonts w:cs="Times New Roman"/>
                <w:i/>
                <w:color w:val="FF0000"/>
                <w:szCs w:val="26"/>
              </w:rPr>
              <w:lastRenderedPageBreak/>
              <w:t>đổi</w:t>
            </w:r>
            <w:r w:rsidRPr="00B902FC">
              <w:rPr>
                <w:rFonts w:cs="Times New Roman"/>
                <w:i/>
                <w:color w:val="FF0000"/>
                <w:szCs w:val="26"/>
              </w:rPr>
              <w:t xml:space="preserve"> (*))</w:t>
            </w:r>
          </w:p>
        </w:tc>
        <w:tc>
          <w:tcPr>
            <w:tcW w:w="1254" w:type="dxa"/>
          </w:tcPr>
          <w:p w14:paraId="75CEBD8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lastRenderedPageBreak/>
              <w:t>Decimal</w:t>
            </w:r>
          </w:p>
        </w:tc>
        <w:tc>
          <w:tcPr>
            <w:tcW w:w="708" w:type="dxa"/>
          </w:tcPr>
          <w:p w14:paraId="1749B50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01B3281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w:t>
            </w:r>
          </w:p>
        </w:tc>
        <w:tc>
          <w:tcPr>
            <w:tcW w:w="4394" w:type="dxa"/>
            <w:vMerge/>
          </w:tcPr>
          <w:p w14:paraId="51168E17" w14:textId="77777777" w:rsidR="004A7D63" w:rsidRPr="00571988" w:rsidRDefault="004A7D63" w:rsidP="00126E87">
            <w:pPr>
              <w:spacing w:line="312" w:lineRule="auto"/>
              <w:ind w:firstLine="0"/>
              <w:jc w:val="both"/>
              <w:rPr>
                <w:rFonts w:cs="Times New Roman"/>
                <w:szCs w:val="26"/>
              </w:rPr>
            </w:pPr>
          </w:p>
        </w:tc>
        <w:tc>
          <w:tcPr>
            <w:tcW w:w="1417" w:type="dxa"/>
          </w:tcPr>
          <w:p w14:paraId="6955F2FB"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A28416F" w14:textId="77777777" w:rsidTr="0074166A">
        <w:tc>
          <w:tcPr>
            <w:tcW w:w="1548" w:type="dxa"/>
          </w:tcPr>
          <w:p w14:paraId="309F2FF0"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 xml:space="preserve">Loại tiền Tổng số dư BCT </w:t>
            </w:r>
          </w:p>
        </w:tc>
        <w:tc>
          <w:tcPr>
            <w:tcW w:w="1254" w:type="dxa"/>
          </w:tcPr>
          <w:p w14:paraId="65FEE06E"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7DF4B86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3053E69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4" w:type="dxa"/>
            <w:vMerge w:val="restart"/>
          </w:tcPr>
          <w:p w14:paraId="1DC31E15"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 và được cập nhật sau các lần xử lý BCT đòi tiền (sửa đổi/thanh toán BCT).</w:t>
            </w:r>
          </w:p>
          <w:p w14:paraId="6165C792"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loại tiền mặc định giá trị theo Loại tiền BL ở trên</w:t>
            </w:r>
          </w:p>
          <w:p w14:paraId="18A611DF"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số tiền hệ thống tự tính toán.</w:t>
            </w:r>
          </w:p>
          <w:p w14:paraId="360845B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Trong chức năng này, trường này không xuất hiện trên màn hình.</w:t>
            </w:r>
          </w:p>
        </w:tc>
        <w:tc>
          <w:tcPr>
            <w:tcW w:w="1417" w:type="dxa"/>
          </w:tcPr>
          <w:p w14:paraId="76677609"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7591266" w14:textId="77777777" w:rsidTr="0074166A">
        <w:tc>
          <w:tcPr>
            <w:tcW w:w="1548" w:type="dxa"/>
          </w:tcPr>
          <w:p w14:paraId="75633D6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Tổng số dư BCT</w:t>
            </w:r>
          </w:p>
        </w:tc>
        <w:tc>
          <w:tcPr>
            <w:tcW w:w="1254" w:type="dxa"/>
          </w:tcPr>
          <w:p w14:paraId="7B387368"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8" w:type="dxa"/>
          </w:tcPr>
          <w:p w14:paraId="3FB063E1"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6CF4756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4" w:type="dxa"/>
            <w:vMerge/>
          </w:tcPr>
          <w:p w14:paraId="7948888B" w14:textId="77777777" w:rsidR="004A7D63" w:rsidRPr="00571988" w:rsidRDefault="004A7D63" w:rsidP="00126E87">
            <w:pPr>
              <w:spacing w:line="312" w:lineRule="auto"/>
              <w:ind w:firstLine="0"/>
              <w:jc w:val="both"/>
              <w:rPr>
                <w:rFonts w:cs="Times New Roman"/>
                <w:szCs w:val="26"/>
              </w:rPr>
            </w:pPr>
          </w:p>
        </w:tc>
        <w:tc>
          <w:tcPr>
            <w:tcW w:w="1417" w:type="dxa"/>
          </w:tcPr>
          <w:p w14:paraId="6EAB2937"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68D9B10" w14:textId="77777777" w:rsidTr="0074166A">
        <w:tc>
          <w:tcPr>
            <w:tcW w:w="1548" w:type="dxa"/>
          </w:tcPr>
          <w:p w14:paraId="6F23B0CA"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Loại tiền Tổng số dư BCT quy đổi</w:t>
            </w:r>
          </w:p>
        </w:tc>
        <w:tc>
          <w:tcPr>
            <w:tcW w:w="1254" w:type="dxa"/>
          </w:tcPr>
          <w:p w14:paraId="47421823"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4DA4E02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3</w:t>
            </w:r>
          </w:p>
        </w:tc>
        <w:tc>
          <w:tcPr>
            <w:tcW w:w="993" w:type="dxa"/>
          </w:tcPr>
          <w:p w14:paraId="49378E5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4" w:type="dxa"/>
            <w:vMerge w:val="restart"/>
          </w:tcPr>
          <w:p w14:paraId="735D2B9F"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 được cập nhật sau các lần xử lý BCT đòi tiền và được quy đổi sang nội tệ</w:t>
            </w:r>
          </w:p>
          <w:p w14:paraId="585F688C"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loại tiền mặc định là đồng nội tệ</w:t>
            </w:r>
          </w:p>
          <w:p w14:paraId="5F3AB161"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Trường số tiền hệ thống tự tính toán dựa trên Tổng Số dư BCT và Tỷ giá</w:t>
            </w:r>
          </w:p>
          <w:p w14:paraId="69B3AD01"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Trong chức năng này, trường này không xuất hiện trên màn hình.</w:t>
            </w:r>
          </w:p>
        </w:tc>
        <w:tc>
          <w:tcPr>
            <w:tcW w:w="1417" w:type="dxa"/>
          </w:tcPr>
          <w:p w14:paraId="2D00E63E"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510F6EF3" w14:textId="77777777" w:rsidTr="0074166A">
        <w:tc>
          <w:tcPr>
            <w:tcW w:w="1548" w:type="dxa"/>
          </w:tcPr>
          <w:p w14:paraId="518273A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Tổng số dư BCT quy đổi</w:t>
            </w:r>
          </w:p>
        </w:tc>
        <w:tc>
          <w:tcPr>
            <w:tcW w:w="1254" w:type="dxa"/>
          </w:tcPr>
          <w:p w14:paraId="149C9CE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Decimal</w:t>
            </w:r>
          </w:p>
        </w:tc>
        <w:tc>
          <w:tcPr>
            <w:tcW w:w="708" w:type="dxa"/>
          </w:tcPr>
          <w:p w14:paraId="573BF05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18,3</w:t>
            </w:r>
          </w:p>
        </w:tc>
        <w:tc>
          <w:tcPr>
            <w:tcW w:w="993" w:type="dxa"/>
          </w:tcPr>
          <w:p w14:paraId="3180B3D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(H)</w:t>
            </w:r>
          </w:p>
        </w:tc>
        <w:tc>
          <w:tcPr>
            <w:tcW w:w="4394" w:type="dxa"/>
            <w:vMerge/>
          </w:tcPr>
          <w:p w14:paraId="31811933" w14:textId="77777777" w:rsidR="004A7D63" w:rsidRPr="00571988" w:rsidRDefault="004A7D63" w:rsidP="00126E87">
            <w:pPr>
              <w:spacing w:line="312" w:lineRule="auto"/>
              <w:ind w:firstLine="0"/>
              <w:jc w:val="both"/>
              <w:rPr>
                <w:rFonts w:cs="Times New Roman"/>
                <w:szCs w:val="26"/>
              </w:rPr>
            </w:pPr>
          </w:p>
        </w:tc>
        <w:tc>
          <w:tcPr>
            <w:tcW w:w="1417" w:type="dxa"/>
          </w:tcPr>
          <w:p w14:paraId="40B0934B"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3127BBDA" w14:textId="77777777" w:rsidTr="0074166A">
        <w:tc>
          <w:tcPr>
            <w:tcW w:w="1548" w:type="dxa"/>
          </w:tcPr>
          <w:p w14:paraId="58203DC9" w14:textId="77777777" w:rsidR="004A7D63" w:rsidRDefault="004A7D63" w:rsidP="00126E87">
            <w:pPr>
              <w:spacing w:line="312" w:lineRule="auto"/>
              <w:ind w:firstLine="0"/>
              <w:jc w:val="both"/>
              <w:rPr>
                <w:rFonts w:cs="Times New Roman"/>
                <w:b/>
                <w:color w:val="FF0000"/>
                <w:szCs w:val="26"/>
              </w:rPr>
            </w:pPr>
            <w:r w:rsidRPr="00B902FC">
              <w:rPr>
                <w:rFonts w:cs="Times New Roman"/>
                <w:b/>
                <w:color w:val="FF0000"/>
                <w:szCs w:val="26"/>
              </w:rPr>
              <w:t>Tình trạng BCT</w:t>
            </w:r>
          </w:p>
          <w:p w14:paraId="67EF3C3B" w14:textId="77777777" w:rsidR="004A7D63" w:rsidRPr="00571988" w:rsidRDefault="004A7D63" w:rsidP="00126E87">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Trạng thái</w:t>
            </w:r>
            <w:r w:rsidRPr="00B902FC">
              <w:rPr>
                <w:rFonts w:cs="Times New Roman"/>
                <w:i/>
                <w:color w:val="FF0000"/>
                <w:szCs w:val="26"/>
              </w:rPr>
              <w:t xml:space="preserve"> (*))</w:t>
            </w:r>
          </w:p>
        </w:tc>
        <w:tc>
          <w:tcPr>
            <w:tcW w:w="1254" w:type="dxa"/>
          </w:tcPr>
          <w:p w14:paraId="5FE69912"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2C8B2820"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10</w:t>
            </w:r>
          </w:p>
        </w:tc>
        <w:tc>
          <w:tcPr>
            <w:tcW w:w="993" w:type="dxa"/>
          </w:tcPr>
          <w:p w14:paraId="718F0C45"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w:t>
            </w:r>
          </w:p>
        </w:tc>
        <w:tc>
          <w:tcPr>
            <w:tcW w:w="4394" w:type="dxa"/>
          </w:tcPr>
          <w:p w14:paraId="17D6993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Thể hiện kết quả kiểm tra BCT đòi tiền theo bảo lãnh.</w:t>
            </w:r>
          </w:p>
          <w:p w14:paraId="1EBFDCD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3 giá trị cho người dùng chọn:</w:t>
            </w:r>
          </w:p>
          <w:p w14:paraId="41872CF8"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Phù hợp</w:t>
            </w:r>
          </w:p>
          <w:p w14:paraId="79D50746"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Sai sót</w:t>
            </w:r>
          </w:p>
          <w:p w14:paraId="7C84F8D2" w14:textId="77777777" w:rsidR="004A7D63" w:rsidRPr="00571988" w:rsidRDefault="004A7D63" w:rsidP="00126E8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w:t>
            </w:r>
          </w:p>
          <w:p w14:paraId="144A7BD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người dùng có thể chỉnh sửa.</w:t>
            </w:r>
          </w:p>
        </w:tc>
        <w:tc>
          <w:tcPr>
            <w:tcW w:w="1417" w:type="dxa"/>
          </w:tcPr>
          <w:p w14:paraId="087CA738"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05545561" w14:textId="77777777" w:rsidTr="0074166A">
        <w:tc>
          <w:tcPr>
            <w:tcW w:w="1548" w:type="dxa"/>
          </w:tcPr>
          <w:p w14:paraId="5C5E6FFD"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t>Nội dung sai sót BCT</w:t>
            </w:r>
          </w:p>
        </w:tc>
        <w:tc>
          <w:tcPr>
            <w:tcW w:w="1254" w:type="dxa"/>
          </w:tcPr>
          <w:p w14:paraId="2DFB15ED"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nVarchar</w:t>
            </w:r>
          </w:p>
        </w:tc>
        <w:tc>
          <w:tcPr>
            <w:tcW w:w="708" w:type="dxa"/>
          </w:tcPr>
          <w:p w14:paraId="1484F6D9"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1500</w:t>
            </w:r>
          </w:p>
        </w:tc>
        <w:tc>
          <w:tcPr>
            <w:tcW w:w="993" w:type="dxa"/>
          </w:tcPr>
          <w:p w14:paraId="4BFE9CD3"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(P/M)</w:t>
            </w:r>
          </w:p>
        </w:tc>
        <w:tc>
          <w:tcPr>
            <w:tcW w:w="4394" w:type="dxa"/>
          </w:tcPr>
          <w:p w14:paraId="01D33B20"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Thể hiện chi tiết các sai sót của BCT đòi tiền theo BL</w:t>
            </w:r>
          </w:p>
          <w:p w14:paraId="1F8FE06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Trường này trở thành trường bắt buộc </w:t>
            </w:r>
            <w:r w:rsidRPr="00571988">
              <w:rPr>
                <w:rFonts w:cs="Times New Roman"/>
                <w:szCs w:val="26"/>
              </w:rPr>
              <w:lastRenderedPageBreak/>
              <w:t>nhập thông tin nếu Tình trạng BCT là “Sai sót”.</w:t>
            </w:r>
          </w:p>
          <w:p w14:paraId="6DA024C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người dùng có thể chỉnh sửa.</w:t>
            </w:r>
          </w:p>
        </w:tc>
        <w:tc>
          <w:tcPr>
            <w:tcW w:w="1417" w:type="dxa"/>
          </w:tcPr>
          <w:p w14:paraId="33B0164D"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5FB6C5CC" w14:textId="77777777" w:rsidTr="0074166A">
        <w:tc>
          <w:tcPr>
            <w:tcW w:w="1548" w:type="dxa"/>
          </w:tcPr>
          <w:p w14:paraId="0F5C0FB5" w14:textId="77777777" w:rsidR="004A7D63" w:rsidRPr="00571988" w:rsidRDefault="004A7D63" w:rsidP="00126E87">
            <w:pPr>
              <w:spacing w:line="312" w:lineRule="auto"/>
              <w:ind w:firstLine="0"/>
              <w:jc w:val="both"/>
              <w:rPr>
                <w:rFonts w:cs="Times New Roman"/>
                <w:b/>
                <w:szCs w:val="26"/>
              </w:rPr>
            </w:pPr>
            <w:r w:rsidRPr="00571988">
              <w:rPr>
                <w:rFonts w:cs="Times New Roman"/>
                <w:b/>
                <w:szCs w:val="26"/>
              </w:rPr>
              <w:lastRenderedPageBreak/>
              <w:t>Chứng từ xuất trình</w:t>
            </w:r>
          </w:p>
        </w:tc>
        <w:tc>
          <w:tcPr>
            <w:tcW w:w="1254" w:type="dxa"/>
          </w:tcPr>
          <w:p w14:paraId="59D33F56"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1831A302" w14:textId="77777777" w:rsidR="004A7D63" w:rsidRPr="00571988" w:rsidRDefault="004A7D63" w:rsidP="00126E87">
            <w:pPr>
              <w:spacing w:line="312" w:lineRule="auto"/>
              <w:ind w:firstLine="0"/>
              <w:jc w:val="center"/>
              <w:rPr>
                <w:rFonts w:cs="Times New Roman"/>
                <w:szCs w:val="26"/>
              </w:rPr>
            </w:pPr>
          </w:p>
        </w:tc>
        <w:tc>
          <w:tcPr>
            <w:tcW w:w="993" w:type="dxa"/>
          </w:tcPr>
          <w:p w14:paraId="43473242"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4" w:type="dxa"/>
          </w:tcPr>
          <w:p w14:paraId="1D5FE01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liệt kê danh sách các chứng từ xuất trình trong BCT bao gồm cả bản gốc và bản sao.</w:t>
            </w:r>
          </w:p>
          <w:p w14:paraId="0224FBE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người dùng có thể chỉnh sửa.</w:t>
            </w:r>
          </w:p>
        </w:tc>
        <w:tc>
          <w:tcPr>
            <w:tcW w:w="1417" w:type="dxa"/>
          </w:tcPr>
          <w:p w14:paraId="5FE1423B"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2C3E3D8B" w14:textId="77777777" w:rsidTr="0074166A">
        <w:tc>
          <w:tcPr>
            <w:tcW w:w="1548" w:type="dxa"/>
          </w:tcPr>
          <w:p w14:paraId="01CF1754" w14:textId="77777777" w:rsidR="004A7D63" w:rsidRPr="00571988" w:rsidRDefault="004A7D63" w:rsidP="00126E87">
            <w:pPr>
              <w:spacing w:line="312" w:lineRule="auto"/>
              <w:ind w:firstLine="0"/>
              <w:jc w:val="both"/>
              <w:rPr>
                <w:rFonts w:cs="Times New Roman"/>
                <w:b/>
                <w:szCs w:val="26"/>
              </w:rPr>
            </w:pPr>
            <w:commentRangeStart w:id="546"/>
            <w:commentRangeStart w:id="547"/>
            <w:r w:rsidRPr="00571988">
              <w:rPr>
                <w:rFonts w:cs="Times New Roman"/>
                <w:b/>
                <w:szCs w:val="26"/>
              </w:rPr>
              <w:t>Loại Thông báo</w:t>
            </w:r>
            <w:commentRangeEnd w:id="546"/>
            <w:r>
              <w:rPr>
                <w:rStyle w:val="CommentReference"/>
              </w:rPr>
              <w:commentReference w:id="546"/>
            </w:r>
            <w:commentRangeEnd w:id="547"/>
            <w:r w:rsidR="00CA43AD">
              <w:rPr>
                <w:rStyle w:val="CommentReference"/>
              </w:rPr>
              <w:commentReference w:id="547"/>
            </w:r>
          </w:p>
        </w:tc>
        <w:tc>
          <w:tcPr>
            <w:tcW w:w="1254" w:type="dxa"/>
          </w:tcPr>
          <w:p w14:paraId="00BE9A6E" w14:textId="77777777" w:rsidR="004A7D63" w:rsidRPr="00571988" w:rsidRDefault="004A7D63" w:rsidP="00126E87">
            <w:pPr>
              <w:spacing w:line="312" w:lineRule="auto"/>
              <w:ind w:firstLine="0"/>
              <w:jc w:val="center"/>
              <w:rPr>
                <w:rFonts w:cs="Times New Roman"/>
                <w:szCs w:val="26"/>
              </w:rPr>
            </w:pPr>
            <w:r>
              <w:rPr>
                <w:rFonts w:cs="Times New Roman"/>
                <w:szCs w:val="26"/>
              </w:rPr>
              <w:t>nVarchar</w:t>
            </w:r>
          </w:p>
        </w:tc>
        <w:tc>
          <w:tcPr>
            <w:tcW w:w="708" w:type="dxa"/>
          </w:tcPr>
          <w:p w14:paraId="2B37282F"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70</w:t>
            </w:r>
          </w:p>
        </w:tc>
        <w:tc>
          <w:tcPr>
            <w:tcW w:w="993" w:type="dxa"/>
          </w:tcPr>
          <w:p w14:paraId="7E0D62B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4" w:type="dxa"/>
          </w:tcPr>
          <w:p w14:paraId="6290F6C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lựa chọn có tạo Thông báo BCT đến gửi khách hàng không</w:t>
            </w:r>
          </w:p>
          <w:p w14:paraId="6E5764D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Gồm các giá trị cho người dùng chọn:</w:t>
            </w:r>
          </w:p>
          <w:p w14:paraId="29C46951"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TB chứng từ đến</w:t>
            </w:r>
          </w:p>
          <w:p w14:paraId="6F0920C4"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TB từ chối thanh toán</w:t>
            </w:r>
          </w:p>
          <w:p w14:paraId="4C3ADEF6"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TB chứng từ đến và TB từ chối t/toán</w:t>
            </w:r>
          </w:p>
          <w:p w14:paraId="0988629B" w14:textId="77777777" w:rsidR="004A7D63" w:rsidRPr="00571988" w:rsidRDefault="004A7D63" w:rsidP="0074166A">
            <w:pPr>
              <w:pStyle w:val="ListParagraph"/>
              <w:numPr>
                <w:ilvl w:val="0"/>
                <w:numId w:val="1"/>
              </w:numPr>
              <w:tabs>
                <w:tab w:val="left" w:pos="378"/>
              </w:tabs>
              <w:spacing w:line="312" w:lineRule="auto"/>
              <w:ind w:left="0" w:firstLine="0"/>
              <w:contextualSpacing w:val="0"/>
              <w:jc w:val="both"/>
              <w:rPr>
                <w:rFonts w:cs="Times New Roman"/>
                <w:szCs w:val="26"/>
              </w:rPr>
            </w:pPr>
            <w:r w:rsidRPr="00571988">
              <w:rPr>
                <w:rFonts w:cs="Times New Roman"/>
                <w:szCs w:val="26"/>
              </w:rPr>
              <w:t>(Để trống)</w:t>
            </w:r>
          </w:p>
          <w:p w14:paraId="503B829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Nếu Tình trạng BCT là “Phù hợp”, hệ thống tự mặc định giá trị “TB chứng từ đến”. </w:t>
            </w:r>
          </w:p>
          <w:p w14:paraId="160EA49E"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Tình trạng BCT là “Sai sót”, hệ thống tự mặc định giá trị “TB chứng từ đến và TB từ chối t/toán”.</w:t>
            </w:r>
          </w:p>
          <w:p w14:paraId="4ACE043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có thể sửa lại giá trị mặc định</w:t>
            </w:r>
          </w:p>
          <w:p w14:paraId="5C854C89"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Nếu trường này để trống, hệ thống không sinh Thông báo</w:t>
            </w:r>
          </w:p>
        </w:tc>
        <w:tc>
          <w:tcPr>
            <w:tcW w:w="1417" w:type="dxa"/>
          </w:tcPr>
          <w:p w14:paraId="00D5FC57"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1630AB0B" w14:textId="77777777" w:rsidTr="0074166A">
        <w:tc>
          <w:tcPr>
            <w:tcW w:w="1548" w:type="dxa"/>
          </w:tcPr>
          <w:p w14:paraId="6ACBD037" w14:textId="77777777" w:rsidR="004A7D63" w:rsidRPr="00571988" w:rsidRDefault="004A7D63" w:rsidP="00126E87">
            <w:pPr>
              <w:spacing w:line="312" w:lineRule="auto"/>
              <w:ind w:firstLine="0"/>
              <w:jc w:val="both"/>
              <w:rPr>
                <w:rFonts w:cs="Times New Roman"/>
                <w:b/>
                <w:szCs w:val="26"/>
              </w:rPr>
            </w:pPr>
            <w:commentRangeStart w:id="548"/>
            <w:commentRangeStart w:id="549"/>
            <w:r w:rsidRPr="00571988">
              <w:rPr>
                <w:rFonts w:cs="Times New Roman"/>
                <w:b/>
                <w:szCs w:val="26"/>
              </w:rPr>
              <w:t>TB chứng từ đến</w:t>
            </w:r>
            <w:commentRangeEnd w:id="548"/>
            <w:r>
              <w:rPr>
                <w:rStyle w:val="CommentReference"/>
              </w:rPr>
              <w:commentReference w:id="548"/>
            </w:r>
            <w:commentRangeEnd w:id="549"/>
            <w:r w:rsidR="00CA43AD">
              <w:rPr>
                <w:rStyle w:val="CommentReference"/>
              </w:rPr>
              <w:commentReference w:id="549"/>
            </w:r>
          </w:p>
        </w:tc>
        <w:tc>
          <w:tcPr>
            <w:tcW w:w="7349" w:type="dxa"/>
            <w:gridSpan w:val="4"/>
          </w:tcPr>
          <w:p w14:paraId="27FFC7B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Thông tin phần này hiển thị nếu Loại thông báo là “TB chứng từ đến” hoặc “TB chứng từ đến và TB từ chối t/toán”</w:t>
            </w:r>
          </w:p>
        </w:tc>
        <w:tc>
          <w:tcPr>
            <w:tcW w:w="1417" w:type="dxa"/>
          </w:tcPr>
          <w:p w14:paraId="1A9D0E0C"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20BC4309" w14:textId="77777777" w:rsidTr="0074166A">
        <w:tc>
          <w:tcPr>
            <w:tcW w:w="1548" w:type="dxa"/>
          </w:tcPr>
          <w:p w14:paraId="641E7FD0" w14:textId="77777777" w:rsidR="004A7D63" w:rsidRPr="00571988" w:rsidRDefault="004A7D63" w:rsidP="00126E87">
            <w:pPr>
              <w:spacing w:line="312" w:lineRule="auto"/>
              <w:ind w:firstLine="0"/>
              <w:jc w:val="both"/>
              <w:rPr>
                <w:rFonts w:cs="Times New Roman"/>
                <w:b/>
                <w:szCs w:val="26"/>
              </w:rPr>
            </w:pPr>
            <w:commentRangeStart w:id="550"/>
            <w:commentRangeStart w:id="551"/>
            <w:r w:rsidRPr="00571988">
              <w:rPr>
                <w:rFonts w:cs="Times New Roman"/>
                <w:b/>
                <w:szCs w:val="26"/>
              </w:rPr>
              <w:t xml:space="preserve">Nội dung </w:t>
            </w:r>
            <w:commentRangeEnd w:id="550"/>
            <w:r>
              <w:rPr>
                <w:rStyle w:val="CommentReference"/>
              </w:rPr>
              <w:commentReference w:id="550"/>
            </w:r>
            <w:commentRangeEnd w:id="551"/>
            <w:r w:rsidR="00CA43AD">
              <w:rPr>
                <w:rStyle w:val="CommentReference"/>
              </w:rPr>
              <w:commentReference w:id="551"/>
            </w:r>
          </w:p>
        </w:tc>
        <w:tc>
          <w:tcPr>
            <w:tcW w:w="1254" w:type="dxa"/>
          </w:tcPr>
          <w:p w14:paraId="011A3EF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Clob</w:t>
            </w:r>
          </w:p>
        </w:tc>
        <w:tc>
          <w:tcPr>
            <w:tcW w:w="708" w:type="dxa"/>
          </w:tcPr>
          <w:p w14:paraId="66EE0229" w14:textId="77777777" w:rsidR="004A7D63" w:rsidRPr="00571988" w:rsidRDefault="004A7D63" w:rsidP="00126E87">
            <w:pPr>
              <w:spacing w:line="312" w:lineRule="auto"/>
              <w:ind w:firstLine="0"/>
              <w:jc w:val="center"/>
              <w:rPr>
                <w:rFonts w:cs="Times New Roman"/>
                <w:szCs w:val="26"/>
              </w:rPr>
            </w:pPr>
          </w:p>
        </w:tc>
        <w:tc>
          <w:tcPr>
            <w:tcW w:w="993" w:type="dxa"/>
          </w:tcPr>
          <w:p w14:paraId="53D5D1D6"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(M/H)</w:t>
            </w:r>
          </w:p>
        </w:tc>
        <w:tc>
          <w:tcPr>
            <w:tcW w:w="4394" w:type="dxa"/>
          </w:tcPr>
          <w:p w14:paraId="4CDFD61C"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Nội dung của Thông báo chứng từ đến</w:t>
            </w:r>
          </w:p>
          <w:p w14:paraId="4225C212"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 xml:space="preserve">Cho phép người dùng tự nhập nội dung </w:t>
            </w:r>
            <w:r w:rsidRPr="00571988">
              <w:rPr>
                <w:rFonts w:cs="Times New Roman"/>
                <w:szCs w:val="26"/>
              </w:rPr>
              <w:lastRenderedPageBreak/>
              <w:t>thủ công hoặc copy nội dung thông báo từ nguồn bên ngoài hệ thống vào.</w:t>
            </w:r>
          </w:p>
          <w:p w14:paraId="3D92F478" w14:textId="77777777" w:rsidR="004A7D63" w:rsidRDefault="004A7D63" w:rsidP="00126E87">
            <w:pPr>
              <w:spacing w:line="312" w:lineRule="auto"/>
              <w:ind w:firstLine="0"/>
              <w:jc w:val="both"/>
              <w:rPr>
                <w:rFonts w:cs="Times New Roman"/>
                <w:szCs w:val="26"/>
              </w:rPr>
            </w:pPr>
            <w:r w:rsidRPr="00571988">
              <w:rPr>
                <w:rFonts w:cs="Times New Roman"/>
                <w:szCs w:val="26"/>
              </w:rPr>
              <w:t>Hệ thống hỗ trợ định dạng như trong Microsoft Word.</w:t>
            </w:r>
          </w:p>
          <w:p w14:paraId="49B987D2" w14:textId="77777777" w:rsidR="004A7D63" w:rsidRPr="00571988" w:rsidRDefault="004A7D63" w:rsidP="00126E87">
            <w:pPr>
              <w:spacing w:line="312" w:lineRule="auto"/>
              <w:ind w:firstLine="0"/>
              <w:jc w:val="both"/>
              <w:rPr>
                <w:rFonts w:cs="Times New Roman"/>
                <w:szCs w:val="26"/>
              </w:rPr>
            </w:pPr>
            <w:r w:rsidRPr="00C76184">
              <w:rPr>
                <w:rFonts w:cs="Times New Roman"/>
                <w:color w:val="FF0000"/>
                <w:szCs w:val="26"/>
              </w:rPr>
              <w:t>Hệ thống cho phép người dùng xem trước nội dung chứng từ để chủ động chỉnh sửa cho phù hợp.</w:t>
            </w:r>
          </w:p>
        </w:tc>
        <w:tc>
          <w:tcPr>
            <w:tcW w:w="1417" w:type="dxa"/>
          </w:tcPr>
          <w:p w14:paraId="6D9C502A" w14:textId="77777777" w:rsidR="004A7D63" w:rsidRPr="00571988" w:rsidRDefault="004A7D63" w:rsidP="00126E87">
            <w:pPr>
              <w:spacing w:line="312" w:lineRule="auto"/>
              <w:ind w:firstLine="0"/>
              <w:jc w:val="center"/>
              <w:rPr>
                <w:rFonts w:cs="Times New Roman"/>
                <w:szCs w:val="26"/>
              </w:rPr>
            </w:pPr>
            <w:r>
              <w:rPr>
                <w:rFonts w:cs="Times New Roman"/>
                <w:szCs w:val="26"/>
              </w:rPr>
              <w:lastRenderedPageBreak/>
              <w:t>Y</w:t>
            </w:r>
          </w:p>
        </w:tc>
      </w:tr>
      <w:tr w:rsidR="004A7D63" w:rsidRPr="00571988" w14:paraId="6F2181F1" w14:textId="77777777" w:rsidTr="0074166A">
        <w:tc>
          <w:tcPr>
            <w:tcW w:w="1548" w:type="dxa"/>
          </w:tcPr>
          <w:p w14:paraId="716479C6" w14:textId="77777777" w:rsidR="004A7D63" w:rsidRPr="00571988" w:rsidRDefault="004A7D63" w:rsidP="00126E87">
            <w:pPr>
              <w:spacing w:line="312" w:lineRule="auto"/>
              <w:ind w:firstLine="0"/>
              <w:jc w:val="both"/>
              <w:rPr>
                <w:rFonts w:cs="Times New Roman"/>
                <w:b/>
                <w:szCs w:val="26"/>
              </w:rPr>
            </w:pPr>
            <w:commentRangeStart w:id="552"/>
            <w:commentRangeStart w:id="553"/>
            <w:r w:rsidRPr="00571988">
              <w:rPr>
                <w:rFonts w:cs="Times New Roman"/>
                <w:b/>
                <w:szCs w:val="26"/>
              </w:rPr>
              <w:lastRenderedPageBreak/>
              <w:t>TB từ chối thanh toán</w:t>
            </w:r>
            <w:commentRangeEnd w:id="552"/>
            <w:r>
              <w:rPr>
                <w:rStyle w:val="CommentReference"/>
              </w:rPr>
              <w:commentReference w:id="552"/>
            </w:r>
            <w:commentRangeEnd w:id="553"/>
            <w:r w:rsidR="00CA43AD">
              <w:rPr>
                <w:rStyle w:val="CommentReference"/>
              </w:rPr>
              <w:commentReference w:id="553"/>
            </w:r>
          </w:p>
        </w:tc>
        <w:tc>
          <w:tcPr>
            <w:tcW w:w="7349" w:type="dxa"/>
            <w:gridSpan w:val="4"/>
          </w:tcPr>
          <w:p w14:paraId="36A0820A"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Thông tin phần này hiển thị nếu Loại thông báo là “TB từ chối t/toán” hoặc “TB chứng từ đến và TB từ chối t/toán”</w:t>
            </w:r>
          </w:p>
        </w:tc>
        <w:tc>
          <w:tcPr>
            <w:tcW w:w="1417" w:type="dxa"/>
          </w:tcPr>
          <w:p w14:paraId="46A97CB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D82E725" w14:textId="77777777" w:rsidTr="0074166A">
        <w:tc>
          <w:tcPr>
            <w:tcW w:w="1548" w:type="dxa"/>
          </w:tcPr>
          <w:p w14:paraId="7382ED1D" w14:textId="77777777" w:rsidR="004A7D63" w:rsidRPr="00571988" w:rsidRDefault="004A7D63" w:rsidP="00126E87">
            <w:pPr>
              <w:spacing w:line="312" w:lineRule="auto"/>
              <w:ind w:firstLine="0"/>
              <w:jc w:val="both"/>
              <w:rPr>
                <w:rFonts w:cs="Times New Roman"/>
                <w:b/>
                <w:szCs w:val="26"/>
              </w:rPr>
            </w:pPr>
            <w:commentRangeStart w:id="554"/>
            <w:commentRangeStart w:id="555"/>
            <w:r w:rsidRPr="00571988">
              <w:rPr>
                <w:rFonts w:cs="Times New Roman"/>
                <w:b/>
                <w:szCs w:val="26"/>
              </w:rPr>
              <w:t xml:space="preserve">Nội dung </w:t>
            </w:r>
            <w:commentRangeEnd w:id="554"/>
            <w:r>
              <w:rPr>
                <w:rStyle w:val="CommentReference"/>
              </w:rPr>
              <w:commentReference w:id="554"/>
            </w:r>
            <w:commentRangeEnd w:id="555"/>
            <w:r w:rsidR="00CA43AD">
              <w:rPr>
                <w:rStyle w:val="CommentReference"/>
              </w:rPr>
              <w:commentReference w:id="555"/>
            </w:r>
          </w:p>
        </w:tc>
        <w:tc>
          <w:tcPr>
            <w:tcW w:w="1254" w:type="dxa"/>
          </w:tcPr>
          <w:p w14:paraId="00CF6767"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Clob</w:t>
            </w:r>
          </w:p>
        </w:tc>
        <w:tc>
          <w:tcPr>
            <w:tcW w:w="708" w:type="dxa"/>
          </w:tcPr>
          <w:p w14:paraId="2FBE8341" w14:textId="77777777" w:rsidR="004A7D63" w:rsidRPr="00571988" w:rsidRDefault="004A7D63" w:rsidP="00126E87">
            <w:pPr>
              <w:spacing w:line="312" w:lineRule="auto"/>
              <w:ind w:firstLine="0"/>
              <w:jc w:val="center"/>
              <w:rPr>
                <w:rFonts w:cs="Times New Roman"/>
                <w:szCs w:val="26"/>
              </w:rPr>
            </w:pPr>
          </w:p>
        </w:tc>
        <w:tc>
          <w:tcPr>
            <w:tcW w:w="993" w:type="dxa"/>
          </w:tcPr>
          <w:p w14:paraId="3ABE2E3B"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(M/H)</w:t>
            </w:r>
          </w:p>
        </w:tc>
        <w:tc>
          <w:tcPr>
            <w:tcW w:w="4394" w:type="dxa"/>
          </w:tcPr>
          <w:p w14:paraId="2D0055B4"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Nội dung của Thông báo từ chối thanh toán</w:t>
            </w:r>
          </w:p>
          <w:p w14:paraId="00E4A878"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Cho phép người dùng tự nhập nội dung thủ công hoặc copy nội dung thông báo từ nguồn bên ngoài hệ thống vào.</w:t>
            </w:r>
          </w:p>
          <w:p w14:paraId="5F1FC168" w14:textId="77777777" w:rsidR="004A7D63" w:rsidRDefault="004A7D63" w:rsidP="00126E87">
            <w:pPr>
              <w:spacing w:line="312" w:lineRule="auto"/>
              <w:ind w:firstLine="0"/>
              <w:jc w:val="both"/>
              <w:rPr>
                <w:rFonts w:cs="Times New Roman"/>
                <w:szCs w:val="26"/>
              </w:rPr>
            </w:pPr>
            <w:r w:rsidRPr="00571988">
              <w:rPr>
                <w:rFonts w:cs="Times New Roman"/>
                <w:szCs w:val="26"/>
              </w:rPr>
              <w:t>Hệ thống hỗ trợ định dạng như trong Microsoft Word.</w:t>
            </w:r>
          </w:p>
          <w:p w14:paraId="604BAD5D" w14:textId="77777777" w:rsidR="004A7D63" w:rsidRPr="00571988" w:rsidRDefault="004A7D63" w:rsidP="00126E87">
            <w:pPr>
              <w:spacing w:line="312" w:lineRule="auto"/>
              <w:ind w:firstLine="0"/>
              <w:jc w:val="both"/>
              <w:rPr>
                <w:rFonts w:cs="Times New Roman"/>
                <w:szCs w:val="26"/>
              </w:rPr>
            </w:pPr>
            <w:r w:rsidRPr="00C76184">
              <w:rPr>
                <w:rFonts w:cs="Times New Roman"/>
                <w:color w:val="FF0000"/>
                <w:szCs w:val="26"/>
              </w:rPr>
              <w:t>Hệ thống cho phép người dùng xem trước nội dung chứng từ để chủ động chỉnh sửa cho phù hợp.</w:t>
            </w:r>
          </w:p>
        </w:tc>
        <w:tc>
          <w:tcPr>
            <w:tcW w:w="1417" w:type="dxa"/>
          </w:tcPr>
          <w:p w14:paraId="5246B462" w14:textId="77777777" w:rsidR="004A7D63" w:rsidRPr="00571988" w:rsidRDefault="004A7D63" w:rsidP="00126E87">
            <w:pPr>
              <w:spacing w:line="312" w:lineRule="auto"/>
              <w:ind w:firstLine="0"/>
              <w:jc w:val="center"/>
              <w:rPr>
                <w:rFonts w:cs="Times New Roman"/>
                <w:szCs w:val="26"/>
              </w:rPr>
            </w:pPr>
            <w:r>
              <w:rPr>
                <w:rFonts w:cs="Times New Roman"/>
                <w:szCs w:val="26"/>
              </w:rPr>
              <w:t>Y</w:t>
            </w:r>
          </w:p>
        </w:tc>
      </w:tr>
      <w:tr w:rsidR="004A7D63" w:rsidRPr="00571988" w14:paraId="7A4343DF" w14:textId="77777777" w:rsidTr="0074166A">
        <w:tc>
          <w:tcPr>
            <w:tcW w:w="1548" w:type="dxa"/>
          </w:tcPr>
          <w:p w14:paraId="21EA6497" w14:textId="77777777" w:rsidR="004A7D63" w:rsidRPr="00411CF6" w:rsidRDefault="004A7D63" w:rsidP="00126E87">
            <w:pPr>
              <w:spacing w:line="312" w:lineRule="auto"/>
              <w:ind w:firstLine="0"/>
              <w:jc w:val="both"/>
              <w:rPr>
                <w:rFonts w:cs="Times New Roman"/>
                <w:b/>
                <w:color w:val="FF0000"/>
                <w:szCs w:val="26"/>
              </w:rPr>
            </w:pPr>
            <w:r w:rsidRPr="00411CF6">
              <w:rPr>
                <w:rFonts w:cs="Times New Roman"/>
                <w:b/>
                <w:color w:val="FF0000"/>
                <w:szCs w:val="26"/>
              </w:rPr>
              <w:t>Thông tin khác</w:t>
            </w:r>
          </w:p>
        </w:tc>
        <w:tc>
          <w:tcPr>
            <w:tcW w:w="1254" w:type="dxa"/>
          </w:tcPr>
          <w:p w14:paraId="3821A8EE"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clob</w:t>
            </w:r>
          </w:p>
        </w:tc>
        <w:tc>
          <w:tcPr>
            <w:tcW w:w="708" w:type="dxa"/>
          </w:tcPr>
          <w:p w14:paraId="7E5A9583" w14:textId="77777777" w:rsidR="004A7D63" w:rsidRPr="00571988" w:rsidRDefault="004A7D63" w:rsidP="00126E87">
            <w:pPr>
              <w:spacing w:line="312" w:lineRule="auto"/>
              <w:ind w:firstLine="0"/>
              <w:jc w:val="center"/>
              <w:rPr>
                <w:rFonts w:cs="Times New Roman"/>
                <w:szCs w:val="26"/>
              </w:rPr>
            </w:pPr>
          </w:p>
        </w:tc>
        <w:tc>
          <w:tcPr>
            <w:tcW w:w="993" w:type="dxa"/>
          </w:tcPr>
          <w:p w14:paraId="7426C7BC" w14:textId="77777777" w:rsidR="004A7D63" w:rsidRPr="00571988" w:rsidRDefault="004A7D63" w:rsidP="00126E87">
            <w:pPr>
              <w:spacing w:line="312" w:lineRule="auto"/>
              <w:ind w:firstLine="0"/>
              <w:jc w:val="center"/>
              <w:rPr>
                <w:rFonts w:cs="Times New Roman"/>
                <w:szCs w:val="26"/>
              </w:rPr>
            </w:pPr>
            <w:r w:rsidRPr="00571988">
              <w:rPr>
                <w:rFonts w:cs="Times New Roman"/>
                <w:szCs w:val="26"/>
              </w:rPr>
              <w:t>(O)</w:t>
            </w:r>
          </w:p>
        </w:tc>
        <w:tc>
          <w:tcPr>
            <w:tcW w:w="4394" w:type="dxa"/>
          </w:tcPr>
          <w:p w14:paraId="0EC96EF6"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Các ghi chú liên quan đến giao dịch.</w:t>
            </w:r>
          </w:p>
          <w:p w14:paraId="60B289FD" w14:textId="77777777" w:rsidR="004A7D63" w:rsidRPr="00571988" w:rsidRDefault="004A7D63" w:rsidP="00126E87">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3C6498B6" w14:textId="77777777" w:rsidR="004A7D63" w:rsidRPr="00571988"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2AC0AABE" w14:textId="77777777" w:rsidTr="0074166A">
        <w:tc>
          <w:tcPr>
            <w:tcW w:w="1548" w:type="dxa"/>
          </w:tcPr>
          <w:p w14:paraId="018FC657" w14:textId="77777777" w:rsidR="004A7D63" w:rsidRPr="00411CF6" w:rsidRDefault="004A7D63" w:rsidP="00126E87">
            <w:pPr>
              <w:spacing w:line="312" w:lineRule="auto"/>
              <w:ind w:firstLine="0"/>
              <w:jc w:val="both"/>
              <w:rPr>
                <w:rFonts w:cs="Times New Roman"/>
                <w:b/>
                <w:color w:val="FF0000"/>
                <w:szCs w:val="26"/>
              </w:rPr>
            </w:pPr>
            <w:r>
              <w:rPr>
                <w:rFonts w:cs="Times New Roman"/>
                <w:b/>
                <w:color w:val="FF0000"/>
                <w:szCs w:val="26"/>
              </w:rPr>
              <w:t>Trạng thái</w:t>
            </w:r>
          </w:p>
        </w:tc>
        <w:tc>
          <w:tcPr>
            <w:tcW w:w="1254" w:type="dxa"/>
          </w:tcPr>
          <w:p w14:paraId="03B8A2B1" w14:textId="77777777" w:rsidR="004A7D63" w:rsidRPr="00571988" w:rsidRDefault="004A7D63" w:rsidP="00126E87">
            <w:pPr>
              <w:spacing w:line="312" w:lineRule="auto"/>
              <w:ind w:firstLine="0"/>
              <w:jc w:val="center"/>
              <w:rPr>
                <w:rFonts w:cs="Times New Roman"/>
                <w:szCs w:val="26"/>
              </w:rPr>
            </w:pPr>
          </w:p>
        </w:tc>
        <w:tc>
          <w:tcPr>
            <w:tcW w:w="708" w:type="dxa"/>
          </w:tcPr>
          <w:p w14:paraId="5D4624C9" w14:textId="77777777" w:rsidR="004A7D63" w:rsidRPr="00571988" w:rsidRDefault="004A7D63" w:rsidP="00126E87">
            <w:pPr>
              <w:spacing w:line="312" w:lineRule="auto"/>
              <w:ind w:firstLine="0"/>
              <w:jc w:val="center"/>
              <w:rPr>
                <w:rFonts w:cs="Times New Roman"/>
                <w:szCs w:val="26"/>
              </w:rPr>
            </w:pPr>
          </w:p>
        </w:tc>
        <w:tc>
          <w:tcPr>
            <w:tcW w:w="993" w:type="dxa"/>
          </w:tcPr>
          <w:p w14:paraId="66FE191A" w14:textId="77777777" w:rsidR="004A7D63" w:rsidRPr="00571988" w:rsidRDefault="004A7D63" w:rsidP="00126E87">
            <w:pPr>
              <w:spacing w:line="312" w:lineRule="auto"/>
              <w:ind w:firstLine="0"/>
              <w:jc w:val="center"/>
              <w:rPr>
                <w:rFonts w:cs="Times New Roman"/>
                <w:szCs w:val="26"/>
              </w:rPr>
            </w:pPr>
            <w:r>
              <w:rPr>
                <w:rFonts w:cs="Times New Roman"/>
                <w:szCs w:val="26"/>
              </w:rPr>
              <w:t>(P)</w:t>
            </w:r>
          </w:p>
        </w:tc>
        <w:tc>
          <w:tcPr>
            <w:tcW w:w="4394" w:type="dxa"/>
          </w:tcPr>
          <w:p w14:paraId="3D15F27B" w14:textId="77777777" w:rsidR="004A7D63" w:rsidRDefault="004A7D63" w:rsidP="00126E87">
            <w:pPr>
              <w:spacing w:line="312" w:lineRule="auto"/>
              <w:ind w:firstLine="0"/>
              <w:jc w:val="both"/>
              <w:rPr>
                <w:rFonts w:cs="Times New Roman"/>
                <w:szCs w:val="26"/>
              </w:rPr>
            </w:pPr>
            <w:r>
              <w:rPr>
                <w:rFonts w:cs="Times New Roman"/>
                <w:szCs w:val="26"/>
              </w:rPr>
              <w:t xml:space="preserve">Thể hiện trạng thái của giao dịch gồm các giá trị: </w:t>
            </w:r>
          </w:p>
          <w:p w14:paraId="0E043214" w14:textId="77777777" w:rsidR="004A7D63" w:rsidRPr="00571988" w:rsidRDefault="004A7D63" w:rsidP="00126E87">
            <w:pPr>
              <w:spacing w:line="312" w:lineRule="auto"/>
              <w:ind w:firstLine="0"/>
              <w:jc w:val="both"/>
              <w:rPr>
                <w:rFonts w:cs="Times New Roman"/>
                <w:szCs w:val="26"/>
              </w:rPr>
            </w:pPr>
            <w:r w:rsidRPr="00967EAA">
              <w:rPr>
                <w:rFonts w:cs="Times New Roman"/>
                <w:szCs w:val="26"/>
              </w:rPr>
              <w:t>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Đã </w:t>
            </w:r>
            <w:r>
              <w:rPr>
                <w:rFonts w:cs="Times New Roman"/>
                <w:szCs w:val="26"/>
              </w:rPr>
              <w:t>phê duyệt</w:t>
            </w:r>
          </w:p>
        </w:tc>
        <w:tc>
          <w:tcPr>
            <w:tcW w:w="1417" w:type="dxa"/>
          </w:tcPr>
          <w:p w14:paraId="5201D120" w14:textId="77777777" w:rsidR="004A7D63" w:rsidRDefault="004A7D63" w:rsidP="00126E87">
            <w:pPr>
              <w:spacing w:line="312" w:lineRule="auto"/>
              <w:ind w:firstLine="0"/>
              <w:jc w:val="center"/>
              <w:rPr>
                <w:rFonts w:cs="Times New Roman"/>
                <w:szCs w:val="26"/>
              </w:rPr>
            </w:pPr>
            <w:r>
              <w:rPr>
                <w:rFonts w:cs="Times New Roman"/>
                <w:szCs w:val="26"/>
              </w:rPr>
              <w:t>N</w:t>
            </w:r>
          </w:p>
        </w:tc>
      </w:tr>
      <w:tr w:rsidR="004A7D63" w:rsidRPr="00571988" w14:paraId="1345C542" w14:textId="77777777" w:rsidTr="0074166A">
        <w:tc>
          <w:tcPr>
            <w:tcW w:w="1548" w:type="dxa"/>
          </w:tcPr>
          <w:p w14:paraId="3C630700" w14:textId="77777777" w:rsidR="004A7D63" w:rsidRPr="00411CF6" w:rsidRDefault="004A7D63" w:rsidP="00126E87">
            <w:pPr>
              <w:spacing w:line="312" w:lineRule="auto"/>
              <w:ind w:firstLine="0"/>
              <w:jc w:val="both"/>
              <w:rPr>
                <w:rFonts w:cs="Times New Roman"/>
                <w:b/>
                <w:color w:val="FF0000"/>
                <w:szCs w:val="26"/>
              </w:rPr>
            </w:pPr>
            <w:r>
              <w:rPr>
                <w:rFonts w:cs="Times New Roman"/>
                <w:b/>
                <w:szCs w:val="26"/>
              </w:rPr>
              <w:t>Tình trạng hoạt động</w:t>
            </w:r>
          </w:p>
        </w:tc>
        <w:tc>
          <w:tcPr>
            <w:tcW w:w="1254" w:type="dxa"/>
          </w:tcPr>
          <w:p w14:paraId="3E106BE2" w14:textId="77777777" w:rsidR="004A7D63" w:rsidRPr="00571988" w:rsidRDefault="004A7D63" w:rsidP="00126E87">
            <w:pPr>
              <w:spacing w:line="312" w:lineRule="auto"/>
              <w:ind w:firstLine="0"/>
              <w:jc w:val="center"/>
              <w:rPr>
                <w:rFonts w:cs="Times New Roman"/>
                <w:szCs w:val="26"/>
              </w:rPr>
            </w:pPr>
          </w:p>
        </w:tc>
        <w:tc>
          <w:tcPr>
            <w:tcW w:w="708" w:type="dxa"/>
          </w:tcPr>
          <w:p w14:paraId="170791A0" w14:textId="77777777" w:rsidR="004A7D63" w:rsidRPr="00571988" w:rsidRDefault="004A7D63" w:rsidP="00126E87">
            <w:pPr>
              <w:spacing w:line="312" w:lineRule="auto"/>
              <w:ind w:firstLine="0"/>
              <w:jc w:val="center"/>
              <w:rPr>
                <w:rFonts w:cs="Times New Roman"/>
                <w:szCs w:val="26"/>
              </w:rPr>
            </w:pPr>
          </w:p>
        </w:tc>
        <w:tc>
          <w:tcPr>
            <w:tcW w:w="993" w:type="dxa"/>
          </w:tcPr>
          <w:p w14:paraId="186A5668" w14:textId="77777777" w:rsidR="004A7D63" w:rsidRPr="00571988" w:rsidRDefault="004A7D63" w:rsidP="00126E87">
            <w:pPr>
              <w:spacing w:line="312" w:lineRule="auto"/>
              <w:ind w:firstLine="0"/>
              <w:jc w:val="center"/>
              <w:rPr>
                <w:rFonts w:cs="Times New Roman"/>
                <w:szCs w:val="26"/>
              </w:rPr>
            </w:pPr>
            <w:r>
              <w:rPr>
                <w:rFonts w:cs="Times New Roman"/>
                <w:szCs w:val="26"/>
              </w:rPr>
              <w:t>(P)</w:t>
            </w:r>
          </w:p>
        </w:tc>
        <w:tc>
          <w:tcPr>
            <w:tcW w:w="4394" w:type="dxa"/>
          </w:tcPr>
          <w:p w14:paraId="42819EDC" w14:textId="77777777" w:rsidR="004A7D63" w:rsidRPr="00571988" w:rsidRDefault="004A7D63" w:rsidP="00126E87">
            <w:pPr>
              <w:spacing w:line="312" w:lineRule="auto"/>
              <w:ind w:firstLine="0"/>
              <w:jc w:val="both"/>
              <w:rPr>
                <w:rFonts w:cs="Times New Roman"/>
                <w:szCs w:val="26"/>
              </w:rPr>
            </w:pPr>
            <w:r>
              <w:rPr>
                <w:rFonts w:cs="Times New Roman"/>
                <w:szCs w:val="26"/>
              </w:rPr>
              <w:t>Thể hiện tình trạng hoạt động của giao dịch trên hệ thống VISYS, gồm các giá trị: Đang hoạt động, Đóng</w:t>
            </w:r>
          </w:p>
        </w:tc>
        <w:tc>
          <w:tcPr>
            <w:tcW w:w="1417" w:type="dxa"/>
          </w:tcPr>
          <w:p w14:paraId="01B837EA" w14:textId="77777777" w:rsidR="004A7D63" w:rsidRDefault="004A7D63" w:rsidP="00126E87">
            <w:pPr>
              <w:spacing w:line="312" w:lineRule="auto"/>
              <w:ind w:firstLine="0"/>
              <w:jc w:val="center"/>
              <w:rPr>
                <w:rFonts w:cs="Times New Roman"/>
                <w:szCs w:val="26"/>
              </w:rPr>
            </w:pPr>
            <w:r>
              <w:rPr>
                <w:rFonts w:cs="Times New Roman"/>
                <w:szCs w:val="26"/>
              </w:rPr>
              <w:t>Y</w:t>
            </w:r>
          </w:p>
        </w:tc>
      </w:tr>
    </w:tbl>
    <w:p w14:paraId="76AD1FC3" w14:textId="11E80726" w:rsidR="004A7D63" w:rsidRPr="00571988" w:rsidRDefault="00C36407" w:rsidP="00724F94">
      <w:pPr>
        <w:pStyle w:val="Heading7"/>
        <w:numPr>
          <w:ilvl w:val="0"/>
          <w:numId w:val="22"/>
        </w:numPr>
        <w:tabs>
          <w:tab w:val="clear" w:pos="702"/>
          <w:tab w:val="clear" w:pos="1080"/>
        </w:tabs>
      </w:pPr>
      <w:r>
        <w:t xml:space="preserve">Tab </w:t>
      </w:r>
      <w:r w:rsidR="002544FC">
        <w:t xml:space="preserve">Thông tin </w:t>
      </w:r>
      <w:r w:rsidR="00F138B5">
        <w:t xml:space="preserve">Hạch toán: </w:t>
      </w:r>
      <w:r w:rsidR="00F138B5" w:rsidRPr="00025336">
        <w:rPr>
          <w:b w:val="0"/>
          <w:color w:val="FF0000"/>
        </w:rPr>
        <w:t>Chỉ có phần Thông tin phí, xem Phụ lục 1.5.1</w:t>
      </w:r>
    </w:p>
    <w:p w14:paraId="2E24D7E3" w14:textId="77777777" w:rsidR="00751FF3" w:rsidRDefault="00751FF3" w:rsidP="00751FF3">
      <w:pPr>
        <w:pStyle w:val="Heading6"/>
        <w:numPr>
          <w:ilvl w:val="0"/>
          <w:numId w:val="0"/>
        </w:numPr>
        <w:ind w:left="1701" w:hanging="1275"/>
      </w:pPr>
      <w:r>
        <w:t>Đầu ra</w:t>
      </w:r>
    </w:p>
    <w:p w14:paraId="000FDDD0"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hồ sơ sau khi được phê duyệt thành công sẽ có trạng thái </w:t>
      </w:r>
      <w:r w:rsidRPr="00571988">
        <w:rPr>
          <w:rFonts w:cs="Times New Roman"/>
          <w:b/>
          <w:szCs w:val="26"/>
        </w:rPr>
        <w:t>M</w:t>
      </w:r>
      <w:r w:rsidRPr="00571988">
        <w:rPr>
          <w:rFonts w:cs="Times New Roman"/>
          <w:szCs w:val="26"/>
        </w:rPr>
        <w:t xml:space="preserve"> và tình trạng hoạt động là </w:t>
      </w:r>
      <w:r w:rsidRPr="00571988">
        <w:rPr>
          <w:rFonts w:cs="Times New Roman"/>
          <w:b/>
          <w:szCs w:val="26"/>
        </w:rPr>
        <w:t>Đang hoạt động</w:t>
      </w:r>
      <w:r w:rsidRPr="00571988">
        <w:rPr>
          <w:rFonts w:cs="Times New Roman"/>
          <w:szCs w:val="26"/>
        </w:rPr>
        <w:t xml:space="preserve">. </w:t>
      </w:r>
    </w:p>
    <w:p w14:paraId="7BBD1D2C"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lastRenderedPageBreak/>
        <w:t>Tình trạng hoạt động của hồ sơ BCT độc lập với Tình trạng hoạt động của hồ sơ BL (vì có trường hợp BL vẫn đang active còn BCT đã thanh toán xong</w:t>
      </w:r>
      <w:r>
        <w:rPr>
          <w:rFonts w:cs="Times New Roman"/>
          <w:szCs w:val="26"/>
        </w:rPr>
        <w:t xml:space="preserve">/ đã </w:t>
      </w:r>
      <w:r w:rsidRPr="00571988">
        <w:rPr>
          <w:rFonts w:cs="Times New Roman"/>
          <w:szCs w:val="26"/>
        </w:rPr>
        <w:t>đóng).</w:t>
      </w:r>
    </w:p>
    <w:p w14:paraId="21150C0F"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F138B5">
        <w:rPr>
          <w:rFonts w:cs="Times New Roman"/>
          <w:b/>
          <w:szCs w:val="26"/>
        </w:rPr>
        <w:t>Cập nhật Số dư BL sau khi phê duyệt:</w:t>
      </w:r>
      <w:r w:rsidRPr="004A39F9">
        <w:rPr>
          <w:rFonts w:cs="Times New Roman"/>
          <w:szCs w:val="26"/>
        </w:rPr>
        <w:t xml:space="preserve"> Số dư BL sẽ tăng/giảm tương ứng với giá trị Số tiền phải trả được sửa đổi giảm/tăng. (Khoản phải trả khác là khoản đòi tiền phát sinh thêm nên không làm ảnh hưởng đến Số dư BL).</w:t>
      </w:r>
    </w:p>
    <w:p w14:paraId="518EE8FC" w14:textId="77777777" w:rsidR="00C36407" w:rsidRPr="00085C72" w:rsidRDefault="00C36407" w:rsidP="00C36407">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Chứng từ</w:t>
      </w:r>
      <w:r>
        <w:rPr>
          <w:rFonts w:cs="Times New Roman"/>
          <w:b/>
          <w:szCs w:val="26"/>
          <w:lang w:val="en-GB"/>
        </w:rPr>
        <w:t xml:space="preserve"> bảo lãnh: </w:t>
      </w:r>
      <w:r w:rsidRPr="00126E87">
        <w:rPr>
          <w:color w:val="FF0000"/>
        </w:rPr>
        <w:t xml:space="preserve">Xem phần </w:t>
      </w:r>
      <w:r>
        <w:rPr>
          <w:color w:val="FF0000"/>
        </w:rPr>
        <w:t>Chứng từ bảo lãnh</w:t>
      </w:r>
    </w:p>
    <w:p w14:paraId="78E16136" w14:textId="3E28612D" w:rsidR="00751FF3" w:rsidRDefault="00751FF3" w:rsidP="00751FF3">
      <w:pPr>
        <w:pStyle w:val="Heading6"/>
        <w:numPr>
          <w:ilvl w:val="0"/>
          <w:numId w:val="0"/>
        </w:numPr>
        <w:ind w:left="1701" w:hanging="1275"/>
      </w:pPr>
      <w:r>
        <w:t>Xử lý lỗi</w:t>
      </w:r>
    </w:p>
    <w:p w14:paraId="24396EBB"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4A59BA59"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khai báo đòi tiền vượt quá hoặc giá trị trường Tổng số tiền phải trả = 0.</w:t>
      </w:r>
    </w:p>
    <w:p w14:paraId="6F4ECDEF"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14CD74E3" w14:textId="38566976" w:rsidR="002544FC" w:rsidRPr="002544FC" w:rsidRDefault="002544FC" w:rsidP="002544FC">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Hệ thống chỉ cho phép chuyển phê duyệt nếu trường Tổng số tiền BCT (Tổng số tiền phải trả) có giá trị &gt; 0 và Số tiền BCT (Số tiền phải trả) hoặc Số tiền BCT mới (Số tiền phải trả mới) không vượt quá Số</w:t>
      </w:r>
      <w:r>
        <w:rPr>
          <w:rFonts w:cs="Times New Roman"/>
          <w:szCs w:val="26"/>
        </w:rPr>
        <w:t xml:space="preserve"> dư BL.</w:t>
      </w:r>
    </w:p>
    <w:p w14:paraId="3D3F2F5A"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3C086E55" w14:textId="25518C51" w:rsidR="004A7D63" w:rsidRPr="00571988" w:rsidRDefault="00417364" w:rsidP="004A7D63">
      <w:pPr>
        <w:pStyle w:val="Heading3"/>
      </w:pPr>
      <w:r>
        <w:t xml:space="preserve">Chức năng </w:t>
      </w:r>
      <w:r w:rsidR="004A7D63" w:rsidRPr="00571988">
        <w:t>Thanh toán</w:t>
      </w:r>
      <w:r w:rsidR="004A7D63">
        <w:t>/Đóng</w:t>
      </w:r>
      <w:r w:rsidR="004A7D63" w:rsidRPr="00571988">
        <w:t xml:space="preserve"> BCT đòi tiền trong nước</w:t>
      </w:r>
    </w:p>
    <w:p w14:paraId="2A7D762B" w14:textId="77777777" w:rsidR="004A7D63" w:rsidRPr="00571988" w:rsidRDefault="004A7D63" w:rsidP="004A7D63">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2A2B0772"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Tạo mới </w:t>
      </w:r>
      <w:r>
        <w:rPr>
          <w:rFonts w:cs="Times New Roman"/>
          <w:szCs w:val="26"/>
        </w:rPr>
        <w:t>giao dịch</w:t>
      </w:r>
      <w:r w:rsidRPr="00571988">
        <w:rPr>
          <w:rFonts w:cs="Times New Roman"/>
          <w:szCs w:val="26"/>
        </w:rPr>
        <w:t xml:space="preserve"> thanh toán</w:t>
      </w:r>
      <w:r>
        <w:rPr>
          <w:rFonts w:cs="Times New Roman"/>
          <w:szCs w:val="26"/>
        </w:rPr>
        <w:t>/đóng</w:t>
      </w:r>
      <w:r w:rsidRPr="00571988">
        <w:rPr>
          <w:rFonts w:cs="Times New Roman"/>
          <w:szCs w:val="26"/>
        </w:rPr>
        <w:t xml:space="preserve"> BCT đòi tiền trong nước cho BCT đã được đăng ký</w:t>
      </w:r>
    </w:p>
    <w:p w14:paraId="4FC96041"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Chỉnh sửa khi </w:t>
      </w:r>
      <w:r>
        <w:rPr>
          <w:rFonts w:cs="Times New Roman"/>
          <w:szCs w:val="26"/>
        </w:rPr>
        <w:t>giao dịch thanh toán/đóng BCT</w:t>
      </w:r>
      <w:r w:rsidRPr="00571988">
        <w:rPr>
          <w:rFonts w:cs="Times New Roman"/>
          <w:szCs w:val="26"/>
        </w:rPr>
        <w:t xml:space="preserve"> chưa</w:t>
      </w:r>
      <w:r>
        <w:rPr>
          <w:rFonts w:cs="Times New Roman"/>
          <w:szCs w:val="26"/>
        </w:rPr>
        <w:t xml:space="preserve"> được</w:t>
      </w:r>
      <w:r w:rsidRPr="00571988">
        <w:rPr>
          <w:rFonts w:cs="Times New Roman"/>
          <w:szCs w:val="26"/>
        </w:rPr>
        <w:t xml:space="preserve"> phê duyệt. </w:t>
      </w:r>
    </w:p>
    <w:p w14:paraId="7B7E6E28"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thanh toán</w:t>
      </w:r>
      <w:r>
        <w:rPr>
          <w:rFonts w:cs="Times New Roman"/>
          <w:szCs w:val="26"/>
        </w:rPr>
        <w:t>/đóng</w:t>
      </w:r>
      <w:r w:rsidRPr="00571988">
        <w:rPr>
          <w:rFonts w:cs="Times New Roman"/>
          <w:szCs w:val="26"/>
        </w:rPr>
        <w:t xml:space="preserve"> BCT đòi tiền trong nước</w:t>
      </w:r>
    </w:p>
    <w:p w14:paraId="3C54FED9" w14:textId="77777777" w:rsidR="004A7D63" w:rsidRPr="00571988" w:rsidRDefault="004A7D63" w:rsidP="004A7D63">
      <w:pPr>
        <w:spacing w:before="120" w:after="120" w:line="312" w:lineRule="auto"/>
        <w:ind w:firstLine="397"/>
        <w:jc w:val="both"/>
        <w:rPr>
          <w:rFonts w:cs="Times New Roman"/>
          <w:szCs w:val="26"/>
        </w:rPr>
      </w:pPr>
      <w:r w:rsidRPr="00571988">
        <w:rPr>
          <w:rFonts w:cs="Times New Roman"/>
          <w:szCs w:val="26"/>
        </w:rPr>
        <w:t>Hệ thống cho phép thanh toán nhiều lần cho 1 BCT đòi tiền với điều kiện: lần thanh toán thứ nhất được phê duyệt thành công thì mới thực hiện được thanh toán lần thứ hai.</w:t>
      </w:r>
    </w:p>
    <w:p w14:paraId="04A568A1" w14:textId="77777777" w:rsidR="00417364" w:rsidRDefault="00417364" w:rsidP="00417364">
      <w:pPr>
        <w:pStyle w:val="Heading6"/>
        <w:numPr>
          <w:ilvl w:val="0"/>
          <w:numId w:val="0"/>
        </w:numPr>
        <w:ind w:left="1701" w:hanging="1275"/>
      </w:pPr>
      <w:r>
        <w:t>Tìm kiếm giao dịch</w:t>
      </w:r>
    </w:p>
    <w:p w14:paraId="58A31777"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 xml:space="preserve">Điều kiện lọc: Tất cả các giao dịch </w:t>
      </w:r>
      <w:r>
        <w:rPr>
          <w:rFonts w:cs="Times New Roman"/>
          <w:szCs w:val="26"/>
        </w:rPr>
        <w:t xml:space="preserve">BCT đòi tiền </w:t>
      </w:r>
      <w:r w:rsidRPr="00D708B5">
        <w:rPr>
          <w:rFonts w:cs="Times New Roman"/>
          <w:szCs w:val="26"/>
        </w:rPr>
        <w:t xml:space="preserve">đã qua bước </w:t>
      </w:r>
      <w:r>
        <w:rPr>
          <w:rFonts w:cs="Times New Roman"/>
          <w:szCs w:val="26"/>
        </w:rPr>
        <w:t>đăng ký và còn số dư chưa thanh toán (Đang hoạt động).</w:t>
      </w:r>
    </w:p>
    <w:p w14:paraId="03C8026E" w14:textId="77777777" w:rsidR="004A7D63" w:rsidRPr="00D708B5"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Hệ thống cho phép tìm kiếm các BCT đòi tiền theo các tiêu chí sau đây:</w:t>
      </w:r>
    </w:p>
    <w:tbl>
      <w:tblPr>
        <w:tblStyle w:val="TableGrid"/>
        <w:tblW w:w="0" w:type="auto"/>
        <w:tblLook w:val="04A0" w:firstRow="1" w:lastRow="0" w:firstColumn="1" w:lastColumn="0" w:noHBand="0" w:noVBand="1"/>
      </w:tblPr>
      <w:tblGrid>
        <w:gridCol w:w="4508"/>
        <w:gridCol w:w="4508"/>
      </w:tblGrid>
      <w:tr w:rsidR="004A7D63" w14:paraId="05618946" w14:textId="77777777" w:rsidTr="005E5229">
        <w:tc>
          <w:tcPr>
            <w:tcW w:w="4508" w:type="dxa"/>
          </w:tcPr>
          <w:p w14:paraId="2B11F367" w14:textId="77777777" w:rsidR="004A7D63" w:rsidRPr="004E5D81" w:rsidRDefault="004A7D63" w:rsidP="00BC284F">
            <w:pPr>
              <w:spacing w:line="312" w:lineRule="auto"/>
              <w:ind w:firstLine="0"/>
              <w:jc w:val="center"/>
              <w:rPr>
                <w:rFonts w:cs="Times New Roman"/>
                <w:b/>
                <w:szCs w:val="26"/>
              </w:rPr>
            </w:pPr>
            <w:r w:rsidRPr="004E5D81">
              <w:rPr>
                <w:rFonts w:cs="Times New Roman"/>
                <w:b/>
                <w:szCs w:val="26"/>
              </w:rPr>
              <w:lastRenderedPageBreak/>
              <w:t>Tiêu chí</w:t>
            </w:r>
          </w:p>
        </w:tc>
        <w:tc>
          <w:tcPr>
            <w:tcW w:w="4508" w:type="dxa"/>
          </w:tcPr>
          <w:p w14:paraId="6AB38E28" w14:textId="77777777" w:rsidR="004A7D63" w:rsidRPr="004E5D81" w:rsidRDefault="004A7D63" w:rsidP="00BC284F">
            <w:pPr>
              <w:spacing w:line="312" w:lineRule="auto"/>
              <w:ind w:firstLine="0"/>
              <w:jc w:val="center"/>
              <w:rPr>
                <w:rFonts w:cs="Times New Roman"/>
                <w:b/>
                <w:szCs w:val="26"/>
              </w:rPr>
            </w:pPr>
            <w:r w:rsidRPr="004E5D81">
              <w:rPr>
                <w:rFonts w:cs="Times New Roman"/>
                <w:b/>
                <w:szCs w:val="26"/>
              </w:rPr>
              <w:t>Mô tả</w:t>
            </w:r>
          </w:p>
        </w:tc>
      </w:tr>
      <w:tr w:rsidR="004A7D63" w14:paraId="017876FA" w14:textId="77777777" w:rsidTr="005E5229">
        <w:tc>
          <w:tcPr>
            <w:tcW w:w="4508" w:type="dxa"/>
          </w:tcPr>
          <w:p w14:paraId="09DBF5C2" w14:textId="77777777" w:rsidR="004A7D63" w:rsidRDefault="004A7D63" w:rsidP="00BC284F">
            <w:pPr>
              <w:spacing w:line="312" w:lineRule="auto"/>
              <w:ind w:firstLine="0"/>
              <w:jc w:val="both"/>
              <w:rPr>
                <w:rFonts w:cs="Times New Roman"/>
                <w:szCs w:val="26"/>
              </w:rPr>
            </w:pPr>
            <w:r w:rsidRPr="004E5D81">
              <w:rPr>
                <w:rFonts w:cs="Times New Roman"/>
                <w:szCs w:val="26"/>
              </w:rPr>
              <w:t>Trạng thái</w:t>
            </w:r>
          </w:p>
        </w:tc>
        <w:tc>
          <w:tcPr>
            <w:tcW w:w="4508" w:type="dxa"/>
          </w:tcPr>
          <w:p w14:paraId="566FD736" w14:textId="77777777" w:rsidR="004A7D63" w:rsidRDefault="004A7D63"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1BA01440" w14:textId="77777777" w:rsidR="004A7D63" w:rsidRPr="00967EAA" w:rsidRDefault="004A7D63" w:rsidP="00BC284F">
            <w:pPr>
              <w:spacing w:line="312" w:lineRule="auto"/>
              <w:ind w:firstLine="0"/>
              <w:jc w:val="both"/>
              <w:rPr>
                <w:rFonts w:cs="Times New Roman"/>
                <w:szCs w:val="26"/>
              </w:rPr>
            </w:pPr>
            <w:r w:rsidRPr="00967EAA">
              <w:rPr>
                <w:rFonts w:cs="Times New Roman"/>
                <w:szCs w:val="26"/>
              </w:rPr>
              <w:t>M-Đã phê duyệt, S-Lưu, R-Từ chối phê duyệ</w:t>
            </w:r>
            <w:r>
              <w:rPr>
                <w:rFonts w:cs="Times New Roman"/>
                <w:szCs w:val="26"/>
              </w:rPr>
              <w:t>t</w:t>
            </w:r>
          </w:p>
          <w:p w14:paraId="6735A8B9" w14:textId="77777777" w:rsidR="004A7D63" w:rsidRDefault="004A7D63" w:rsidP="00724F94">
            <w:pPr>
              <w:numPr>
                <w:ilvl w:val="0"/>
                <w:numId w:val="8"/>
              </w:numPr>
              <w:tabs>
                <w:tab w:val="left" w:pos="336"/>
              </w:tabs>
              <w:spacing w:line="312" w:lineRule="auto"/>
              <w:ind w:left="0" w:firstLine="0"/>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1096BA5F" w14:textId="77777777" w:rsidR="004A7D63" w:rsidRDefault="004A7D63" w:rsidP="00BC284F">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4A7D63" w14:paraId="1DCA6B3C" w14:textId="77777777" w:rsidTr="005E5229">
        <w:tc>
          <w:tcPr>
            <w:tcW w:w="4508" w:type="dxa"/>
          </w:tcPr>
          <w:p w14:paraId="05790B99" w14:textId="77777777" w:rsidR="004A7D63" w:rsidRDefault="004A7D63" w:rsidP="00BC284F">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0FBE9798" w14:textId="77777777" w:rsidR="004A7D63" w:rsidRDefault="004A7D63" w:rsidP="00BC284F">
            <w:pPr>
              <w:spacing w:line="312" w:lineRule="auto"/>
              <w:ind w:firstLine="0"/>
              <w:jc w:val="both"/>
              <w:rPr>
                <w:rFonts w:cs="Times New Roman"/>
                <w:szCs w:val="26"/>
              </w:rPr>
            </w:pPr>
          </w:p>
        </w:tc>
      </w:tr>
      <w:tr w:rsidR="004A7D63" w14:paraId="0AAE6419" w14:textId="77777777" w:rsidTr="005E5229">
        <w:tc>
          <w:tcPr>
            <w:tcW w:w="4508" w:type="dxa"/>
          </w:tcPr>
          <w:p w14:paraId="79809C2A" w14:textId="77777777" w:rsidR="004A7D63" w:rsidRDefault="004A7D63" w:rsidP="00BC284F">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55F3F297" w14:textId="77777777" w:rsidR="004A7D63" w:rsidRDefault="004A7D63" w:rsidP="00BC284F">
            <w:pPr>
              <w:spacing w:line="312" w:lineRule="auto"/>
              <w:ind w:firstLine="0"/>
              <w:jc w:val="both"/>
              <w:rPr>
                <w:rFonts w:cs="Times New Roman"/>
                <w:szCs w:val="26"/>
              </w:rPr>
            </w:pPr>
          </w:p>
        </w:tc>
      </w:tr>
      <w:tr w:rsidR="004A7D63" w14:paraId="0693C175" w14:textId="77777777" w:rsidTr="005E5229">
        <w:tc>
          <w:tcPr>
            <w:tcW w:w="4508" w:type="dxa"/>
          </w:tcPr>
          <w:p w14:paraId="5F42D35E" w14:textId="77777777" w:rsidR="004A7D63" w:rsidRPr="004E5D81" w:rsidRDefault="004A7D63" w:rsidP="00BC284F">
            <w:pPr>
              <w:spacing w:line="312" w:lineRule="auto"/>
              <w:ind w:firstLine="0"/>
              <w:jc w:val="both"/>
              <w:rPr>
                <w:rFonts w:cs="Times New Roman"/>
                <w:szCs w:val="26"/>
              </w:rPr>
            </w:pPr>
            <w:r w:rsidRPr="00E95BDD">
              <w:rPr>
                <w:rFonts w:cs="Times New Roman"/>
                <w:szCs w:val="26"/>
                <w:lang w:val="en-GB"/>
              </w:rPr>
              <w:t>Số Thông báo BCT</w:t>
            </w:r>
          </w:p>
        </w:tc>
        <w:tc>
          <w:tcPr>
            <w:tcW w:w="4508" w:type="dxa"/>
          </w:tcPr>
          <w:p w14:paraId="21B3B782" w14:textId="77777777" w:rsidR="004A7D63" w:rsidRPr="00572448" w:rsidRDefault="004A7D63" w:rsidP="00BC284F">
            <w:pPr>
              <w:spacing w:line="312" w:lineRule="auto"/>
              <w:ind w:firstLine="0"/>
              <w:jc w:val="both"/>
              <w:rPr>
                <w:rFonts w:cs="Times New Roman"/>
                <w:szCs w:val="26"/>
              </w:rPr>
            </w:pPr>
          </w:p>
        </w:tc>
      </w:tr>
      <w:tr w:rsidR="004A7D63" w14:paraId="387F7C8B" w14:textId="77777777" w:rsidTr="005E5229">
        <w:tc>
          <w:tcPr>
            <w:tcW w:w="4508" w:type="dxa"/>
          </w:tcPr>
          <w:p w14:paraId="6D716710" w14:textId="77777777" w:rsidR="004A7D63" w:rsidRPr="004E5D81" w:rsidRDefault="004A7D63" w:rsidP="00BC284F">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328BCE8B" w14:textId="77777777" w:rsidR="004A7D63" w:rsidRDefault="004A7D63" w:rsidP="00BC284F">
            <w:pPr>
              <w:spacing w:line="312" w:lineRule="auto"/>
              <w:ind w:firstLine="0"/>
              <w:jc w:val="both"/>
              <w:rPr>
                <w:rFonts w:cs="Times New Roman"/>
                <w:szCs w:val="26"/>
              </w:rPr>
            </w:pPr>
            <w:r w:rsidRPr="00572448">
              <w:rPr>
                <w:rFonts w:cs="Times New Roman"/>
                <w:szCs w:val="26"/>
              </w:rPr>
              <w:t>CIF Bên được BL</w:t>
            </w:r>
          </w:p>
        </w:tc>
      </w:tr>
      <w:tr w:rsidR="004A7D63" w14:paraId="53EF6C31" w14:textId="77777777" w:rsidTr="005E5229">
        <w:tc>
          <w:tcPr>
            <w:tcW w:w="4508" w:type="dxa"/>
          </w:tcPr>
          <w:p w14:paraId="0DD9B65E" w14:textId="77777777" w:rsidR="004A7D63" w:rsidRPr="004E5D81" w:rsidRDefault="004A7D63" w:rsidP="00BC284F">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7435EDC4" w14:textId="77777777" w:rsidR="004A7D63" w:rsidRDefault="004A7D63" w:rsidP="00BC284F">
            <w:pPr>
              <w:spacing w:line="312" w:lineRule="auto"/>
              <w:ind w:firstLine="0"/>
              <w:jc w:val="both"/>
              <w:rPr>
                <w:rFonts w:cs="Times New Roman"/>
                <w:szCs w:val="26"/>
              </w:rPr>
            </w:pPr>
            <w:r w:rsidRPr="00572448">
              <w:rPr>
                <w:rFonts w:cs="Times New Roman"/>
                <w:szCs w:val="26"/>
              </w:rPr>
              <w:t>Tên Bên được BL</w:t>
            </w:r>
          </w:p>
        </w:tc>
      </w:tr>
    </w:tbl>
    <w:p w14:paraId="23167489"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 xml:space="preserve">Sau khi người dùng bấm nút </w:t>
      </w:r>
      <w:r>
        <w:rPr>
          <w:rFonts w:cs="Times New Roman"/>
          <w:b/>
          <w:szCs w:val="26"/>
        </w:rPr>
        <w:t>Tìm,</w:t>
      </w:r>
      <w:r w:rsidRPr="00571988">
        <w:rPr>
          <w:rFonts w:cs="Times New Roman"/>
          <w:szCs w:val="26"/>
        </w:rPr>
        <w:t xml:space="preserve"> nếu có dữ liệu thoả mãn điều kiện tìm kiếm, Danh sách hồ sơ sẽ hiển thị gồm các cột thông tin sau:</w:t>
      </w:r>
    </w:p>
    <w:tbl>
      <w:tblPr>
        <w:tblStyle w:val="TableGrid"/>
        <w:tblW w:w="9709" w:type="dxa"/>
        <w:tblLayout w:type="fixed"/>
        <w:tblLook w:val="04A0" w:firstRow="1" w:lastRow="0" w:firstColumn="1" w:lastColumn="0" w:noHBand="0" w:noVBand="1"/>
      </w:tblPr>
      <w:tblGrid>
        <w:gridCol w:w="918"/>
        <w:gridCol w:w="827"/>
        <w:gridCol w:w="472"/>
        <w:gridCol w:w="803"/>
        <w:gridCol w:w="958"/>
        <w:gridCol w:w="965"/>
        <w:gridCol w:w="967"/>
        <w:gridCol w:w="699"/>
        <w:gridCol w:w="701"/>
        <w:gridCol w:w="698"/>
        <w:gridCol w:w="850"/>
        <w:gridCol w:w="851"/>
      </w:tblGrid>
      <w:tr w:rsidR="004A7D63" w:rsidRPr="008106B7" w14:paraId="12AA8950" w14:textId="77777777" w:rsidTr="00BC284F">
        <w:tc>
          <w:tcPr>
            <w:tcW w:w="918" w:type="dxa"/>
          </w:tcPr>
          <w:p w14:paraId="2F81725A"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Ngày GD</w:t>
            </w:r>
          </w:p>
        </w:tc>
        <w:tc>
          <w:tcPr>
            <w:tcW w:w="827" w:type="dxa"/>
          </w:tcPr>
          <w:p w14:paraId="140CC495"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Số TB BCT</w:t>
            </w:r>
          </w:p>
        </w:tc>
        <w:tc>
          <w:tcPr>
            <w:tcW w:w="472" w:type="dxa"/>
          </w:tcPr>
          <w:p w14:paraId="48DE5275"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Số BL</w:t>
            </w:r>
          </w:p>
        </w:tc>
        <w:tc>
          <w:tcPr>
            <w:tcW w:w="803" w:type="dxa"/>
          </w:tcPr>
          <w:p w14:paraId="140E338A"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Số Ref liên quan</w:t>
            </w:r>
          </w:p>
        </w:tc>
        <w:tc>
          <w:tcPr>
            <w:tcW w:w="958" w:type="dxa"/>
          </w:tcPr>
          <w:p w14:paraId="7FDBF139"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CIF Bên được BL</w:t>
            </w:r>
          </w:p>
        </w:tc>
        <w:tc>
          <w:tcPr>
            <w:tcW w:w="965" w:type="dxa"/>
          </w:tcPr>
          <w:p w14:paraId="33C20B79"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Tên Bên được BL</w:t>
            </w:r>
          </w:p>
        </w:tc>
        <w:tc>
          <w:tcPr>
            <w:tcW w:w="967" w:type="dxa"/>
          </w:tcPr>
          <w:p w14:paraId="363EECDC"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Tên Bên nhận BL</w:t>
            </w:r>
          </w:p>
        </w:tc>
        <w:tc>
          <w:tcPr>
            <w:tcW w:w="699" w:type="dxa"/>
          </w:tcPr>
          <w:p w14:paraId="27118DD6"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Loại tiền BCT</w:t>
            </w:r>
          </w:p>
        </w:tc>
        <w:tc>
          <w:tcPr>
            <w:tcW w:w="701" w:type="dxa"/>
          </w:tcPr>
          <w:p w14:paraId="677B2361"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Số tiền BCT</w:t>
            </w:r>
          </w:p>
        </w:tc>
        <w:tc>
          <w:tcPr>
            <w:tcW w:w="698" w:type="dxa"/>
          </w:tcPr>
          <w:p w14:paraId="7A093BDE" w14:textId="77777777" w:rsidR="004A7D63" w:rsidRPr="008106B7" w:rsidRDefault="004A7D63" w:rsidP="00BC284F">
            <w:pPr>
              <w:spacing w:before="120" w:after="120" w:line="312" w:lineRule="auto"/>
              <w:ind w:hanging="90"/>
              <w:jc w:val="both"/>
              <w:rPr>
                <w:rFonts w:cs="Times New Roman"/>
                <w:sz w:val="20"/>
                <w:szCs w:val="20"/>
              </w:rPr>
            </w:pPr>
            <w:r w:rsidRPr="008106B7">
              <w:rPr>
                <w:rFonts w:cs="Times New Roman"/>
                <w:sz w:val="20"/>
                <w:szCs w:val="20"/>
              </w:rPr>
              <w:t>Số dư BCT</w:t>
            </w:r>
          </w:p>
        </w:tc>
        <w:tc>
          <w:tcPr>
            <w:tcW w:w="850" w:type="dxa"/>
          </w:tcPr>
          <w:p w14:paraId="4F4AA89C" w14:textId="77777777" w:rsidR="004A7D63" w:rsidRPr="008106B7" w:rsidRDefault="004A7D63" w:rsidP="00BC284F">
            <w:pPr>
              <w:spacing w:before="120" w:after="120" w:line="312" w:lineRule="auto"/>
              <w:ind w:hanging="90"/>
              <w:jc w:val="both"/>
              <w:rPr>
                <w:rFonts w:cs="Times New Roman"/>
                <w:sz w:val="20"/>
                <w:szCs w:val="20"/>
              </w:rPr>
            </w:pPr>
            <w:r w:rsidRPr="00E95BDD">
              <w:rPr>
                <w:rFonts w:cs="Times New Roman"/>
                <w:sz w:val="20"/>
                <w:szCs w:val="20"/>
                <w:lang w:val="en-GB"/>
              </w:rPr>
              <w:t>Người tạo GD</w:t>
            </w:r>
          </w:p>
        </w:tc>
        <w:tc>
          <w:tcPr>
            <w:tcW w:w="851" w:type="dxa"/>
          </w:tcPr>
          <w:p w14:paraId="7E335756" w14:textId="77777777" w:rsidR="004A7D63" w:rsidRPr="008106B7" w:rsidRDefault="004A7D63" w:rsidP="005E5229">
            <w:pPr>
              <w:spacing w:before="120" w:after="120" w:line="312" w:lineRule="auto"/>
              <w:jc w:val="both"/>
              <w:rPr>
                <w:rFonts w:cs="Times New Roman"/>
                <w:sz w:val="20"/>
                <w:szCs w:val="20"/>
              </w:rPr>
            </w:pPr>
            <w:r w:rsidRPr="008106B7">
              <w:rPr>
                <w:rFonts w:cs="Times New Roman"/>
                <w:sz w:val="20"/>
                <w:szCs w:val="20"/>
              </w:rPr>
              <w:t>Trạng thái</w:t>
            </w:r>
          </w:p>
        </w:tc>
      </w:tr>
    </w:tbl>
    <w:p w14:paraId="33627A56" w14:textId="77777777" w:rsidR="004A7D63" w:rsidRPr="00DA63B2" w:rsidRDefault="004A7D63" w:rsidP="00724F94">
      <w:pPr>
        <w:pStyle w:val="ListParagraph"/>
        <w:numPr>
          <w:ilvl w:val="0"/>
          <w:numId w:val="10"/>
        </w:numPr>
        <w:spacing w:before="120" w:after="120" w:line="312" w:lineRule="auto"/>
        <w:jc w:val="both"/>
        <w:rPr>
          <w:rFonts w:cs="Times New Roman"/>
          <w:b/>
          <w:szCs w:val="26"/>
        </w:rPr>
      </w:pPr>
      <w:r w:rsidRPr="00DA63B2">
        <w:rPr>
          <w:rFonts w:cs="Times New Roman"/>
          <w:b/>
          <w:szCs w:val="26"/>
        </w:rPr>
        <w:t xml:space="preserve">Tại màn hình TTV: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w:t>
      </w:r>
      <w:r>
        <w:rPr>
          <w:rFonts w:cs="Times New Roman"/>
          <w:szCs w:val="26"/>
        </w:rPr>
        <w:t>BCT đòi tiền</w:t>
      </w:r>
      <w:r w:rsidRPr="00DA63B2">
        <w:rPr>
          <w:rFonts w:cs="Times New Roman"/>
          <w:szCs w:val="26"/>
        </w:rPr>
        <w:t xml:space="preserve"> trong nước thỏa mãn tiêu chí tìm kiếm ở các trạng thái sau:</w:t>
      </w:r>
    </w:p>
    <w:p w14:paraId="63FBF887" w14:textId="77777777" w:rsidR="004A7D63" w:rsidRPr="00CB4ED3" w:rsidRDefault="004A7D63" w:rsidP="00724F94">
      <w:pPr>
        <w:pStyle w:val="ListParagraph"/>
        <w:numPr>
          <w:ilvl w:val="1"/>
          <w:numId w:val="10"/>
        </w:numPr>
        <w:spacing w:before="120" w:after="120" w:line="312" w:lineRule="auto"/>
        <w:jc w:val="both"/>
        <w:rPr>
          <w:rFonts w:cs="Times New Roman"/>
          <w:b/>
          <w:szCs w:val="26"/>
        </w:rPr>
      </w:pPr>
      <w:r>
        <w:rPr>
          <w:rFonts w:cs="Times New Roman"/>
          <w:szCs w:val="26"/>
        </w:rPr>
        <w:t>Giao dịch bảo lãnh ở t</w:t>
      </w:r>
      <w:r w:rsidRPr="00DA63B2">
        <w:rPr>
          <w:rFonts w:cs="Times New Roman"/>
          <w:szCs w:val="26"/>
        </w:rPr>
        <w:t xml:space="preserve">rạng thái </w:t>
      </w:r>
      <w:r w:rsidRPr="00CB4ED3">
        <w:rPr>
          <w:rFonts w:cs="Times New Roman"/>
          <w:b/>
          <w:szCs w:val="26"/>
        </w:rPr>
        <w:t>M</w:t>
      </w:r>
      <w:r w:rsidRPr="00DA63B2">
        <w:rPr>
          <w:rFonts w:cs="Times New Roman"/>
          <w:szCs w:val="26"/>
        </w:rPr>
        <w:t xml:space="preserve"> và tình trạng hoạt động là </w:t>
      </w:r>
      <w:r w:rsidRPr="00CB4ED3">
        <w:rPr>
          <w:rFonts w:cs="Times New Roman"/>
          <w:b/>
          <w:szCs w:val="26"/>
        </w:rPr>
        <w:t>Đang hoạt động</w:t>
      </w:r>
    </w:p>
    <w:p w14:paraId="547A313A" w14:textId="77777777" w:rsidR="004A7D63" w:rsidRPr="00DA63B2" w:rsidRDefault="004A7D63" w:rsidP="00724F94">
      <w:pPr>
        <w:pStyle w:val="ListParagraph"/>
        <w:numPr>
          <w:ilvl w:val="1"/>
          <w:numId w:val="10"/>
        </w:numPr>
        <w:spacing w:before="120" w:after="120" w:line="312" w:lineRule="auto"/>
        <w:jc w:val="both"/>
        <w:rPr>
          <w:rFonts w:cs="Times New Roman"/>
          <w:b/>
          <w:szCs w:val="26"/>
        </w:rPr>
      </w:pPr>
      <w:r w:rsidRPr="00DA63B2">
        <w:rPr>
          <w:rFonts w:cs="Times New Roman"/>
          <w:szCs w:val="26"/>
        </w:rPr>
        <w:t xml:space="preserve">Giao dịch sửa đổi bảo lãnh </w:t>
      </w:r>
      <w:r>
        <w:rPr>
          <w:rFonts w:cs="Times New Roman"/>
          <w:szCs w:val="26"/>
        </w:rPr>
        <w:t>ở</w:t>
      </w:r>
      <w:r w:rsidRPr="00DA63B2">
        <w:rPr>
          <w:rFonts w:cs="Times New Roman"/>
          <w:szCs w:val="26"/>
        </w:rPr>
        <w:t xml:space="preserve"> trạng thái </w:t>
      </w:r>
      <w:r w:rsidRPr="00CB4ED3">
        <w:rPr>
          <w:rFonts w:cs="Times New Roman"/>
          <w:b/>
          <w:szCs w:val="26"/>
        </w:rPr>
        <w:t>S, R</w:t>
      </w:r>
      <w:r w:rsidRPr="00DA63B2">
        <w:rPr>
          <w:rFonts w:cs="Times New Roman"/>
          <w:szCs w:val="26"/>
        </w:rPr>
        <w:t>.</w:t>
      </w:r>
    </w:p>
    <w:p w14:paraId="6EBF6445" w14:textId="77777777" w:rsidR="004A7D63" w:rsidRDefault="004A7D63" w:rsidP="00724F94">
      <w:pPr>
        <w:pStyle w:val="ListParagraph"/>
        <w:numPr>
          <w:ilvl w:val="0"/>
          <w:numId w:val="10"/>
        </w:numPr>
        <w:spacing w:before="120" w:after="120" w:line="312" w:lineRule="auto"/>
        <w:jc w:val="both"/>
        <w:rPr>
          <w:rFonts w:cs="Times New Roman"/>
          <w:szCs w:val="26"/>
        </w:rPr>
      </w:pPr>
      <w:r w:rsidRPr="00DA63B2">
        <w:rPr>
          <w:rFonts w:cs="Times New Roman"/>
          <w:b/>
          <w:szCs w:val="26"/>
        </w:rPr>
        <w:t xml:space="preserve">Tại màn hình KSV: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sửa đổi </w:t>
      </w:r>
      <w:r>
        <w:rPr>
          <w:rFonts w:cs="Times New Roman"/>
          <w:szCs w:val="26"/>
        </w:rPr>
        <w:t>BCT đòi tiền</w:t>
      </w:r>
      <w:r w:rsidRPr="00DA63B2">
        <w:rPr>
          <w:rFonts w:cs="Times New Roman"/>
          <w:szCs w:val="26"/>
        </w:rPr>
        <w:t xml:space="preserve"> trong nước </w:t>
      </w:r>
      <w:r>
        <w:rPr>
          <w:rFonts w:cs="Times New Roman"/>
          <w:szCs w:val="26"/>
        </w:rPr>
        <w:t xml:space="preserve">ở </w:t>
      </w:r>
      <w:r w:rsidRPr="00DA63B2">
        <w:rPr>
          <w:rFonts w:cs="Times New Roman"/>
          <w:szCs w:val="26"/>
        </w:rPr>
        <w:t xml:space="preserve">trạng thái </w:t>
      </w:r>
      <w:r w:rsidRPr="00CB4ED3">
        <w:rPr>
          <w:rFonts w:cs="Times New Roman"/>
          <w:b/>
          <w:szCs w:val="26"/>
        </w:rPr>
        <w:t>P</w:t>
      </w:r>
      <w:r w:rsidRPr="00DA63B2">
        <w:rPr>
          <w:rFonts w:cs="Times New Roman"/>
          <w:szCs w:val="26"/>
        </w:rPr>
        <w:t xml:space="preserve"> thỏa mãn tiêu chí tìm kiếm.</w:t>
      </w:r>
    </w:p>
    <w:p w14:paraId="3F76A1FA" w14:textId="77777777" w:rsidR="004A7D63" w:rsidRDefault="004A7D63" w:rsidP="004A7D63">
      <w:pPr>
        <w:pStyle w:val="ListParagraph"/>
        <w:spacing w:before="120" w:after="120" w:line="312" w:lineRule="auto"/>
        <w:ind w:firstLine="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4530D7D9" w14:textId="77777777" w:rsidR="004A7D63" w:rsidRPr="008106B7" w:rsidRDefault="004A7D63" w:rsidP="004A7D63">
      <w:pPr>
        <w:pStyle w:val="ListParagraph"/>
        <w:spacing w:before="120" w:after="120" w:line="312" w:lineRule="auto"/>
        <w:ind w:firstLine="0"/>
        <w:jc w:val="both"/>
        <w:rPr>
          <w:rFonts w:cs="Times New Roman"/>
          <w:szCs w:val="26"/>
        </w:rPr>
      </w:pPr>
      <w:r w:rsidRPr="00416596">
        <w:rPr>
          <w:rFonts w:cs="Times New Roman"/>
          <w:szCs w:val="26"/>
        </w:rPr>
        <w:t>Tại màn hình phê duyệt, KSV không được thay đổi thông tin do TTV đã nhập</w:t>
      </w:r>
      <w:r>
        <w:rPr>
          <w:rFonts w:cs="Times New Roman"/>
          <w:szCs w:val="26"/>
        </w:rPr>
        <w:t>.</w:t>
      </w:r>
    </w:p>
    <w:p w14:paraId="6F0D4F5D" w14:textId="77777777" w:rsidR="00751FF3" w:rsidRDefault="00751FF3" w:rsidP="00751FF3">
      <w:pPr>
        <w:pStyle w:val="Heading6"/>
        <w:numPr>
          <w:ilvl w:val="0"/>
          <w:numId w:val="0"/>
        </w:numPr>
        <w:ind w:left="1701" w:hanging="1275"/>
      </w:pPr>
      <w:r>
        <w:t>Màn hình giao dịch</w:t>
      </w:r>
    </w:p>
    <w:p w14:paraId="047B0CB3" w14:textId="77777777" w:rsidR="004A7D63" w:rsidRPr="002F4D0F" w:rsidRDefault="004A7D63" w:rsidP="004A7D63">
      <w:pPr>
        <w:spacing w:before="120" w:after="120" w:line="312" w:lineRule="auto"/>
        <w:jc w:val="both"/>
        <w:rPr>
          <w:rFonts w:cs="Times New Roman"/>
          <w:szCs w:val="26"/>
        </w:rPr>
      </w:pPr>
      <w:r w:rsidRPr="002F4D0F">
        <w:rPr>
          <w:rFonts w:cs="Times New Roman"/>
          <w:szCs w:val="26"/>
        </w:rPr>
        <w:t>Màn hình giao dịch hiện tại trên hệ thống TF – VISYS như sau:</w:t>
      </w:r>
    </w:p>
    <w:p w14:paraId="7FA2E38C" w14:textId="77777777" w:rsidR="004A7D63" w:rsidRDefault="004A7D63" w:rsidP="00BC284F">
      <w:pPr>
        <w:ind w:firstLine="0"/>
      </w:pPr>
      <w:r>
        <w:rPr>
          <w:noProof/>
        </w:rPr>
        <w:lastRenderedPageBreak/>
        <w:drawing>
          <wp:inline distT="0" distB="0" distL="0" distR="0" wp14:anchorId="10B0869E" wp14:editId="5F29202E">
            <wp:extent cx="5731510" cy="4621365"/>
            <wp:effectExtent l="19050" t="19050" r="21590" b="27305"/>
            <wp:docPr id="35" name="Picture 35" descr="C:\Users\TRANG~1.NGU\AppData\Local\Temp\SNAGHTML2f6b9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NG~1.NGU\AppData\Local\Temp\SNAGHTML2f6b9e5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621365"/>
                    </a:xfrm>
                    <a:prstGeom prst="rect">
                      <a:avLst/>
                    </a:prstGeom>
                    <a:noFill/>
                    <a:ln w="3175">
                      <a:solidFill>
                        <a:schemeClr val="tx1"/>
                      </a:solidFill>
                    </a:ln>
                  </pic:spPr>
                </pic:pic>
              </a:graphicData>
            </a:graphic>
          </wp:inline>
        </w:drawing>
      </w:r>
    </w:p>
    <w:p w14:paraId="27007EBA" w14:textId="77777777" w:rsidR="004A7D63" w:rsidRPr="002F4D0F" w:rsidRDefault="004A7D63" w:rsidP="004A7D63">
      <w:pPr>
        <w:spacing w:before="120" w:after="120" w:line="312" w:lineRule="auto"/>
        <w:jc w:val="both"/>
        <w:rPr>
          <w:rFonts w:cs="Times New Roman"/>
          <w:szCs w:val="26"/>
        </w:rPr>
      </w:pPr>
      <w:r w:rsidRPr="002F4D0F">
        <w:rPr>
          <w:rFonts w:cs="Times New Roman"/>
          <w:szCs w:val="26"/>
        </w:rPr>
        <w:t xml:space="preserve">Màn hình </w:t>
      </w:r>
      <w:r>
        <w:rPr>
          <w:rFonts w:cs="Times New Roman"/>
          <w:szCs w:val="26"/>
        </w:rPr>
        <w:t>này cần được chỉnh sửa</w:t>
      </w:r>
      <w:r w:rsidRPr="002F4D0F">
        <w:rPr>
          <w:rFonts w:cs="Times New Roman"/>
          <w:szCs w:val="26"/>
        </w:rPr>
        <w:t xml:space="preserve"> </w:t>
      </w:r>
      <w:r>
        <w:rPr>
          <w:rFonts w:cs="Times New Roman"/>
          <w:szCs w:val="26"/>
        </w:rPr>
        <w:t>như sau:</w:t>
      </w:r>
    </w:p>
    <w:p w14:paraId="590A6BA1" w14:textId="0D66E951" w:rsidR="004A7D63" w:rsidRDefault="00C36407" w:rsidP="00724F94">
      <w:pPr>
        <w:pStyle w:val="Heading7"/>
        <w:numPr>
          <w:ilvl w:val="0"/>
          <w:numId w:val="15"/>
        </w:numPr>
        <w:tabs>
          <w:tab w:val="clear" w:pos="702"/>
          <w:tab w:val="clear" w:pos="1080"/>
        </w:tabs>
      </w:pPr>
      <w:r>
        <w:t xml:space="preserve">Tab </w:t>
      </w:r>
      <w:r w:rsidR="004A7D63" w:rsidRPr="00571988">
        <w:t xml:space="preserve">Thông tin </w:t>
      </w:r>
      <w:r w:rsidR="004A7D63">
        <w:t xml:space="preserve">chung </w:t>
      </w:r>
      <w:r w:rsidR="004A7D63" w:rsidRPr="00751FF3">
        <w:rPr>
          <w:color w:val="FF0000"/>
        </w:rPr>
        <w:t>(</w:t>
      </w:r>
      <w:r w:rsidR="004A7D63" w:rsidRPr="00751FF3">
        <w:rPr>
          <w:i/>
          <w:color w:val="FF0000"/>
        </w:rPr>
        <w:t>tên cũ Thông tin BG-Local</w:t>
      </w:r>
      <w:r w:rsidR="004A7D63" w:rsidRPr="00751FF3">
        <w:rPr>
          <w:color w:val="FF0000"/>
        </w:rPr>
        <w:t>)</w:t>
      </w:r>
    </w:p>
    <w:p w14:paraId="7FCFD2F4" w14:textId="77777777" w:rsidR="004A7D63" w:rsidRPr="00227445" w:rsidRDefault="004A7D63" w:rsidP="004A7D63">
      <w:pPr>
        <w:spacing w:before="120" w:after="120" w:line="312" w:lineRule="auto"/>
        <w:jc w:val="both"/>
        <w:rPr>
          <w:rFonts w:cs="Times New Roman"/>
          <w:szCs w:val="26"/>
        </w:rPr>
      </w:pPr>
      <w:r w:rsidRPr="00227445">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4A7D63" w:rsidRPr="00227445" w14:paraId="08D46FCE" w14:textId="77777777" w:rsidTr="005E5229">
        <w:tc>
          <w:tcPr>
            <w:tcW w:w="2943" w:type="dxa"/>
          </w:tcPr>
          <w:p w14:paraId="62DCE82E" w14:textId="77777777" w:rsidR="004A7D63" w:rsidRPr="00227445" w:rsidRDefault="004A7D63" w:rsidP="00BC284F">
            <w:pPr>
              <w:spacing w:line="312" w:lineRule="auto"/>
              <w:ind w:firstLine="0"/>
              <w:jc w:val="center"/>
              <w:rPr>
                <w:rFonts w:cs="Times New Roman"/>
                <w:b/>
                <w:szCs w:val="26"/>
              </w:rPr>
            </w:pPr>
            <w:r w:rsidRPr="00227445">
              <w:rPr>
                <w:rFonts w:cs="Times New Roman"/>
                <w:b/>
                <w:szCs w:val="26"/>
              </w:rPr>
              <w:t>Nút</w:t>
            </w:r>
          </w:p>
        </w:tc>
        <w:tc>
          <w:tcPr>
            <w:tcW w:w="3402" w:type="dxa"/>
          </w:tcPr>
          <w:p w14:paraId="4FC40B32" w14:textId="77777777" w:rsidR="004A7D63" w:rsidRPr="00227445" w:rsidRDefault="004A7D63" w:rsidP="00BC284F">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2EEE58E1" w14:textId="77777777" w:rsidR="004A7D63" w:rsidRPr="00227445" w:rsidRDefault="004A7D63" w:rsidP="00BC284F">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4A7D63" w:rsidRPr="00227445" w14:paraId="6C561B47" w14:textId="77777777" w:rsidTr="005E5229">
        <w:tc>
          <w:tcPr>
            <w:tcW w:w="2943" w:type="dxa"/>
          </w:tcPr>
          <w:p w14:paraId="58D1F0ED" w14:textId="77777777" w:rsidR="004A7D63" w:rsidRPr="008106B7" w:rsidRDefault="004A7D63" w:rsidP="00BC284F">
            <w:pPr>
              <w:spacing w:line="312" w:lineRule="auto"/>
              <w:ind w:firstLine="0"/>
              <w:jc w:val="both"/>
              <w:rPr>
                <w:rFonts w:cs="Times New Roman"/>
                <w:color w:val="FF0000"/>
                <w:szCs w:val="26"/>
              </w:rPr>
            </w:pPr>
            <w:r w:rsidRPr="008106B7">
              <w:rPr>
                <w:rFonts w:cs="Times New Roman"/>
                <w:color w:val="FF0000"/>
                <w:szCs w:val="26"/>
              </w:rPr>
              <w:t>Xử lý BCT</w:t>
            </w:r>
          </w:p>
          <w:p w14:paraId="09148BB1" w14:textId="77777777" w:rsidR="004A7D63" w:rsidRPr="008106B7" w:rsidRDefault="004A7D63" w:rsidP="00BC284F">
            <w:pPr>
              <w:spacing w:line="312" w:lineRule="auto"/>
              <w:ind w:firstLine="0"/>
              <w:jc w:val="both"/>
              <w:rPr>
                <w:rFonts w:cs="Times New Roman"/>
                <w:color w:val="FF0000"/>
                <w:szCs w:val="26"/>
              </w:rPr>
            </w:pPr>
            <w:r w:rsidRPr="008106B7">
              <w:rPr>
                <w:rFonts w:cs="Times New Roman"/>
                <w:i/>
                <w:color w:val="FF0000"/>
                <w:szCs w:val="26"/>
              </w:rPr>
              <w:t>(tên cũ: Xử lý đòi tiền)</w:t>
            </w:r>
          </w:p>
        </w:tc>
        <w:tc>
          <w:tcPr>
            <w:tcW w:w="3402" w:type="dxa"/>
          </w:tcPr>
          <w:p w14:paraId="743FC5BC"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để xử lý BCT hoặc tiếp tục thực hiện các giao dịch có trạng thái S, R</w:t>
            </w:r>
          </w:p>
        </w:tc>
        <w:tc>
          <w:tcPr>
            <w:tcW w:w="3402" w:type="dxa"/>
          </w:tcPr>
          <w:p w14:paraId="4D91C597"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58467DBD" w14:textId="77777777" w:rsidTr="005E5229">
        <w:tc>
          <w:tcPr>
            <w:tcW w:w="2943" w:type="dxa"/>
          </w:tcPr>
          <w:p w14:paraId="3E616270" w14:textId="77777777" w:rsidR="004A7D63" w:rsidRPr="00227445" w:rsidRDefault="004A7D63" w:rsidP="00BC284F">
            <w:pPr>
              <w:spacing w:line="312" w:lineRule="auto"/>
              <w:ind w:firstLine="0"/>
              <w:jc w:val="both"/>
              <w:rPr>
                <w:rFonts w:cs="Times New Roman"/>
                <w:color w:val="FF0000"/>
                <w:szCs w:val="26"/>
              </w:rPr>
            </w:pPr>
            <w:r w:rsidRPr="00227445">
              <w:rPr>
                <w:rFonts w:cs="Times New Roman"/>
                <w:color w:val="FF0000"/>
                <w:szCs w:val="26"/>
              </w:rPr>
              <w:t>Lưu</w:t>
            </w:r>
          </w:p>
          <w:p w14:paraId="390A2F0A" w14:textId="77777777" w:rsidR="004A7D63" w:rsidRPr="00550A24" w:rsidRDefault="004A7D63" w:rsidP="00BC284F">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Ghi)</w:t>
            </w:r>
          </w:p>
        </w:tc>
        <w:tc>
          <w:tcPr>
            <w:tcW w:w="3402" w:type="dxa"/>
          </w:tcPr>
          <w:p w14:paraId="56BB6FFE"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lưu lại giao dịch với các thông tin đã nhập</w:t>
            </w:r>
          </w:p>
        </w:tc>
        <w:tc>
          <w:tcPr>
            <w:tcW w:w="3402" w:type="dxa"/>
          </w:tcPr>
          <w:p w14:paraId="6FC4498C"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4BEF3752" w14:textId="77777777" w:rsidTr="005E5229">
        <w:tc>
          <w:tcPr>
            <w:tcW w:w="2943" w:type="dxa"/>
          </w:tcPr>
          <w:p w14:paraId="23529B7F"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lastRenderedPageBreak/>
              <w:t>Xóa</w:t>
            </w:r>
          </w:p>
        </w:tc>
        <w:tc>
          <w:tcPr>
            <w:tcW w:w="3402" w:type="dxa"/>
          </w:tcPr>
          <w:p w14:paraId="332416D4" w14:textId="77777777" w:rsidR="004A7D63" w:rsidRPr="008106B7" w:rsidRDefault="004A7D63" w:rsidP="00BC284F">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xóa giao dịch đang ở trạng thái S, R khi người dùng không muốn tiếp tục thực hiện giao dịch đó nữa</w:t>
            </w:r>
            <w:r w:rsidRPr="00227445">
              <w:rPr>
                <w:rFonts w:cs="Times New Roman"/>
                <w:szCs w:val="26"/>
                <w:lang w:val="en-GB"/>
              </w:rPr>
              <w:t>.</w:t>
            </w:r>
          </w:p>
        </w:tc>
        <w:tc>
          <w:tcPr>
            <w:tcW w:w="3402" w:type="dxa"/>
          </w:tcPr>
          <w:p w14:paraId="0A8C85A1" w14:textId="77777777" w:rsidR="004A7D63" w:rsidRPr="00227445" w:rsidRDefault="004A7D63" w:rsidP="00BC284F">
            <w:pPr>
              <w:spacing w:line="312" w:lineRule="auto"/>
              <w:ind w:firstLine="0"/>
              <w:jc w:val="both"/>
              <w:rPr>
                <w:rFonts w:cs="Times New Roman"/>
                <w:szCs w:val="26"/>
                <w:highlight w:val="lightGray"/>
              </w:rPr>
            </w:pPr>
            <w:r w:rsidRPr="00227445">
              <w:rPr>
                <w:rFonts w:cs="Times New Roman"/>
                <w:szCs w:val="26"/>
              </w:rPr>
              <w:t>Không cho phép lựa chọn</w:t>
            </w:r>
          </w:p>
        </w:tc>
      </w:tr>
      <w:tr w:rsidR="004A7D63" w:rsidRPr="00227445" w14:paraId="69A9799E" w14:textId="77777777" w:rsidTr="005E5229">
        <w:tc>
          <w:tcPr>
            <w:tcW w:w="2943" w:type="dxa"/>
          </w:tcPr>
          <w:p w14:paraId="332A29B8" w14:textId="77777777" w:rsidR="004A7D63" w:rsidRDefault="004A7D63" w:rsidP="00BC284F">
            <w:pPr>
              <w:spacing w:line="312" w:lineRule="auto"/>
              <w:ind w:firstLine="0"/>
              <w:jc w:val="both"/>
              <w:rPr>
                <w:rFonts w:cs="Times New Roman"/>
                <w:color w:val="FF0000"/>
                <w:szCs w:val="26"/>
              </w:rPr>
            </w:pPr>
            <w:r w:rsidRPr="00113BAA">
              <w:rPr>
                <w:rFonts w:cs="Times New Roman"/>
                <w:color w:val="FF0000"/>
                <w:szCs w:val="26"/>
              </w:rPr>
              <w:t>Hủy</w:t>
            </w:r>
          </w:p>
          <w:p w14:paraId="738F4504" w14:textId="77777777" w:rsidR="004A7D63" w:rsidRPr="00113BAA" w:rsidRDefault="004A7D63" w:rsidP="00BC284F">
            <w:pPr>
              <w:spacing w:line="312" w:lineRule="auto"/>
              <w:ind w:firstLine="0"/>
              <w:jc w:val="both"/>
              <w:rPr>
                <w:rFonts w:cs="Times New Roman"/>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w:t>
            </w:r>
            <w:r>
              <w:rPr>
                <w:rFonts w:cs="Times New Roman"/>
                <w:i/>
                <w:color w:val="FF0000"/>
                <w:szCs w:val="26"/>
              </w:rPr>
              <w:t>Hủy bỏ xử lý</w:t>
            </w:r>
            <w:r w:rsidRPr="00550A24">
              <w:rPr>
                <w:rFonts w:cs="Times New Roman"/>
                <w:i/>
                <w:color w:val="FF0000"/>
                <w:szCs w:val="26"/>
              </w:rPr>
              <w:t>)</w:t>
            </w:r>
          </w:p>
        </w:tc>
        <w:tc>
          <w:tcPr>
            <w:tcW w:w="3402" w:type="dxa"/>
          </w:tcPr>
          <w:p w14:paraId="5A57AE1A" w14:textId="77777777" w:rsidR="004A7D63" w:rsidRPr="00227445" w:rsidRDefault="004A7D63" w:rsidP="00BC284F">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70BEFAD4" w14:textId="77777777" w:rsidR="004A7D63" w:rsidRPr="00227445" w:rsidRDefault="004A7D63" w:rsidP="00BC284F">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4A7D63" w:rsidRPr="00227445" w14:paraId="04B0D7CF" w14:textId="77777777" w:rsidTr="005E5229">
        <w:tc>
          <w:tcPr>
            <w:tcW w:w="2943" w:type="dxa"/>
          </w:tcPr>
          <w:p w14:paraId="25ABA41A" w14:textId="77777777" w:rsidR="004A7D63" w:rsidRPr="00113BAA" w:rsidRDefault="004A7D63" w:rsidP="00BC284F">
            <w:pPr>
              <w:spacing w:line="312" w:lineRule="auto"/>
              <w:ind w:firstLine="0"/>
              <w:jc w:val="both"/>
              <w:rPr>
                <w:rFonts w:cs="Times New Roman"/>
                <w:color w:val="FF0000"/>
                <w:szCs w:val="26"/>
              </w:rPr>
            </w:pPr>
            <w:r w:rsidRPr="00113BAA">
              <w:rPr>
                <w:rFonts w:cs="Times New Roman"/>
                <w:color w:val="FF0000"/>
                <w:szCs w:val="26"/>
              </w:rPr>
              <w:t>Chuyển phê duyệt</w:t>
            </w:r>
          </w:p>
          <w:p w14:paraId="44C33D08" w14:textId="77777777" w:rsidR="004A7D63" w:rsidRPr="00550A24" w:rsidRDefault="004A7D63" w:rsidP="00BC284F">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11092F9B"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 xml:space="preserve">KSV </w:t>
            </w:r>
            <w:r w:rsidRPr="00227445">
              <w:rPr>
                <w:rFonts w:cs="Times New Roman"/>
                <w:szCs w:val="26"/>
              </w:rPr>
              <w:t>phê duyệt</w:t>
            </w:r>
          </w:p>
        </w:tc>
        <w:tc>
          <w:tcPr>
            <w:tcW w:w="3402" w:type="dxa"/>
          </w:tcPr>
          <w:p w14:paraId="2873FCAA"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04F9EB3D" w14:textId="77777777" w:rsidTr="005E5229">
        <w:tc>
          <w:tcPr>
            <w:tcW w:w="2943" w:type="dxa"/>
          </w:tcPr>
          <w:p w14:paraId="0F53CFB5" w14:textId="77777777" w:rsidR="004A7D63" w:rsidRPr="00D20EE4" w:rsidRDefault="004A7D63" w:rsidP="00BC284F">
            <w:pPr>
              <w:spacing w:line="312" w:lineRule="auto"/>
              <w:ind w:firstLine="0"/>
              <w:jc w:val="both"/>
              <w:rPr>
                <w:rFonts w:cs="Times New Roman"/>
                <w:color w:val="FF0000"/>
                <w:szCs w:val="26"/>
              </w:rPr>
            </w:pPr>
            <w:commentRangeStart w:id="556"/>
            <w:commentRangeStart w:id="557"/>
            <w:r w:rsidRPr="00D20EE4">
              <w:rPr>
                <w:rFonts w:cs="Times New Roman"/>
                <w:szCs w:val="26"/>
              </w:rPr>
              <w:t>In Thông báo</w:t>
            </w:r>
            <w:commentRangeEnd w:id="556"/>
            <w:r>
              <w:rPr>
                <w:rStyle w:val="CommentReference"/>
              </w:rPr>
              <w:commentReference w:id="556"/>
            </w:r>
            <w:commentRangeEnd w:id="557"/>
            <w:r w:rsidR="00CA43AD">
              <w:rPr>
                <w:rStyle w:val="CommentReference"/>
              </w:rPr>
              <w:commentReference w:id="557"/>
            </w:r>
          </w:p>
        </w:tc>
        <w:tc>
          <w:tcPr>
            <w:tcW w:w="3402" w:type="dxa"/>
          </w:tcPr>
          <w:p w14:paraId="1D540C60" w14:textId="77777777" w:rsidR="004A7D63" w:rsidRDefault="004A7D63" w:rsidP="00BC284F">
            <w:pPr>
              <w:spacing w:line="312" w:lineRule="auto"/>
              <w:ind w:firstLine="0"/>
              <w:jc w:val="both"/>
              <w:rPr>
                <w:rFonts w:cs="Times New Roman"/>
                <w:szCs w:val="26"/>
              </w:rPr>
            </w:pPr>
            <w:r>
              <w:rPr>
                <w:rFonts w:cs="Times New Roman"/>
                <w:szCs w:val="26"/>
              </w:rPr>
              <w:t>Cho phép lựa chọn để in nội dung Thông báo BCT đòi tiền được tạo trong giao dịch</w:t>
            </w:r>
          </w:p>
        </w:tc>
        <w:tc>
          <w:tcPr>
            <w:tcW w:w="3402" w:type="dxa"/>
          </w:tcPr>
          <w:p w14:paraId="3C6B8C80" w14:textId="77777777" w:rsidR="004A7D63" w:rsidRDefault="004A7D63" w:rsidP="00BC284F">
            <w:pPr>
              <w:spacing w:line="312" w:lineRule="auto"/>
              <w:ind w:firstLine="0"/>
              <w:jc w:val="both"/>
              <w:rPr>
                <w:rFonts w:cs="Times New Roman"/>
                <w:szCs w:val="26"/>
              </w:rPr>
            </w:pPr>
            <w:r>
              <w:rPr>
                <w:rFonts w:cs="Times New Roman"/>
                <w:szCs w:val="26"/>
              </w:rPr>
              <w:t>Cho phép lựa chọn để in nội dung Thông báo BCT đòi tiền được tạo trong giao dịch</w:t>
            </w:r>
          </w:p>
        </w:tc>
      </w:tr>
      <w:tr w:rsidR="004A7D63" w:rsidRPr="00227445" w14:paraId="7B6437BF" w14:textId="77777777" w:rsidTr="005E5229">
        <w:tc>
          <w:tcPr>
            <w:tcW w:w="2943" w:type="dxa"/>
          </w:tcPr>
          <w:p w14:paraId="02C22362" w14:textId="77777777" w:rsidR="004A7D63" w:rsidRPr="00113BAA" w:rsidRDefault="004A7D63" w:rsidP="00BC284F">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6CD41E1F" w14:textId="77777777" w:rsidR="004A7D63" w:rsidRPr="00227445" w:rsidRDefault="004A7D63" w:rsidP="00BC284F">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20947BF5" w14:textId="77777777" w:rsidR="004A7D63" w:rsidRPr="00227445" w:rsidRDefault="004A7D63" w:rsidP="00BC284F">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4A7D63" w:rsidRPr="00227445" w14:paraId="7052168E" w14:textId="77777777" w:rsidTr="005E5229">
        <w:tc>
          <w:tcPr>
            <w:tcW w:w="2943" w:type="dxa"/>
          </w:tcPr>
          <w:p w14:paraId="4EBBA11B" w14:textId="77777777" w:rsidR="004A7D63" w:rsidRPr="00113BAA" w:rsidRDefault="004A7D63" w:rsidP="00BC284F">
            <w:pPr>
              <w:spacing w:line="312" w:lineRule="auto"/>
              <w:ind w:firstLine="0"/>
              <w:jc w:val="both"/>
              <w:rPr>
                <w:rFonts w:cs="Times New Roman"/>
                <w:color w:val="FF0000"/>
                <w:szCs w:val="26"/>
              </w:rPr>
            </w:pPr>
            <w:r w:rsidRPr="00113BAA">
              <w:rPr>
                <w:rFonts w:cs="Times New Roman"/>
                <w:color w:val="FF0000"/>
                <w:szCs w:val="26"/>
              </w:rPr>
              <w:t>Phê duyệt</w:t>
            </w:r>
          </w:p>
          <w:p w14:paraId="0F20796E" w14:textId="77777777" w:rsidR="004A7D63" w:rsidRPr="00550A24" w:rsidRDefault="004A7D63" w:rsidP="00BC284F">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6BDF24A9"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6A8E4DF8"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Cho phép lựa chọn để phê duyệt giao dịch</w:t>
            </w:r>
          </w:p>
        </w:tc>
      </w:tr>
      <w:tr w:rsidR="004A7D63" w:rsidRPr="00227445" w14:paraId="61120444" w14:textId="77777777" w:rsidTr="005E5229">
        <w:tc>
          <w:tcPr>
            <w:tcW w:w="2943" w:type="dxa"/>
          </w:tcPr>
          <w:p w14:paraId="18384245" w14:textId="77777777" w:rsidR="004A7D63" w:rsidRPr="00113BAA" w:rsidRDefault="004A7D63" w:rsidP="00BC284F">
            <w:pPr>
              <w:spacing w:line="312" w:lineRule="auto"/>
              <w:ind w:firstLine="0"/>
              <w:jc w:val="both"/>
              <w:rPr>
                <w:rFonts w:cs="Times New Roman"/>
                <w:color w:val="FF0000"/>
                <w:szCs w:val="26"/>
              </w:rPr>
            </w:pPr>
            <w:r w:rsidRPr="00113BAA">
              <w:rPr>
                <w:rFonts w:cs="Times New Roman"/>
                <w:color w:val="FF0000"/>
                <w:szCs w:val="26"/>
              </w:rPr>
              <w:t>Từ chối</w:t>
            </w:r>
          </w:p>
          <w:p w14:paraId="41530E22" w14:textId="77777777" w:rsidR="004A7D63" w:rsidRPr="00550A24" w:rsidRDefault="004A7D63" w:rsidP="00BC284F">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2A52099E"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2847AF04" w14:textId="77777777" w:rsidR="004A7D63" w:rsidRPr="00227445" w:rsidRDefault="004A7D63" w:rsidP="00BC284F">
            <w:pPr>
              <w:spacing w:line="312" w:lineRule="auto"/>
              <w:ind w:firstLine="0"/>
              <w:jc w:val="both"/>
              <w:rPr>
                <w:rFonts w:cs="Times New Roman"/>
                <w:szCs w:val="26"/>
              </w:rPr>
            </w:pPr>
            <w:r w:rsidRPr="00227445">
              <w:rPr>
                <w:rFonts w:cs="Times New Roman"/>
                <w:szCs w:val="26"/>
              </w:rPr>
              <w:t>Cho phép lựa chọn để từ chối phê duyệt giao dịch</w:t>
            </w:r>
          </w:p>
        </w:tc>
      </w:tr>
    </w:tbl>
    <w:p w14:paraId="0B3AA06A" w14:textId="77777777" w:rsidR="004A7D63" w:rsidRDefault="004A7D63" w:rsidP="004A7D63"/>
    <w:p w14:paraId="6328B1B6"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Màn hình Thông tin giao dịch gồm các trường như sau:</w:t>
      </w:r>
    </w:p>
    <w:tbl>
      <w:tblPr>
        <w:tblStyle w:val="TableGrid"/>
        <w:tblW w:w="10314" w:type="dxa"/>
        <w:tblLayout w:type="fixed"/>
        <w:tblLook w:val="04A0" w:firstRow="1" w:lastRow="0" w:firstColumn="1" w:lastColumn="0" w:noHBand="0" w:noVBand="1"/>
      </w:tblPr>
      <w:tblGrid>
        <w:gridCol w:w="1638"/>
        <w:gridCol w:w="1350"/>
        <w:gridCol w:w="720"/>
        <w:gridCol w:w="1080"/>
        <w:gridCol w:w="4109"/>
        <w:gridCol w:w="1417"/>
      </w:tblGrid>
      <w:tr w:rsidR="004A7D63" w:rsidRPr="00571988" w14:paraId="2FF25E76" w14:textId="77777777" w:rsidTr="00BC284F">
        <w:tc>
          <w:tcPr>
            <w:tcW w:w="1638" w:type="dxa"/>
          </w:tcPr>
          <w:p w14:paraId="2B367D98" w14:textId="77777777" w:rsidR="004A7D63" w:rsidRPr="00571988" w:rsidRDefault="004A7D63" w:rsidP="00BC284F">
            <w:pPr>
              <w:spacing w:line="312" w:lineRule="auto"/>
              <w:ind w:firstLine="0"/>
              <w:jc w:val="center"/>
              <w:rPr>
                <w:rFonts w:cs="Times New Roman"/>
                <w:b/>
                <w:szCs w:val="26"/>
              </w:rPr>
            </w:pPr>
            <w:r w:rsidRPr="00571988">
              <w:rPr>
                <w:rFonts w:cs="Times New Roman"/>
                <w:b/>
                <w:szCs w:val="26"/>
              </w:rPr>
              <w:t>Tên trường</w:t>
            </w:r>
          </w:p>
        </w:tc>
        <w:tc>
          <w:tcPr>
            <w:tcW w:w="1350" w:type="dxa"/>
          </w:tcPr>
          <w:p w14:paraId="647CE7F7" w14:textId="77777777" w:rsidR="004A7D63" w:rsidRPr="00571988" w:rsidRDefault="004A7D63" w:rsidP="00BC284F">
            <w:pPr>
              <w:spacing w:line="312" w:lineRule="auto"/>
              <w:ind w:firstLine="90"/>
              <w:jc w:val="center"/>
              <w:rPr>
                <w:rFonts w:cs="Times New Roman"/>
                <w:b/>
                <w:szCs w:val="26"/>
              </w:rPr>
            </w:pPr>
            <w:r w:rsidRPr="00571988">
              <w:rPr>
                <w:rFonts w:cs="Times New Roman"/>
                <w:b/>
                <w:szCs w:val="26"/>
              </w:rPr>
              <w:t>Kiểu ký tự</w:t>
            </w:r>
          </w:p>
        </w:tc>
        <w:tc>
          <w:tcPr>
            <w:tcW w:w="720" w:type="dxa"/>
          </w:tcPr>
          <w:p w14:paraId="26DBCDF7" w14:textId="77777777" w:rsidR="004A7D63" w:rsidRPr="00571988" w:rsidRDefault="004A7D63" w:rsidP="00BC284F">
            <w:pPr>
              <w:spacing w:line="312" w:lineRule="auto"/>
              <w:ind w:firstLine="90"/>
              <w:jc w:val="center"/>
              <w:rPr>
                <w:rFonts w:cs="Times New Roman"/>
                <w:b/>
                <w:szCs w:val="26"/>
              </w:rPr>
            </w:pPr>
            <w:r w:rsidRPr="00571988">
              <w:rPr>
                <w:rFonts w:cs="Times New Roman"/>
                <w:b/>
                <w:szCs w:val="26"/>
              </w:rPr>
              <w:t>Độ dài</w:t>
            </w:r>
          </w:p>
        </w:tc>
        <w:tc>
          <w:tcPr>
            <w:tcW w:w="1080" w:type="dxa"/>
          </w:tcPr>
          <w:p w14:paraId="59795166" w14:textId="77777777" w:rsidR="004A7D63" w:rsidRPr="00571988" w:rsidRDefault="004A7D63" w:rsidP="00BC284F">
            <w:pPr>
              <w:spacing w:line="312" w:lineRule="auto"/>
              <w:ind w:firstLine="90"/>
              <w:jc w:val="center"/>
              <w:rPr>
                <w:rFonts w:cs="Times New Roman"/>
                <w:b/>
                <w:szCs w:val="26"/>
              </w:rPr>
            </w:pPr>
            <w:r w:rsidRPr="00571988">
              <w:rPr>
                <w:rFonts w:cs="Times New Roman"/>
                <w:b/>
                <w:szCs w:val="26"/>
              </w:rPr>
              <w:t>Thuộc tính</w:t>
            </w:r>
          </w:p>
        </w:tc>
        <w:tc>
          <w:tcPr>
            <w:tcW w:w="4109" w:type="dxa"/>
          </w:tcPr>
          <w:p w14:paraId="1E3499A3" w14:textId="77777777" w:rsidR="004A7D63" w:rsidRPr="00571988" w:rsidRDefault="004A7D63" w:rsidP="0074166A">
            <w:pPr>
              <w:spacing w:line="312" w:lineRule="auto"/>
              <w:ind w:firstLine="0"/>
              <w:jc w:val="center"/>
              <w:rPr>
                <w:rFonts w:cs="Times New Roman"/>
                <w:b/>
                <w:szCs w:val="26"/>
              </w:rPr>
            </w:pPr>
            <w:r w:rsidRPr="00571988">
              <w:rPr>
                <w:rFonts w:cs="Times New Roman"/>
                <w:b/>
                <w:szCs w:val="26"/>
              </w:rPr>
              <w:t>Mô tả</w:t>
            </w:r>
          </w:p>
        </w:tc>
        <w:tc>
          <w:tcPr>
            <w:tcW w:w="1417" w:type="dxa"/>
          </w:tcPr>
          <w:p w14:paraId="62F6C50D" w14:textId="77777777" w:rsidR="004A7D63" w:rsidRPr="00571988" w:rsidRDefault="004A7D63" w:rsidP="00BC284F">
            <w:pPr>
              <w:spacing w:line="312" w:lineRule="auto"/>
              <w:ind w:firstLine="90"/>
              <w:jc w:val="center"/>
              <w:rPr>
                <w:rFonts w:cs="Times New Roman"/>
                <w:b/>
                <w:szCs w:val="26"/>
              </w:rPr>
            </w:pPr>
            <w:r>
              <w:rPr>
                <w:rFonts w:cs="Times New Roman"/>
                <w:b/>
                <w:szCs w:val="26"/>
              </w:rPr>
              <w:t>New Field (Y/N)</w:t>
            </w:r>
          </w:p>
        </w:tc>
      </w:tr>
      <w:tr w:rsidR="004A7D63" w:rsidRPr="00571988" w14:paraId="28756869" w14:textId="77777777" w:rsidTr="00BC284F">
        <w:tc>
          <w:tcPr>
            <w:tcW w:w="1638" w:type="dxa"/>
          </w:tcPr>
          <w:p w14:paraId="001EAD70"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 xml:space="preserve">Nhóm sản phẩm </w:t>
            </w:r>
          </w:p>
        </w:tc>
        <w:tc>
          <w:tcPr>
            <w:tcW w:w="1350" w:type="dxa"/>
          </w:tcPr>
          <w:p w14:paraId="33F049A0"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244551D9" w14:textId="77777777" w:rsidR="004A7D63" w:rsidRPr="00571988" w:rsidRDefault="004A7D63" w:rsidP="00BC284F">
            <w:pPr>
              <w:spacing w:line="312" w:lineRule="auto"/>
              <w:ind w:firstLine="90"/>
              <w:jc w:val="center"/>
              <w:rPr>
                <w:rFonts w:cs="Times New Roman"/>
                <w:szCs w:val="26"/>
              </w:rPr>
            </w:pPr>
          </w:p>
        </w:tc>
        <w:tc>
          <w:tcPr>
            <w:tcW w:w="1080" w:type="dxa"/>
          </w:tcPr>
          <w:p w14:paraId="1261C81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tcPr>
          <w:p w14:paraId="4C455D5D"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1C1B982C"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Mặc định giá trị: </w:t>
            </w:r>
            <w:r w:rsidRPr="00571988">
              <w:rPr>
                <w:rFonts w:cs="Times New Roman"/>
                <w:b/>
                <w:szCs w:val="26"/>
              </w:rPr>
              <w:t>GUARANTEE</w:t>
            </w:r>
            <w:r w:rsidRPr="00571988">
              <w:rPr>
                <w:rFonts w:cs="Times New Roman"/>
                <w:szCs w:val="26"/>
              </w:rPr>
              <w:t xml:space="preserve"> </w:t>
            </w:r>
          </w:p>
        </w:tc>
        <w:tc>
          <w:tcPr>
            <w:tcW w:w="1417" w:type="dxa"/>
          </w:tcPr>
          <w:p w14:paraId="69A98C39"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53F808EA" w14:textId="77777777" w:rsidTr="00BC284F">
        <w:tc>
          <w:tcPr>
            <w:tcW w:w="1638" w:type="dxa"/>
          </w:tcPr>
          <w:p w14:paraId="3B3347BB"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 xml:space="preserve">Mã sản phẩm </w:t>
            </w:r>
          </w:p>
        </w:tc>
        <w:tc>
          <w:tcPr>
            <w:tcW w:w="1350" w:type="dxa"/>
          </w:tcPr>
          <w:p w14:paraId="3953A4A1"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58DF8A3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2</w:t>
            </w:r>
          </w:p>
        </w:tc>
        <w:tc>
          <w:tcPr>
            <w:tcW w:w="1080" w:type="dxa"/>
          </w:tcPr>
          <w:p w14:paraId="12C5E54E"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tcPr>
          <w:p w14:paraId="4CFA90D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Trường thông tin phục vụ báo cáo, không hiển thị trên màn hình</w:t>
            </w:r>
          </w:p>
          <w:p w14:paraId="4393681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Mặc định giá trị: </w:t>
            </w:r>
            <w:r w:rsidRPr="00571988">
              <w:rPr>
                <w:rFonts w:cs="Times New Roman"/>
                <w:b/>
                <w:szCs w:val="26"/>
              </w:rPr>
              <w:t>BC</w:t>
            </w:r>
            <w:r w:rsidRPr="00571988">
              <w:rPr>
                <w:rFonts w:cs="Times New Roman"/>
                <w:szCs w:val="26"/>
              </w:rPr>
              <w:t xml:space="preserve"> </w:t>
            </w:r>
          </w:p>
        </w:tc>
        <w:tc>
          <w:tcPr>
            <w:tcW w:w="1417" w:type="dxa"/>
          </w:tcPr>
          <w:p w14:paraId="090D07FC"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2C2EA56B" w14:textId="77777777" w:rsidTr="00BC284F">
        <w:tc>
          <w:tcPr>
            <w:tcW w:w="1638" w:type="dxa"/>
            <w:shd w:val="clear" w:color="auto" w:fill="DBE5F1" w:themeFill="accent1" w:themeFillTint="33"/>
          </w:tcPr>
          <w:p w14:paraId="6D7AE5F3"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Thông tin Bảo lãnh</w:t>
            </w:r>
          </w:p>
        </w:tc>
        <w:tc>
          <w:tcPr>
            <w:tcW w:w="7259" w:type="dxa"/>
            <w:gridSpan w:val="4"/>
            <w:shd w:val="clear" w:color="auto" w:fill="DBE5F1" w:themeFill="accent1" w:themeFillTint="33"/>
          </w:tcPr>
          <w:p w14:paraId="1ED49F8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Tất cả các trường trong phần này </w:t>
            </w:r>
            <w:r w:rsidRPr="00571988">
              <w:rPr>
                <w:rFonts w:cs="Times New Roman"/>
                <w:b/>
                <w:szCs w:val="26"/>
              </w:rPr>
              <w:t>giống trong chức năng Sửa đổi BCT đòi tiền trong nước</w:t>
            </w:r>
            <w:r w:rsidRPr="00571988">
              <w:rPr>
                <w:rFonts w:cs="Times New Roman"/>
                <w:szCs w:val="26"/>
              </w:rPr>
              <w:t>.</w:t>
            </w:r>
          </w:p>
        </w:tc>
        <w:tc>
          <w:tcPr>
            <w:tcW w:w="1417" w:type="dxa"/>
            <w:shd w:val="clear" w:color="auto" w:fill="DBE5F1" w:themeFill="accent1" w:themeFillTint="33"/>
          </w:tcPr>
          <w:p w14:paraId="5DF8C872"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7697F294" w14:textId="77777777" w:rsidTr="00BC284F">
        <w:tc>
          <w:tcPr>
            <w:tcW w:w="1638" w:type="dxa"/>
            <w:shd w:val="clear" w:color="auto" w:fill="DBE5F1" w:themeFill="accent1" w:themeFillTint="33"/>
          </w:tcPr>
          <w:p w14:paraId="148CB1D8"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lastRenderedPageBreak/>
              <w:t>Thông tin BCT</w:t>
            </w:r>
            <w:r>
              <w:rPr>
                <w:rFonts w:cs="Times New Roman"/>
                <w:b/>
                <w:szCs w:val="26"/>
              </w:rPr>
              <w:t xml:space="preserve"> đòi tiền</w:t>
            </w:r>
          </w:p>
        </w:tc>
        <w:tc>
          <w:tcPr>
            <w:tcW w:w="7259" w:type="dxa"/>
            <w:gridSpan w:val="4"/>
            <w:shd w:val="clear" w:color="auto" w:fill="DBE5F1" w:themeFill="accent1" w:themeFillTint="33"/>
          </w:tcPr>
          <w:p w14:paraId="748F793E" w14:textId="77777777" w:rsidR="004A7D63" w:rsidRPr="00571988" w:rsidRDefault="004A7D63" w:rsidP="0074166A">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DBE5F1" w:themeFill="accent1" w:themeFillTint="33"/>
          </w:tcPr>
          <w:p w14:paraId="3F2B2E31"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59D268A1" w14:textId="77777777" w:rsidTr="00BC284F">
        <w:tc>
          <w:tcPr>
            <w:tcW w:w="1638" w:type="dxa"/>
          </w:tcPr>
          <w:p w14:paraId="3E41FD5E"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Số Thông báo BCT</w:t>
            </w:r>
          </w:p>
        </w:tc>
        <w:tc>
          <w:tcPr>
            <w:tcW w:w="1350" w:type="dxa"/>
          </w:tcPr>
          <w:p w14:paraId="04A1E4AE"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51CE9F6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16</w:t>
            </w:r>
          </w:p>
        </w:tc>
        <w:tc>
          <w:tcPr>
            <w:tcW w:w="1080" w:type="dxa"/>
          </w:tcPr>
          <w:p w14:paraId="7EC63B75"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tcPr>
          <w:p w14:paraId="15E4002D"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66E77DCF"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4A5A520E" w14:textId="77777777" w:rsidTr="00BC284F">
        <w:tc>
          <w:tcPr>
            <w:tcW w:w="1638" w:type="dxa"/>
          </w:tcPr>
          <w:p w14:paraId="7804E10B"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Số Ref BCT</w:t>
            </w:r>
          </w:p>
        </w:tc>
        <w:tc>
          <w:tcPr>
            <w:tcW w:w="1350" w:type="dxa"/>
          </w:tcPr>
          <w:p w14:paraId="6E3A6D29"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527ABC00"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35</w:t>
            </w:r>
          </w:p>
        </w:tc>
        <w:tc>
          <w:tcPr>
            <w:tcW w:w="1080" w:type="dxa"/>
          </w:tcPr>
          <w:p w14:paraId="498B1A7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tcPr>
          <w:p w14:paraId="78828E6F"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439F1E4D"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48DBB902" w14:textId="77777777" w:rsidTr="00BC284F">
        <w:tc>
          <w:tcPr>
            <w:tcW w:w="1638" w:type="dxa"/>
          </w:tcPr>
          <w:p w14:paraId="060AB403"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Lần đòi tiền</w:t>
            </w:r>
          </w:p>
        </w:tc>
        <w:tc>
          <w:tcPr>
            <w:tcW w:w="1350" w:type="dxa"/>
          </w:tcPr>
          <w:p w14:paraId="63A8912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Integer</w:t>
            </w:r>
          </w:p>
        </w:tc>
        <w:tc>
          <w:tcPr>
            <w:tcW w:w="720" w:type="dxa"/>
          </w:tcPr>
          <w:p w14:paraId="54D5A2F7"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22D9CC1A"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tcPr>
          <w:p w14:paraId="1877CA4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4697CE8C"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7F61432E" w14:textId="77777777" w:rsidTr="00BC284F">
        <w:tc>
          <w:tcPr>
            <w:tcW w:w="1638" w:type="dxa"/>
          </w:tcPr>
          <w:p w14:paraId="30556E00"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Ngày BCT đòi tiền</w:t>
            </w:r>
          </w:p>
        </w:tc>
        <w:tc>
          <w:tcPr>
            <w:tcW w:w="1350" w:type="dxa"/>
          </w:tcPr>
          <w:p w14:paraId="5869BB8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Date</w:t>
            </w:r>
          </w:p>
        </w:tc>
        <w:tc>
          <w:tcPr>
            <w:tcW w:w="720" w:type="dxa"/>
          </w:tcPr>
          <w:p w14:paraId="6B4C3FD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10</w:t>
            </w:r>
          </w:p>
        </w:tc>
        <w:tc>
          <w:tcPr>
            <w:tcW w:w="1080" w:type="dxa"/>
          </w:tcPr>
          <w:p w14:paraId="67395F50"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tcPr>
          <w:p w14:paraId="1F0A5C00"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6B7840F7"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643FC2D7" w14:textId="77777777" w:rsidTr="00BC284F">
        <w:tc>
          <w:tcPr>
            <w:tcW w:w="1638" w:type="dxa"/>
          </w:tcPr>
          <w:p w14:paraId="515B3ADD"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Ngày nhận BCT</w:t>
            </w:r>
          </w:p>
        </w:tc>
        <w:tc>
          <w:tcPr>
            <w:tcW w:w="1350" w:type="dxa"/>
          </w:tcPr>
          <w:p w14:paraId="33EE1391"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Date</w:t>
            </w:r>
          </w:p>
        </w:tc>
        <w:tc>
          <w:tcPr>
            <w:tcW w:w="720" w:type="dxa"/>
          </w:tcPr>
          <w:p w14:paraId="4F716F00"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10</w:t>
            </w:r>
          </w:p>
        </w:tc>
        <w:tc>
          <w:tcPr>
            <w:tcW w:w="1080" w:type="dxa"/>
          </w:tcPr>
          <w:p w14:paraId="4DBC3E39"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tcPr>
          <w:p w14:paraId="49ABE7C6"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62E77351"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65AF5B08" w14:textId="77777777" w:rsidTr="00BC284F">
        <w:tc>
          <w:tcPr>
            <w:tcW w:w="1638" w:type="dxa"/>
          </w:tcPr>
          <w:p w14:paraId="7D2298D4" w14:textId="77777777" w:rsidR="004A7D63" w:rsidRPr="00571988" w:rsidRDefault="004A7D63" w:rsidP="00BC284F">
            <w:pPr>
              <w:spacing w:line="312" w:lineRule="auto"/>
              <w:ind w:firstLine="0"/>
              <w:jc w:val="both"/>
              <w:rPr>
                <w:rFonts w:cs="Times New Roman"/>
                <w:b/>
                <w:szCs w:val="26"/>
              </w:rPr>
            </w:pPr>
            <w:r>
              <w:rPr>
                <w:rFonts w:cs="Times New Roman"/>
                <w:b/>
                <w:szCs w:val="26"/>
              </w:rPr>
              <w:t>Cách xử lý BCT</w:t>
            </w:r>
          </w:p>
        </w:tc>
        <w:tc>
          <w:tcPr>
            <w:tcW w:w="1350" w:type="dxa"/>
          </w:tcPr>
          <w:p w14:paraId="334DFE58"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52233D3A"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35</w:t>
            </w:r>
          </w:p>
        </w:tc>
        <w:tc>
          <w:tcPr>
            <w:tcW w:w="1080" w:type="dxa"/>
          </w:tcPr>
          <w:p w14:paraId="2CF0A9F2"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(M)</w:t>
            </w:r>
          </w:p>
        </w:tc>
        <w:tc>
          <w:tcPr>
            <w:tcW w:w="4109" w:type="dxa"/>
          </w:tcPr>
          <w:p w14:paraId="27B47485" w14:textId="77777777" w:rsidR="004A7D63" w:rsidRDefault="004A7D63" w:rsidP="0074166A">
            <w:pPr>
              <w:spacing w:line="312" w:lineRule="auto"/>
              <w:ind w:firstLine="0"/>
              <w:jc w:val="both"/>
              <w:rPr>
                <w:rFonts w:cs="Times New Roman"/>
                <w:szCs w:val="26"/>
              </w:rPr>
            </w:pPr>
            <w:r>
              <w:rPr>
                <w:rFonts w:cs="Times New Roman"/>
                <w:szCs w:val="26"/>
              </w:rPr>
              <w:t>Cho biết cách thức xử lý BCT đòi tiền.</w:t>
            </w:r>
          </w:p>
          <w:p w14:paraId="50E6D05B" w14:textId="77777777" w:rsidR="004A7D63" w:rsidRDefault="004A7D63" w:rsidP="0074166A">
            <w:pPr>
              <w:spacing w:line="312" w:lineRule="auto"/>
              <w:ind w:firstLine="0"/>
              <w:jc w:val="both"/>
              <w:rPr>
                <w:rFonts w:cs="Times New Roman"/>
                <w:szCs w:val="26"/>
              </w:rPr>
            </w:pPr>
            <w:r>
              <w:rPr>
                <w:rFonts w:cs="Times New Roman"/>
                <w:szCs w:val="26"/>
              </w:rPr>
              <w:t>Gồm 3 giá trị cho người dùng chọn:</w:t>
            </w:r>
          </w:p>
          <w:p w14:paraId="41D41C2F" w14:textId="77777777" w:rsidR="004A7D63" w:rsidRDefault="004A7D63" w:rsidP="0074166A">
            <w:pPr>
              <w:spacing w:line="312" w:lineRule="auto"/>
              <w:ind w:firstLine="0"/>
              <w:jc w:val="both"/>
              <w:rPr>
                <w:rFonts w:cs="Times New Roman"/>
                <w:szCs w:val="26"/>
              </w:rPr>
            </w:pPr>
            <w:r>
              <w:rPr>
                <w:rFonts w:cs="Times New Roman"/>
                <w:szCs w:val="26"/>
              </w:rPr>
              <w:t>- Thanh toán BCT</w:t>
            </w:r>
          </w:p>
          <w:p w14:paraId="014A0AD9" w14:textId="77777777" w:rsidR="004A7D63" w:rsidRDefault="004A7D63" w:rsidP="0074166A">
            <w:pPr>
              <w:spacing w:line="312" w:lineRule="auto"/>
              <w:ind w:firstLine="0"/>
              <w:jc w:val="both"/>
              <w:rPr>
                <w:rFonts w:cs="Times New Roman"/>
                <w:szCs w:val="26"/>
              </w:rPr>
            </w:pPr>
            <w:r>
              <w:rPr>
                <w:rFonts w:cs="Times New Roman"/>
                <w:szCs w:val="26"/>
              </w:rPr>
              <w:t>- Đóng BCT</w:t>
            </w:r>
          </w:p>
          <w:p w14:paraId="108EDD29" w14:textId="77777777" w:rsidR="004A7D63" w:rsidRDefault="004A7D63" w:rsidP="0074166A">
            <w:pPr>
              <w:spacing w:line="312" w:lineRule="auto"/>
              <w:ind w:firstLine="0"/>
              <w:jc w:val="both"/>
              <w:rPr>
                <w:rFonts w:cs="Times New Roman"/>
                <w:szCs w:val="26"/>
              </w:rPr>
            </w:pPr>
            <w:r>
              <w:rPr>
                <w:rFonts w:cs="Times New Roman"/>
                <w:szCs w:val="26"/>
              </w:rPr>
              <w:t>- (để trống)</w:t>
            </w:r>
          </w:p>
          <w:p w14:paraId="53C71575" w14:textId="77777777" w:rsidR="004A7D63" w:rsidRPr="00571988" w:rsidRDefault="004A7D63" w:rsidP="0074166A">
            <w:pPr>
              <w:spacing w:line="312" w:lineRule="auto"/>
              <w:ind w:firstLine="0"/>
              <w:jc w:val="both"/>
              <w:rPr>
                <w:rFonts w:cs="Times New Roman"/>
                <w:szCs w:val="26"/>
              </w:rPr>
            </w:pPr>
            <w:r>
              <w:rPr>
                <w:rFonts w:cs="Times New Roman"/>
                <w:szCs w:val="26"/>
              </w:rPr>
              <w:t>Hệ thống mặc định là để trống để người dùng chọn</w:t>
            </w:r>
          </w:p>
        </w:tc>
        <w:tc>
          <w:tcPr>
            <w:tcW w:w="1417" w:type="dxa"/>
          </w:tcPr>
          <w:p w14:paraId="178F0B40"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6AFA6DB2" w14:textId="77777777" w:rsidTr="00BC284F">
        <w:tc>
          <w:tcPr>
            <w:tcW w:w="1638" w:type="dxa"/>
          </w:tcPr>
          <w:p w14:paraId="1344385F"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Lần thanh toán</w:t>
            </w:r>
          </w:p>
        </w:tc>
        <w:tc>
          <w:tcPr>
            <w:tcW w:w="1350" w:type="dxa"/>
          </w:tcPr>
          <w:p w14:paraId="3B334EA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Integer</w:t>
            </w:r>
          </w:p>
        </w:tc>
        <w:tc>
          <w:tcPr>
            <w:tcW w:w="720" w:type="dxa"/>
          </w:tcPr>
          <w:p w14:paraId="3A5D5B1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2A7BABCA"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tcPr>
          <w:p w14:paraId="657A2D96"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Thể hiện số thứ tự lần thanh toán cho BCT này.</w:t>
            </w:r>
          </w:p>
          <w:p w14:paraId="1B33BF1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w:t>
            </w:r>
            <w:r>
              <w:rPr>
                <w:rFonts w:cs="Times New Roman"/>
                <w:szCs w:val="26"/>
              </w:rPr>
              <w:t>đếm số lần</w:t>
            </w:r>
            <w:r w:rsidRPr="00571988">
              <w:rPr>
                <w:rFonts w:cs="Times New Roman"/>
                <w:szCs w:val="26"/>
              </w:rPr>
              <w:t xml:space="preserve"> BCT này</w:t>
            </w:r>
            <w:r>
              <w:rPr>
                <w:rFonts w:cs="Times New Roman"/>
                <w:szCs w:val="26"/>
              </w:rPr>
              <w:t xml:space="preserve"> được thanh toán</w:t>
            </w:r>
          </w:p>
        </w:tc>
        <w:tc>
          <w:tcPr>
            <w:tcW w:w="1417" w:type="dxa"/>
          </w:tcPr>
          <w:p w14:paraId="2B36A8E7"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3A313C66" w14:textId="77777777" w:rsidTr="00BC284F">
        <w:tc>
          <w:tcPr>
            <w:tcW w:w="1638" w:type="dxa"/>
          </w:tcPr>
          <w:p w14:paraId="244F4651"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Ngày thanh toán</w:t>
            </w:r>
            <w:r>
              <w:rPr>
                <w:rFonts w:cs="Times New Roman"/>
                <w:b/>
                <w:szCs w:val="26"/>
              </w:rPr>
              <w:t>/ đóng BCT</w:t>
            </w:r>
          </w:p>
        </w:tc>
        <w:tc>
          <w:tcPr>
            <w:tcW w:w="1350" w:type="dxa"/>
          </w:tcPr>
          <w:p w14:paraId="1049669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Date</w:t>
            </w:r>
          </w:p>
        </w:tc>
        <w:tc>
          <w:tcPr>
            <w:tcW w:w="720" w:type="dxa"/>
          </w:tcPr>
          <w:p w14:paraId="6AF2A96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10</w:t>
            </w:r>
          </w:p>
        </w:tc>
        <w:tc>
          <w:tcPr>
            <w:tcW w:w="1080" w:type="dxa"/>
          </w:tcPr>
          <w:p w14:paraId="7A59540A"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(M)</w:t>
            </w:r>
          </w:p>
        </w:tc>
        <w:tc>
          <w:tcPr>
            <w:tcW w:w="4109" w:type="dxa"/>
          </w:tcPr>
          <w:p w14:paraId="4FFA076E"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Ngày thực hiện thanh toán</w:t>
            </w:r>
            <w:r>
              <w:rPr>
                <w:rFonts w:cs="Times New Roman"/>
                <w:szCs w:val="26"/>
              </w:rPr>
              <w:t xml:space="preserve"> hoặc đóng</w:t>
            </w:r>
            <w:r w:rsidRPr="00571988">
              <w:rPr>
                <w:rFonts w:cs="Times New Roman"/>
                <w:szCs w:val="26"/>
              </w:rPr>
              <w:t xml:space="preserve"> BCT đòi tiền.</w:t>
            </w:r>
          </w:p>
          <w:p w14:paraId="45FBF448"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Hệ thống mặc định là ngày hiện tại, người dùng có thể sửa lại bằng cách chọn ngày từ lịch có sẵn.</w:t>
            </w:r>
          </w:p>
          <w:p w14:paraId="6DD74884"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Định dạng DD/MM/YYYY</w:t>
            </w:r>
          </w:p>
        </w:tc>
        <w:tc>
          <w:tcPr>
            <w:tcW w:w="1417" w:type="dxa"/>
          </w:tcPr>
          <w:p w14:paraId="7705F266"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4B694940" w14:textId="77777777" w:rsidTr="00BC284F">
        <w:tc>
          <w:tcPr>
            <w:tcW w:w="1638" w:type="dxa"/>
          </w:tcPr>
          <w:p w14:paraId="48269881" w14:textId="77777777" w:rsidR="004A7D63" w:rsidRDefault="004A7D63" w:rsidP="00BC284F">
            <w:pPr>
              <w:spacing w:line="312" w:lineRule="auto"/>
              <w:ind w:firstLine="0"/>
              <w:jc w:val="both"/>
              <w:rPr>
                <w:rFonts w:cs="Times New Roman"/>
                <w:b/>
                <w:color w:val="FF0000"/>
                <w:szCs w:val="26"/>
              </w:rPr>
            </w:pPr>
            <w:r w:rsidRPr="00630B42">
              <w:rPr>
                <w:rFonts w:cs="Times New Roman"/>
                <w:b/>
                <w:color w:val="FF0000"/>
                <w:szCs w:val="26"/>
              </w:rPr>
              <w:t>Nguồn thanh toán</w:t>
            </w:r>
          </w:p>
          <w:p w14:paraId="0BB5705F" w14:textId="77777777" w:rsidR="004A7D63" w:rsidRPr="00630B42" w:rsidRDefault="004A7D63" w:rsidP="00BC284F">
            <w:pPr>
              <w:spacing w:line="312" w:lineRule="auto"/>
              <w:ind w:firstLine="0"/>
              <w:jc w:val="both"/>
              <w:rPr>
                <w:rFonts w:cs="Times New Roman"/>
                <w:b/>
                <w:color w:val="FF0000"/>
                <w:szCs w:val="26"/>
              </w:rPr>
            </w:pPr>
          </w:p>
        </w:tc>
        <w:tc>
          <w:tcPr>
            <w:tcW w:w="1350" w:type="dxa"/>
          </w:tcPr>
          <w:p w14:paraId="4AA4A861"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lastRenderedPageBreak/>
              <w:t>nVarChar</w:t>
            </w:r>
          </w:p>
        </w:tc>
        <w:tc>
          <w:tcPr>
            <w:tcW w:w="720" w:type="dxa"/>
          </w:tcPr>
          <w:p w14:paraId="29DC7019"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512</w:t>
            </w:r>
          </w:p>
        </w:tc>
        <w:tc>
          <w:tcPr>
            <w:tcW w:w="1080" w:type="dxa"/>
          </w:tcPr>
          <w:p w14:paraId="08C54747"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(M</w:t>
            </w:r>
            <w:r>
              <w:rPr>
                <w:rFonts w:cs="Times New Roman"/>
                <w:szCs w:val="26"/>
              </w:rPr>
              <w:t>/P</w:t>
            </w:r>
            <w:r w:rsidRPr="00571988">
              <w:rPr>
                <w:rFonts w:cs="Times New Roman"/>
                <w:szCs w:val="26"/>
              </w:rPr>
              <w:t>)</w:t>
            </w:r>
          </w:p>
        </w:tc>
        <w:tc>
          <w:tcPr>
            <w:tcW w:w="4109" w:type="dxa"/>
          </w:tcPr>
          <w:p w14:paraId="134C1A41" w14:textId="77777777" w:rsidR="004A7D63" w:rsidRPr="00571988" w:rsidRDefault="004A7D63" w:rsidP="0074166A">
            <w:pPr>
              <w:spacing w:line="312" w:lineRule="auto"/>
              <w:ind w:firstLine="0"/>
              <w:jc w:val="both"/>
              <w:rPr>
                <w:rFonts w:cs="Times New Roman"/>
                <w:szCs w:val="26"/>
              </w:rPr>
            </w:pPr>
            <w:r>
              <w:rPr>
                <w:rFonts w:cs="Times New Roman"/>
                <w:szCs w:val="26"/>
              </w:rPr>
              <w:t>Nguồn</w:t>
            </w:r>
            <w:r w:rsidRPr="00571988">
              <w:rPr>
                <w:rFonts w:cs="Times New Roman"/>
                <w:szCs w:val="26"/>
              </w:rPr>
              <w:t xml:space="preserve"> thanh toán cho BCT đòi tiền.</w:t>
            </w:r>
          </w:p>
          <w:p w14:paraId="6997F093" w14:textId="77777777" w:rsidR="004A7D63" w:rsidRPr="00571988" w:rsidRDefault="004A7D63" w:rsidP="0074166A">
            <w:pPr>
              <w:spacing w:line="312" w:lineRule="auto"/>
              <w:ind w:firstLine="0"/>
              <w:jc w:val="both"/>
              <w:rPr>
                <w:rFonts w:cs="Times New Roman"/>
                <w:szCs w:val="26"/>
              </w:rPr>
            </w:pPr>
            <w:r>
              <w:rPr>
                <w:rFonts w:cs="Times New Roman"/>
                <w:szCs w:val="26"/>
              </w:rPr>
              <w:t xml:space="preserve">Trường này trở thành trường bắt </w:t>
            </w:r>
            <w:r>
              <w:rPr>
                <w:rFonts w:cs="Times New Roman"/>
                <w:szCs w:val="26"/>
              </w:rPr>
              <w:lastRenderedPageBreak/>
              <w:t>buộc khi trường Cách xử lý BCT có giá trị là “Thanh toán BCT”. Các trường hợp khác, trường này để trống và không cho phép nhập thông tin</w:t>
            </w:r>
          </w:p>
        </w:tc>
        <w:tc>
          <w:tcPr>
            <w:tcW w:w="1417" w:type="dxa"/>
          </w:tcPr>
          <w:p w14:paraId="04F523C1" w14:textId="77777777" w:rsidR="004A7D63" w:rsidRPr="00571988" w:rsidRDefault="004A7D63" w:rsidP="00BC284F">
            <w:pPr>
              <w:spacing w:line="312" w:lineRule="auto"/>
              <w:ind w:firstLine="90"/>
              <w:jc w:val="center"/>
              <w:rPr>
                <w:rFonts w:cs="Times New Roman"/>
                <w:szCs w:val="26"/>
              </w:rPr>
            </w:pPr>
            <w:r>
              <w:rPr>
                <w:rFonts w:cs="Times New Roman"/>
                <w:szCs w:val="26"/>
              </w:rPr>
              <w:lastRenderedPageBreak/>
              <w:t>Y</w:t>
            </w:r>
          </w:p>
        </w:tc>
      </w:tr>
      <w:tr w:rsidR="004A7D63" w:rsidRPr="00571988" w14:paraId="488B2164" w14:textId="77777777" w:rsidTr="00BC284F">
        <w:tc>
          <w:tcPr>
            <w:tcW w:w="1638" w:type="dxa"/>
          </w:tcPr>
          <w:p w14:paraId="212C078D"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lastRenderedPageBreak/>
              <w:t>Lý do đóng BCT</w:t>
            </w:r>
          </w:p>
        </w:tc>
        <w:tc>
          <w:tcPr>
            <w:tcW w:w="1350" w:type="dxa"/>
          </w:tcPr>
          <w:p w14:paraId="312A63E5"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nVarChar</w:t>
            </w:r>
          </w:p>
        </w:tc>
        <w:tc>
          <w:tcPr>
            <w:tcW w:w="720" w:type="dxa"/>
          </w:tcPr>
          <w:p w14:paraId="42472075"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50</w:t>
            </w:r>
          </w:p>
        </w:tc>
        <w:tc>
          <w:tcPr>
            <w:tcW w:w="1080" w:type="dxa"/>
          </w:tcPr>
          <w:p w14:paraId="3DB5014B"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(M)</w:t>
            </w:r>
          </w:p>
        </w:tc>
        <w:tc>
          <w:tcPr>
            <w:tcW w:w="4109" w:type="dxa"/>
          </w:tcPr>
          <w:p w14:paraId="63FF7D73"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Lý do đóng BCT đòi tiền.</w:t>
            </w:r>
          </w:p>
          <w:p w14:paraId="5B7C917F"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Gồm các giá trị:</w:t>
            </w:r>
          </w:p>
          <w:p w14:paraId="54E6A47B" w14:textId="77777777" w:rsidR="004A7D63" w:rsidRPr="00571988" w:rsidRDefault="004A7D63" w:rsidP="0074166A">
            <w:pPr>
              <w:pStyle w:val="ListParagraph"/>
              <w:numPr>
                <w:ilvl w:val="0"/>
                <w:numId w:val="1"/>
              </w:numPr>
              <w:tabs>
                <w:tab w:val="left" w:pos="392"/>
              </w:tabs>
              <w:spacing w:line="312" w:lineRule="auto"/>
              <w:ind w:left="72" w:firstLine="0"/>
              <w:jc w:val="both"/>
              <w:rPr>
                <w:rFonts w:cs="Times New Roman"/>
                <w:szCs w:val="26"/>
              </w:rPr>
            </w:pPr>
            <w:r w:rsidRPr="00571988">
              <w:rPr>
                <w:rFonts w:cs="Times New Roman"/>
                <w:szCs w:val="26"/>
              </w:rPr>
              <w:t>Theo thỏa thuận</w:t>
            </w:r>
          </w:p>
          <w:p w14:paraId="2F40D961" w14:textId="77777777" w:rsidR="004A7D63" w:rsidRPr="00571988" w:rsidRDefault="004A7D63" w:rsidP="0074166A">
            <w:pPr>
              <w:pStyle w:val="ListParagraph"/>
              <w:numPr>
                <w:ilvl w:val="0"/>
                <w:numId w:val="1"/>
              </w:numPr>
              <w:tabs>
                <w:tab w:val="left" w:pos="392"/>
              </w:tabs>
              <w:spacing w:line="312" w:lineRule="auto"/>
              <w:ind w:left="72" w:firstLine="0"/>
              <w:jc w:val="both"/>
              <w:rPr>
                <w:rFonts w:cs="Times New Roman"/>
                <w:szCs w:val="26"/>
              </w:rPr>
            </w:pPr>
            <w:r w:rsidRPr="00571988">
              <w:rPr>
                <w:rFonts w:cs="Times New Roman"/>
                <w:szCs w:val="26"/>
              </w:rPr>
              <w:t>Lỗi tác nghiệp</w:t>
            </w:r>
          </w:p>
          <w:p w14:paraId="65E017C8" w14:textId="77777777" w:rsidR="004A7D63" w:rsidRPr="00571988" w:rsidRDefault="004A7D63" w:rsidP="0074166A">
            <w:pPr>
              <w:pStyle w:val="ListParagraph"/>
              <w:numPr>
                <w:ilvl w:val="0"/>
                <w:numId w:val="1"/>
              </w:numPr>
              <w:tabs>
                <w:tab w:val="left" w:pos="392"/>
              </w:tabs>
              <w:spacing w:line="312" w:lineRule="auto"/>
              <w:ind w:left="72" w:firstLine="0"/>
              <w:jc w:val="both"/>
              <w:rPr>
                <w:rFonts w:cs="Times New Roman"/>
                <w:szCs w:val="26"/>
              </w:rPr>
            </w:pPr>
            <w:r w:rsidRPr="00571988">
              <w:rPr>
                <w:rFonts w:cs="Times New Roman"/>
                <w:szCs w:val="26"/>
              </w:rPr>
              <w:t>BCT có sai sót đã từ chối thanh toán</w:t>
            </w:r>
          </w:p>
          <w:p w14:paraId="60FD40AD" w14:textId="77777777" w:rsidR="004A7D63" w:rsidRPr="00571988" w:rsidRDefault="004A7D63" w:rsidP="0074166A">
            <w:pPr>
              <w:pStyle w:val="ListParagraph"/>
              <w:numPr>
                <w:ilvl w:val="0"/>
                <w:numId w:val="1"/>
              </w:numPr>
              <w:tabs>
                <w:tab w:val="left" w:pos="392"/>
              </w:tabs>
              <w:spacing w:line="312" w:lineRule="auto"/>
              <w:ind w:left="72" w:firstLine="0"/>
              <w:jc w:val="both"/>
              <w:rPr>
                <w:rFonts w:cs="Times New Roman"/>
                <w:szCs w:val="26"/>
              </w:rPr>
            </w:pPr>
            <w:r w:rsidRPr="00571988">
              <w:rPr>
                <w:rFonts w:cs="Times New Roman"/>
                <w:szCs w:val="26"/>
              </w:rPr>
              <w:t>Gia hạn bảo lãnh</w:t>
            </w:r>
          </w:p>
          <w:p w14:paraId="6EA711B3" w14:textId="77777777" w:rsidR="004A7D63" w:rsidRPr="00571988" w:rsidRDefault="004A7D63" w:rsidP="0074166A">
            <w:pPr>
              <w:pStyle w:val="ListParagraph"/>
              <w:numPr>
                <w:ilvl w:val="0"/>
                <w:numId w:val="1"/>
              </w:numPr>
              <w:tabs>
                <w:tab w:val="left" w:pos="392"/>
              </w:tabs>
              <w:spacing w:line="312" w:lineRule="auto"/>
              <w:ind w:left="72" w:firstLine="0"/>
              <w:jc w:val="both"/>
              <w:rPr>
                <w:rFonts w:cs="Times New Roman"/>
                <w:szCs w:val="26"/>
              </w:rPr>
            </w:pPr>
            <w:r w:rsidRPr="00571988">
              <w:rPr>
                <w:rFonts w:cs="Times New Roman"/>
                <w:szCs w:val="26"/>
              </w:rPr>
              <w:t>Lý do khác</w:t>
            </w:r>
          </w:p>
          <w:p w14:paraId="1A5EEC9A" w14:textId="77777777" w:rsidR="004A7D63" w:rsidRPr="00571988" w:rsidRDefault="004A7D63" w:rsidP="0074166A">
            <w:pPr>
              <w:pStyle w:val="ListParagraph"/>
              <w:numPr>
                <w:ilvl w:val="0"/>
                <w:numId w:val="1"/>
              </w:numPr>
              <w:tabs>
                <w:tab w:val="left" w:pos="392"/>
              </w:tabs>
              <w:spacing w:line="312" w:lineRule="auto"/>
              <w:ind w:left="72" w:firstLine="0"/>
              <w:jc w:val="both"/>
              <w:rPr>
                <w:rFonts w:cs="Times New Roman"/>
                <w:szCs w:val="26"/>
              </w:rPr>
            </w:pPr>
            <w:r w:rsidRPr="00571988">
              <w:rPr>
                <w:rFonts w:cs="Times New Roman"/>
                <w:szCs w:val="26"/>
              </w:rPr>
              <w:t>(Để trống)</w:t>
            </w:r>
          </w:p>
          <w:p w14:paraId="46A78B10" w14:textId="77777777" w:rsidR="004A7D63" w:rsidRDefault="004A7D63" w:rsidP="0074166A">
            <w:pPr>
              <w:spacing w:line="312" w:lineRule="auto"/>
              <w:ind w:firstLine="0"/>
              <w:jc w:val="both"/>
              <w:rPr>
                <w:rFonts w:cs="Times New Roman"/>
                <w:szCs w:val="26"/>
              </w:rPr>
            </w:pPr>
            <w:r w:rsidRPr="00571988">
              <w:rPr>
                <w:rFonts w:cs="Times New Roman"/>
                <w:szCs w:val="26"/>
              </w:rPr>
              <w:t>Mặc định là để trống, người dùng tự chọn giá trị</w:t>
            </w:r>
            <w:r>
              <w:rPr>
                <w:rFonts w:cs="Times New Roman"/>
                <w:szCs w:val="26"/>
              </w:rPr>
              <w:t>.</w:t>
            </w:r>
          </w:p>
          <w:p w14:paraId="248ECAB8" w14:textId="77777777" w:rsidR="004A7D63" w:rsidRPr="00571988" w:rsidRDefault="004A7D63" w:rsidP="0074166A">
            <w:pPr>
              <w:spacing w:line="312" w:lineRule="auto"/>
              <w:ind w:firstLine="0"/>
              <w:jc w:val="both"/>
              <w:rPr>
                <w:rFonts w:cs="Times New Roman"/>
                <w:szCs w:val="26"/>
              </w:rPr>
            </w:pPr>
            <w:r>
              <w:rPr>
                <w:rFonts w:cs="Times New Roman"/>
                <w:szCs w:val="26"/>
              </w:rPr>
              <w:t>Trường này trở thành trường bắt buộc khi trường Cách xử lý BCT có giá trị là “Đóng BCT”. Các trường hợp khác, trường này để trống và không cho phép nhập thông tin</w:t>
            </w:r>
          </w:p>
        </w:tc>
        <w:tc>
          <w:tcPr>
            <w:tcW w:w="1417" w:type="dxa"/>
          </w:tcPr>
          <w:p w14:paraId="1503A985"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75CEBA91" w14:textId="77777777" w:rsidTr="00BC284F">
        <w:tc>
          <w:tcPr>
            <w:tcW w:w="1638" w:type="dxa"/>
          </w:tcPr>
          <w:p w14:paraId="1C8CDD82"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Chi tiết Lý do đóng BCT</w:t>
            </w:r>
          </w:p>
        </w:tc>
        <w:tc>
          <w:tcPr>
            <w:tcW w:w="1350" w:type="dxa"/>
          </w:tcPr>
          <w:p w14:paraId="631A9872"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nVarChar</w:t>
            </w:r>
          </w:p>
        </w:tc>
        <w:tc>
          <w:tcPr>
            <w:tcW w:w="720" w:type="dxa"/>
          </w:tcPr>
          <w:p w14:paraId="0E572D8D"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255</w:t>
            </w:r>
          </w:p>
        </w:tc>
        <w:tc>
          <w:tcPr>
            <w:tcW w:w="1080" w:type="dxa"/>
          </w:tcPr>
          <w:p w14:paraId="417B2F6C"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(P/M)</w:t>
            </w:r>
          </w:p>
        </w:tc>
        <w:tc>
          <w:tcPr>
            <w:tcW w:w="4109" w:type="dxa"/>
          </w:tcPr>
          <w:p w14:paraId="2DD71ABA"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Chi tiết lý do đóng BCT đòi tiền.</w:t>
            </w:r>
          </w:p>
          <w:p w14:paraId="302918E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Trường hợp Lý do đóng có giá trị là “Lý do khác”</w:t>
            </w:r>
            <w:r>
              <w:rPr>
                <w:rFonts w:cs="Times New Roman"/>
                <w:szCs w:val="26"/>
              </w:rPr>
              <w:t xml:space="preserve"> và trường Cách xử lý BCT có giá trị là “Đóng BCT”</w:t>
            </w:r>
            <w:r w:rsidRPr="00571988">
              <w:rPr>
                <w:rFonts w:cs="Times New Roman"/>
                <w:szCs w:val="26"/>
              </w:rPr>
              <w:t>, trường này trở thành trường bắt buộc cho người dùng nhập nội dung.</w:t>
            </w:r>
          </w:p>
          <w:p w14:paraId="33AD2CC3"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Trường hợp khác, trường này bị mờ, không cho phép nhập</w:t>
            </w:r>
          </w:p>
        </w:tc>
        <w:tc>
          <w:tcPr>
            <w:tcW w:w="1417" w:type="dxa"/>
          </w:tcPr>
          <w:p w14:paraId="159AFC53"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42D752CA" w14:textId="77777777" w:rsidTr="00BC284F">
        <w:tc>
          <w:tcPr>
            <w:tcW w:w="1638" w:type="dxa"/>
          </w:tcPr>
          <w:p w14:paraId="16D83248" w14:textId="77777777" w:rsidR="004A7D63" w:rsidRPr="00B902FC" w:rsidRDefault="004A7D63" w:rsidP="00BC284F">
            <w:pPr>
              <w:spacing w:line="312" w:lineRule="auto"/>
              <w:ind w:firstLine="0"/>
              <w:jc w:val="both"/>
              <w:rPr>
                <w:rFonts w:cs="Times New Roman"/>
                <w:b/>
                <w:color w:val="FF0000"/>
                <w:szCs w:val="26"/>
              </w:rPr>
            </w:pPr>
            <w:r w:rsidRPr="00B902FC">
              <w:rPr>
                <w:rFonts w:cs="Times New Roman"/>
                <w:b/>
                <w:color w:val="FF0000"/>
                <w:szCs w:val="26"/>
              </w:rPr>
              <w:t>Loại tiền BCT</w:t>
            </w:r>
          </w:p>
          <w:p w14:paraId="7F0DB351" w14:textId="77777777" w:rsidR="004A7D63" w:rsidRPr="00571988" w:rsidRDefault="004A7D63" w:rsidP="00BC284F">
            <w:pPr>
              <w:spacing w:line="312" w:lineRule="auto"/>
              <w:ind w:firstLine="0"/>
              <w:jc w:val="both"/>
              <w:rPr>
                <w:rFonts w:cs="Times New Roman"/>
                <w:b/>
                <w:szCs w:val="26"/>
              </w:rPr>
            </w:pPr>
            <w:r w:rsidRPr="00B902FC">
              <w:rPr>
                <w:rFonts w:cs="Times New Roman"/>
                <w:i/>
                <w:color w:val="FF0000"/>
                <w:szCs w:val="26"/>
              </w:rPr>
              <w:t>(tên cũ Loại tiền (*))</w:t>
            </w:r>
          </w:p>
        </w:tc>
        <w:tc>
          <w:tcPr>
            <w:tcW w:w="1350" w:type="dxa"/>
          </w:tcPr>
          <w:p w14:paraId="4BA52F59"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1B164C2A"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4174B12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val="restart"/>
          </w:tcPr>
          <w:p w14:paraId="34BC694D"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Loại tiền và Số tiền của BCT đòi tiền theo BL.</w:t>
            </w:r>
          </w:p>
          <w:p w14:paraId="3B2083CB"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w:t>
            </w:r>
            <w:r w:rsidRPr="00630B42">
              <w:rPr>
                <w:rFonts w:cs="Times New Roman"/>
                <w:color w:val="FF0000"/>
                <w:szCs w:val="26"/>
              </w:rPr>
              <w:lastRenderedPageBreak/>
              <w:t xml:space="preserve">thị là: </w:t>
            </w:r>
          </w:p>
          <w:p w14:paraId="696CCDE6"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b/>
                <w:color w:val="FF0000"/>
                <w:szCs w:val="26"/>
              </w:rPr>
              <w:t>Số tiền phải trả</w:t>
            </w:r>
            <w:r w:rsidRPr="00630B42">
              <w:rPr>
                <w:rFonts w:cs="Times New Roman"/>
                <w:color w:val="FF0000"/>
                <w:szCs w:val="26"/>
              </w:rPr>
              <w:t>.</w:t>
            </w:r>
          </w:p>
          <w:p w14:paraId="0E23D184"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rPr>
              <w:t>.</w:t>
            </w:r>
          </w:p>
        </w:tc>
        <w:tc>
          <w:tcPr>
            <w:tcW w:w="1417" w:type="dxa"/>
          </w:tcPr>
          <w:p w14:paraId="0F296A15" w14:textId="77777777" w:rsidR="004A7D63" w:rsidRPr="00571988" w:rsidRDefault="004A7D63" w:rsidP="00BC284F">
            <w:pPr>
              <w:spacing w:line="312" w:lineRule="auto"/>
              <w:ind w:firstLine="90"/>
              <w:jc w:val="center"/>
              <w:rPr>
                <w:rFonts w:cs="Times New Roman"/>
                <w:szCs w:val="26"/>
              </w:rPr>
            </w:pPr>
            <w:r>
              <w:rPr>
                <w:rFonts w:cs="Times New Roman"/>
                <w:szCs w:val="26"/>
              </w:rPr>
              <w:lastRenderedPageBreak/>
              <w:t>N</w:t>
            </w:r>
          </w:p>
        </w:tc>
      </w:tr>
      <w:tr w:rsidR="004A7D63" w:rsidRPr="00571988" w14:paraId="14160C38" w14:textId="77777777" w:rsidTr="00BC284F">
        <w:tc>
          <w:tcPr>
            <w:tcW w:w="1638" w:type="dxa"/>
          </w:tcPr>
          <w:p w14:paraId="598FDAD6" w14:textId="77777777" w:rsidR="004A7D63" w:rsidRDefault="004A7D63" w:rsidP="00BC284F">
            <w:pPr>
              <w:spacing w:line="312" w:lineRule="auto"/>
              <w:ind w:firstLine="0"/>
              <w:jc w:val="both"/>
              <w:rPr>
                <w:rFonts w:cs="Times New Roman"/>
                <w:b/>
                <w:color w:val="FF0000"/>
                <w:szCs w:val="26"/>
              </w:rPr>
            </w:pPr>
            <w:r w:rsidRPr="00B902FC">
              <w:rPr>
                <w:rFonts w:cs="Times New Roman"/>
                <w:b/>
                <w:color w:val="FF0000"/>
                <w:szCs w:val="26"/>
              </w:rPr>
              <w:lastRenderedPageBreak/>
              <w:t>Số tiền BCT</w:t>
            </w:r>
          </w:p>
          <w:p w14:paraId="7ECB1A35" w14:textId="77777777" w:rsidR="004A7D63" w:rsidRPr="00571988" w:rsidRDefault="004A7D63" w:rsidP="00BC284F">
            <w:pPr>
              <w:spacing w:line="312" w:lineRule="auto"/>
              <w:ind w:firstLine="0"/>
              <w:jc w:val="both"/>
              <w:rPr>
                <w:rFonts w:cs="Times New Roman"/>
                <w:b/>
                <w:szCs w:val="26"/>
              </w:rPr>
            </w:pPr>
            <w:r w:rsidRPr="00B902FC">
              <w:rPr>
                <w:rFonts w:cs="Times New Roman"/>
                <w:i/>
                <w:color w:val="FF0000"/>
                <w:szCs w:val="26"/>
              </w:rPr>
              <w:t xml:space="preserve">(tên cũ </w:t>
            </w:r>
            <w:r>
              <w:rPr>
                <w:rFonts w:cs="Times New Roman"/>
                <w:i/>
                <w:color w:val="FF0000"/>
                <w:szCs w:val="26"/>
              </w:rPr>
              <w:t>Số tiền đòi</w:t>
            </w:r>
            <w:r w:rsidRPr="00B902FC">
              <w:rPr>
                <w:rFonts w:cs="Times New Roman"/>
                <w:i/>
                <w:color w:val="FF0000"/>
                <w:szCs w:val="26"/>
              </w:rPr>
              <w:t xml:space="preserve"> (*))</w:t>
            </w:r>
          </w:p>
        </w:tc>
        <w:tc>
          <w:tcPr>
            <w:tcW w:w="1350" w:type="dxa"/>
          </w:tcPr>
          <w:p w14:paraId="50B9549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70F02ADB"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48A8FE42"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tcPr>
          <w:p w14:paraId="162EF6A2" w14:textId="77777777" w:rsidR="004A7D63" w:rsidRPr="00571988" w:rsidRDefault="004A7D63" w:rsidP="0074166A">
            <w:pPr>
              <w:spacing w:line="312" w:lineRule="auto"/>
              <w:ind w:firstLine="0"/>
              <w:jc w:val="both"/>
              <w:rPr>
                <w:rFonts w:cs="Times New Roman"/>
                <w:szCs w:val="26"/>
              </w:rPr>
            </w:pPr>
          </w:p>
        </w:tc>
        <w:tc>
          <w:tcPr>
            <w:tcW w:w="1417" w:type="dxa"/>
          </w:tcPr>
          <w:p w14:paraId="22B8515C" w14:textId="77777777" w:rsidR="004A7D63" w:rsidRPr="00571988"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44A58314" w14:textId="77777777" w:rsidTr="00BC284F">
        <w:tc>
          <w:tcPr>
            <w:tcW w:w="1638" w:type="dxa"/>
          </w:tcPr>
          <w:p w14:paraId="2CDF72FF"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lastRenderedPageBreak/>
              <w:t>Loại tiền Số dư BCT cũ</w:t>
            </w:r>
          </w:p>
        </w:tc>
        <w:tc>
          <w:tcPr>
            <w:tcW w:w="1350" w:type="dxa"/>
          </w:tcPr>
          <w:p w14:paraId="134B7263"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506FF9F5"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72D51C7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vMerge w:val="restart"/>
          </w:tcPr>
          <w:p w14:paraId="74B21A15"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Loại tiền và Số tiền của BCT đã được cập nhật sau các lần sửa đổi/thanh toán BCT ở thời điểm trước khi thanh toán BCT.</w:t>
            </w:r>
          </w:p>
          <w:p w14:paraId="6F9F8672"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Loại tiền BCT.</w:t>
            </w:r>
          </w:p>
          <w:p w14:paraId="55F5B621"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số tiền thể hiện giá trị cuối cùng của Số dư BCT trước khi tạo mới hồ sơ thanh toán BCT này.</w:t>
            </w:r>
          </w:p>
          <w:p w14:paraId="4E58ED6C"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4499357B"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12B0B804" w14:textId="77777777" w:rsidTr="00BC284F">
        <w:tc>
          <w:tcPr>
            <w:tcW w:w="1638" w:type="dxa"/>
          </w:tcPr>
          <w:p w14:paraId="1CA2767A"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Số dư BCT cũ</w:t>
            </w:r>
          </w:p>
        </w:tc>
        <w:tc>
          <w:tcPr>
            <w:tcW w:w="1350" w:type="dxa"/>
          </w:tcPr>
          <w:p w14:paraId="1FA7E27D"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06A8A9C9"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0F86255E"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vMerge/>
          </w:tcPr>
          <w:p w14:paraId="2854341B" w14:textId="77777777" w:rsidR="004A7D63" w:rsidRPr="00571988" w:rsidRDefault="004A7D63" w:rsidP="0074166A">
            <w:pPr>
              <w:spacing w:line="312" w:lineRule="auto"/>
              <w:ind w:firstLine="0"/>
              <w:jc w:val="both"/>
              <w:rPr>
                <w:rFonts w:cs="Times New Roman"/>
                <w:szCs w:val="26"/>
              </w:rPr>
            </w:pPr>
          </w:p>
        </w:tc>
        <w:tc>
          <w:tcPr>
            <w:tcW w:w="1417" w:type="dxa"/>
          </w:tcPr>
          <w:p w14:paraId="415FC90C"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1EA4BC49" w14:textId="77777777" w:rsidTr="00BC284F">
        <w:tc>
          <w:tcPr>
            <w:tcW w:w="1638" w:type="dxa"/>
          </w:tcPr>
          <w:p w14:paraId="20901F16"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Loại tiền Số dư BCT</w:t>
            </w:r>
          </w:p>
        </w:tc>
        <w:tc>
          <w:tcPr>
            <w:tcW w:w="1350" w:type="dxa"/>
          </w:tcPr>
          <w:p w14:paraId="54055A38"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6C62FE4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2CC1746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val="restart"/>
          </w:tcPr>
          <w:p w14:paraId="149C9860"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Loại tiền và Số dư của BCT đòi tiền theo B</w:t>
            </w:r>
            <w:r>
              <w:rPr>
                <w:rFonts w:cs="Times New Roman"/>
                <w:szCs w:val="26"/>
              </w:rPr>
              <w:t>ảo lãnh</w:t>
            </w:r>
            <w:r w:rsidRPr="00571988">
              <w:rPr>
                <w:rFonts w:cs="Times New Roman"/>
                <w:szCs w:val="26"/>
              </w:rPr>
              <w:t xml:space="preserve"> đến thời điểm hiện tại.</w:t>
            </w:r>
          </w:p>
          <w:p w14:paraId="568E4A61"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Loại tiền BCT.</w:t>
            </w:r>
          </w:p>
          <w:p w14:paraId="2BC84B39"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số tiền hệ thống tự tính toán bằng Số dư BCT trước khi tạo mới hồ sơ thanh toán BCT này trừ đi Số tiền thanh toán.</w:t>
            </w:r>
          </w:p>
          <w:p w14:paraId="3DFA9755"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518C789C" w14:textId="77777777" w:rsidR="004A7D63" w:rsidRPr="00571988" w:rsidRDefault="004A7D63" w:rsidP="0074166A">
            <w:pPr>
              <w:spacing w:line="312" w:lineRule="auto"/>
              <w:ind w:firstLine="0"/>
              <w:jc w:val="both"/>
              <w:rPr>
                <w:rFonts w:cs="Times New Roman"/>
                <w:szCs w:val="26"/>
              </w:rPr>
            </w:pPr>
            <w:r w:rsidRPr="00630B42">
              <w:rPr>
                <w:rFonts w:cs="Times New Roman"/>
                <w:b/>
                <w:color w:val="FF0000"/>
                <w:szCs w:val="26"/>
              </w:rPr>
              <w:t>Số tiền chưa t/toán</w:t>
            </w:r>
            <w:r w:rsidRPr="00630B42">
              <w:rPr>
                <w:rFonts w:cs="Times New Roman"/>
                <w:color w:val="FF0000"/>
                <w:szCs w:val="26"/>
              </w:rPr>
              <w:t>.</w:t>
            </w:r>
          </w:p>
        </w:tc>
        <w:tc>
          <w:tcPr>
            <w:tcW w:w="1417" w:type="dxa"/>
          </w:tcPr>
          <w:p w14:paraId="14FBE59F"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6B1C9741" w14:textId="77777777" w:rsidTr="00BC284F">
        <w:tc>
          <w:tcPr>
            <w:tcW w:w="1638" w:type="dxa"/>
          </w:tcPr>
          <w:p w14:paraId="30D806DA"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Số dư BCT</w:t>
            </w:r>
          </w:p>
        </w:tc>
        <w:tc>
          <w:tcPr>
            <w:tcW w:w="1350" w:type="dxa"/>
          </w:tcPr>
          <w:p w14:paraId="6A8B93DD"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07B467B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2EFCB16D"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tcPr>
          <w:p w14:paraId="2F2F6E6D" w14:textId="77777777" w:rsidR="004A7D63" w:rsidRPr="00571988" w:rsidRDefault="004A7D63" w:rsidP="0074166A">
            <w:pPr>
              <w:spacing w:line="312" w:lineRule="auto"/>
              <w:ind w:firstLine="0"/>
              <w:jc w:val="both"/>
              <w:rPr>
                <w:rFonts w:cs="Times New Roman"/>
                <w:szCs w:val="26"/>
              </w:rPr>
            </w:pPr>
          </w:p>
        </w:tc>
        <w:tc>
          <w:tcPr>
            <w:tcW w:w="1417" w:type="dxa"/>
          </w:tcPr>
          <w:p w14:paraId="49AC1E8B"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0A693927" w14:textId="77777777" w:rsidTr="00BC284F">
        <w:tc>
          <w:tcPr>
            <w:tcW w:w="1638" w:type="dxa"/>
          </w:tcPr>
          <w:p w14:paraId="42E393DF"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Loại tiền Khoản phải trả khác</w:t>
            </w:r>
          </w:p>
        </w:tc>
        <w:tc>
          <w:tcPr>
            <w:tcW w:w="1350" w:type="dxa"/>
          </w:tcPr>
          <w:p w14:paraId="2FACA436"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0D246910"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48DF3C31"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val="restart"/>
          </w:tcPr>
          <w:p w14:paraId="3714F22D"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Loại tiền và Số tiền của Khoản phải trả khác trong BCT đòi tiền theo BL.</w:t>
            </w:r>
          </w:p>
          <w:p w14:paraId="399B820A"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w:t>
            </w:r>
            <w:r w:rsidRPr="00630B42">
              <w:rPr>
                <w:rFonts w:cs="Times New Roman"/>
                <w:color w:val="FF0000"/>
                <w:szCs w:val="26"/>
              </w:rPr>
              <w:lastRenderedPageBreak/>
              <w:t>thị là:</w:t>
            </w:r>
          </w:p>
          <w:p w14:paraId="1DD87D5F"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b/>
                <w:color w:val="FF0000"/>
                <w:szCs w:val="26"/>
              </w:rPr>
              <w:t>Khoản phải trả khác</w:t>
            </w:r>
            <w:r w:rsidRPr="00630B42">
              <w:rPr>
                <w:rFonts w:cs="Times New Roman"/>
                <w:color w:val="FF0000"/>
                <w:szCs w:val="26"/>
              </w:rPr>
              <w:t>.</w:t>
            </w:r>
          </w:p>
          <w:p w14:paraId="154E60C8"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rPr>
              <w:t>.</w:t>
            </w:r>
          </w:p>
        </w:tc>
        <w:tc>
          <w:tcPr>
            <w:tcW w:w="1417" w:type="dxa"/>
          </w:tcPr>
          <w:p w14:paraId="7AE3A621" w14:textId="77777777" w:rsidR="004A7D63" w:rsidRPr="00571988" w:rsidRDefault="004A7D63" w:rsidP="00BC284F">
            <w:pPr>
              <w:spacing w:line="312" w:lineRule="auto"/>
              <w:ind w:firstLine="90"/>
              <w:jc w:val="center"/>
              <w:rPr>
                <w:rFonts w:cs="Times New Roman"/>
                <w:szCs w:val="26"/>
              </w:rPr>
            </w:pPr>
            <w:r>
              <w:rPr>
                <w:rFonts w:cs="Times New Roman"/>
                <w:szCs w:val="26"/>
              </w:rPr>
              <w:lastRenderedPageBreak/>
              <w:t>Y</w:t>
            </w:r>
          </w:p>
        </w:tc>
      </w:tr>
      <w:tr w:rsidR="004A7D63" w:rsidRPr="00571988" w14:paraId="00B90010" w14:textId="77777777" w:rsidTr="00BC284F">
        <w:tc>
          <w:tcPr>
            <w:tcW w:w="1638" w:type="dxa"/>
          </w:tcPr>
          <w:p w14:paraId="01C235B5"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 xml:space="preserve">Khoản phải </w:t>
            </w:r>
            <w:r w:rsidRPr="00571988">
              <w:rPr>
                <w:rFonts w:cs="Times New Roman"/>
                <w:b/>
                <w:szCs w:val="26"/>
              </w:rPr>
              <w:lastRenderedPageBreak/>
              <w:t>trả khác</w:t>
            </w:r>
          </w:p>
        </w:tc>
        <w:tc>
          <w:tcPr>
            <w:tcW w:w="1350" w:type="dxa"/>
          </w:tcPr>
          <w:p w14:paraId="12931E7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lastRenderedPageBreak/>
              <w:t>Decimal</w:t>
            </w:r>
          </w:p>
        </w:tc>
        <w:tc>
          <w:tcPr>
            <w:tcW w:w="720" w:type="dxa"/>
          </w:tcPr>
          <w:p w14:paraId="3105BB6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w:t>
            </w:r>
            <w:r w:rsidRPr="00571988">
              <w:rPr>
                <w:rFonts w:cs="Times New Roman"/>
                <w:szCs w:val="26"/>
              </w:rPr>
              <w:lastRenderedPageBreak/>
              <w:t>3</w:t>
            </w:r>
          </w:p>
        </w:tc>
        <w:tc>
          <w:tcPr>
            <w:tcW w:w="1080" w:type="dxa"/>
          </w:tcPr>
          <w:p w14:paraId="43F2C039"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lastRenderedPageBreak/>
              <w:t>(P)</w:t>
            </w:r>
          </w:p>
        </w:tc>
        <w:tc>
          <w:tcPr>
            <w:tcW w:w="4109" w:type="dxa"/>
            <w:vMerge/>
          </w:tcPr>
          <w:p w14:paraId="52C51CD4" w14:textId="77777777" w:rsidR="004A7D63" w:rsidRPr="00571988" w:rsidRDefault="004A7D63" w:rsidP="0074166A">
            <w:pPr>
              <w:spacing w:line="312" w:lineRule="auto"/>
              <w:ind w:firstLine="0"/>
              <w:jc w:val="both"/>
              <w:rPr>
                <w:rFonts w:cs="Times New Roman"/>
                <w:szCs w:val="26"/>
              </w:rPr>
            </w:pPr>
          </w:p>
        </w:tc>
        <w:tc>
          <w:tcPr>
            <w:tcW w:w="1417" w:type="dxa"/>
          </w:tcPr>
          <w:p w14:paraId="6EEFCDD9"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4FCAAD15" w14:textId="77777777" w:rsidTr="00BC284F">
        <w:tc>
          <w:tcPr>
            <w:tcW w:w="1638" w:type="dxa"/>
          </w:tcPr>
          <w:p w14:paraId="54440D99"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lastRenderedPageBreak/>
              <w:t>Loại tiền Số dư Khoản phải trả khác cũ</w:t>
            </w:r>
          </w:p>
        </w:tc>
        <w:tc>
          <w:tcPr>
            <w:tcW w:w="1350" w:type="dxa"/>
          </w:tcPr>
          <w:p w14:paraId="51CA91BB"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63458E7E"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7E7876A0"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vMerge w:val="restart"/>
          </w:tcPr>
          <w:p w14:paraId="6E6BC5D1"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Loại tiền và Số tiền của Khoản phải trả khác trong BCT đã được cập nhật sau các lần sửa đổi/thanh toán BCT ở thời điểm trước khi thanh toán BCT.</w:t>
            </w:r>
          </w:p>
          <w:p w14:paraId="3790E022"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Loại tiền BCT.</w:t>
            </w:r>
          </w:p>
          <w:p w14:paraId="4BF33FE8"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số tiền thể hiện giá trị cuối cùng của Số dư Khoản phải trả khác trước khi tạo mới hồ sơ thanh toán BCT này.</w:t>
            </w:r>
          </w:p>
          <w:p w14:paraId="4DE7930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48005506"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719BAE6F" w14:textId="77777777" w:rsidTr="00BC284F">
        <w:tc>
          <w:tcPr>
            <w:tcW w:w="1638" w:type="dxa"/>
          </w:tcPr>
          <w:p w14:paraId="2D5ED9AB"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Số dư Khoản phải trả khác cũ</w:t>
            </w:r>
          </w:p>
        </w:tc>
        <w:tc>
          <w:tcPr>
            <w:tcW w:w="1350" w:type="dxa"/>
          </w:tcPr>
          <w:p w14:paraId="2AD1433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390BB95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11D23931"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vMerge/>
          </w:tcPr>
          <w:p w14:paraId="48E8C692" w14:textId="77777777" w:rsidR="004A7D63" w:rsidRPr="00571988" w:rsidRDefault="004A7D63" w:rsidP="0074166A">
            <w:pPr>
              <w:spacing w:line="312" w:lineRule="auto"/>
              <w:ind w:firstLine="0"/>
              <w:jc w:val="both"/>
              <w:rPr>
                <w:rFonts w:cs="Times New Roman"/>
                <w:szCs w:val="26"/>
              </w:rPr>
            </w:pPr>
          </w:p>
        </w:tc>
        <w:tc>
          <w:tcPr>
            <w:tcW w:w="1417" w:type="dxa"/>
          </w:tcPr>
          <w:p w14:paraId="2516AA9A"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1E95447E" w14:textId="77777777" w:rsidTr="00BC284F">
        <w:tc>
          <w:tcPr>
            <w:tcW w:w="1638" w:type="dxa"/>
          </w:tcPr>
          <w:p w14:paraId="7C7FC604"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Loại tiền Số dư Khoản phải trả khác</w:t>
            </w:r>
          </w:p>
        </w:tc>
        <w:tc>
          <w:tcPr>
            <w:tcW w:w="1350" w:type="dxa"/>
          </w:tcPr>
          <w:p w14:paraId="4CDC84A8"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42DA0EF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427C6C06"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val="restart"/>
          </w:tcPr>
          <w:p w14:paraId="3A4903A9"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Loại tiền và Số dư của Khoản phải trả khác trong BCT đòi tiền theo </w:t>
            </w:r>
            <w:r>
              <w:rPr>
                <w:rFonts w:cs="Times New Roman"/>
                <w:szCs w:val="26"/>
              </w:rPr>
              <w:t>bảo lãnh</w:t>
            </w:r>
            <w:r w:rsidRPr="00571988">
              <w:rPr>
                <w:rFonts w:cs="Times New Roman"/>
                <w:szCs w:val="26"/>
              </w:rPr>
              <w:t xml:space="preserve"> đến thời điểm hiện tại.</w:t>
            </w:r>
          </w:p>
          <w:p w14:paraId="1E1E504D"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Loại tiền BCT.</w:t>
            </w:r>
          </w:p>
          <w:p w14:paraId="0BFB4EA7"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số tiền hệ thống tự tính toán bằng Số dư Khoản phải trả khác trước khi tạo mới hồ sơ thanh toán BCT này trừ đi Số tiền thanh toán Khoản phải trả khác.</w:t>
            </w:r>
          </w:p>
          <w:p w14:paraId="43050461"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color w:val="FF0000"/>
                <w:szCs w:val="26"/>
              </w:rPr>
              <w:t>Trên màn hình, 2 trường này nằm trên 1 hàng và có chung 1 tên hiển thị là:</w:t>
            </w:r>
          </w:p>
          <w:p w14:paraId="3285E16B" w14:textId="77777777" w:rsidR="004A7D63" w:rsidRPr="00571988" w:rsidRDefault="004A7D63" w:rsidP="0074166A">
            <w:pPr>
              <w:spacing w:line="312" w:lineRule="auto"/>
              <w:ind w:firstLine="0"/>
              <w:jc w:val="both"/>
              <w:rPr>
                <w:rFonts w:cs="Times New Roman"/>
                <w:szCs w:val="26"/>
              </w:rPr>
            </w:pPr>
            <w:r w:rsidRPr="00630B42">
              <w:rPr>
                <w:rFonts w:cs="Times New Roman"/>
                <w:b/>
                <w:color w:val="FF0000"/>
                <w:szCs w:val="26"/>
              </w:rPr>
              <w:t>Khoản phải trả khác chưa t/toán</w:t>
            </w:r>
            <w:r w:rsidRPr="00630B42">
              <w:rPr>
                <w:rFonts w:cs="Times New Roman"/>
                <w:color w:val="FF0000"/>
                <w:szCs w:val="26"/>
              </w:rPr>
              <w:t>.</w:t>
            </w:r>
          </w:p>
        </w:tc>
        <w:tc>
          <w:tcPr>
            <w:tcW w:w="1417" w:type="dxa"/>
          </w:tcPr>
          <w:p w14:paraId="55259A17"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2684730D" w14:textId="77777777" w:rsidTr="00BC284F">
        <w:tc>
          <w:tcPr>
            <w:tcW w:w="1638" w:type="dxa"/>
          </w:tcPr>
          <w:p w14:paraId="5F714AF9"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Số dư Khoản phải trả khác</w:t>
            </w:r>
          </w:p>
        </w:tc>
        <w:tc>
          <w:tcPr>
            <w:tcW w:w="1350" w:type="dxa"/>
          </w:tcPr>
          <w:p w14:paraId="18560AF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37EED39C"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6038DE8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tcPr>
          <w:p w14:paraId="00BD3570" w14:textId="77777777" w:rsidR="004A7D63" w:rsidRPr="00571988" w:rsidRDefault="004A7D63" w:rsidP="0074166A">
            <w:pPr>
              <w:spacing w:line="312" w:lineRule="auto"/>
              <w:ind w:firstLine="0"/>
              <w:jc w:val="both"/>
              <w:rPr>
                <w:rFonts w:cs="Times New Roman"/>
                <w:szCs w:val="26"/>
              </w:rPr>
            </w:pPr>
          </w:p>
        </w:tc>
        <w:tc>
          <w:tcPr>
            <w:tcW w:w="1417" w:type="dxa"/>
          </w:tcPr>
          <w:p w14:paraId="75B7C81A"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39858D04" w14:textId="77777777" w:rsidTr="00BC284F">
        <w:tc>
          <w:tcPr>
            <w:tcW w:w="1638" w:type="dxa"/>
          </w:tcPr>
          <w:p w14:paraId="423E846D"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 xml:space="preserve">Loại tiền Tổng số tiền </w:t>
            </w:r>
            <w:r w:rsidRPr="00571988">
              <w:rPr>
                <w:rFonts w:cs="Times New Roman"/>
                <w:b/>
                <w:szCs w:val="26"/>
              </w:rPr>
              <w:lastRenderedPageBreak/>
              <w:t>BCT</w:t>
            </w:r>
          </w:p>
        </w:tc>
        <w:tc>
          <w:tcPr>
            <w:tcW w:w="1350" w:type="dxa"/>
          </w:tcPr>
          <w:p w14:paraId="736B271B" w14:textId="77777777" w:rsidR="004A7D63" w:rsidRPr="00571988" w:rsidRDefault="004A7D63" w:rsidP="00BC284F">
            <w:pPr>
              <w:spacing w:line="312" w:lineRule="auto"/>
              <w:ind w:firstLine="90"/>
              <w:jc w:val="center"/>
              <w:rPr>
                <w:rFonts w:cs="Times New Roman"/>
                <w:szCs w:val="26"/>
              </w:rPr>
            </w:pPr>
            <w:r>
              <w:rPr>
                <w:rFonts w:cs="Times New Roman"/>
                <w:szCs w:val="26"/>
              </w:rPr>
              <w:lastRenderedPageBreak/>
              <w:t>nVarchar</w:t>
            </w:r>
          </w:p>
        </w:tc>
        <w:tc>
          <w:tcPr>
            <w:tcW w:w="720" w:type="dxa"/>
          </w:tcPr>
          <w:p w14:paraId="70C82B05"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4A275487"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val="restart"/>
          </w:tcPr>
          <w:p w14:paraId="61E2A6AB"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w:t>
            </w:r>
            <w:r w:rsidRPr="00571988">
              <w:rPr>
                <w:rFonts w:cs="Times New Roman"/>
                <w:szCs w:val="26"/>
              </w:rPr>
              <w:lastRenderedPageBreak/>
              <w:t>khác.</w:t>
            </w:r>
          </w:p>
          <w:p w14:paraId="4F20CFFA"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38D78C34"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b/>
                <w:color w:val="FF0000"/>
                <w:szCs w:val="26"/>
              </w:rPr>
              <w:t>Tổng số tiền phải trả</w:t>
            </w:r>
            <w:r w:rsidRPr="00630B42">
              <w:rPr>
                <w:rFonts w:cs="Times New Roman"/>
                <w:color w:val="FF0000"/>
                <w:szCs w:val="26"/>
              </w:rPr>
              <w:t>.</w:t>
            </w:r>
          </w:p>
          <w:p w14:paraId="402A6D53"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Pr>
                <w:rFonts w:cs="Times New Roman"/>
                <w:szCs w:val="26"/>
              </w:rPr>
              <w:t>.</w:t>
            </w:r>
            <w:r w:rsidRPr="00571988">
              <w:rPr>
                <w:rFonts w:cs="Times New Roman"/>
                <w:szCs w:val="26"/>
              </w:rPr>
              <w:t>.</w:t>
            </w:r>
          </w:p>
        </w:tc>
        <w:tc>
          <w:tcPr>
            <w:tcW w:w="1417" w:type="dxa"/>
          </w:tcPr>
          <w:p w14:paraId="36B0D91A" w14:textId="77777777" w:rsidR="004A7D63" w:rsidRPr="00571988" w:rsidRDefault="004A7D63" w:rsidP="00BC284F">
            <w:pPr>
              <w:spacing w:line="312" w:lineRule="auto"/>
              <w:ind w:firstLine="90"/>
              <w:jc w:val="center"/>
              <w:rPr>
                <w:rFonts w:cs="Times New Roman"/>
                <w:szCs w:val="26"/>
              </w:rPr>
            </w:pPr>
            <w:r>
              <w:rPr>
                <w:rFonts w:cs="Times New Roman"/>
                <w:szCs w:val="26"/>
              </w:rPr>
              <w:lastRenderedPageBreak/>
              <w:t>Y</w:t>
            </w:r>
          </w:p>
        </w:tc>
      </w:tr>
      <w:tr w:rsidR="004A7D63" w:rsidRPr="00571988" w14:paraId="2F3758DB" w14:textId="77777777" w:rsidTr="00BC284F">
        <w:tc>
          <w:tcPr>
            <w:tcW w:w="1638" w:type="dxa"/>
          </w:tcPr>
          <w:p w14:paraId="537FB2BC"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lastRenderedPageBreak/>
              <w:t>Tổng số tiền BCT</w:t>
            </w:r>
          </w:p>
        </w:tc>
        <w:tc>
          <w:tcPr>
            <w:tcW w:w="1350" w:type="dxa"/>
          </w:tcPr>
          <w:p w14:paraId="64F8BFCB"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35E2C55C"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57BA2280"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tcPr>
          <w:p w14:paraId="1ACA7EAA" w14:textId="77777777" w:rsidR="004A7D63" w:rsidRPr="00571988" w:rsidRDefault="004A7D63" w:rsidP="0074166A">
            <w:pPr>
              <w:spacing w:line="312" w:lineRule="auto"/>
              <w:ind w:firstLine="0"/>
              <w:jc w:val="both"/>
              <w:rPr>
                <w:rFonts w:cs="Times New Roman"/>
                <w:szCs w:val="26"/>
              </w:rPr>
            </w:pPr>
          </w:p>
        </w:tc>
        <w:tc>
          <w:tcPr>
            <w:tcW w:w="1417" w:type="dxa"/>
          </w:tcPr>
          <w:p w14:paraId="656A0464"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4A9F599A" w14:textId="77777777" w:rsidTr="00BC284F">
        <w:tc>
          <w:tcPr>
            <w:tcW w:w="1638" w:type="dxa"/>
          </w:tcPr>
          <w:p w14:paraId="79588BF1"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Loại tiền Tổng số dư BCT cũ</w:t>
            </w:r>
          </w:p>
        </w:tc>
        <w:tc>
          <w:tcPr>
            <w:tcW w:w="1350" w:type="dxa"/>
          </w:tcPr>
          <w:p w14:paraId="54FD9A34"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2011AE42"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6156ECF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vMerge w:val="restart"/>
          </w:tcPr>
          <w:p w14:paraId="5ECED65D"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Loại tiền và Số tiền của BCT đòi tiền theo </w:t>
            </w:r>
            <w:r>
              <w:rPr>
                <w:rFonts w:cs="Times New Roman"/>
                <w:szCs w:val="26"/>
              </w:rPr>
              <w:t>bảo lãnh</w:t>
            </w:r>
            <w:r w:rsidRPr="00571988">
              <w:rPr>
                <w:rFonts w:cs="Times New Roman"/>
                <w:szCs w:val="26"/>
              </w:rPr>
              <w:t xml:space="preserve"> đã cộng Khoản phải trả khác, đã được cập nhật sau các lần sửa đổi/thanh toán BCT ở thời điểm trước khi thanh toán BCT.</w:t>
            </w:r>
          </w:p>
          <w:p w14:paraId="4002A4EC"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Loại tiền BCT.</w:t>
            </w:r>
          </w:p>
          <w:p w14:paraId="407DC43B"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số tiền thể hiện giá trị cuối cùng của Tổng Số dư BCT trước khi tạo mới hồ sơ thanh toán BCT này.</w:t>
            </w:r>
          </w:p>
          <w:p w14:paraId="33DDE4C0"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629D6101"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1CAAFAA0" w14:textId="77777777" w:rsidTr="00BC284F">
        <w:tc>
          <w:tcPr>
            <w:tcW w:w="1638" w:type="dxa"/>
          </w:tcPr>
          <w:p w14:paraId="5E3D348C"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Tổng số dư BCT cũ</w:t>
            </w:r>
          </w:p>
        </w:tc>
        <w:tc>
          <w:tcPr>
            <w:tcW w:w="1350" w:type="dxa"/>
          </w:tcPr>
          <w:p w14:paraId="6D15C34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76F0CA76"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0E940B1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(H)</w:t>
            </w:r>
          </w:p>
        </w:tc>
        <w:tc>
          <w:tcPr>
            <w:tcW w:w="4109" w:type="dxa"/>
            <w:vMerge/>
          </w:tcPr>
          <w:p w14:paraId="6079BBA1" w14:textId="77777777" w:rsidR="004A7D63" w:rsidRPr="00571988" w:rsidRDefault="004A7D63" w:rsidP="0074166A">
            <w:pPr>
              <w:spacing w:line="312" w:lineRule="auto"/>
              <w:ind w:firstLine="0"/>
              <w:jc w:val="both"/>
              <w:rPr>
                <w:rFonts w:cs="Times New Roman"/>
                <w:szCs w:val="26"/>
              </w:rPr>
            </w:pPr>
          </w:p>
        </w:tc>
        <w:tc>
          <w:tcPr>
            <w:tcW w:w="1417" w:type="dxa"/>
          </w:tcPr>
          <w:p w14:paraId="392006A0"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5B39201C" w14:textId="77777777" w:rsidTr="00BC284F">
        <w:tc>
          <w:tcPr>
            <w:tcW w:w="1638" w:type="dxa"/>
          </w:tcPr>
          <w:p w14:paraId="665D7F13"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Loại tiền Tổng số dư BCT</w:t>
            </w:r>
          </w:p>
        </w:tc>
        <w:tc>
          <w:tcPr>
            <w:tcW w:w="1350" w:type="dxa"/>
          </w:tcPr>
          <w:p w14:paraId="2BE0E986"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6E6B898D"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2E88D831"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val="restart"/>
          </w:tcPr>
          <w:p w14:paraId="52DA8DEA"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Loại tiền và Tổng số dư của BCT đòi tiền theo </w:t>
            </w:r>
            <w:r>
              <w:rPr>
                <w:rFonts w:cs="Times New Roman"/>
                <w:szCs w:val="26"/>
              </w:rPr>
              <w:t>bảo lãnh</w:t>
            </w:r>
            <w:r w:rsidRPr="00571988">
              <w:rPr>
                <w:rFonts w:cs="Times New Roman"/>
                <w:szCs w:val="26"/>
              </w:rPr>
              <w:t xml:space="preserve"> đến thời điểm hiện tại.</w:t>
            </w:r>
          </w:p>
          <w:p w14:paraId="25833A1A"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Loại tiền BCT.</w:t>
            </w:r>
          </w:p>
          <w:p w14:paraId="3658C718"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số tiền hệ thống tự tính toán bằng Tổng số dư BCT trước khi tạo mới hồ sơ thanh toán BCT này trừ đi Tổng số tiền thanh toán.</w:t>
            </w:r>
          </w:p>
          <w:p w14:paraId="06DAC0C9"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11228310" w14:textId="77777777" w:rsidR="004A7D63" w:rsidRPr="00571988" w:rsidRDefault="004A7D63" w:rsidP="0074166A">
            <w:pPr>
              <w:spacing w:line="312" w:lineRule="auto"/>
              <w:ind w:firstLine="0"/>
              <w:jc w:val="both"/>
              <w:rPr>
                <w:rFonts w:cs="Times New Roman"/>
                <w:szCs w:val="26"/>
              </w:rPr>
            </w:pPr>
            <w:r w:rsidRPr="00630B42">
              <w:rPr>
                <w:rFonts w:cs="Times New Roman"/>
                <w:b/>
                <w:color w:val="FF0000"/>
                <w:szCs w:val="26"/>
              </w:rPr>
              <w:lastRenderedPageBreak/>
              <w:t>Tổng số tiền chưa t/toán</w:t>
            </w:r>
            <w:r w:rsidRPr="00630B42">
              <w:rPr>
                <w:rFonts w:cs="Times New Roman"/>
                <w:color w:val="FF0000"/>
                <w:szCs w:val="26"/>
              </w:rPr>
              <w:t>.</w:t>
            </w:r>
          </w:p>
        </w:tc>
        <w:tc>
          <w:tcPr>
            <w:tcW w:w="1417" w:type="dxa"/>
          </w:tcPr>
          <w:p w14:paraId="740ABE72" w14:textId="77777777" w:rsidR="004A7D63" w:rsidRPr="00571988" w:rsidRDefault="004A7D63" w:rsidP="00BC284F">
            <w:pPr>
              <w:spacing w:line="312" w:lineRule="auto"/>
              <w:ind w:firstLine="90"/>
              <w:jc w:val="center"/>
              <w:rPr>
                <w:rFonts w:cs="Times New Roman"/>
                <w:szCs w:val="26"/>
              </w:rPr>
            </w:pPr>
            <w:r>
              <w:rPr>
                <w:rFonts w:cs="Times New Roman"/>
                <w:szCs w:val="26"/>
              </w:rPr>
              <w:lastRenderedPageBreak/>
              <w:t>Y</w:t>
            </w:r>
          </w:p>
        </w:tc>
      </w:tr>
      <w:tr w:rsidR="004A7D63" w:rsidRPr="00571988" w14:paraId="24E67AE9" w14:textId="77777777" w:rsidTr="00BC284F">
        <w:tc>
          <w:tcPr>
            <w:tcW w:w="1638" w:type="dxa"/>
          </w:tcPr>
          <w:p w14:paraId="3991C663"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Tổng số dư BCT</w:t>
            </w:r>
          </w:p>
        </w:tc>
        <w:tc>
          <w:tcPr>
            <w:tcW w:w="1350" w:type="dxa"/>
          </w:tcPr>
          <w:p w14:paraId="2874933E"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1B416BB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37CF3709"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tcPr>
          <w:p w14:paraId="237F1409" w14:textId="77777777" w:rsidR="004A7D63" w:rsidRPr="00571988" w:rsidRDefault="004A7D63" w:rsidP="0074166A">
            <w:pPr>
              <w:spacing w:line="312" w:lineRule="auto"/>
              <w:ind w:firstLine="0"/>
              <w:jc w:val="both"/>
              <w:rPr>
                <w:rFonts w:cs="Times New Roman"/>
                <w:szCs w:val="26"/>
              </w:rPr>
            </w:pPr>
          </w:p>
        </w:tc>
        <w:tc>
          <w:tcPr>
            <w:tcW w:w="1417" w:type="dxa"/>
          </w:tcPr>
          <w:p w14:paraId="5D3066D9"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3F64E130" w14:textId="77777777" w:rsidTr="00BC284F">
        <w:tc>
          <w:tcPr>
            <w:tcW w:w="1638" w:type="dxa"/>
          </w:tcPr>
          <w:p w14:paraId="3905FB96" w14:textId="77777777" w:rsidR="004A7D63" w:rsidRPr="00630B42" w:rsidRDefault="004A7D63" w:rsidP="00BC284F">
            <w:pPr>
              <w:spacing w:line="312" w:lineRule="auto"/>
              <w:ind w:firstLine="0"/>
              <w:jc w:val="both"/>
              <w:rPr>
                <w:rFonts w:cs="Times New Roman"/>
                <w:b/>
                <w:color w:val="FF0000"/>
                <w:szCs w:val="26"/>
              </w:rPr>
            </w:pPr>
            <w:r w:rsidRPr="00630B42">
              <w:rPr>
                <w:rFonts w:cs="Times New Roman"/>
                <w:b/>
                <w:color w:val="FF0000"/>
                <w:szCs w:val="26"/>
              </w:rPr>
              <w:lastRenderedPageBreak/>
              <w:t>Tỷ giá</w:t>
            </w:r>
          </w:p>
        </w:tc>
        <w:tc>
          <w:tcPr>
            <w:tcW w:w="1350" w:type="dxa"/>
          </w:tcPr>
          <w:p w14:paraId="35917326"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Double</w:t>
            </w:r>
          </w:p>
        </w:tc>
        <w:tc>
          <w:tcPr>
            <w:tcW w:w="720" w:type="dxa"/>
          </w:tcPr>
          <w:p w14:paraId="27FB417D"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24</w:t>
            </w:r>
          </w:p>
        </w:tc>
        <w:tc>
          <w:tcPr>
            <w:tcW w:w="1080" w:type="dxa"/>
          </w:tcPr>
          <w:p w14:paraId="6D0C133A"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tcPr>
          <w:p w14:paraId="034A8877"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Tỷ giá quy đổi Số tiền của BCT đòi tiền theo BL sang nội tệ.</w:t>
            </w:r>
          </w:p>
          <w:p w14:paraId="5D620263"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 xml:space="preserve"> (Tỷ giá của Số tiền BCT).</w:t>
            </w:r>
          </w:p>
        </w:tc>
        <w:tc>
          <w:tcPr>
            <w:tcW w:w="1417" w:type="dxa"/>
          </w:tcPr>
          <w:p w14:paraId="140282E9" w14:textId="77777777" w:rsidR="004A7D63" w:rsidRPr="00571988"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0A21B2BE" w14:textId="77777777" w:rsidTr="00BC284F">
        <w:tc>
          <w:tcPr>
            <w:tcW w:w="1638" w:type="dxa"/>
          </w:tcPr>
          <w:p w14:paraId="1C1FBF4A"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Loại tiền Tổng số dư BCT quy đổi</w:t>
            </w:r>
          </w:p>
        </w:tc>
        <w:tc>
          <w:tcPr>
            <w:tcW w:w="1350" w:type="dxa"/>
          </w:tcPr>
          <w:p w14:paraId="08FA2CFD"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009C94BF"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3</w:t>
            </w:r>
          </w:p>
        </w:tc>
        <w:tc>
          <w:tcPr>
            <w:tcW w:w="1080" w:type="dxa"/>
          </w:tcPr>
          <w:p w14:paraId="120304A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val="restart"/>
          </w:tcPr>
          <w:p w14:paraId="18D66D63" w14:textId="77777777" w:rsidR="004A7D63" w:rsidRDefault="004A7D63" w:rsidP="0074166A">
            <w:pPr>
              <w:spacing w:line="312" w:lineRule="auto"/>
              <w:ind w:firstLine="0"/>
              <w:jc w:val="both"/>
              <w:rPr>
                <w:rFonts w:cs="Times New Roman"/>
                <w:szCs w:val="26"/>
              </w:rPr>
            </w:pPr>
            <w:r w:rsidRPr="00571988">
              <w:rPr>
                <w:rFonts w:cs="Times New Roman"/>
                <w:szCs w:val="26"/>
              </w:rPr>
              <w:t>Loại tiền và Số tiền của BCT đòi tiền theo BL đã cộng Khoản phải trả khác, được cập nhật sau các lần xử lý BCT đòi tiền và được quy đổi sang nội tệ</w:t>
            </w:r>
            <w:r>
              <w:rPr>
                <w:rFonts w:cs="Times New Roman"/>
                <w:szCs w:val="26"/>
              </w:rPr>
              <w:t>.</w:t>
            </w:r>
          </w:p>
          <w:p w14:paraId="752F3176" w14:textId="77777777" w:rsidR="004A7D63"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đồng nội tệ.</w:t>
            </w:r>
          </w:p>
          <w:p w14:paraId="2E8970CB" w14:textId="77777777" w:rsidR="004A7D63" w:rsidRPr="006107F7" w:rsidRDefault="004A7D63" w:rsidP="0074166A">
            <w:pPr>
              <w:pStyle w:val="ListParagraph"/>
              <w:numPr>
                <w:ilvl w:val="0"/>
                <w:numId w:val="1"/>
              </w:numPr>
              <w:spacing w:line="312" w:lineRule="auto"/>
              <w:ind w:left="357" w:firstLine="0"/>
              <w:contextualSpacing w:val="0"/>
              <w:jc w:val="both"/>
              <w:rPr>
                <w:rFonts w:cs="Times New Roman"/>
                <w:szCs w:val="26"/>
              </w:rPr>
            </w:pPr>
            <w:r w:rsidRPr="006107F7">
              <w:rPr>
                <w:rFonts w:cs="Times New Roman"/>
                <w:szCs w:val="26"/>
              </w:rPr>
              <w:t>Trường số tiền do hệ thống tự tính toán dựa trên</w:t>
            </w:r>
            <w:r>
              <w:rPr>
                <w:rFonts w:cs="Times New Roman"/>
                <w:szCs w:val="26"/>
              </w:rPr>
              <w:t xml:space="preserve"> Tổng s</w:t>
            </w:r>
            <w:r w:rsidRPr="006107F7">
              <w:rPr>
                <w:rFonts w:cs="Times New Roman"/>
                <w:szCs w:val="26"/>
              </w:rPr>
              <w:t>ố dư B</w:t>
            </w:r>
            <w:r>
              <w:rPr>
                <w:rFonts w:cs="Times New Roman"/>
                <w:szCs w:val="26"/>
              </w:rPr>
              <w:t>CT</w:t>
            </w:r>
            <w:r w:rsidRPr="006107F7">
              <w:rPr>
                <w:rFonts w:cs="Times New Roman"/>
                <w:szCs w:val="26"/>
              </w:rPr>
              <w:t xml:space="preserve"> và Tỷ giá</w:t>
            </w:r>
          </w:p>
          <w:p w14:paraId="69B8F3C9" w14:textId="77777777" w:rsidR="004A7D63" w:rsidRPr="00630B42" w:rsidRDefault="004A7D63" w:rsidP="0074166A">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776D5044" w14:textId="77777777" w:rsidR="004A7D63" w:rsidRPr="006107F7" w:rsidRDefault="004A7D63" w:rsidP="0074166A">
            <w:pPr>
              <w:spacing w:line="312" w:lineRule="auto"/>
              <w:ind w:firstLine="0"/>
              <w:jc w:val="both"/>
              <w:rPr>
                <w:rFonts w:cs="Times New Roman"/>
                <w:color w:val="FF0000"/>
                <w:szCs w:val="26"/>
              </w:rPr>
            </w:pPr>
            <w:r w:rsidRPr="00630B42">
              <w:rPr>
                <w:rFonts w:cs="Times New Roman"/>
                <w:b/>
                <w:color w:val="FF0000"/>
                <w:szCs w:val="26"/>
              </w:rPr>
              <w:t>Tổng số tiền chưa t/toán quy đổi</w:t>
            </w:r>
            <w:r>
              <w:rPr>
                <w:rFonts w:cs="Times New Roman"/>
                <w:color w:val="FF0000"/>
                <w:szCs w:val="26"/>
              </w:rPr>
              <w:t>.</w:t>
            </w:r>
          </w:p>
        </w:tc>
        <w:tc>
          <w:tcPr>
            <w:tcW w:w="1417" w:type="dxa"/>
          </w:tcPr>
          <w:p w14:paraId="37AD3046"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73ECBC22" w14:textId="77777777" w:rsidTr="00BC284F">
        <w:tc>
          <w:tcPr>
            <w:tcW w:w="1638" w:type="dxa"/>
          </w:tcPr>
          <w:p w14:paraId="49D2D72C"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Tổng số dư BCT quy đổi</w:t>
            </w:r>
          </w:p>
        </w:tc>
        <w:tc>
          <w:tcPr>
            <w:tcW w:w="1350" w:type="dxa"/>
          </w:tcPr>
          <w:p w14:paraId="38959D02"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Decimal</w:t>
            </w:r>
          </w:p>
        </w:tc>
        <w:tc>
          <w:tcPr>
            <w:tcW w:w="720" w:type="dxa"/>
          </w:tcPr>
          <w:p w14:paraId="5EB53063"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18,3</w:t>
            </w:r>
          </w:p>
        </w:tc>
        <w:tc>
          <w:tcPr>
            <w:tcW w:w="1080" w:type="dxa"/>
          </w:tcPr>
          <w:p w14:paraId="680E3DEC"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(P)</w:t>
            </w:r>
          </w:p>
        </w:tc>
        <w:tc>
          <w:tcPr>
            <w:tcW w:w="4109" w:type="dxa"/>
            <w:vMerge/>
          </w:tcPr>
          <w:p w14:paraId="056A7F86" w14:textId="77777777" w:rsidR="004A7D63" w:rsidRPr="00571988" w:rsidRDefault="004A7D63" w:rsidP="0074166A">
            <w:pPr>
              <w:spacing w:line="312" w:lineRule="auto"/>
              <w:ind w:firstLine="0"/>
              <w:jc w:val="both"/>
              <w:rPr>
                <w:rFonts w:cs="Times New Roman"/>
                <w:szCs w:val="26"/>
              </w:rPr>
            </w:pPr>
          </w:p>
        </w:tc>
        <w:tc>
          <w:tcPr>
            <w:tcW w:w="1417" w:type="dxa"/>
          </w:tcPr>
          <w:p w14:paraId="61AAE3A9"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5AF5A257" w14:textId="77777777" w:rsidTr="00BC284F">
        <w:tc>
          <w:tcPr>
            <w:tcW w:w="1638" w:type="dxa"/>
            <w:shd w:val="clear" w:color="auto" w:fill="FFFF00"/>
          </w:tcPr>
          <w:p w14:paraId="5E4DD45A" w14:textId="77777777" w:rsidR="004A7D63" w:rsidRPr="00571988" w:rsidRDefault="004A7D63" w:rsidP="00BC284F">
            <w:pPr>
              <w:spacing w:line="312" w:lineRule="auto"/>
              <w:ind w:firstLine="0"/>
              <w:jc w:val="both"/>
              <w:rPr>
                <w:rFonts w:cs="Times New Roman"/>
                <w:b/>
                <w:szCs w:val="26"/>
              </w:rPr>
            </w:pPr>
            <w:commentRangeStart w:id="558"/>
            <w:commentRangeStart w:id="559"/>
            <w:r>
              <w:rPr>
                <w:rFonts w:cs="Times New Roman"/>
                <w:b/>
                <w:szCs w:val="26"/>
              </w:rPr>
              <w:t>Thông báo thanh toán/ đóng BCT</w:t>
            </w:r>
            <w:commentRangeEnd w:id="558"/>
            <w:r>
              <w:rPr>
                <w:rStyle w:val="CommentReference"/>
              </w:rPr>
              <w:commentReference w:id="558"/>
            </w:r>
            <w:commentRangeEnd w:id="559"/>
            <w:r w:rsidR="00CA43AD">
              <w:rPr>
                <w:rStyle w:val="CommentReference"/>
              </w:rPr>
              <w:commentReference w:id="559"/>
            </w:r>
          </w:p>
        </w:tc>
        <w:tc>
          <w:tcPr>
            <w:tcW w:w="7259" w:type="dxa"/>
            <w:gridSpan w:val="4"/>
            <w:shd w:val="clear" w:color="auto" w:fill="FFFF00"/>
          </w:tcPr>
          <w:p w14:paraId="6AD85E21" w14:textId="77777777" w:rsidR="004A7D63" w:rsidRPr="00571988" w:rsidRDefault="004A7D63" w:rsidP="0074166A">
            <w:pPr>
              <w:spacing w:line="312" w:lineRule="auto"/>
              <w:ind w:firstLine="0"/>
              <w:jc w:val="both"/>
              <w:rPr>
                <w:rFonts w:cs="Times New Roman"/>
                <w:szCs w:val="26"/>
              </w:rPr>
            </w:pPr>
          </w:p>
        </w:tc>
        <w:tc>
          <w:tcPr>
            <w:tcW w:w="1417" w:type="dxa"/>
            <w:shd w:val="clear" w:color="auto" w:fill="FFFF00"/>
          </w:tcPr>
          <w:p w14:paraId="09A0053D" w14:textId="77777777" w:rsidR="004A7D63"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32A45FCF" w14:textId="77777777" w:rsidTr="00BC284F">
        <w:tc>
          <w:tcPr>
            <w:tcW w:w="1638" w:type="dxa"/>
          </w:tcPr>
          <w:p w14:paraId="1C61D1C1"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t>Tạo TB thanh toán</w:t>
            </w:r>
            <w:r>
              <w:rPr>
                <w:rFonts w:cs="Times New Roman"/>
                <w:b/>
                <w:szCs w:val="26"/>
              </w:rPr>
              <w:t>/ đóng BCT</w:t>
            </w:r>
          </w:p>
        </w:tc>
        <w:tc>
          <w:tcPr>
            <w:tcW w:w="1350" w:type="dxa"/>
          </w:tcPr>
          <w:p w14:paraId="6FB88D09"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16078DC1"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6</w:t>
            </w:r>
          </w:p>
        </w:tc>
        <w:tc>
          <w:tcPr>
            <w:tcW w:w="1080" w:type="dxa"/>
          </w:tcPr>
          <w:p w14:paraId="3AD5E5C7"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(O)</w:t>
            </w:r>
          </w:p>
        </w:tc>
        <w:tc>
          <w:tcPr>
            <w:tcW w:w="4109" w:type="dxa"/>
          </w:tcPr>
          <w:p w14:paraId="3ADCD3C4"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Cho biết có tạo Thông báo thanh toán BCT</w:t>
            </w:r>
            <w:r>
              <w:rPr>
                <w:rFonts w:cs="Times New Roman"/>
                <w:szCs w:val="26"/>
              </w:rPr>
              <w:t xml:space="preserve"> hoặc Thông báo đóng BCT</w:t>
            </w:r>
            <w:r w:rsidRPr="00571988">
              <w:rPr>
                <w:rFonts w:cs="Times New Roman"/>
                <w:szCs w:val="26"/>
              </w:rPr>
              <w:t xml:space="preserve"> không</w:t>
            </w:r>
            <w:r>
              <w:rPr>
                <w:rFonts w:cs="Times New Roman"/>
                <w:szCs w:val="26"/>
              </w:rPr>
              <w:t>.</w:t>
            </w:r>
          </w:p>
          <w:p w14:paraId="44B4E330"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Gồm 2 giá trị cho người dùng chọn:</w:t>
            </w:r>
          </w:p>
          <w:p w14:paraId="6A7C923C"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Có</w:t>
            </w:r>
          </w:p>
          <w:p w14:paraId="4802F3EB"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Không</w:t>
            </w:r>
          </w:p>
          <w:p w14:paraId="34545C55"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Hệ thống mặc định sẵn giá trị “Có”, người dùng có thể sửa lại.</w:t>
            </w:r>
          </w:p>
          <w:p w14:paraId="2366FA2E"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Hệ thống sẽ sử dụng thông tin các trường trên màn hình để tạo</w:t>
            </w:r>
            <w:r>
              <w:rPr>
                <w:rFonts w:cs="Times New Roman"/>
                <w:szCs w:val="26"/>
              </w:rPr>
              <w:t xml:space="preserve"> Thông </w:t>
            </w:r>
            <w:r>
              <w:rPr>
                <w:rFonts w:cs="Times New Roman"/>
                <w:szCs w:val="26"/>
              </w:rPr>
              <w:lastRenderedPageBreak/>
              <w:t>báo tự động.</w:t>
            </w:r>
          </w:p>
        </w:tc>
        <w:tc>
          <w:tcPr>
            <w:tcW w:w="1417" w:type="dxa"/>
          </w:tcPr>
          <w:p w14:paraId="40986D42" w14:textId="77777777" w:rsidR="004A7D63" w:rsidRPr="00571988" w:rsidRDefault="004A7D63" w:rsidP="00BC284F">
            <w:pPr>
              <w:spacing w:line="312" w:lineRule="auto"/>
              <w:ind w:firstLine="90"/>
              <w:jc w:val="center"/>
              <w:rPr>
                <w:rFonts w:cs="Times New Roman"/>
                <w:szCs w:val="26"/>
              </w:rPr>
            </w:pPr>
            <w:r>
              <w:rPr>
                <w:rFonts w:cs="Times New Roman"/>
                <w:szCs w:val="26"/>
              </w:rPr>
              <w:lastRenderedPageBreak/>
              <w:t>Y</w:t>
            </w:r>
          </w:p>
        </w:tc>
      </w:tr>
      <w:tr w:rsidR="004A7D63" w:rsidRPr="00571988" w14:paraId="08BC4E7F" w14:textId="77777777" w:rsidTr="00BC284F">
        <w:tc>
          <w:tcPr>
            <w:tcW w:w="1638" w:type="dxa"/>
          </w:tcPr>
          <w:p w14:paraId="66FC5214" w14:textId="77777777" w:rsidR="004A7D63" w:rsidRPr="00571988" w:rsidRDefault="004A7D63" w:rsidP="00BC284F">
            <w:pPr>
              <w:spacing w:line="312" w:lineRule="auto"/>
              <w:ind w:firstLine="0"/>
              <w:jc w:val="both"/>
              <w:rPr>
                <w:rFonts w:cs="Times New Roman"/>
                <w:b/>
                <w:szCs w:val="26"/>
              </w:rPr>
            </w:pPr>
            <w:r w:rsidRPr="00571988">
              <w:rPr>
                <w:rFonts w:cs="Times New Roman"/>
                <w:b/>
                <w:szCs w:val="26"/>
              </w:rPr>
              <w:lastRenderedPageBreak/>
              <w:t xml:space="preserve">Ngôn ngữ </w:t>
            </w:r>
            <w:r>
              <w:rPr>
                <w:rFonts w:cs="Times New Roman"/>
                <w:b/>
                <w:szCs w:val="26"/>
              </w:rPr>
              <w:t>thông báo</w:t>
            </w:r>
          </w:p>
        </w:tc>
        <w:tc>
          <w:tcPr>
            <w:tcW w:w="1350" w:type="dxa"/>
          </w:tcPr>
          <w:p w14:paraId="78E5A6D9" w14:textId="77777777" w:rsidR="004A7D63" w:rsidRPr="00571988" w:rsidRDefault="004A7D63" w:rsidP="00BC284F">
            <w:pPr>
              <w:spacing w:line="312" w:lineRule="auto"/>
              <w:ind w:firstLine="90"/>
              <w:jc w:val="center"/>
              <w:rPr>
                <w:rFonts w:cs="Times New Roman"/>
                <w:szCs w:val="26"/>
              </w:rPr>
            </w:pPr>
            <w:r>
              <w:rPr>
                <w:rFonts w:cs="Times New Roman"/>
                <w:szCs w:val="26"/>
              </w:rPr>
              <w:t>nVarchar</w:t>
            </w:r>
          </w:p>
        </w:tc>
        <w:tc>
          <w:tcPr>
            <w:tcW w:w="720" w:type="dxa"/>
          </w:tcPr>
          <w:p w14:paraId="1D3ECE04"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12</w:t>
            </w:r>
          </w:p>
        </w:tc>
        <w:tc>
          <w:tcPr>
            <w:tcW w:w="1080" w:type="dxa"/>
          </w:tcPr>
          <w:p w14:paraId="0D723A9C"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(M/H)</w:t>
            </w:r>
          </w:p>
        </w:tc>
        <w:tc>
          <w:tcPr>
            <w:tcW w:w="4109" w:type="dxa"/>
          </w:tcPr>
          <w:p w14:paraId="723F2D43"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Loại ngôn ngữ được sử dụng để tạo Thông báo thanh toán</w:t>
            </w:r>
            <w:r>
              <w:rPr>
                <w:rFonts w:cs="Times New Roman"/>
                <w:szCs w:val="26"/>
              </w:rPr>
              <w:t xml:space="preserve"> BCT hoặc Thông báo đóng BCT</w:t>
            </w:r>
          </w:p>
          <w:p w14:paraId="7CB86530"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Gồm các giá trị cho người dùng chọn:</w:t>
            </w:r>
          </w:p>
          <w:p w14:paraId="490EDA66" w14:textId="705C311C"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commentRangeStart w:id="560"/>
            <w:commentRangeStart w:id="561"/>
            <w:r w:rsidRPr="00571988">
              <w:rPr>
                <w:rFonts w:cs="Times New Roman"/>
                <w:szCs w:val="26"/>
              </w:rPr>
              <w:t xml:space="preserve">Tiếng </w:t>
            </w:r>
            <w:del w:id="562" w:author="Nguyen Thu Trang - VTFC - KVH" w:date="2022-03-16T18:45:00Z">
              <w:r w:rsidRPr="00571988" w:rsidDel="00E95C98">
                <w:rPr>
                  <w:rFonts w:cs="Times New Roman"/>
                  <w:szCs w:val="26"/>
                </w:rPr>
                <w:delText>Anh</w:delText>
              </w:r>
            </w:del>
            <w:ins w:id="563" w:author="Nguyen Thu Trang - VTFC - KVH" w:date="2022-03-16T18:45:00Z">
              <w:r w:rsidR="00E95C98">
                <w:rPr>
                  <w:rFonts w:cs="Times New Roman"/>
                  <w:szCs w:val="26"/>
                </w:rPr>
                <w:t>Lào</w:t>
              </w:r>
            </w:ins>
          </w:p>
          <w:p w14:paraId="59DD4D8D" w14:textId="3D29FB19"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Tiếng </w:t>
            </w:r>
            <w:del w:id="564" w:author="Nguyen Thu Trang - VTFC - KVH" w:date="2022-03-16T18:45:00Z">
              <w:r w:rsidRPr="00571988" w:rsidDel="00E95C98">
                <w:rPr>
                  <w:rFonts w:cs="Times New Roman"/>
                  <w:szCs w:val="26"/>
                </w:rPr>
                <w:delText>Lào</w:delText>
              </w:r>
            </w:del>
            <w:ins w:id="565" w:author="Nguyen Thu Trang - VTFC - KVH" w:date="2022-03-16T18:45:00Z">
              <w:r w:rsidR="00E95C98">
                <w:rPr>
                  <w:rFonts w:cs="Times New Roman"/>
                  <w:szCs w:val="26"/>
                </w:rPr>
                <w:t>Anh</w:t>
              </w:r>
            </w:ins>
          </w:p>
          <w:p w14:paraId="19F4F38A" w14:textId="77777777" w:rsidR="004A7D63" w:rsidRPr="00571988" w:rsidRDefault="004A7D63" w:rsidP="0074166A">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Tiếng Việt</w:t>
            </w:r>
            <w:commentRangeEnd w:id="560"/>
            <w:r>
              <w:rPr>
                <w:rStyle w:val="CommentReference"/>
              </w:rPr>
              <w:commentReference w:id="560"/>
            </w:r>
            <w:commentRangeEnd w:id="561"/>
            <w:r w:rsidR="00CA43AD">
              <w:rPr>
                <w:rStyle w:val="CommentReference"/>
              </w:rPr>
              <w:commentReference w:id="561"/>
            </w:r>
          </w:p>
          <w:p w14:paraId="652FBC63" w14:textId="53571488" w:rsidR="004A7D63" w:rsidRPr="00571988" w:rsidRDefault="004A7D63" w:rsidP="00E95C98">
            <w:pPr>
              <w:spacing w:line="312" w:lineRule="auto"/>
              <w:ind w:firstLine="0"/>
              <w:jc w:val="both"/>
              <w:rPr>
                <w:rFonts w:cs="Times New Roman"/>
                <w:szCs w:val="26"/>
              </w:rPr>
            </w:pPr>
            <w:r w:rsidRPr="00571988">
              <w:rPr>
                <w:rFonts w:cs="Times New Roman"/>
                <w:szCs w:val="26"/>
              </w:rPr>
              <w:t xml:space="preserve">Mặc định giá trị là “Tiếng </w:t>
            </w:r>
            <w:del w:id="566" w:author="Nguyen Thu Trang - VTFC - KVH" w:date="2022-03-16T18:45:00Z">
              <w:r w:rsidRPr="00571988" w:rsidDel="00E95C98">
                <w:rPr>
                  <w:rFonts w:cs="Times New Roman"/>
                  <w:szCs w:val="26"/>
                </w:rPr>
                <w:delText>...</w:delText>
              </w:r>
            </w:del>
            <w:ins w:id="567" w:author="Nguyen Thu Trang - VTFC - KVH" w:date="2022-03-16T18:45:00Z">
              <w:r w:rsidR="00E95C98">
                <w:rPr>
                  <w:rFonts w:cs="Times New Roman"/>
                  <w:szCs w:val="26"/>
                </w:rPr>
                <w:t>Lào</w:t>
              </w:r>
            </w:ins>
            <w:r w:rsidRPr="00571988">
              <w:rPr>
                <w:rFonts w:cs="Times New Roman"/>
                <w:szCs w:val="26"/>
              </w:rPr>
              <w:t>”, người dùng có thể sửa lại</w:t>
            </w:r>
            <w:r>
              <w:rPr>
                <w:rFonts w:cs="Times New Roman"/>
                <w:szCs w:val="26"/>
              </w:rPr>
              <w:t>.</w:t>
            </w:r>
          </w:p>
        </w:tc>
        <w:tc>
          <w:tcPr>
            <w:tcW w:w="1417" w:type="dxa"/>
          </w:tcPr>
          <w:p w14:paraId="735B1833" w14:textId="77777777" w:rsidR="004A7D63" w:rsidRPr="00571988"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72DEFD5D" w14:textId="77777777" w:rsidTr="00BC284F">
        <w:tc>
          <w:tcPr>
            <w:tcW w:w="1638" w:type="dxa"/>
          </w:tcPr>
          <w:p w14:paraId="3B1C1C41" w14:textId="77777777" w:rsidR="004A7D63" w:rsidRPr="00630B42" w:rsidRDefault="004A7D63" w:rsidP="00BC284F">
            <w:pPr>
              <w:spacing w:line="312" w:lineRule="auto"/>
              <w:ind w:firstLine="0"/>
              <w:jc w:val="both"/>
              <w:rPr>
                <w:rFonts w:cs="Times New Roman"/>
                <w:b/>
                <w:color w:val="FF0000"/>
                <w:szCs w:val="26"/>
              </w:rPr>
            </w:pPr>
            <w:r w:rsidRPr="00630B42">
              <w:rPr>
                <w:rFonts w:cs="Times New Roman"/>
                <w:b/>
                <w:color w:val="FF0000"/>
                <w:szCs w:val="26"/>
              </w:rPr>
              <w:t>Thông tin khác</w:t>
            </w:r>
          </w:p>
        </w:tc>
        <w:tc>
          <w:tcPr>
            <w:tcW w:w="1350" w:type="dxa"/>
          </w:tcPr>
          <w:p w14:paraId="4074B358"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clob</w:t>
            </w:r>
          </w:p>
        </w:tc>
        <w:tc>
          <w:tcPr>
            <w:tcW w:w="720" w:type="dxa"/>
          </w:tcPr>
          <w:p w14:paraId="5811069E" w14:textId="77777777" w:rsidR="004A7D63" w:rsidRPr="00571988" w:rsidRDefault="004A7D63" w:rsidP="00BC284F">
            <w:pPr>
              <w:spacing w:line="312" w:lineRule="auto"/>
              <w:ind w:firstLine="90"/>
              <w:jc w:val="center"/>
              <w:rPr>
                <w:rFonts w:cs="Times New Roman"/>
                <w:szCs w:val="26"/>
              </w:rPr>
            </w:pPr>
          </w:p>
        </w:tc>
        <w:tc>
          <w:tcPr>
            <w:tcW w:w="1080" w:type="dxa"/>
          </w:tcPr>
          <w:p w14:paraId="2037B876" w14:textId="77777777" w:rsidR="004A7D63" w:rsidRPr="00571988" w:rsidRDefault="004A7D63" w:rsidP="00BC284F">
            <w:pPr>
              <w:spacing w:line="312" w:lineRule="auto"/>
              <w:ind w:firstLine="90"/>
              <w:jc w:val="center"/>
              <w:rPr>
                <w:rFonts w:cs="Times New Roman"/>
                <w:szCs w:val="26"/>
              </w:rPr>
            </w:pPr>
            <w:r w:rsidRPr="00571988">
              <w:rPr>
                <w:rFonts w:cs="Times New Roman"/>
                <w:szCs w:val="26"/>
              </w:rPr>
              <w:t>(O)</w:t>
            </w:r>
          </w:p>
        </w:tc>
        <w:tc>
          <w:tcPr>
            <w:tcW w:w="4109" w:type="dxa"/>
          </w:tcPr>
          <w:p w14:paraId="14AC5146"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Các ghi chú liên quan đến giao dịch.</w:t>
            </w:r>
          </w:p>
          <w:p w14:paraId="31B6AC11" w14:textId="77777777" w:rsidR="004A7D63" w:rsidRPr="00571988" w:rsidRDefault="004A7D63" w:rsidP="0074166A">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47F3E683" w14:textId="77777777" w:rsidR="004A7D63" w:rsidRPr="00571988"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66910036" w14:textId="77777777" w:rsidTr="00BC284F">
        <w:tc>
          <w:tcPr>
            <w:tcW w:w="1638" w:type="dxa"/>
          </w:tcPr>
          <w:p w14:paraId="6FAAC774" w14:textId="77777777" w:rsidR="004A7D63" w:rsidRPr="00630B42" w:rsidRDefault="004A7D63" w:rsidP="00BC284F">
            <w:pPr>
              <w:spacing w:line="312" w:lineRule="auto"/>
              <w:ind w:firstLine="0"/>
              <w:jc w:val="both"/>
              <w:rPr>
                <w:rFonts w:cs="Times New Roman"/>
                <w:b/>
                <w:color w:val="FF0000"/>
                <w:szCs w:val="26"/>
              </w:rPr>
            </w:pPr>
            <w:r>
              <w:rPr>
                <w:rFonts w:cs="Times New Roman"/>
                <w:b/>
                <w:color w:val="FF0000"/>
                <w:szCs w:val="26"/>
              </w:rPr>
              <w:t>Trạng thái</w:t>
            </w:r>
          </w:p>
        </w:tc>
        <w:tc>
          <w:tcPr>
            <w:tcW w:w="1350" w:type="dxa"/>
          </w:tcPr>
          <w:p w14:paraId="05B291EC" w14:textId="77777777" w:rsidR="004A7D63" w:rsidRPr="00571988" w:rsidRDefault="004A7D63" w:rsidP="00BC284F">
            <w:pPr>
              <w:spacing w:line="312" w:lineRule="auto"/>
              <w:ind w:firstLine="90"/>
              <w:jc w:val="center"/>
              <w:rPr>
                <w:rFonts w:cs="Times New Roman"/>
                <w:szCs w:val="26"/>
              </w:rPr>
            </w:pPr>
          </w:p>
        </w:tc>
        <w:tc>
          <w:tcPr>
            <w:tcW w:w="720" w:type="dxa"/>
          </w:tcPr>
          <w:p w14:paraId="2E94CA0D" w14:textId="77777777" w:rsidR="004A7D63" w:rsidRPr="00571988" w:rsidRDefault="004A7D63" w:rsidP="00BC284F">
            <w:pPr>
              <w:spacing w:line="312" w:lineRule="auto"/>
              <w:ind w:firstLine="90"/>
              <w:jc w:val="center"/>
              <w:rPr>
                <w:rFonts w:cs="Times New Roman"/>
                <w:szCs w:val="26"/>
              </w:rPr>
            </w:pPr>
          </w:p>
        </w:tc>
        <w:tc>
          <w:tcPr>
            <w:tcW w:w="1080" w:type="dxa"/>
          </w:tcPr>
          <w:p w14:paraId="1D181ADC" w14:textId="77777777" w:rsidR="004A7D63" w:rsidRPr="00571988" w:rsidRDefault="004A7D63" w:rsidP="00BC284F">
            <w:pPr>
              <w:spacing w:line="312" w:lineRule="auto"/>
              <w:ind w:firstLine="90"/>
              <w:jc w:val="center"/>
              <w:rPr>
                <w:rFonts w:cs="Times New Roman"/>
                <w:szCs w:val="26"/>
              </w:rPr>
            </w:pPr>
            <w:r>
              <w:rPr>
                <w:rFonts w:cs="Times New Roman"/>
                <w:szCs w:val="26"/>
              </w:rPr>
              <w:t>(P)</w:t>
            </w:r>
          </w:p>
        </w:tc>
        <w:tc>
          <w:tcPr>
            <w:tcW w:w="4109" w:type="dxa"/>
          </w:tcPr>
          <w:p w14:paraId="40CB1DFF" w14:textId="77777777" w:rsidR="004A7D63" w:rsidRDefault="004A7D63" w:rsidP="0074166A">
            <w:pPr>
              <w:spacing w:line="312" w:lineRule="auto"/>
              <w:ind w:firstLine="0"/>
              <w:jc w:val="both"/>
              <w:rPr>
                <w:rFonts w:cs="Times New Roman"/>
                <w:szCs w:val="26"/>
              </w:rPr>
            </w:pPr>
            <w:r>
              <w:rPr>
                <w:rFonts w:cs="Times New Roman"/>
                <w:szCs w:val="26"/>
              </w:rPr>
              <w:t xml:space="preserve">Thể hiện trạng thái của giao dịch gồm các giá trị: </w:t>
            </w:r>
          </w:p>
          <w:p w14:paraId="4B4AA2B1" w14:textId="77777777" w:rsidR="004A7D63" w:rsidRPr="00571988" w:rsidRDefault="004A7D63" w:rsidP="0074166A">
            <w:pPr>
              <w:spacing w:line="312" w:lineRule="auto"/>
              <w:ind w:firstLine="0"/>
              <w:jc w:val="both"/>
              <w:rPr>
                <w:rFonts w:cs="Times New Roman"/>
                <w:szCs w:val="26"/>
              </w:rPr>
            </w:pPr>
            <w:r w:rsidRPr="00967EAA">
              <w:rPr>
                <w:rFonts w:cs="Times New Roman"/>
                <w:szCs w:val="26"/>
              </w:rPr>
              <w:t>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Đã </w:t>
            </w:r>
            <w:r>
              <w:rPr>
                <w:rFonts w:cs="Times New Roman"/>
                <w:szCs w:val="26"/>
              </w:rPr>
              <w:t>phê duyệt</w:t>
            </w:r>
          </w:p>
        </w:tc>
        <w:tc>
          <w:tcPr>
            <w:tcW w:w="1417" w:type="dxa"/>
          </w:tcPr>
          <w:p w14:paraId="09503F17"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5504F3B8" w14:textId="77777777" w:rsidTr="00BC284F">
        <w:tc>
          <w:tcPr>
            <w:tcW w:w="1638" w:type="dxa"/>
          </w:tcPr>
          <w:p w14:paraId="63C213EC" w14:textId="77777777" w:rsidR="004A7D63" w:rsidRPr="00630B42" w:rsidRDefault="004A7D63" w:rsidP="00BC284F">
            <w:pPr>
              <w:spacing w:line="312" w:lineRule="auto"/>
              <w:ind w:firstLine="0"/>
              <w:jc w:val="both"/>
              <w:rPr>
                <w:rFonts w:cs="Times New Roman"/>
                <w:b/>
                <w:color w:val="FF0000"/>
                <w:szCs w:val="26"/>
              </w:rPr>
            </w:pPr>
            <w:r>
              <w:rPr>
                <w:rFonts w:cs="Times New Roman"/>
                <w:b/>
                <w:szCs w:val="26"/>
              </w:rPr>
              <w:t>Tình trạng hoạt động</w:t>
            </w:r>
          </w:p>
        </w:tc>
        <w:tc>
          <w:tcPr>
            <w:tcW w:w="1350" w:type="dxa"/>
          </w:tcPr>
          <w:p w14:paraId="27832BB0" w14:textId="77777777" w:rsidR="004A7D63" w:rsidRPr="00571988" w:rsidRDefault="004A7D63" w:rsidP="00BC284F">
            <w:pPr>
              <w:spacing w:line="312" w:lineRule="auto"/>
              <w:ind w:firstLine="90"/>
              <w:jc w:val="center"/>
              <w:rPr>
                <w:rFonts w:cs="Times New Roman"/>
                <w:szCs w:val="26"/>
              </w:rPr>
            </w:pPr>
          </w:p>
        </w:tc>
        <w:tc>
          <w:tcPr>
            <w:tcW w:w="720" w:type="dxa"/>
          </w:tcPr>
          <w:p w14:paraId="6E2FC871" w14:textId="77777777" w:rsidR="004A7D63" w:rsidRPr="00571988" w:rsidRDefault="004A7D63" w:rsidP="00BC284F">
            <w:pPr>
              <w:spacing w:line="312" w:lineRule="auto"/>
              <w:ind w:firstLine="90"/>
              <w:jc w:val="center"/>
              <w:rPr>
                <w:rFonts w:cs="Times New Roman"/>
                <w:szCs w:val="26"/>
              </w:rPr>
            </w:pPr>
          </w:p>
        </w:tc>
        <w:tc>
          <w:tcPr>
            <w:tcW w:w="1080" w:type="dxa"/>
          </w:tcPr>
          <w:p w14:paraId="3A297829" w14:textId="77777777" w:rsidR="004A7D63" w:rsidRPr="00571988" w:rsidRDefault="004A7D63" w:rsidP="00BC284F">
            <w:pPr>
              <w:spacing w:line="312" w:lineRule="auto"/>
              <w:ind w:firstLine="90"/>
              <w:jc w:val="center"/>
              <w:rPr>
                <w:rFonts w:cs="Times New Roman"/>
                <w:szCs w:val="26"/>
              </w:rPr>
            </w:pPr>
            <w:r>
              <w:rPr>
                <w:rFonts w:cs="Times New Roman"/>
                <w:szCs w:val="26"/>
              </w:rPr>
              <w:t>(P)</w:t>
            </w:r>
          </w:p>
        </w:tc>
        <w:tc>
          <w:tcPr>
            <w:tcW w:w="4109" w:type="dxa"/>
          </w:tcPr>
          <w:p w14:paraId="63F37FF4" w14:textId="77777777" w:rsidR="004A7D63" w:rsidRPr="00571988" w:rsidRDefault="004A7D63" w:rsidP="0074166A">
            <w:pPr>
              <w:spacing w:line="312" w:lineRule="auto"/>
              <w:ind w:firstLine="0"/>
              <w:jc w:val="both"/>
              <w:rPr>
                <w:rFonts w:cs="Times New Roman"/>
                <w:szCs w:val="26"/>
              </w:rPr>
            </w:pPr>
            <w:r>
              <w:rPr>
                <w:rFonts w:cs="Times New Roman"/>
                <w:szCs w:val="26"/>
              </w:rPr>
              <w:t>Thể hiện tình trạng hoạt động của giao dịch trên hệ thống VISYS, gồm các giá trị: Đang hoạt động, Đóng</w:t>
            </w:r>
          </w:p>
        </w:tc>
        <w:tc>
          <w:tcPr>
            <w:tcW w:w="1417" w:type="dxa"/>
          </w:tcPr>
          <w:p w14:paraId="0F80A349" w14:textId="77777777" w:rsidR="004A7D63" w:rsidRDefault="004A7D63" w:rsidP="00BC284F">
            <w:pPr>
              <w:spacing w:line="312" w:lineRule="auto"/>
              <w:ind w:firstLine="90"/>
              <w:jc w:val="center"/>
              <w:rPr>
                <w:rFonts w:cs="Times New Roman"/>
                <w:szCs w:val="26"/>
              </w:rPr>
            </w:pPr>
            <w:r>
              <w:rPr>
                <w:rFonts w:cs="Times New Roman"/>
                <w:szCs w:val="26"/>
              </w:rPr>
              <w:t>Y</w:t>
            </w:r>
          </w:p>
        </w:tc>
      </w:tr>
      <w:tr w:rsidR="004A7D63" w:rsidRPr="00571988" w14:paraId="59E627D6" w14:textId="77777777" w:rsidTr="00BC284F">
        <w:tc>
          <w:tcPr>
            <w:tcW w:w="1638" w:type="dxa"/>
          </w:tcPr>
          <w:p w14:paraId="3A06CFA2" w14:textId="77777777" w:rsidR="004A7D63" w:rsidRPr="00630B42" w:rsidRDefault="004A7D63" w:rsidP="00BC284F">
            <w:pPr>
              <w:spacing w:line="312" w:lineRule="auto"/>
              <w:ind w:firstLine="0"/>
              <w:jc w:val="both"/>
              <w:rPr>
                <w:rFonts w:cs="Times New Roman"/>
                <w:b/>
                <w:color w:val="FF0000"/>
                <w:szCs w:val="26"/>
              </w:rPr>
            </w:pPr>
            <w:r w:rsidRPr="0093207A">
              <w:rPr>
                <w:rFonts w:cs="Times New Roman"/>
                <w:b/>
                <w:color w:val="FF0000"/>
                <w:szCs w:val="26"/>
              </w:rPr>
              <w:t>Số tiền BL 2</w:t>
            </w:r>
          </w:p>
        </w:tc>
        <w:tc>
          <w:tcPr>
            <w:tcW w:w="1350" w:type="dxa"/>
          </w:tcPr>
          <w:p w14:paraId="32584202" w14:textId="77777777" w:rsidR="004A7D63" w:rsidRPr="00571988" w:rsidRDefault="004A7D63" w:rsidP="00BC284F">
            <w:pPr>
              <w:spacing w:line="312" w:lineRule="auto"/>
              <w:ind w:firstLine="90"/>
              <w:jc w:val="center"/>
              <w:rPr>
                <w:rFonts w:cs="Times New Roman"/>
                <w:szCs w:val="26"/>
              </w:rPr>
            </w:pPr>
          </w:p>
        </w:tc>
        <w:tc>
          <w:tcPr>
            <w:tcW w:w="720" w:type="dxa"/>
          </w:tcPr>
          <w:p w14:paraId="7EE91D7D" w14:textId="77777777" w:rsidR="004A7D63" w:rsidRPr="00571988" w:rsidRDefault="004A7D63" w:rsidP="00BC284F">
            <w:pPr>
              <w:spacing w:line="312" w:lineRule="auto"/>
              <w:ind w:firstLine="90"/>
              <w:jc w:val="center"/>
              <w:rPr>
                <w:rFonts w:cs="Times New Roman"/>
                <w:szCs w:val="26"/>
              </w:rPr>
            </w:pPr>
          </w:p>
        </w:tc>
        <w:tc>
          <w:tcPr>
            <w:tcW w:w="1080" w:type="dxa"/>
          </w:tcPr>
          <w:p w14:paraId="501D51A6" w14:textId="77777777" w:rsidR="004A7D63" w:rsidRPr="00571988" w:rsidRDefault="004A7D63" w:rsidP="00BC284F">
            <w:pPr>
              <w:spacing w:line="312" w:lineRule="auto"/>
              <w:ind w:firstLine="90"/>
              <w:jc w:val="center"/>
              <w:rPr>
                <w:rFonts w:cs="Times New Roman"/>
                <w:szCs w:val="26"/>
              </w:rPr>
            </w:pPr>
          </w:p>
        </w:tc>
        <w:tc>
          <w:tcPr>
            <w:tcW w:w="4109" w:type="dxa"/>
          </w:tcPr>
          <w:p w14:paraId="0FD23648" w14:textId="77777777" w:rsidR="004A7D63" w:rsidRPr="00571988" w:rsidRDefault="004A7D63" w:rsidP="0074166A">
            <w:pPr>
              <w:spacing w:line="312" w:lineRule="auto"/>
              <w:ind w:firstLine="0"/>
              <w:jc w:val="both"/>
              <w:rPr>
                <w:rFonts w:cs="Times New Roman"/>
                <w:szCs w:val="26"/>
              </w:rPr>
            </w:pPr>
            <w:r w:rsidRPr="0093207A">
              <w:rPr>
                <w:rFonts w:cs="Times New Roman"/>
                <w:i/>
                <w:color w:val="FF0000"/>
                <w:szCs w:val="26"/>
              </w:rPr>
              <w:t>(Xóa trường này khỏi màn hình)</w:t>
            </w:r>
          </w:p>
        </w:tc>
        <w:tc>
          <w:tcPr>
            <w:tcW w:w="1417" w:type="dxa"/>
          </w:tcPr>
          <w:p w14:paraId="0E792DFE"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48609925" w14:textId="77777777" w:rsidTr="00BC284F">
        <w:tc>
          <w:tcPr>
            <w:tcW w:w="1638" w:type="dxa"/>
          </w:tcPr>
          <w:p w14:paraId="6D933047"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Loại tiền BL 2</w:t>
            </w:r>
          </w:p>
        </w:tc>
        <w:tc>
          <w:tcPr>
            <w:tcW w:w="1350" w:type="dxa"/>
          </w:tcPr>
          <w:p w14:paraId="42B01771" w14:textId="77777777" w:rsidR="004A7D63" w:rsidRPr="00571988" w:rsidRDefault="004A7D63" w:rsidP="00BC284F">
            <w:pPr>
              <w:spacing w:line="312" w:lineRule="auto"/>
              <w:ind w:firstLine="90"/>
              <w:jc w:val="center"/>
              <w:rPr>
                <w:rFonts w:cs="Times New Roman"/>
                <w:szCs w:val="26"/>
              </w:rPr>
            </w:pPr>
          </w:p>
        </w:tc>
        <w:tc>
          <w:tcPr>
            <w:tcW w:w="720" w:type="dxa"/>
          </w:tcPr>
          <w:p w14:paraId="7880296E" w14:textId="77777777" w:rsidR="004A7D63" w:rsidRPr="00571988" w:rsidRDefault="004A7D63" w:rsidP="00BC284F">
            <w:pPr>
              <w:spacing w:line="312" w:lineRule="auto"/>
              <w:ind w:firstLine="90"/>
              <w:jc w:val="center"/>
              <w:rPr>
                <w:rFonts w:cs="Times New Roman"/>
                <w:szCs w:val="26"/>
              </w:rPr>
            </w:pPr>
          </w:p>
        </w:tc>
        <w:tc>
          <w:tcPr>
            <w:tcW w:w="1080" w:type="dxa"/>
          </w:tcPr>
          <w:p w14:paraId="67C269EE" w14:textId="77777777" w:rsidR="004A7D63" w:rsidRPr="00571988" w:rsidRDefault="004A7D63" w:rsidP="00BC284F">
            <w:pPr>
              <w:spacing w:line="312" w:lineRule="auto"/>
              <w:ind w:firstLine="90"/>
              <w:jc w:val="center"/>
              <w:rPr>
                <w:rFonts w:cs="Times New Roman"/>
                <w:szCs w:val="26"/>
              </w:rPr>
            </w:pPr>
          </w:p>
        </w:tc>
        <w:tc>
          <w:tcPr>
            <w:tcW w:w="4109" w:type="dxa"/>
          </w:tcPr>
          <w:p w14:paraId="2866AACD"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05B33E10"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03E19AF4" w14:textId="77777777" w:rsidTr="00BC284F">
        <w:tc>
          <w:tcPr>
            <w:tcW w:w="1638" w:type="dxa"/>
          </w:tcPr>
          <w:p w14:paraId="3CDFF629"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Tỷ giá BL 2</w:t>
            </w:r>
          </w:p>
        </w:tc>
        <w:tc>
          <w:tcPr>
            <w:tcW w:w="1350" w:type="dxa"/>
          </w:tcPr>
          <w:p w14:paraId="76F354F0" w14:textId="77777777" w:rsidR="004A7D63" w:rsidRPr="00571988" w:rsidRDefault="004A7D63" w:rsidP="00BC284F">
            <w:pPr>
              <w:spacing w:line="312" w:lineRule="auto"/>
              <w:ind w:firstLine="90"/>
              <w:jc w:val="center"/>
              <w:rPr>
                <w:rFonts w:cs="Times New Roman"/>
                <w:szCs w:val="26"/>
              </w:rPr>
            </w:pPr>
          </w:p>
        </w:tc>
        <w:tc>
          <w:tcPr>
            <w:tcW w:w="720" w:type="dxa"/>
          </w:tcPr>
          <w:p w14:paraId="700E776A" w14:textId="77777777" w:rsidR="004A7D63" w:rsidRPr="00571988" w:rsidRDefault="004A7D63" w:rsidP="00BC284F">
            <w:pPr>
              <w:spacing w:line="312" w:lineRule="auto"/>
              <w:ind w:firstLine="90"/>
              <w:jc w:val="center"/>
              <w:rPr>
                <w:rFonts w:cs="Times New Roman"/>
                <w:szCs w:val="26"/>
              </w:rPr>
            </w:pPr>
          </w:p>
        </w:tc>
        <w:tc>
          <w:tcPr>
            <w:tcW w:w="1080" w:type="dxa"/>
          </w:tcPr>
          <w:p w14:paraId="76082400" w14:textId="77777777" w:rsidR="004A7D63" w:rsidRPr="00571988" w:rsidRDefault="004A7D63" w:rsidP="00BC284F">
            <w:pPr>
              <w:spacing w:line="312" w:lineRule="auto"/>
              <w:ind w:firstLine="90"/>
              <w:jc w:val="center"/>
              <w:rPr>
                <w:rFonts w:cs="Times New Roman"/>
                <w:szCs w:val="26"/>
              </w:rPr>
            </w:pPr>
          </w:p>
        </w:tc>
        <w:tc>
          <w:tcPr>
            <w:tcW w:w="4109" w:type="dxa"/>
          </w:tcPr>
          <w:p w14:paraId="315A1600"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680ADD88"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38325C0F" w14:textId="77777777" w:rsidTr="00BC284F">
        <w:tc>
          <w:tcPr>
            <w:tcW w:w="1638" w:type="dxa"/>
          </w:tcPr>
          <w:p w14:paraId="01022F61"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Số tiền BL 3</w:t>
            </w:r>
          </w:p>
        </w:tc>
        <w:tc>
          <w:tcPr>
            <w:tcW w:w="1350" w:type="dxa"/>
          </w:tcPr>
          <w:p w14:paraId="4BE03A36" w14:textId="77777777" w:rsidR="004A7D63" w:rsidRPr="00571988" w:rsidRDefault="004A7D63" w:rsidP="00BC284F">
            <w:pPr>
              <w:spacing w:line="312" w:lineRule="auto"/>
              <w:ind w:firstLine="90"/>
              <w:jc w:val="center"/>
              <w:rPr>
                <w:rFonts w:cs="Times New Roman"/>
                <w:szCs w:val="26"/>
              </w:rPr>
            </w:pPr>
          </w:p>
        </w:tc>
        <w:tc>
          <w:tcPr>
            <w:tcW w:w="720" w:type="dxa"/>
          </w:tcPr>
          <w:p w14:paraId="7425F644" w14:textId="77777777" w:rsidR="004A7D63" w:rsidRPr="00571988" w:rsidRDefault="004A7D63" w:rsidP="00BC284F">
            <w:pPr>
              <w:spacing w:line="312" w:lineRule="auto"/>
              <w:ind w:firstLine="90"/>
              <w:jc w:val="center"/>
              <w:rPr>
                <w:rFonts w:cs="Times New Roman"/>
                <w:szCs w:val="26"/>
              </w:rPr>
            </w:pPr>
          </w:p>
        </w:tc>
        <w:tc>
          <w:tcPr>
            <w:tcW w:w="1080" w:type="dxa"/>
          </w:tcPr>
          <w:p w14:paraId="6F659366" w14:textId="77777777" w:rsidR="004A7D63" w:rsidRPr="00571988" w:rsidRDefault="004A7D63" w:rsidP="00BC284F">
            <w:pPr>
              <w:spacing w:line="312" w:lineRule="auto"/>
              <w:ind w:firstLine="90"/>
              <w:jc w:val="center"/>
              <w:rPr>
                <w:rFonts w:cs="Times New Roman"/>
                <w:szCs w:val="26"/>
              </w:rPr>
            </w:pPr>
          </w:p>
        </w:tc>
        <w:tc>
          <w:tcPr>
            <w:tcW w:w="4109" w:type="dxa"/>
          </w:tcPr>
          <w:p w14:paraId="26D4A445"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46AEBA6A"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11F2AEA3" w14:textId="77777777" w:rsidTr="00BC284F">
        <w:tc>
          <w:tcPr>
            <w:tcW w:w="1638" w:type="dxa"/>
          </w:tcPr>
          <w:p w14:paraId="7F028655"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Loại tiền BL 3</w:t>
            </w:r>
          </w:p>
        </w:tc>
        <w:tc>
          <w:tcPr>
            <w:tcW w:w="1350" w:type="dxa"/>
          </w:tcPr>
          <w:p w14:paraId="1EE877BF" w14:textId="77777777" w:rsidR="004A7D63" w:rsidRPr="00571988" w:rsidRDefault="004A7D63" w:rsidP="00BC284F">
            <w:pPr>
              <w:spacing w:line="312" w:lineRule="auto"/>
              <w:ind w:firstLine="90"/>
              <w:jc w:val="center"/>
              <w:rPr>
                <w:rFonts w:cs="Times New Roman"/>
                <w:szCs w:val="26"/>
              </w:rPr>
            </w:pPr>
          </w:p>
        </w:tc>
        <w:tc>
          <w:tcPr>
            <w:tcW w:w="720" w:type="dxa"/>
          </w:tcPr>
          <w:p w14:paraId="5746A072" w14:textId="77777777" w:rsidR="004A7D63" w:rsidRPr="00571988" w:rsidRDefault="004A7D63" w:rsidP="00BC284F">
            <w:pPr>
              <w:spacing w:line="312" w:lineRule="auto"/>
              <w:ind w:firstLine="90"/>
              <w:jc w:val="center"/>
              <w:rPr>
                <w:rFonts w:cs="Times New Roman"/>
                <w:szCs w:val="26"/>
              </w:rPr>
            </w:pPr>
          </w:p>
        </w:tc>
        <w:tc>
          <w:tcPr>
            <w:tcW w:w="1080" w:type="dxa"/>
          </w:tcPr>
          <w:p w14:paraId="4B8608E2" w14:textId="77777777" w:rsidR="004A7D63" w:rsidRPr="00571988" w:rsidRDefault="004A7D63" w:rsidP="00BC284F">
            <w:pPr>
              <w:spacing w:line="312" w:lineRule="auto"/>
              <w:ind w:firstLine="90"/>
              <w:jc w:val="center"/>
              <w:rPr>
                <w:rFonts w:cs="Times New Roman"/>
                <w:szCs w:val="26"/>
              </w:rPr>
            </w:pPr>
          </w:p>
        </w:tc>
        <w:tc>
          <w:tcPr>
            <w:tcW w:w="4109" w:type="dxa"/>
          </w:tcPr>
          <w:p w14:paraId="700FAD46"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4775B34"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18A5B1FA" w14:textId="77777777" w:rsidTr="00BC284F">
        <w:tc>
          <w:tcPr>
            <w:tcW w:w="1638" w:type="dxa"/>
          </w:tcPr>
          <w:p w14:paraId="26226767"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Tỷ giá BL 3</w:t>
            </w:r>
          </w:p>
        </w:tc>
        <w:tc>
          <w:tcPr>
            <w:tcW w:w="1350" w:type="dxa"/>
          </w:tcPr>
          <w:p w14:paraId="10E59923" w14:textId="77777777" w:rsidR="004A7D63" w:rsidRPr="00571988" w:rsidRDefault="004A7D63" w:rsidP="00BC284F">
            <w:pPr>
              <w:spacing w:line="312" w:lineRule="auto"/>
              <w:ind w:firstLine="90"/>
              <w:jc w:val="center"/>
              <w:rPr>
                <w:rFonts w:cs="Times New Roman"/>
                <w:szCs w:val="26"/>
              </w:rPr>
            </w:pPr>
          </w:p>
        </w:tc>
        <w:tc>
          <w:tcPr>
            <w:tcW w:w="720" w:type="dxa"/>
          </w:tcPr>
          <w:p w14:paraId="53308877" w14:textId="77777777" w:rsidR="004A7D63" w:rsidRPr="00571988" w:rsidRDefault="004A7D63" w:rsidP="00BC284F">
            <w:pPr>
              <w:spacing w:line="312" w:lineRule="auto"/>
              <w:ind w:firstLine="90"/>
              <w:jc w:val="center"/>
              <w:rPr>
                <w:rFonts w:cs="Times New Roman"/>
                <w:szCs w:val="26"/>
              </w:rPr>
            </w:pPr>
          </w:p>
        </w:tc>
        <w:tc>
          <w:tcPr>
            <w:tcW w:w="1080" w:type="dxa"/>
          </w:tcPr>
          <w:p w14:paraId="07F01247" w14:textId="77777777" w:rsidR="004A7D63" w:rsidRPr="00571988" w:rsidRDefault="004A7D63" w:rsidP="00BC284F">
            <w:pPr>
              <w:spacing w:line="312" w:lineRule="auto"/>
              <w:ind w:firstLine="90"/>
              <w:jc w:val="center"/>
              <w:rPr>
                <w:rFonts w:cs="Times New Roman"/>
                <w:szCs w:val="26"/>
              </w:rPr>
            </w:pPr>
          </w:p>
        </w:tc>
        <w:tc>
          <w:tcPr>
            <w:tcW w:w="4109" w:type="dxa"/>
          </w:tcPr>
          <w:p w14:paraId="1FF9E77D"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1327B01"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47DC96D3" w14:textId="77777777" w:rsidTr="00BC284F">
        <w:tc>
          <w:tcPr>
            <w:tcW w:w="1638" w:type="dxa"/>
          </w:tcPr>
          <w:p w14:paraId="27A98AC7"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Tổng tiền BL quy đổi</w:t>
            </w:r>
          </w:p>
        </w:tc>
        <w:tc>
          <w:tcPr>
            <w:tcW w:w="1350" w:type="dxa"/>
          </w:tcPr>
          <w:p w14:paraId="2E3DCEA8" w14:textId="77777777" w:rsidR="004A7D63" w:rsidRPr="00571988" w:rsidRDefault="004A7D63" w:rsidP="00BC284F">
            <w:pPr>
              <w:spacing w:line="312" w:lineRule="auto"/>
              <w:ind w:firstLine="90"/>
              <w:jc w:val="center"/>
              <w:rPr>
                <w:rFonts w:cs="Times New Roman"/>
                <w:szCs w:val="26"/>
              </w:rPr>
            </w:pPr>
          </w:p>
        </w:tc>
        <w:tc>
          <w:tcPr>
            <w:tcW w:w="720" w:type="dxa"/>
          </w:tcPr>
          <w:p w14:paraId="142DDF1F" w14:textId="77777777" w:rsidR="004A7D63" w:rsidRPr="00571988" w:rsidRDefault="004A7D63" w:rsidP="00BC284F">
            <w:pPr>
              <w:spacing w:line="312" w:lineRule="auto"/>
              <w:ind w:firstLine="90"/>
              <w:jc w:val="center"/>
              <w:rPr>
                <w:rFonts w:cs="Times New Roman"/>
                <w:szCs w:val="26"/>
              </w:rPr>
            </w:pPr>
          </w:p>
        </w:tc>
        <w:tc>
          <w:tcPr>
            <w:tcW w:w="1080" w:type="dxa"/>
          </w:tcPr>
          <w:p w14:paraId="3ED564CE" w14:textId="77777777" w:rsidR="004A7D63" w:rsidRPr="00571988" w:rsidRDefault="004A7D63" w:rsidP="00BC284F">
            <w:pPr>
              <w:spacing w:line="312" w:lineRule="auto"/>
              <w:ind w:firstLine="90"/>
              <w:jc w:val="center"/>
              <w:rPr>
                <w:rFonts w:cs="Times New Roman"/>
                <w:szCs w:val="26"/>
              </w:rPr>
            </w:pPr>
          </w:p>
        </w:tc>
        <w:tc>
          <w:tcPr>
            <w:tcW w:w="4109" w:type="dxa"/>
          </w:tcPr>
          <w:p w14:paraId="1B8903B0"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725F2A09"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3DCF0420" w14:textId="77777777" w:rsidTr="00BC284F">
        <w:tc>
          <w:tcPr>
            <w:tcW w:w="1638" w:type="dxa"/>
          </w:tcPr>
          <w:p w14:paraId="74930AB8" w14:textId="77777777" w:rsidR="004A7D63" w:rsidRPr="0093207A" w:rsidRDefault="004A7D63" w:rsidP="00BC284F">
            <w:pPr>
              <w:spacing w:line="312" w:lineRule="auto"/>
              <w:ind w:firstLine="0"/>
              <w:jc w:val="both"/>
              <w:rPr>
                <w:rFonts w:cs="Times New Roman"/>
                <w:b/>
                <w:color w:val="FF0000"/>
                <w:szCs w:val="26"/>
              </w:rPr>
            </w:pPr>
            <w:r w:rsidRPr="004D045A">
              <w:rPr>
                <w:rFonts w:cs="Times New Roman"/>
                <w:b/>
                <w:color w:val="FF0000"/>
                <w:szCs w:val="26"/>
              </w:rPr>
              <w:t>Số tiền ký quỹ quy đổi</w:t>
            </w:r>
          </w:p>
        </w:tc>
        <w:tc>
          <w:tcPr>
            <w:tcW w:w="1350" w:type="dxa"/>
          </w:tcPr>
          <w:p w14:paraId="480F2E87" w14:textId="77777777" w:rsidR="004A7D63" w:rsidRPr="00571988" w:rsidRDefault="004A7D63" w:rsidP="00BC284F">
            <w:pPr>
              <w:spacing w:line="312" w:lineRule="auto"/>
              <w:ind w:firstLine="90"/>
              <w:jc w:val="center"/>
              <w:rPr>
                <w:rFonts w:cs="Times New Roman"/>
                <w:szCs w:val="26"/>
              </w:rPr>
            </w:pPr>
          </w:p>
        </w:tc>
        <w:tc>
          <w:tcPr>
            <w:tcW w:w="720" w:type="dxa"/>
          </w:tcPr>
          <w:p w14:paraId="0978CA49" w14:textId="77777777" w:rsidR="004A7D63" w:rsidRPr="00571988" w:rsidRDefault="004A7D63" w:rsidP="00BC284F">
            <w:pPr>
              <w:spacing w:line="312" w:lineRule="auto"/>
              <w:ind w:firstLine="90"/>
              <w:jc w:val="center"/>
              <w:rPr>
                <w:rFonts w:cs="Times New Roman"/>
                <w:szCs w:val="26"/>
              </w:rPr>
            </w:pPr>
          </w:p>
        </w:tc>
        <w:tc>
          <w:tcPr>
            <w:tcW w:w="1080" w:type="dxa"/>
          </w:tcPr>
          <w:p w14:paraId="79F512CE" w14:textId="77777777" w:rsidR="004A7D63" w:rsidRPr="00571988" w:rsidRDefault="004A7D63" w:rsidP="00BC284F">
            <w:pPr>
              <w:spacing w:line="312" w:lineRule="auto"/>
              <w:ind w:firstLine="90"/>
              <w:jc w:val="center"/>
              <w:rPr>
                <w:rFonts w:cs="Times New Roman"/>
                <w:szCs w:val="26"/>
              </w:rPr>
            </w:pPr>
          </w:p>
        </w:tc>
        <w:tc>
          <w:tcPr>
            <w:tcW w:w="4109" w:type="dxa"/>
          </w:tcPr>
          <w:p w14:paraId="49DF6332"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19ED4078"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16E52747" w14:textId="77777777" w:rsidTr="00BC284F">
        <w:tc>
          <w:tcPr>
            <w:tcW w:w="1638" w:type="dxa"/>
          </w:tcPr>
          <w:p w14:paraId="49DE12DF" w14:textId="77777777" w:rsidR="004A7D63" w:rsidRPr="004D045A" w:rsidRDefault="004A7D63" w:rsidP="00BC284F">
            <w:pPr>
              <w:spacing w:line="312" w:lineRule="auto"/>
              <w:ind w:firstLine="0"/>
              <w:jc w:val="both"/>
              <w:rPr>
                <w:rFonts w:cs="Times New Roman"/>
                <w:b/>
                <w:color w:val="FF0000"/>
                <w:szCs w:val="26"/>
              </w:rPr>
            </w:pPr>
            <w:r w:rsidRPr="0093207A">
              <w:rPr>
                <w:rFonts w:cs="Times New Roman"/>
                <w:b/>
                <w:color w:val="FF0000"/>
                <w:szCs w:val="26"/>
              </w:rPr>
              <w:lastRenderedPageBreak/>
              <w:t>Số tiền phí phải thu</w:t>
            </w:r>
          </w:p>
        </w:tc>
        <w:tc>
          <w:tcPr>
            <w:tcW w:w="1350" w:type="dxa"/>
          </w:tcPr>
          <w:p w14:paraId="6786C748" w14:textId="77777777" w:rsidR="004A7D63" w:rsidRPr="00571988" w:rsidRDefault="004A7D63" w:rsidP="00BC284F">
            <w:pPr>
              <w:spacing w:line="312" w:lineRule="auto"/>
              <w:ind w:firstLine="90"/>
              <w:jc w:val="center"/>
              <w:rPr>
                <w:rFonts w:cs="Times New Roman"/>
                <w:szCs w:val="26"/>
              </w:rPr>
            </w:pPr>
          </w:p>
        </w:tc>
        <w:tc>
          <w:tcPr>
            <w:tcW w:w="720" w:type="dxa"/>
          </w:tcPr>
          <w:p w14:paraId="3897FFEE" w14:textId="77777777" w:rsidR="004A7D63" w:rsidRPr="00571988" w:rsidRDefault="004A7D63" w:rsidP="00BC284F">
            <w:pPr>
              <w:spacing w:line="312" w:lineRule="auto"/>
              <w:ind w:firstLine="90"/>
              <w:jc w:val="center"/>
              <w:rPr>
                <w:rFonts w:cs="Times New Roman"/>
                <w:szCs w:val="26"/>
              </w:rPr>
            </w:pPr>
          </w:p>
        </w:tc>
        <w:tc>
          <w:tcPr>
            <w:tcW w:w="1080" w:type="dxa"/>
          </w:tcPr>
          <w:p w14:paraId="3A422115" w14:textId="77777777" w:rsidR="004A7D63" w:rsidRPr="00571988" w:rsidRDefault="004A7D63" w:rsidP="00BC284F">
            <w:pPr>
              <w:spacing w:line="312" w:lineRule="auto"/>
              <w:ind w:firstLine="90"/>
              <w:jc w:val="center"/>
              <w:rPr>
                <w:rFonts w:cs="Times New Roman"/>
                <w:szCs w:val="26"/>
              </w:rPr>
            </w:pPr>
          </w:p>
        </w:tc>
        <w:tc>
          <w:tcPr>
            <w:tcW w:w="4109" w:type="dxa"/>
          </w:tcPr>
          <w:p w14:paraId="15FBF162"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7D67EC67"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333A6511" w14:textId="77777777" w:rsidTr="00BC284F">
        <w:tc>
          <w:tcPr>
            <w:tcW w:w="1638" w:type="dxa"/>
          </w:tcPr>
          <w:p w14:paraId="70208C02"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Loại tiền phí</w:t>
            </w:r>
          </w:p>
        </w:tc>
        <w:tc>
          <w:tcPr>
            <w:tcW w:w="1350" w:type="dxa"/>
          </w:tcPr>
          <w:p w14:paraId="2BA811ED" w14:textId="77777777" w:rsidR="004A7D63" w:rsidRPr="00571988" w:rsidRDefault="004A7D63" w:rsidP="00BC284F">
            <w:pPr>
              <w:spacing w:line="312" w:lineRule="auto"/>
              <w:ind w:firstLine="90"/>
              <w:jc w:val="center"/>
              <w:rPr>
                <w:rFonts w:cs="Times New Roman"/>
                <w:szCs w:val="26"/>
              </w:rPr>
            </w:pPr>
          </w:p>
        </w:tc>
        <w:tc>
          <w:tcPr>
            <w:tcW w:w="720" w:type="dxa"/>
          </w:tcPr>
          <w:p w14:paraId="69C48BD5" w14:textId="77777777" w:rsidR="004A7D63" w:rsidRPr="00571988" w:rsidRDefault="004A7D63" w:rsidP="00BC284F">
            <w:pPr>
              <w:spacing w:line="312" w:lineRule="auto"/>
              <w:ind w:firstLine="90"/>
              <w:jc w:val="center"/>
              <w:rPr>
                <w:rFonts w:cs="Times New Roman"/>
                <w:szCs w:val="26"/>
              </w:rPr>
            </w:pPr>
          </w:p>
        </w:tc>
        <w:tc>
          <w:tcPr>
            <w:tcW w:w="1080" w:type="dxa"/>
          </w:tcPr>
          <w:p w14:paraId="3435694F" w14:textId="77777777" w:rsidR="004A7D63" w:rsidRPr="00571988" w:rsidRDefault="004A7D63" w:rsidP="00BC284F">
            <w:pPr>
              <w:spacing w:line="312" w:lineRule="auto"/>
              <w:ind w:firstLine="90"/>
              <w:jc w:val="center"/>
              <w:rPr>
                <w:rFonts w:cs="Times New Roman"/>
                <w:szCs w:val="26"/>
              </w:rPr>
            </w:pPr>
          </w:p>
        </w:tc>
        <w:tc>
          <w:tcPr>
            <w:tcW w:w="4109" w:type="dxa"/>
          </w:tcPr>
          <w:p w14:paraId="0015CA01"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EF334B8"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2E40601B" w14:textId="77777777" w:rsidTr="00BC284F">
        <w:tc>
          <w:tcPr>
            <w:tcW w:w="1638" w:type="dxa"/>
          </w:tcPr>
          <w:p w14:paraId="624405B4"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Tỷ giá phí</w:t>
            </w:r>
          </w:p>
        </w:tc>
        <w:tc>
          <w:tcPr>
            <w:tcW w:w="1350" w:type="dxa"/>
          </w:tcPr>
          <w:p w14:paraId="669BC3FF" w14:textId="77777777" w:rsidR="004A7D63" w:rsidRPr="00571988" w:rsidRDefault="004A7D63" w:rsidP="00BC284F">
            <w:pPr>
              <w:spacing w:line="312" w:lineRule="auto"/>
              <w:ind w:firstLine="90"/>
              <w:jc w:val="center"/>
              <w:rPr>
                <w:rFonts w:cs="Times New Roman"/>
                <w:szCs w:val="26"/>
              </w:rPr>
            </w:pPr>
          </w:p>
        </w:tc>
        <w:tc>
          <w:tcPr>
            <w:tcW w:w="720" w:type="dxa"/>
          </w:tcPr>
          <w:p w14:paraId="00BB0647" w14:textId="77777777" w:rsidR="004A7D63" w:rsidRPr="00571988" w:rsidRDefault="004A7D63" w:rsidP="00BC284F">
            <w:pPr>
              <w:spacing w:line="312" w:lineRule="auto"/>
              <w:ind w:firstLine="90"/>
              <w:jc w:val="center"/>
              <w:rPr>
                <w:rFonts w:cs="Times New Roman"/>
                <w:szCs w:val="26"/>
              </w:rPr>
            </w:pPr>
          </w:p>
        </w:tc>
        <w:tc>
          <w:tcPr>
            <w:tcW w:w="1080" w:type="dxa"/>
          </w:tcPr>
          <w:p w14:paraId="21EC6FD7" w14:textId="77777777" w:rsidR="004A7D63" w:rsidRPr="00571988" w:rsidRDefault="004A7D63" w:rsidP="00BC284F">
            <w:pPr>
              <w:spacing w:line="312" w:lineRule="auto"/>
              <w:ind w:firstLine="90"/>
              <w:jc w:val="center"/>
              <w:rPr>
                <w:rFonts w:cs="Times New Roman"/>
                <w:szCs w:val="26"/>
              </w:rPr>
            </w:pPr>
          </w:p>
        </w:tc>
        <w:tc>
          <w:tcPr>
            <w:tcW w:w="4109" w:type="dxa"/>
          </w:tcPr>
          <w:p w14:paraId="068B5EBB"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BBDDFD3"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10C53909" w14:textId="77777777" w:rsidTr="00BC284F">
        <w:tc>
          <w:tcPr>
            <w:tcW w:w="1638" w:type="dxa"/>
          </w:tcPr>
          <w:p w14:paraId="76B3C1B6"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Số tiền phí quy đổi</w:t>
            </w:r>
          </w:p>
        </w:tc>
        <w:tc>
          <w:tcPr>
            <w:tcW w:w="1350" w:type="dxa"/>
          </w:tcPr>
          <w:p w14:paraId="691B59C4" w14:textId="77777777" w:rsidR="004A7D63" w:rsidRPr="00571988" w:rsidRDefault="004A7D63" w:rsidP="00BC284F">
            <w:pPr>
              <w:spacing w:line="312" w:lineRule="auto"/>
              <w:ind w:firstLine="90"/>
              <w:jc w:val="center"/>
              <w:rPr>
                <w:rFonts w:cs="Times New Roman"/>
                <w:szCs w:val="26"/>
              </w:rPr>
            </w:pPr>
          </w:p>
        </w:tc>
        <w:tc>
          <w:tcPr>
            <w:tcW w:w="720" w:type="dxa"/>
          </w:tcPr>
          <w:p w14:paraId="594F92FC" w14:textId="77777777" w:rsidR="004A7D63" w:rsidRPr="00571988" w:rsidRDefault="004A7D63" w:rsidP="00BC284F">
            <w:pPr>
              <w:spacing w:line="312" w:lineRule="auto"/>
              <w:ind w:firstLine="90"/>
              <w:jc w:val="center"/>
              <w:rPr>
                <w:rFonts w:cs="Times New Roman"/>
                <w:szCs w:val="26"/>
              </w:rPr>
            </w:pPr>
          </w:p>
        </w:tc>
        <w:tc>
          <w:tcPr>
            <w:tcW w:w="1080" w:type="dxa"/>
          </w:tcPr>
          <w:p w14:paraId="5CC6C522" w14:textId="77777777" w:rsidR="004A7D63" w:rsidRPr="00571988" w:rsidRDefault="004A7D63" w:rsidP="00BC284F">
            <w:pPr>
              <w:spacing w:line="312" w:lineRule="auto"/>
              <w:ind w:firstLine="90"/>
              <w:jc w:val="center"/>
              <w:rPr>
                <w:rFonts w:cs="Times New Roman"/>
                <w:szCs w:val="26"/>
              </w:rPr>
            </w:pPr>
          </w:p>
        </w:tc>
        <w:tc>
          <w:tcPr>
            <w:tcW w:w="4109" w:type="dxa"/>
          </w:tcPr>
          <w:p w14:paraId="50857F4B"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C714733"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740ACA3F" w14:textId="77777777" w:rsidTr="00BC284F">
        <w:tc>
          <w:tcPr>
            <w:tcW w:w="1638" w:type="dxa"/>
          </w:tcPr>
          <w:p w14:paraId="7929C903" w14:textId="77777777" w:rsidR="004A7D63" w:rsidRPr="0093207A" w:rsidRDefault="004A7D63" w:rsidP="00BC284F">
            <w:pPr>
              <w:spacing w:line="312" w:lineRule="auto"/>
              <w:ind w:firstLine="0"/>
              <w:jc w:val="both"/>
              <w:rPr>
                <w:rFonts w:cs="Times New Roman"/>
                <w:b/>
                <w:color w:val="FF0000"/>
                <w:szCs w:val="26"/>
              </w:rPr>
            </w:pPr>
            <w:r w:rsidRPr="0093207A">
              <w:rPr>
                <w:rFonts w:cs="Times New Roman"/>
                <w:b/>
                <w:color w:val="FF0000"/>
                <w:szCs w:val="26"/>
              </w:rPr>
              <w:t>Tỷ lệ phí</w:t>
            </w:r>
          </w:p>
        </w:tc>
        <w:tc>
          <w:tcPr>
            <w:tcW w:w="1350" w:type="dxa"/>
          </w:tcPr>
          <w:p w14:paraId="53116183" w14:textId="77777777" w:rsidR="004A7D63" w:rsidRPr="00571988" w:rsidRDefault="004A7D63" w:rsidP="00BC284F">
            <w:pPr>
              <w:spacing w:line="312" w:lineRule="auto"/>
              <w:ind w:firstLine="90"/>
              <w:jc w:val="center"/>
              <w:rPr>
                <w:rFonts w:cs="Times New Roman"/>
                <w:szCs w:val="26"/>
              </w:rPr>
            </w:pPr>
          </w:p>
        </w:tc>
        <w:tc>
          <w:tcPr>
            <w:tcW w:w="720" w:type="dxa"/>
          </w:tcPr>
          <w:p w14:paraId="5CD6CE4E" w14:textId="77777777" w:rsidR="004A7D63" w:rsidRPr="00571988" w:rsidRDefault="004A7D63" w:rsidP="00BC284F">
            <w:pPr>
              <w:spacing w:line="312" w:lineRule="auto"/>
              <w:ind w:firstLine="90"/>
              <w:jc w:val="center"/>
              <w:rPr>
                <w:rFonts w:cs="Times New Roman"/>
                <w:szCs w:val="26"/>
              </w:rPr>
            </w:pPr>
          </w:p>
        </w:tc>
        <w:tc>
          <w:tcPr>
            <w:tcW w:w="1080" w:type="dxa"/>
          </w:tcPr>
          <w:p w14:paraId="37B57FDF" w14:textId="77777777" w:rsidR="004A7D63" w:rsidRPr="00571988" w:rsidRDefault="004A7D63" w:rsidP="00BC284F">
            <w:pPr>
              <w:spacing w:line="312" w:lineRule="auto"/>
              <w:ind w:firstLine="90"/>
              <w:jc w:val="center"/>
              <w:rPr>
                <w:rFonts w:cs="Times New Roman"/>
                <w:szCs w:val="26"/>
              </w:rPr>
            </w:pPr>
          </w:p>
        </w:tc>
        <w:tc>
          <w:tcPr>
            <w:tcW w:w="4109" w:type="dxa"/>
          </w:tcPr>
          <w:p w14:paraId="48F75950"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542A40F5"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7CAF0BB3" w14:textId="77777777" w:rsidTr="00BC284F">
        <w:tc>
          <w:tcPr>
            <w:tcW w:w="1638" w:type="dxa"/>
          </w:tcPr>
          <w:p w14:paraId="5CFDCB85" w14:textId="77777777" w:rsidR="004A7D63" w:rsidRDefault="004A7D63" w:rsidP="00BC284F">
            <w:pPr>
              <w:spacing w:line="312" w:lineRule="auto"/>
              <w:ind w:firstLine="0"/>
              <w:jc w:val="both"/>
              <w:rPr>
                <w:rFonts w:cs="Times New Roman"/>
                <w:b/>
                <w:color w:val="FF0000"/>
                <w:szCs w:val="26"/>
              </w:rPr>
            </w:pPr>
            <w:r>
              <w:rPr>
                <w:rFonts w:cs="Times New Roman"/>
                <w:b/>
                <w:color w:val="FF0000"/>
                <w:szCs w:val="26"/>
              </w:rPr>
              <w:t>Ngày nhận thư đòi tiền trước</w:t>
            </w:r>
          </w:p>
        </w:tc>
        <w:tc>
          <w:tcPr>
            <w:tcW w:w="1350" w:type="dxa"/>
          </w:tcPr>
          <w:p w14:paraId="0F75983E" w14:textId="77777777" w:rsidR="004A7D63" w:rsidRPr="00571988" w:rsidRDefault="004A7D63" w:rsidP="00BC284F">
            <w:pPr>
              <w:spacing w:line="312" w:lineRule="auto"/>
              <w:ind w:firstLine="90"/>
              <w:jc w:val="center"/>
              <w:rPr>
                <w:rFonts w:cs="Times New Roman"/>
                <w:szCs w:val="26"/>
              </w:rPr>
            </w:pPr>
          </w:p>
        </w:tc>
        <w:tc>
          <w:tcPr>
            <w:tcW w:w="720" w:type="dxa"/>
          </w:tcPr>
          <w:p w14:paraId="2D5E3DB8" w14:textId="77777777" w:rsidR="004A7D63" w:rsidRPr="00571988" w:rsidRDefault="004A7D63" w:rsidP="00BC284F">
            <w:pPr>
              <w:spacing w:line="312" w:lineRule="auto"/>
              <w:ind w:firstLine="90"/>
              <w:jc w:val="center"/>
              <w:rPr>
                <w:rFonts w:cs="Times New Roman"/>
                <w:szCs w:val="26"/>
              </w:rPr>
            </w:pPr>
          </w:p>
        </w:tc>
        <w:tc>
          <w:tcPr>
            <w:tcW w:w="1080" w:type="dxa"/>
          </w:tcPr>
          <w:p w14:paraId="1372825B" w14:textId="77777777" w:rsidR="004A7D63" w:rsidRPr="00571988" w:rsidRDefault="004A7D63" w:rsidP="00BC284F">
            <w:pPr>
              <w:spacing w:line="312" w:lineRule="auto"/>
              <w:ind w:firstLine="90"/>
              <w:jc w:val="center"/>
              <w:rPr>
                <w:rFonts w:cs="Times New Roman"/>
                <w:szCs w:val="26"/>
              </w:rPr>
            </w:pPr>
          </w:p>
        </w:tc>
        <w:tc>
          <w:tcPr>
            <w:tcW w:w="4109" w:type="dxa"/>
          </w:tcPr>
          <w:p w14:paraId="2AFF8D9D"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28E88E7D"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5A4C1BAD" w14:textId="77777777" w:rsidTr="00BC284F">
        <w:tc>
          <w:tcPr>
            <w:tcW w:w="1638" w:type="dxa"/>
          </w:tcPr>
          <w:p w14:paraId="6260DE5E" w14:textId="77777777" w:rsidR="004A7D63" w:rsidRDefault="004A7D63" w:rsidP="00BC284F">
            <w:pPr>
              <w:spacing w:line="312" w:lineRule="auto"/>
              <w:ind w:firstLine="0"/>
              <w:jc w:val="both"/>
              <w:rPr>
                <w:rFonts w:cs="Times New Roman"/>
                <w:b/>
                <w:color w:val="FF0000"/>
                <w:szCs w:val="26"/>
              </w:rPr>
            </w:pPr>
            <w:r>
              <w:rPr>
                <w:rFonts w:cs="Times New Roman"/>
                <w:b/>
                <w:color w:val="FF0000"/>
                <w:szCs w:val="26"/>
              </w:rPr>
              <w:t>Trạng thái xử lý</w:t>
            </w:r>
          </w:p>
        </w:tc>
        <w:tc>
          <w:tcPr>
            <w:tcW w:w="1350" w:type="dxa"/>
          </w:tcPr>
          <w:p w14:paraId="393F9E3B" w14:textId="77777777" w:rsidR="004A7D63" w:rsidRPr="00571988" w:rsidRDefault="004A7D63" w:rsidP="00BC284F">
            <w:pPr>
              <w:spacing w:line="312" w:lineRule="auto"/>
              <w:ind w:firstLine="90"/>
              <w:jc w:val="center"/>
              <w:rPr>
                <w:rFonts w:cs="Times New Roman"/>
                <w:szCs w:val="26"/>
              </w:rPr>
            </w:pPr>
          </w:p>
        </w:tc>
        <w:tc>
          <w:tcPr>
            <w:tcW w:w="720" w:type="dxa"/>
          </w:tcPr>
          <w:p w14:paraId="58A60E5B" w14:textId="77777777" w:rsidR="004A7D63" w:rsidRPr="00571988" w:rsidRDefault="004A7D63" w:rsidP="00BC284F">
            <w:pPr>
              <w:spacing w:line="312" w:lineRule="auto"/>
              <w:ind w:firstLine="90"/>
              <w:jc w:val="center"/>
              <w:rPr>
                <w:rFonts w:cs="Times New Roman"/>
                <w:szCs w:val="26"/>
              </w:rPr>
            </w:pPr>
          </w:p>
        </w:tc>
        <w:tc>
          <w:tcPr>
            <w:tcW w:w="1080" w:type="dxa"/>
          </w:tcPr>
          <w:p w14:paraId="7581997D" w14:textId="77777777" w:rsidR="004A7D63" w:rsidRPr="00571988" w:rsidRDefault="004A7D63" w:rsidP="00BC284F">
            <w:pPr>
              <w:spacing w:line="312" w:lineRule="auto"/>
              <w:ind w:firstLine="90"/>
              <w:jc w:val="center"/>
              <w:rPr>
                <w:rFonts w:cs="Times New Roman"/>
                <w:szCs w:val="26"/>
              </w:rPr>
            </w:pPr>
          </w:p>
        </w:tc>
        <w:tc>
          <w:tcPr>
            <w:tcW w:w="4109" w:type="dxa"/>
          </w:tcPr>
          <w:p w14:paraId="07EA47DA"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41D317FD" w14:textId="77777777" w:rsidR="004A7D63" w:rsidRDefault="004A7D63" w:rsidP="00BC284F">
            <w:pPr>
              <w:spacing w:line="312" w:lineRule="auto"/>
              <w:ind w:firstLine="90"/>
              <w:jc w:val="center"/>
              <w:rPr>
                <w:rFonts w:cs="Times New Roman"/>
                <w:szCs w:val="26"/>
              </w:rPr>
            </w:pPr>
            <w:r>
              <w:rPr>
                <w:rFonts w:cs="Times New Roman"/>
                <w:szCs w:val="26"/>
              </w:rPr>
              <w:t>N</w:t>
            </w:r>
          </w:p>
        </w:tc>
      </w:tr>
      <w:tr w:rsidR="004A7D63" w:rsidRPr="00571988" w14:paraId="5D759183" w14:textId="77777777" w:rsidTr="00BC284F">
        <w:tc>
          <w:tcPr>
            <w:tcW w:w="1638" w:type="dxa"/>
          </w:tcPr>
          <w:p w14:paraId="34CEA2BA" w14:textId="77777777" w:rsidR="004A7D63" w:rsidRDefault="004A7D63" w:rsidP="00BC284F">
            <w:pPr>
              <w:spacing w:line="312" w:lineRule="auto"/>
              <w:ind w:firstLine="0"/>
              <w:jc w:val="both"/>
              <w:rPr>
                <w:rFonts w:cs="Times New Roman"/>
                <w:b/>
                <w:color w:val="FF0000"/>
                <w:szCs w:val="26"/>
              </w:rPr>
            </w:pPr>
            <w:r>
              <w:rPr>
                <w:rFonts w:cs="Times New Roman"/>
                <w:b/>
                <w:color w:val="FF0000"/>
                <w:szCs w:val="26"/>
              </w:rPr>
              <w:t>Trạng thái thanh toán</w:t>
            </w:r>
          </w:p>
        </w:tc>
        <w:tc>
          <w:tcPr>
            <w:tcW w:w="1350" w:type="dxa"/>
          </w:tcPr>
          <w:p w14:paraId="76457C1B" w14:textId="77777777" w:rsidR="004A7D63" w:rsidRPr="00571988" w:rsidRDefault="004A7D63" w:rsidP="00BC284F">
            <w:pPr>
              <w:spacing w:line="312" w:lineRule="auto"/>
              <w:ind w:firstLine="90"/>
              <w:jc w:val="center"/>
              <w:rPr>
                <w:rFonts w:cs="Times New Roman"/>
                <w:szCs w:val="26"/>
              </w:rPr>
            </w:pPr>
          </w:p>
        </w:tc>
        <w:tc>
          <w:tcPr>
            <w:tcW w:w="720" w:type="dxa"/>
          </w:tcPr>
          <w:p w14:paraId="62B6FD09" w14:textId="77777777" w:rsidR="004A7D63" w:rsidRPr="00571988" w:rsidRDefault="004A7D63" w:rsidP="00BC284F">
            <w:pPr>
              <w:spacing w:line="312" w:lineRule="auto"/>
              <w:ind w:firstLine="90"/>
              <w:jc w:val="center"/>
              <w:rPr>
                <w:rFonts w:cs="Times New Roman"/>
                <w:szCs w:val="26"/>
              </w:rPr>
            </w:pPr>
          </w:p>
        </w:tc>
        <w:tc>
          <w:tcPr>
            <w:tcW w:w="1080" w:type="dxa"/>
          </w:tcPr>
          <w:p w14:paraId="21162B65" w14:textId="77777777" w:rsidR="004A7D63" w:rsidRPr="00571988" w:rsidRDefault="004A7D63" w:rsidP="00BC284F">
            <w:pPr>
              <w:spacing w:line="312" w:lineRule="auto"/>
              <w:ind w:firstLine="90"/>
              <w:jc w:val="center"/>
              <w:rPr>
                <w:rFonts w:cs="Times New Roman"/>
                <w:szCs w:val="26"/>
              </w:rPr>
            </w:pPr>
          </w:p>
        </w:tc>
        <w:tc>
          <w:tcPr>
            <w:tcW w:w="4109" w:type="dxa"/>
          </w:tcPr>
          <w:p w14:paraId="6A8B9575"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07F1AC8F" w14:textId="77777777" w:rsidR="004A7D63" w:rsidRDefault="004A7D63" w:rsidP="00BC284F">
            <w:pPr>
              <w:spacing w:line="312" w:lineRule="auto"/>
              <w:ind w:firstLine="90"/>
              <w:jc w:val="center"/>
              <w:rPr>
                <w:rFonts w:cs="Times New Roman"/>
                <w:szCs w:val="26"/>
              </w:rPr>
            </w:pPr>
            <w:r w:rsidRPr="001F6E27">
              <w:rPr>
                <w:rFonts w:cs="Times New Roman"/>
                <w:szCs w:val="26"/>
              </w:rPr>
              <w:t>N</w:t>
            </w:r>
          </w:p>
        </w:tc>
      </w:tr>
      <w:tr w:rsidR="004A7D63" w:rsidRPr="00571988" w14:paraId="517281E6" w14:textId="77777777" w:rsidTr="00BC284F">
        <w:tc>
          <w:tcPr>
            <w:tcW w:w="1638" w:type="dxa"/>
          </w:tcPr>
          <w:p w14:paraId="025C24D6" w14:textId="77777777" w:rsidR="004A7D63" w:rsidRDefault="004A7D63" w:rsidP="00BC284F">
            <w:pPr>
              <w:spacing w:line="312" w:lineRule="auto"/>
              <w:ind w:firstLine="0"/>
              <w:jc w:val="both"/>
              <w:rPr>
                <w:rFonts w:cs="Times New Roman"/>
                <w:b/>
                <w:color w:val="FF0000"/>
                <w:szCs w:val="26"/>
              </w:rPr>
            </w:pPr>
            <w:r w:rsidRPr="00BD5CE3">
              <w:rPr>
                <w:rFonts w:cs="Times New Roman"/>
                <w:b/>
                <w:color w:val="FF0000"/>
                <w:szCs w:val="26"/>
              </w:rPr>
              <w:t>Tiền thanh toán quy đổi</w:t>
            </w:r>
          </w:p>
        </w:tc>
        <w:tc>
          <w:tcPr>
            <w:tcW w:w="1350" w:type="dxa"/>
          </w:tcPr>
          <w:p w14:paraId="23FDDBD8" w14:textId="77777777" w:rsidR="004A7D63" w:rsidRPr="00571988" w:rsidRDefault="004A7D63" w:rsidP="00BC284F">
            <w:pPr>
              <w:spacing w:line="312" w:lineRule="auto"/>
              <w:ind w:firstLine="90"/>
              <w:jc w:val="center"/>
              <w:rPr>
                <w:rFonts w:cs="Times New Roman"/>
                <w:szCs w:val="26"/>
              </w:rPr>
            </w:pPr>
          </w:p>
        </w:tc>
        <w:tc>
          <w:tcPr>
            <w:tcW w:w="720" w:type="dxa"/>
          </w:tcPr>
          <w:p w14:paraId="5CE7A67D" w14:textId="77777777" w:rsidR="004A7D63" w:rsidRPr="00571988" w:rsidRDefault="004A7D63" w:rsidP="00BC284F">
            <w:pPr>
              <w:spacing w:line="312" w:lineRule="auto"/>
              <w:ind w:firstLine="90"/>
              <w:jc w:val="center"/>
              <w:rPr>
                <w:rFonts w:cs="Times New Roman"/>
                <w:szCs w:val="26"/>
              </w:rPr>
            </w:pPr>
          </w:p>
        </w:tc>
        <w:tc>
          <w:tcPr>
            <w:tcW w:w="1080" w:type="dxa"/>
          </w:tcPr>
          <w:p w14:paraId="3DEB0305" w14:textId="77777777" w:rsidR="004A7D63" w:rsidRPr="00571988" w:rsidRDefault="004A7D63" w:rsidP="00BC284F">
            <w:pPr>
              <w:spacing w:line="312" w:lineRule="auto"/>
              <w:ind w:firstLine="90"/>
              <w:jc w:val="center"/>
              <w:rPr>
                <w:rFonts w:cs="Times New Roman"/>
                <w:szCs w:val="26"/>
              </w:rPr>
            </w:pPr>
          </w:p>
        </w:tc>
        <w:tc>
          <w:tcPr>
            <w:tcW w:w="4109" w:type="dxa"/>
          </w:tcPr>
          <w:p w14:paraId="7BDFA916" w14:textId="77777777" w:rsidR="004A7D63" w:rsidRPr="0093207A" w:rsidRDefault="004A7D63" w:rsidP="0074166A">
            <w:pPr>
              <w:spacing w:line="312" w:lineRule="auto"/>
              <w:ind w:firstLine="0"/>
              <w:jc w:val="both"/>
              <w:rPr>
                <w:rFonts w:cs="Times New Roman"/>
                <w:i/>
                <w:color w:val="FF0000"/>
                <w:szCs w:val="26"/>
              </w:rPr>
            </w:pPr>
            <w:r w:rsidRPr="0093207A">
              <w:rPr>
                <w:rFonts w:cs="Times New Roman"/>
                <w:i/>
                <w:color w:val="FF0000"/>
                <w:szCs w:val="26"/>
              </w:rPr>
              <w:t>(Xóa trường này khỏi màn hình)</w:t>
            </w:r>
          </w:p>
        </w:tc>
        <w:tc>
          <w:tcPr>
            <w:tcW w:w="1417" w:type="dxa"/>
          </w:tcPr>
          <w:p w14:paraId="4E669BC4" w14:textId="77777777" w:rsidR="004A7D63" w:rsidRPr="001F6E27" w:rsidRDefault="004A7D63" w:rsidP="00BC284F">
            <w:pPr>
              <w:spacing w:line="312" w:lineRule="auto"/>
              <w:ind w:firstLine="90"/>
              <w:jc w:val="center"/>
              <w:rPr>
                <w:rFonts w:cs="Times New Roman"/>
                <w:szCs w:val="26"/>
              </w:rPr>
            </w:pPr>
            <w:r w:rsidRPr="001F6E27">
              <w:rPr>
                <w:rFonts w:cs="Times New Roman"/>
                <w:szCs w:val="26"/>
              </w:rPr>
              <w:t>N</w:t>
            </w:r>
          </w:p>
        </w:tc>
      </w:tr>
    </w:tbl>
    <w:p w14:paraId="30EE2A46" w14:textId="401177DB" w:rsidR="004A7D63" w:rsidRDefault="00C36407" w:rsidP="00724F94">
      <w:pPr>
        <w:pStyle w:val="Heading7"/>
        <w:numPr>
          <w:ilvl w:val="0"/>
          <w:numId w:val="15"/>
        </w:numPr>
        <w:tabs>
          <w:tab w:val="clear" w:pos="702"/>
          <w:tab w:val="clear" w:pos="1080"/>
        </w:tabs>
      </w:pPr>
      <w:r>
        <w:t xml:space="preserve">Tab </w:t>
      </w:r>
      <w:r w:rsidR="004A7D63">
        <w:t>Thông tin Tài sản bảo đảm</w:t>
      </w:r>
    </w:p>
    <w:p w14:paraId="05F1A560" w14:textId="77777777" w:rsidR="00153C37" w:rsidRDefault="00153C37" w:rsidP="00153C37">
      <w:pPr>
        <w:spacing w:before="120" w:after="120" w:line="312" w:lineRule="auto"/>
        <w:jc w:val="both"/>
      </w:pPr>
      <w:r>
        <w:t>Giữ nguyên thông tin tab này như hệ thống hiện tại.</w:t>
      </w:r>
    </w:p>
    <w:p w14:paraId="7436887A" w14:textId="792FE592" w:rsidR="004A7D63" w:rsidRDefault="00C36407" w:rsidP="00724F94">
      <w:pPr>
        <w:pStyle w:val="Heading7"/>
        <w:numPr>
          <w:ilvl w:val="0"/>
          <w:numId w:val="15"/>
        </w:numPr>
        <w:tabs>
          <w:tab w:val="clear" w:pos="702"/>
          <w:tab w:val="clear" w:pos="1080"/>
        </w:tabs>
      </w:pPr>
      <w:r>
        <w:t xml:space="preserve">Tab </w:t>
      </w:r>
      <w:r w:rsidR="002544FC">
        <w:t xml:space="preserve">Thông tin </w:t>
      </w:r>
      <w:r w:rsidR="00F01482">
        <w:t>Hạch toán</w:t>
      </w:r>
    </w:p>
    <w:tbl>
      <w:tblPr>
        <w:tblStyle w:val="TableGrid"/>
        <w:tblW w:w="10615" w:type="dxa"/>
        <w:tblLayout w:type="fixed"/>
        <w:tblLook w:val="04A0" w:firstRow="1" w:lastRow="0" w:firstColumn="1" w:lastColumn="0" w:noHBand="0" w:noVBand="1"/>
      </w:tblPr>
      <w:tblGrid>
        <w:gridCol w:w="1638"/>
        <w:gridCol w:w="1192"/>
        <w:gridCol w:w="709"/>
        <w:gridCol w:w="992"/>
        <w:gridCol w:w="4667"/>
        <w:gridCol w:w="1417"/>
      </w:tblGrid>
      <w:tr w:rsidR="00BC284F" w:rsidRPr="00571988" w14:paraId="06FDB657" w14:textId="77777777" w:rsidTr="00BC284F">
        <w:tc>
          <w:tcPr>
            <w:tcW w:w="1638" w:type="dxa"/>
          </w:tcPr>
          <w:p w14:paraId="0CEE24F9" w14:textId="77777777" w:rsidR="00BC284F" w:rsidRPr="00571988" w:rsidRDefault="00BC284F" w:rsidP="00F01482">
            <w:pPr>
              <w:spacing w:line="312" w:lineRule="auto"/>
              <w:ind w:firstLine="0"/>
              <w:jc w:val="center"/>
              <w:rPr>
                <w:rFonts w:cs="Times New Roman"/>
                <w:b/>
                <w:szCs w:val="26"/>
              </w:rPr>
            </w:pPr>
            <w:r w:rsidRPr="00571988">
              <w:rPr>
                <w:rFonts w:cs="Times New Roman"/>
                <w:b/>
                <w:szCs w:val="26"/>
              </w:rPr>
              <w:t>Tên trường</w:t>
            </w:r>
          </w:p>
        </w:tc>
        <w:tc>
          <w:tcPr>
            <w:tcW w:w="1192" w:type="dxa"/>
          </w:tcPr>
          <w:p w14:paraId="270D0C2C" w14:textId="77777777" w:rsidR="00BC284F" w:rsidRPr="00571988" w:rsidRDefault="00BC284F" w:rsidP="00BC284F">
            <w:pPr>
              <w:spacing w:line="312" w:lineRule="auto"/>
              <w:ind w:firstLine="0"/>
              <w:jc w:val="center"/>
              <w:rPr>
                <w:rFonts w:cs="Times New Roman"/>
                <w:b/>
                <w:szCs w:val="26"/>
              </w:rPr>
            </w:pPr>
            <w:r w:rsidRPr="00571988">
              <w:rPr>
                <w:rFonts w:cs="Times New Roman"/>
                <w:b/>
                <w:szCs w:val="26"/>
              </w:rPr>
              <w:t>Kiểu ký tự</w:t>
            </w:r>
          </w:p>
        </w:tc>
        <w:tc>
          <w:tcPr>
            <w:tcW w:w="709" w:type="dxa"/>
          </w:tcPr>
          <w:p w14:paraId="3A98B1CD" w14:textId="77777777" w:rsidR="00BC284F" w:rsidRPr="00571988" w:rsidRDefault="00BC284F" w:rsidP="00BC284F">
            <w:pPr>
              <w:spacing w:line="312" w:lineRule="auto"/>
              <w:ind w:firstLine="0"/>
              <w:jc w:val="center"/>
              <w:rPr>
                <w:rFonts w:cs="Times New Roman"/>
                <w:b/>
                <w:szCs w:val="26"/>
              </w:rPr>
            </w:pPr>
            <w:r w:rsidRPr="00571988">
              <w:rPr>
                <w:rFonts w:cs="Times New Roman"/>
                <w:b/>
                <w:szCs w:val="26"/>
              </w:rPr>
              <w:t>Độ dài</w:t>
            </w:r>
          </w:p>
        </w:tc>
        <w:tc>
          <w:tcPr>
            <w:tcW w:w="992" w:type="dxa"/>
          </w:tcPr>
          <w:p w14:paraId="0EE9D9B2" w14:textId="77777777" w:rsidR="00BC284F" w:rsidRPr="00571988" w:rsidRDefault="00BC284F" w:rsidP="00BC284F">
            <w:pPr>
              <w:spacing w:line="312" w:lineRule="auto"/>
              <w:ind w:firstLine="0"/>
              <w:jc w:val="center"/>
              <w:rPr>
                <w:rFonts w:cs="Times New Roman"/>
                <w:b/>
                <w:szCs w:val="26"/>
              </w:rPr>
            </w:pPr>
            <w:r w:rsidRPr="00571988">
              <w:rPr>
                <w:rFonts w:cs="Times New Roman"/>
                <w:b/>
                <w:szCs w:val="26"/>
              </w:rPr>
              <w:t>Thuộc tính</w:t>
            </w:r>
          </w:p>
        </w:tc>
        <w:tc>
          <w:tcPr>
            <w:tcW w:w="4667" w:type="dxa"/>
          </w:tcPr>
          <w:p w14:paraId="3C513B6F" w14:textId="77777777" w:rsidR="00BC284F" w:rsidRPr="00571988" w:rsidRDefault="00BC284F" w:rsidP="00BC284F">
            <w:pPr>
              <w:spacing w:line="312" w:lineRule="auto"/>
              <w:ind w:firstLine="0"/>
              <w:jc w:val="center"/>
              <w:rPr>
                <w:rFonts w:cs="Times New Roman"/>
                <w:b/>
                <w:szCs w:val="26"/>
              </w:rPr>
            </w:pPr>
            <w:r w:rsidRPr="00571988">
              <w:rPr>
                <w:rFonts w:cs="Times New Roman"/>
                <w:b/>
                <w:szCs w:val="26"/>
              </w:rPr>
              <w:t>Mô tả</w:t>
            </w:r>
          </w:p>
        </w:tc>
        <w:tc>
          <w:tcPr>
            <w:tcW w:w="1417" w:type="dxa"/>
          </w:tcPr>
          <w:p w14:paraId="2EC998F5" w14:textId="77777777" w:rsidR="00BC284F" w:rsidRPr="00571988" w:rsidRDefault="00BC284F" w:rsidP="00BC284F">
            <w:pPr>
              <w:spacing w:line="312" w:lineRule="auto"/>
              <w:ind w:firstLine="0"/>
              <w:jc w:val="center"/>
              <w:rPr>
                <w:rFonts w:cs="Times New Roman"/>
                <w:b/>
                <w:szCs w:val="26"/>
              </w:rPr>
            </w:pPr>
            <w:r>
              <w:rPr>
                <w:rFonts w:cs="Times New Roman"/>
                <w:b/>
                <w:szCs w:val="26"/>
              </w:rPr>
              <w:t>New Field (Y/N)</w:t>
            </w:r>
          </w:p>
        </w:tc>
      </w:tr>
      <w:tr w:rsidR="00BC284F" w:rsidRPr="00571988" w14:paraId="35F2F715" w14:textId="77777777" w:rsidTr="00BC284F">
        <w:tc>
          <w:tcPr>
            <w:tcW w:w="1638" w:type="dxa"/>
            <w:shd w:val="clear" w:color="auto" w:fill="FFFF00"/>
          </w:tcPr>
          <w:p w14:paraId="4E48D815" w14:textId="77777777" w:rsidR="00BC284F" w:rsidRPr="00BD3695" w:rsidRDefault="00BC284F" w:rsidP="00F01482">
            <w:pPr>
              <w:spacing w:line="312" w:lineRule="auto"/>
              <w:ind w:firstLine="0"/>
              <w:jc w:val="both"/>
              <w:rPr>
                <w:rFonts w:cs="Times New Roman"/>
                <w:b/>
                <w:color w:val="FF0000"/>
                <w:szCs w:val="26"/>
              </w:rPr>
            </w:pPr>
            <w:r w:rsidRPr="00BD3695">
              <w:rPr>
                <w:rFonts w:cs="Times New Roman"/>
                <w:b/>
                <w:bCs/>
                <w:szCs w:val="26"/>
              </w:rPr>
              <w:t>Thông tin phí</w:t>
            </w:r>
          </w:p>
        </w:tc>
        <w:tc>
          <w:tcPr>
            <w:tcW w:w="7560" w:type="dxa"/>
            <w:gridSpan w:val="4"/>
            <w:shd w:val="clear" w:color="auto" w:fill="FFFF00"/>
          </w:tcPr>
          <w:p w14:paraId="5B968B79" w14:textId="77777777" w:rsidR="00BC284F" w:rsidRPr="00571988" w:rsidRDefault="00BC284F" w:rsidP="00BC284F">
            <w:pPr>
              <w:spacing w:line="312" w:lineRule="auto"/>
              <w:ind w:firstLine="0"/>
              <w:jc w:val="both"/>
              <w:rPr>
                <w:rFonts w:cs="Times New Roman"/>
                <w:szCs w:val="26"/>
              </w:rPr>
            </w:pPr>
            <w:r w:rsidRPr="00626CED">
              <w:rPr>
                <w:rFonts w:cs="Times New Roman"/>
                <w:bCs/>
                <w:i/>
                <w:color w:val="FF0000"/>
                <w:szCs w:val="26"/>
              </w:rPr>
              <w:t>Xem Phụ lục 1.5.1</w:t>
            </w:r>
          </w:p>
        </w:tc>
        <w:tc>
          <w:tcPr>
            <w:tcW w:w="1417" w:type="dxa"/>
            <w:shd w:val="clear" w:color="auto" w:fill="FFFF00"/>
          </w:tcPr>
          <w:p w14:paraId="532462E6"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BC284F" w:rsidRPr="00571988" w14:paraId="17EF0D14" w14:textId="77777777" w:rsidTr="00BC284F">
        <w:tc>
          <w:tcPr>
            <w:tcW w:w="1638" w:type="dxa"/>
            <w:shd w:val="clear" w:color="auto" w:fill="FFFF00"/>
          </w:tcPr>
          <w:p w14:paraId="44FDBF30" w14:textId="77777777" w:rsidR="00BC284F" w:rsidRPr="00DA473B" w:rsidRDefault="00BC284F" w:rsidP="00F01482">
            <w:pPr>
              <w:spacing w:line="312" w:lineRule="auto"/>
              <w:ind w:firstLine="0"/>
              <w:jc w:val="both"/>
              <w:rPr>
                <w:rFonts w:cs="Times New Roman"/>
                <w:b/>
                <w:color w:val="FF0000"/>
                <w:szCs w:val="26"/>
              </w:rPr>
            </w:pPr>
            <w:r w:rsidRPr="00BD3695">
              <w:rPr>
                <w:rFonts w:cs="Times New Roman"/>
                <w:b/>
                <w:szCs w:val="26"/>
              </w:rPr>
              <w:t>Thông tin ký quỹ</w:t>
            </w:r>
          </w:p>
        </w:tc>
        <w:tc>
          <w:tcPr>
            <w:tcW w:w="7560" w:type="dxa"/>
            <w:gridSpan w:val="4"/>
            <w:shd w:val="clear" w:color="auto" w:fill="FFFF00"/>
          </w:tcPr>
          <w:p w14:paraId="6E929C34" w14:textId="65D4EB28" w:rsidR="00BC284F" w:rsidRPr="00571988" w:rsidRDefault="00BC284F" w:rsidP="00BC284F">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FFFF00"/>
          </w:tcPr>
          <w:p w14:paraId="7614D2FC"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F01482" w:rsidRPr="00571988" w14:paraId="7BE9D753" w14:textId="77777777" w:rsidTr="00BC284F">
        <w:tc>
          <w:tcPr>
            <w:tcW w:w="1638" w:type="dxa"/>
          </w:tcPr>
          <w:p w14:paraId="48D571BC" w14:textId="3CC31A23" w:rsidR="00F01482" w:rsidRPr="00571988" w:rsidRDefault="00F01482" w:rsidP="00F01482">
            <w:pPr>
              <w:spacing w:line="312" w:lineRule="auto"/>
              <w:ind w:firstLine="0"/>
              <w:jc w:val="both"/>
              <w:rPr>
                <w:rFonts w:cs="Times New Roman"/>
                <w:b/>
                <w:szCs w:val="26"/>
              </w:rPr>
            </w:pPr>
            <w:r w:rsidRPr="00571988">
              <w:rPr>
                <w:rFonts w:cs="Times New Roman"/>
                <w:b/>
                <w:szCs w:val="26"/>
              </w:rPr>
              <w:t>Loại tiền Số</w:t>
            </w:r>
            <w:r>
              <w:rPr>
                <w:rFonts w:cs="Times New Roman"/>
                <w:b/>
                <w:szCs w:val="26"/>
              </w:rPr>
              <w:t xml:space="preserve"> dư kỹ quỹ</w:t>
            </w:r>
            <w:r w:rsidRPr="00571988">
              <w:rPr>
                <w:rFonts w:cs="Times New Roman"/>
                <w:b/>
                <w:szCs w:val="26"/>
              </w:rPr>
              <w:t xml:space="preserve"> cũ</w:t>
            </w:r>
          </w:p>
        </w:tc>
        <w:tc>
          <w:tcPr>
            <w:tcW w:w="1192" w:type="dxa"/>
          </w:tcPr>
          <w:p w14:paraId="3F791F59" w14:textId="44B7A5FE" w:rsidR="00F01482" w:rsidRPr="00571988" w:rsidRDefault="00F01482" w:rsidP="00BC284F">
            <w:pPr>
              <w:spacing w:line="312" w:lineRule="auto"/>
              <w:ind w:firstLine="0"/>
              <w:jc w:val="center"/>
              <w:rPr>
                <w:rFonts w:cs="Times New Roman"/>
                <w:szCs w:val="26"/>
              </w:rPr>
            </w:pPr>
            <w:r>
              <w:rPr>
                <w:rFonts w:cs="Times New Roman"/>
                <w:szCs w:val="26"/>
              </w:rPr>
              <w:t>nVarchar</w:t>
            </w:r>
          </w:p>
        </w:tc>
        <w:tc>
          <w:tcPr>
            <w:tcW w:w="709" w:type="dxa"/>
          </w:tcPr>
          <w:p w14:paraId="24B4824F" w14:textId="2EC0DF8C" w:rsidR="00F01482" w:rsidRPr="00571988" w:rsidRDefault="00F01482" w:rsidP="00BC284F">
            <w:pPr>
              <w:spacing w:line="312" w:lineRule="auto"/>
              <w:ind w:firstLine="0"/>
              <w:jc w:val="center"/>
              <w:rPr>
                <w:rFonts w:cs="Times New Roman"/>
                <w:szCs w:val="26"/>
              </w:rPr>
            </w:pPr>
            <w:r w:rsidRPr="00571988">
              <w:rPr>
                <w:rFonts w:cs="Times New Roman"/>
                <w:szCs w:val="26"/>
              </w:rPr>
              <w:t>3</w:t>
            </w:r>
          </w:p>
        </w:tc>
        <w:tc>
          <w:tcPr>
            <w:tcW w:w="992" w:type="dxa"/>
          </w:tcPr>
          <w:p w14:paraId="3BF7D688" w14:textId="72AED13A" w:rsidR="00F01482" w:rsidRPr="00571988" w:rsidRDefault="00F01482" w:rsidP="00BC284F">
            <w:pPr>
              <w:spacing w:line="312" w:lineRule="auto"/>
              <w:ind w:firstLine="0"/>
              <w:jc w:val="center"/>
              <w:rPr>
                <w:rFonts w:cs="Times New Roman"/>
                <w:szCs w:val="26"/>
              </w:rPr>
            </w:pPr>
            <w:r w:rsidRPr="00571988">
              <w:rPr>
                <w:rFonts w:cs="Times New Roman"/>
                <w:szCs w:val="26"/>
              </w:rPr>
              <w:t>(H)</w:t>
            </w:r>
          </w:p>
        </w:tc>
        <w:tc>
          <w:tcPr>
            <w:tcW w:w="4667" w:type="dxa"/>
            <w:vMerge w:val="restart"/>
          </w:tcPr>
          <w:p w14:paraId="358E4C96"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 xml:space="preserve">Loại tiền và Số tiền ký quỹ của BL đã được cập nhật sau các lần thu </w:t>
            </w:r>
            <w:r>
              <w:rPr>
                <w:rFonts w:cs="Times New Roman"/>
                <w:szCs w:val="26"/>
              </w:rPr>
              <w:t>ký quỹ</w:t>
            </w:r>
            <w:r w:rsidRPr="00571988">
              <w:rPr>
                <w:rFonts w:cs="Times New Roman"/>
                <w:szCs w:val="26"/>
              </w:rPr>
              <w:t xml:space="preserve">/ hoàn </w:t>
            </w:r>
            <w:r>
              <w:rPr>
                <w:rFonts w:cs="Times New Roman"/>
                <w:szCs w:val="26"/>
              </w:rPr>
              <w:t>kỹ quỹ</w:t>
            </w:r>
            <w:r w:rsidRPr="00571988">
              <w:rPr>
                <w:rFonts w:cs="Times New Roman"/>
                <w:szCs w:val="26"/>
              </w:rPr>
              <w:t xml:space="preserve">/ trích </w:t>
            </w:r>
            <w:r>
              <w:rPr>
                <w:rFonts w:cs="Times New Roman"/>
                <w:szCs w:val="26"/>
              </w:rPr>
              <w:t>kỹ quỹ</w:t>
            </w:r>
            <w:r w:rsidRPr="00571988">
              <w:rPr>
                <w:rFonts w:cs="Times New Roman"/>
                <w:szCs w:val="26"/>
              </w:rPr>
              <w:t xml:space="preserve"> để thanh toán ở thời điểm trước khi sửa đổi.</w:t>
            </w:r>
          </w:p>
          <w:p w14:paraId="2F1CF640"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loại tiền mặc định là Loại tiề</w:t>
            </w:r>
            <w:r>
              <w:rPr>
                <w:rFonts w:cs="Times New Roman"/>
                <w:szCs w:val="26"/>
              </w:rPr>
              <w:t>n ký quỹ</w:t>
            </w:r>
            <w:r w:rsidRPr="00571988">
              <w:rPr>
                <w:rFonts w:cs="Times New Roman"/>
                <w:szCs w:val="26"/>
              </w:rPr>
              <w:t>.</w:t>
            </w:r>
          </w:p>
          <w:p w14:paraId="051FD457"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lastRenderedPageBreak/>
              <w:t>Trường số tiền thể hiện giá trị cuối cùng của Số</w:t>
            </w:r>
            <w:r>
              <w:rPr>
                <w:rFonts w:cs="Times New Roman"/>
                <w:szCs w:val="26"/>
              </w:rPr>
              <w:t xml:space="preserve"> dư ký quỹ</w:t>
            </w:r>
            <w:r w:rsidRPr="00571988">
              <w:rPr>
                <w:rFonts w:cs="Times New Roman"/>
                <w:szCs w:val="26"/>
              </w:rPr>
              <w:t xml:space="preserve"> trước khi tạo mới </w:t>
            </w:r>
            <w:r>
              <w:rPr>
                <w:rFonts w:cs="Times New Roman"/>
                <w:szCs w:val="26"/>
              </w:rPr>
              <w:t xml:space="preserve">giao dịch </w:t>
            </w:r>
            <w:r w:rsidRPr="00571988">
              <w:rPr>
                <w:rFonts w:cs="Times New Roman"/>
                <w:szCs w:val="26"/>
              </w:rPr>
              <w:t>thanh toán BCT này.</w:t>
            </w:r>
          </w:p>
          <w:p w14:paraId="68A6A68E" w14:textId="3121ADFA" w:rsidR="00F01482" w:rsidRPr="00571988" w:rsidRDefault="00F01482" w:rsidP="00BC284F">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18367316" w14:textId="74692D3D" w:rsidR="00F01482" w:rsidRPr="00571988" w:rsidRDefault="00F01482" w:rsidP="00BC284F">
            <w:pPr>
              <w:spacing w:line="312" w:lineRule="auto"/>
              <w:ind w:firstLine="0"/>
              <w:jc w:val="center"/>
              <w:rPr>
                <w:rFonts w:cs="Times New Roman"/>
                <w:szCs w:val="26"/>
              </w:rPr>
            </w:pPr>
            <w:r>
              <w:rPr>
                <w:rFonts w:cs="Times New Roman"/>
                <w:szCs w:val="26"/>
              </w:rPr>
              <w:lastRenderedPageBreak/>
              <w:t>Y</w:t>
            </w:r>
          </w:p>
        </w:tc>
      </w:tr>
      <w:tr w:rsidR="00F01482" w:rsidRPr="00571988" w14:paraId="3000C3D4" w14:textId="77777777" w:rsidTr="00BC284F">
        <w:tc>
          <w:tcPr>
            <w:tcW w:w="1638" w:type="dxa"/>
          </w:tcPr>
          <w:p w14:paraId="4C274F03" w14:textId="01F98575" w:rsidR="00F01482" w:rsidRPr="00571988" w:rsidRDefault="00F01482" w:rsidP="00F01482">
            <w:pPr>
              <w:spacing w:line="312" w:lineRule="auto"/>
              <w:ind w:firstLine="0"/>
              <w:jc w:val="both"/>
              <w:rPr>
                <w:rFonts w:cs="Times New Roman"/>
                <w:b/>
                <w:szCs w:val="26"/>
              </w:rPr>
            </w:pPr>
            <w:r w:rsidRPr="00571988">
              <w:rPr>
                <w:rFonts w:cs="Times New Roman"/>
                <w:b/>
                <w:szCs w:val="26"/>
              </w:rPr>
              <w:t>Số</w:t>
            </w:r>
            <w:r>
              <w:rPr>
                <w:rFonts w:cs="Times New Roman"/>
                <w:b/>
                <w:szCs w:val="26"/>
              </w:rPr>
              <w:t xml:space="preserve"> dư kỹ quỹ</w:t>
            </w:r>
            <w:r w:rsidRPr="00571988">
              <w:rPr>
                <w:rFonts w:cs="Times New Roman"/>
                <w:b/>
                <w:szCs w:val="26"/>
              </w:rPr>
              <w:t xml:space="preserve"> cũ</w:t>
            </w:r>
          </w:p>
        </w:tc>
        <w:tc>
          <w:tcPr>
            <w:tcW w:w="1192" w:type="dxa"/>
          </w:tcPr>
          <w:p w14:paraId="1B0EF9F0" w14:textId="5C819C90" w:rsidR="00F01482" w:rsidRDefault="00F01482"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2897297B" w14:textId="73602FF5" w:rsidR="00F01482" w:rsidRPr="00571988" w:rsidRDefault="00F01482" w:rsidP="00BC284F">
            <w:pPr>
              <w:spacing w:line="312" w:lineRule="auto"/>
              <w:ind w:firstLine="0"/>
              <w:jc w:val="center"/>
              <w:rPr>
                <w:rFonts w:cs="Times New Roman"/>
                <w:szCs w:val="26"/>
              </w:rPr>
            </w:pPr>
            <w:r w:rsidRPr="00571988">
              <w:rPr>
                <w:rFonts w:cs="Times New Roman"/>
                <w:szCs w:val="26"/>
              </w:rPr>
              <w:t>18,3</w:t>
            </w:r>
          </w:p>
        </w:tc>
        <w:tc>
          <w:tcPr>
            <w:tcW w:w="992" w:type="dxa"/>
          </w:tcPr>
          <w:p w14:paraId="4A1F1D7D" w14:textId="4C1CAD35" w:rsidR="00F01482" w:rsidRPr="00571988" w:rsidRDefault="00F01482" w:rsidP="00BC284F">
            <w:pPr>
              <w:spacing w:line="312" w:lineRule="auto"/>
              <w:ind w:firstLine="0"/>
              <w:jc w:val="center"/>
              <w:rPr>
                <w:rFonts w:cs="Times New Roman"/>
                <w:szCs w:val="26"/>
              </w:rPr>
            </w:pPr>
            <w:r w:rsidRPr="00571988">
              <w:rPr>
                <w:rFonts w:cs="Times New Roman"/>
                <w:szCs w:val="26"/>
              </w:rPr>
              <w:t>(H)</w:t>
            </w:r>
          </w:p>
        </w:tc>
        <w:tc>
          <w:tcPr>
            <w:tcW w:w="4667" w:type="dxa"/>
            <w:vMerge/>
          </w:tcPr>
          <w:p w14:paraId="26BB1B07" w14:textId="77777777" w:rsidR="00F01482" w:rsidRPr="00571988" w:rsidRDefault="00F01482" w:rsidP="00BC284F">
            <w:pPr>
              <w:spacing w:line="312" w:lineRule="auto"/>
              <w:ind w:firstLine="90"/>
              <w:jc w:val="both"/>
              <w:rPr>
                <w:rFonts w:cs="Times New Roman"/>
                <w:szCs w:val="26"/>
              </w:rPr>
            </w:pPr>
          </w:p>
        </w:tc>
        <w:tc>
          <w:tcPr>
            <w:tcW w:w="1417" w:type="dxa"/>
          </w:tcPr>
          <w:p w14:paraId="7308B47B" w14:textId="032DB6FB" w:rsidR="00F01482" w:rsidRDefault="00F01482" w:rsidP="00BC284F">
            <w:pPr>
              <w:spacing w:line="312" w:lineRule="auto"/>
              <w:ind w:firstLine="0"/>
              <w:jc w:val="center"/>
              <w:rPr>
                <w:rFonts w:cs="Times New Roman"/>
                <w:szCs w:val="26"/>
              </w:rPr>
            </w:pPr>
            <w:r>
              <w:rPr>
                <w:rFonts w:cs="Times New Roman"/>
                <w:szCs w:val="26"/>
              </w:rPr>
              <w:t>Y</w:t>
            </w:r>
          </w:p>
        </w:tc>
      </w:tr>
      <w:tr w:rsidR="00F01482" w:rsidRPr="00571988" w14:paraId="38B6C802" w14:textId="77777777" w:rsidTr="00BC284F">
        <w:tc>
          <w:tcPr>
            <w:tcW w:w="1638" w:type="dxa"/>
          </w:tcPr>
          <w:p w14:paraId="5E7041CA" w14:textId="0BD15DCE" w:rsidR="00F01482" w:rsidRPr="00571988" w:rsidRDefault="00F01482" w:rsidP="00F01482">
            <w:pPr>
              <w:spacing w:line="312" w:lineRule="auto"/>
              <w:ind w:firstLine="0"/>
              <w:jc w:val="both"/>
              <w:rPr>
                <w:rFonts w:cs="Times New Roman"/>
                <w:b/>
                <w:szCs w:val="26"/>
              </w:rPr>
            </w:pPr>
            <w:r w:rsidRPr="00571988">
              <w:rPr>
                <w:rFonts w:cs="Times New Roman"/>
                <w:b/>
                <w:szCs w:val="26"/>
              </w:rPr>
              <w:lastRenderedPageBreak/>
              <w:t xml:space="preserve">Loại tiền Số dư </w:t>
            </w:r>
            <w:r>
              <w:rPr>
                <w:rFonts w:cs="Times New Roman"/>
                <w:b/>
                <w:szCs w:val="26"/>
              </w:rPr>
              <w:t>ký quỹ</w:t>
            </w:r>
          </w:p>
        </w:tc>
        <w:tc>
          <w:tcPr>
            <w:tcW w:w="1192" w:type="dxa"/>
          </w:tcPr>
          <w:p w14:paraId="1398D9AC" w14:textId="7A08582A" w:rsidR="00F01482" w:rsidRDefault="00F01482" w:rsidP="00BC284F">
            <w:pPr>
              <w:spacing w:line="312" w:lineRule="auto"/>
              <w:ind w:firstLine="0"/>
              <w:jc w:val="center"/>
              <w:rPr>
                <w:rFonts w:cs="Times New Roman"/>
                <w:szCs w:val="26"/>
              </w:rPr>
            </w:pPr>
            <w:r>
              <w:rPr>
                <w:rFonts w:cs="Times New Roman"/>
                <w:szCs w:val="26"/>
              </w:rPr>
              <w:t>nVarchar</w:t>
            </w:r>
          </w:p>
        </w:tc>
        <w:tc>
          <w:tcPr>
            <w:tcW w:w="709" w:type="dxa"/>
          </w:tcPr>
          <w:p w14:paraId="69E3558D" w14:textId="2D2B3A29" w:rsidR="00F01482" w:rsidRPr="00571988" w:rsidRDefault="00F01482" w:rsidP="00BC284F">
            <w:pPr>
              <w:spacing w:line="312" w:lineRule="auto"/>
              <w:ind w:firstLine="0"/>
              <w:jc w:val="center"/>
              <w:rPr>
                <w:rFonts w:cs="Times New Roman"/>
                <w:szCs w:val="26"/>
              </w:rPr>
            </w:pPr>
            <w:r w:rsidRPr="00571988">
              <w:rPr>
                <w:rFonts w:cs="Times New Roman"/>
                <w:szCs w:val="26"/>
              </w:rPr>
              <w:t>3</w:t>
            </w:r>
          </w:p>
        </w:tc>
        <w:tc>
          <w:tcPr>
            <w:tcW w:w="992" w:type="dxa"/>
          </w:tcPr>
          <w:p w14:paraId="5155F9A8" w14:textId="6E630BA3"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68C256C3"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Loại tiền và Số dư ký quỹ của Bảo lãnh đến thời điểm hiện tại.</w:t>
            </w:r>
          </w:p>
          <w:p w14:paraId="02875C12"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Trường loại tiền mặc định là Loại tiền </w:t>
            </w:r>
            <w:r>
              <w:rPr>
                <w:rFonts w:cs="Times New Roman"/>
                <w:szCs w:val="26"/>
              </w:rPr>
              <w:t>ký quỹ</w:t>
            </w:r>
            <w:r w:rsidRPr="00571988">
              <w:rPr>
                <w:rFonts w:cs="Times New Roman"/>
                <w:szCs w:val="26"/>
              </w:rPr>
              <w:t>.</w:t>
            </w:r>
          </w:p>
          <w:p w14:paraId="1DE3E13A"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Trường số tiền do hệ thống tự tính toán bằng Số dư </w:t>
            </w:r>
            <w:r>
              <w:rPr>
                <w:rFonts w:cs="Times New Roman"/>
                <w:szCs w:val="26"/>
              </w:rPr>
              <w:t>ký quỹ</w:t>
            </w:r>
            <w:r w:rsidRPr="00571988">
              <w:rPr>
                <w:rFonts w:cs="Times New Roman"/>
                <w:szCs w:val="26"/>
              </w:rPr>
              <w:t xml:space="preserve"> trướ</w:t>
            </w:r>
            <w:r>
              <w:rPr>
                <w:rFonts w:cs="Times New Roman"/>
                <w:szCs w:val="26"/>
              </w:rPr>
              <w:t xml:space="preserve">c khi thanh toán BCT </w:t>
            </w:r>
            <w:r w:rsidRPr="00571988">
              <w:rPr>
                <w:rFonts w:cs="Times New Roman"/>
                <w:szCs w:val="26"/>
              </w:rPr>
              <w:t>trừ đi Số tiền trích</w:t>
            </w:r>
            <w:r>
              <w:rPr>
                <w:rFonts w:cs="Times New Roman"/>
                <w:szCs w:val="26"/>
              </w:rPr>
              <w:t xml:space="preserve"> ký quỹ</w:t>
            </w:r>
            <w:r w:rsidRPr="00571988">
              <w:rPr>
                <w:rFonts w:cs="Times New Roman"/>
                <w:szCs w:val="26"/>
              </w:rPr>
              <w:t>.</w:t>
            </w:r>
          </w:p>
          <w:p w14:paraId="4A443AE0" w14:textId="77777777" w:rsidR="00F01482" w:rsidRDefault="00F01482" w:rsidP="001B5FE0">
            <w:pPr>
              <w:spacing w:line="312" w:lineRule="auto"/>
              <w:ind w:firstLine="9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6A579066" w14:textId="369374D3" w:rsidR="00F01482" w:rsidRPr="00571988" w:rsidRDefault="00F01482" w:rsidP="00BC284F">
            <w:pPr>
              <w:spacing w:line="312" w:lineRule="auto"/>
              <w:ind w:firstLine="90"/>
              <w:jc w:val="both"/>
              <w:rPr>
                <w:rFonts w:cs="Times New Roman"/>
                <w:szCs w:val="26"/>
              </w:rPr>
            </w:pPr>
            <w:r w:rsidRPr="00260411">
              <w:rPr>
                <w:rFonts w:cs="Times New Roman"/>
                <w:b/>
                <w:color w:val="FF0000"/>
                <w:szCs w:val="26"/>
              </w:rPr>
              <w:t xml:space="preserve">Số dư </w:t>
            </w:r>
            <w:r>
              <w:rPr>
                <w:rFonts w:cs="Times New Roman"/>
                <w:b/>
                <w:color w:val="FF0000"/>
                <w:szCs w:val="26"/>
              </w:rPr>
              <w:t>ký quỹ</w:t>
            </w:r>
          </w:p>
        </w:tc>
        <w:tc>
          <w:tcPr>
            <w:tcW w:w="1417" w:type="dxa"/>
          </w:tcPr>
          <w:p w14:paraId="3C4B8840" w14:textId="51F58723" w:rsidR="00F01482" w:rsidRDefault="00F01482" w:rsidP="00BC284F">
            <w:pPr>
              <w:spacing w:line="312" w:lineRule="auto"/>
              <w:ind w:firstLine="0"/>
              <w:jc w:val="center"/>
              <w:rPr>
                <w:rFonts w:cs="Times New Roman"/>
                <w:szCs w:val="26"/>
              </w:rPr>
            </w:pPr>
            <w:r>
              <w:rPr>
                <w:rFonts w:cs="Times New Roman"/>
                <w:szCs w:val="26"/>
              </w:rPr>
              <w:t>Y</w:t>
            </w:r>
          </w:p>
        </w:tc>
      </w:tr>
      <w:tr w:rsidR="00F01482" w:rsidRPr="00571988" w14:paraId="02134826" w14:textId="77777777" w:rsidTr="00BC284F">
        <w:tc>
          <w:tcPr>
            <w:tcW w:w="1638" w:type="dxa"/>
          </w:tcPr>
          <w:p w14:paraId="4E7DD291" w14:textId="534E244D" w:rsidR="00F01482" w:rsidRPr="00571988" w:rsidRDefault="00F01482" w:rsidP="00F01482">
            <w:pPr>
              <w:spacing w:line="312" w:lineRule="auto"/>
              <w:ind w:firstLine="0"/>
              <w:jc w:val="both"/>
              <w:rPr>
                <w:rFonts w:cs="Times New Roman"/>
                <w:b/>
                <w:szCs w:val="26"/>
              </w:rPr>
            </w:pPr>
            <w:r w:rsidRPr="00571988">
              <w:rPr>
                <w:rFonts w:cs="Times New Roman"/>
                <w:b/>
                <w:szCs w:val="26"/>
              </w:rPr>
              <w:t xml:space="preserve">Số dư </w:t>
            </w:r>
            <w:r>
              <w:rPr>
                <w:rFonts w:cs="Times New Roman"/>
                <w:b/>
                <w:szCs w:val="26"/>
              </w:rPr>
              <w:t>ký quỹ</w:t>
            </w:r>
          </w:p>
        </w:tc>
        <w:tc>
          <w:tcPr>
            <w:tcW w:w="1192" w:type="dxa"/>
          </w:tcPr>
          <w:p w14:paraId="4C03DDC4" w14:textId="77D38EF6" w:rsidR="00F01482" w:rsidRDefault="00F01482"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4B5F80EB" w14:textId="0A207047" w:rsidR="00F01482" w:rsidRPr="00571988" w:rsidRDefault="00F01482" w:rsidP="00BC284F">
            <w:pPr>
              <w:spacing w:line="312" w:lineRule="auto"/>
              <w:ind w:firstLine="0"/>
              <w:jc w:val="center"/>
              <w:rPr>
                <w:rFonts w:cs="Times New Roman"/>
                <w:szCs w:val="26"/>
              </w:rPr>
            </w:pPr>
            <w:r w:rsidRPr="00571988">
              <w:rPr>
                <w:rFonts w:cs="Times New Roman"/>
                <w:szCs w:val="26"/>
              </w:rPr>
              <w:t>18,3</w:t>
            </w:r>
          </w:p>
        </w:tc>
        <w:tc>
          <w:tcPr>
            <w:tcW w:w="992" w:type="dxa"/>
          </w:tcPr>
          <w:p w14:paraId="29E1939C" w14:textId="197FFF7B"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vMerge/>
          </w:tcPr>
          <w:p w14:paraId="4DE89226" w14:textId="77777777" w:rsidR="00F01482" w:rsidRPr="00571988" w:rsidRDefault="00F01482" w:rsidP="00BC284F">
            <w:pPr>
              <w:spacing w:line="312" w:lineRule="auto"/>
              <w:ind w:firstLine="90"/>
              <w:jc w:val="both"/>
              <w:rPr>
                <w:rFonts w:cs="Times New Roman"/>
                <w:szCs w:val="26"/>
              </w:rPr>
            </w:pPr>
          </w:p>
        </w:tc>
        <w:tc>
          <w:tcPr>
            <w:tcW w:w="1417" w:type="dxa"/>
          </w:tcPr>
          <w:p w14:paraId="6E3BAAC5" w14:textId="5E78C130" w:rsidR="00F01482" w:rsidRDefault="00F01482" w:rsidP="00BC284F">
            <w:pPr>
              <w:spacing w:line="312" w:lineRule="auto"/>
              <w:ind w:firstLine="0"/>
              <w:jc w:val="center"/>
              <w:rPr>
                <w:rFonts w:cs="Times New Roman"/>
                <w:szCs w:val="26"/>
              </w:rPr>
            </w:pPr>
            <w:r>
              <w:rPr>
                <w:rFonts w:cs="Times New Roman"/>
                <w:szCs w:val="26"/>
              </w:rPr>
              <w:t>Y</w:t>
            </w:r>
          </w:p>
        </w:tc>
      </w:tr>
      <w:tr w:rsidR="00F01482" w:rsidRPr="00571988" w14:paraId="525B8276" w14:textId="77777777" w:rsidTr="00BC284F">
        <w:tc>
          <w:tcPr>
            <w:tcW w:w="1638" w:type="dxa"/>
          </w:tcPr>
          <w:p w14:paraId="38C38198" w14:textId="59982E6B" w:rsidR="00F01482" w:rsidRPr="00571988" w:rsidRDefault="00F01482" w:rsidP="00F01482">
            <w:pPr>
              <w:spacing w:line="312" w:lineRule="auto"/>
              <w:ind w:firstLine="0"/>
              <w:jc w:val="both"/>
              <w:rPr>
                <w:rFonts w:cs="Times New Roman"/>
                <w:b/>
                <w:szCs w:val="26"/>
              </w:rPr>
            </w:pPr>
            <w:r w:rsidRPr="00260411">
              <w:rPr>
                <w:rFonts w:cs="Times New Roman"/>
                <w:b/>
                <w:color w:val="FF0000"/>
                <w:szCs w:val="26"/>
              </w:rPr>
              <w:t>Tỷ</w:t>
            </w:r>
            <w:r>
              <w:rPr>
                <w:rFonts w:cs="Times New Roman"/>
                <w:b/>
                <w:color w:val="FF0000"/>
                <w:szCs w:val="26"/>
              </w:rPr>
              <w:t xml:space="preserve"> giá ký quỹ</w:t>
            </w:r>
          </w:p>
        </w:tc>
        <w:tc>
          <w:tcPr>
            <w:tcW w:w="1192" w:type="dxa"/>
          </w:tcPr>
          <w:p w14:paraId="3F4F6901" w14:textId="3E39B2DC" w:rsidR="00F01482" w:rsidRDefault="00F01482" w:rsidP="00BC284F">
            <w:pPr>
              <w:spacing w:line="312" w:lineRule="auto"/>
              <w:ind w:firstLine="0"/>
              <w:jc w:val="center"/>
              <w:rPr>
                <w:rFonts w:cs="Times New Roman"/>
                <w:szCs w:val="26"/>
              </w:rPr>
            </w:pPr>
            <w:r w:rsidRPr="00571988">
              <w:rPr>
                <w:rFonts w:cs="Times New Roman"/>
                <w:szCs w:val="26"/>
              </w:rPr>
              <w:t>Double</w:t>
            </w:r>
          </w:p>
        </w:tc>
        <w:tc>
          <w:tcPr>
            <w:tcW w:w="709" w:type="dxa"/>
          </w:tcPr>
          <w:p w14:paraId="647C3276" w14:textId="468F82A7" w:rsidR="00F01482" w:rsidRPr="00571988" w:rsidRDefault="00F01482" w:rsidP="00BC284F">
            <w:pPr>
              <w:spacing w:line="312" w:lineRule="auto"/>
              <w:ind w:firstLine="0"/>
              <w:jc w:val="center"/>
              <w:rPr>
                <w:rFonts w:cs="Times New Roman"/>
                <w:szCs w:val="26"/>
              </w:rPr>
            </w:pPr>
            <w:r w:rsidRPr="00571988">
              <w:rPr>
                <w:rFonts w:cs="Times New Roman"/>
                <w:szCs w:val="26"/>
              </w:rPr>
              <w:t>24</w:t>
            </w:r>
          </w:p>
        </w:tc>
        <w:tc>
          <w:tcPr>
            <w:tcW w:w="992" w:type="dxa"/>
          </w:tcPr>
          <w:p w14:paraId="0BA8D6AD" w14:textId="0A942D9E" w:rsidR="00F01482" w:rsidRPr="00571988" w:rsidRDefault="00F01482" w:rsidP="00BC284F">
            <w:pPr>
              <w:spacing w:line="312" w:lineRule="auto"/>
              <w:ind w:firstLine="0"/>
              <w:jc w:val="center"/>
              <w:rPr>
                <w:rFonts w:cs="Times New Roman"/>
                <w:szCs w:val="26"/>
              </w:rPr>
            </w:pPr>
            <w:r w:rsidRPr="00571988">
              <w:rPr>
                <w:rFonts w:cs="Times New Roman"/>
                <w:szCs w:val="26"/>
              </w:rPr>
              <w:t>(</w:t>
            </w:r>
            <w:r>
              <w:rPr>
                <w:rFonts w:cs="Times New Roman"/>
                <w:szCs w:val="26"/>
              </w:rPr>
              <w:t>O/M</w:t>
            </w:r>
            <w:r w:rsidRPr="00571988">
              <w:rPr>
                <w:rFonts w:cs="Times New Roman"/>
                <w:szCs w:val="26"/>
              </w:rPr>
              <w:t>)</w:t>
            </w:r>
          </w:p>
        </w:tc>
        <w:tc>
          <w:tcPr>
            <w:tcW w:w="4667" w:type="dxa"/>
          </w:tcPr>
          <w:p w14:paraId="24D0D111"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Tỷ giá quy đổi Số tiền ký quỹ của Bảo lãnh sang nội tệ.</w:t>
            </w:r>
          </w:p>
          <w:p w14:paraId="79F133D7"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giống đồng nội tệ, hệ thống mặc định giá trị trường này là 1</w:t>
            </w:r>
          </w:p>
          <w:p w14:paraId="67405D59" w14:textId="355EC7ED"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khác đồng nội tệ, </w:t>
            </w:r>
            <w:commentRangeStart w:id="568"/>
            <w:commentRangeStart w:id="569"/>
            <w:r w:rsidRPr="00571988">
              <w:rPr>
                <w:rFonts w:cs="Times New Roman"/>
                <w:szCs w:val="26"/>
              </w:rPr>
              <w:t xml:space="preserve">hệ thống mặc định là tỷ giá </w:t>
            </w:r>
            <w:r>
              <w:rPr>
                <w:rFonts w:cs="Times New Roman"/>
                <w:szCs w:val="26"/>
              </w:rPr>
              <w:t xml:space="preserve">Midrate </w:t>
            </w:r>
            <w:r w:rsidRPr="00571988">
              <w:rPr>
                <w:rFonts w:cs="Times New Roman"/>
                <w:szCs w:val="26"/>
              </w:rPr>
              <w:t xml:space="preserve">của hệ thống tại thời điểm tạo mới hồ sơ/ chỉnh sửa hồ sơ </w:t>
            </w:r>
            <w:r>
              <w:rPr>
                <w:rFonts w:cs="Times New Roman"/>
                <w:szCs w:val="26"/>
              </w:rPr>
              <w:t>thanh toán/đóng BCT</w:t>
            </w:r>
            <w:r w:rsidRPr="00571988">
              <w:rPr>
                <w:rFonts w:cs="Times New Roman"/>
                <w:szCs w:val="26"/>
              </w:rPr>
              <w:t>.</w:t>
            </w:r>
            <w:commentRangeEnd w:id="568"/>
            <w:r>
              <w:rPr>
                <w:rStyle w:val="CommentReference"/>
              </w:rPr>
              <w:commentReference w:id="568"/>
            </w:r>
            <w:commentRangeEnd w:id="569"/>
            <w:r w:rsidR="00CA43AD">
              <w:rPr>
                <w:rStyle w:val="CommentReference"/>
              </w:rPr>
              <w:commentReference w:id="569"/>
            </w:r>
          </w:p>
        </w:tc>
        <w:tc>
          <w:tcPr>
            <w:tcW w:w="1417" w:type="dxa"/>
          </w:tcPr>
          <w:p w14:paraId="2B4A0982" w14:textId="010E6613" w:rsidR="00F01482" w:rsidRDefault="00F01482" w:rsidP="00BC284F">
            <w:pPr>
              <w:spacing w:line="312" w:lineRule="auto"/>
              <w:ind w:firstLine="0"/>
              <w:jc w:val="center"/>
              <w:rPr>
                <w:rFonts w:cs="Times New Roman"/>
                <w:szCs w:val="26"/>
              </w:rPr>
            </w:pPr>
            <w:r>
              <w:rPr>
                <w:rFonts w:cs="Times New Roman"/>
                <w:szCs w:val="26"/>
              </w:rPr>
              <w:t>N</w:t>
            </w:r>
          </w:p>
        </w:tc>
      </w:tr>
      <w:tr w:rsidR="00F01482" w:rsidRPr="00571988" w14:paraId="16EC9954" w14:textId="77777777" w:rsidTr="00BC284F">
        <w:tc>
          <w:tcPr>
            <w:tcW w:w="1638" w:type="dxa"/>
          </w:tcPr>
          <w:p w14:paraId="453828E5" w14:textId="3242F600" w:rsidR="00F01482" w:rsidRPr="00571988" w:rsidRDefault="00F01482" w:rsidP="00153C37">
            <w:pPr>
              <w:spacing w:line="312" w:lineRule="auto"/>
              <w:ind w:firstLine="0"/>
              <w:jc w:val="both"/>
              <w:rPr>
                <w:rFonts w:cs="Times New Roman"/>
                <w:b/>
                <w:szCs w:val="26"/>
              </w:rPr>
            </w:pPr>
            <w:r w:rsidRPr="00571988">
              <w:rPr>
                <w:rFonts w:cs="Times New Roman"/>
                <w:b/>
                <w:szCs w:val="26"/>
              </w:rPr>
              <w:t xml:space="preserve">Loại tiền Số dư </w:t>
            </w:r>
            <w:r>
              <w:rPr>
                <w:rFonts w:cs="Times New Roman"/>
                <w:b/>
                <w:szCs w:val="26"/>
              </w:rPr>
              <w:t>ký quỹ</w:t>
            </w:r>
            <w:r w:rsidRPr="00571988">
              <w:rPr>
                <w:rFonts w:cs="Times New Roman"/>
                <w:b/>
                <w:szCs w:val="26"/>
              </w:rPr>
              <w:t xml:space="preserve"> quy đ</w:t>
            </w:r>
            <w:r w:rsidR="00153C37">
              <w:rPr>
                <w:rFonts w:cs="Times New Roman"/>
                <w:b/>
                <w:szCs w:val="26"/>
              </w:rPr>
              <w:t>ổ</w:t>
            </w:r>
            <w:r w:rsidRPr="00571988">
              <w:rPr>
                <w:rFonts w:cs="Times New Roman"/>
                <w:b/>
                <w:szCs w:val="26"/>
              </w:rPr>
              <w:t>i</w:t>
            </w:r>
          </w:p>
        </w:tc>
        <w:tc>
          <w:tcPr>
            <w:tcW w:w="1192" w:type="dxa"/>
          </w:tcPr>
          <w:p w14:paraId="1685A8B1" w14:textId="4BE0A709" w:rsidR="00F01482" w:rsidRDefault="00F01482" w:rsidP="00BC284F">
            <w:pPr>
              <w:spacing w:line="312" w:lineRule="auto"/>
              <w:ind w:firstLine="0"/>
              <w:jc w:val="center"/>
              <w:rPr>
                <w:rFonts w:cs="Times New Roman"/>
                <w:szCs w:val="26"/>
              </w:rPr>
            </w:pPr>
            <w:r>
              <w:rPr>
                <w:rFonts w:cs="Times New Roman"/>
                <w:szCs w:val="26"/>
              </w:rPr>
              <w:t>nVarchar</w:t>
            </w:r>
          </w:p>
        </w:tc>
        <w:tc>
          <w:tcPr>
            <w:tcW w:w="709" w:type="dxa"/>
          </w:tcPr>
          <w:p w14:paraId="20A55D6D" w14:textId="0474DDA0" w:rsidR="00F01482" w:rsidRPr="00571988" w:rsidRDefault="00F01482" w:rsidP="00BC284F">
            <w:pPr>
              <w:spacing w:line="312" w:lineRule="auto"/>
              <w:ind w:firstLine="0"/>
              <w:jc w:val="center"/>
              <w:rPr>
                <w:rFonts w:cs="Times New Roman"/>
                <w:szCs w:val="26"/>
              </w:rPr>
            </w:pPr>
            <w:r w:rsidRPr="00571988">
              <w:rPr>
                <w:rFonts w:cs="Times New Roman"/>
                <w:szCs w:val="26"/>
              </w:rPr>
              <w:t>3</w:t>
            </w:r>
          </w:p>
        </w:tc>
        <w:tc>
          <w:tcPr>
            <w:tcW w:w="992" w:type="dxa"/>
          </w:tcPr>
          <w:p w14:paraId="02FDF13F" w14:textId="1266FABA" w:rsidR="00F01482" w:rsidRPr="00571988" w:rsidRDefault="00F01482" w:rsidP="00BC284F">
            <w:pPr>
              <w:spacing w:line="312" w:lineRule="auto"/>
              <w:ind w:firstLine="0"/>
              <w:jc w:val="center"/>
              <w:rPr>
                <w:rFonts w:cs="Times New Roman"/>
                <w:szCs w:val="26"/>
              </w:rPr>
            </w:pPr>
            <w:r w:rsidRPr="00571988">
              <w:rPr>
                <w:rFonts w:cs="Times New Roman"/>
                <w:szCs w:val="26"/>
              </w:rPr>
              <w:t>(O)</w:t>
            </w:r>
          </w:p>
        </w:tc>
        <w:tc>
          <w:tcPr>
            <w:tcW w:w="4667" w:type="dxa"/>
            <w:vMerge w:val="restart"/>
          </w:tcPr>
          <w:p w14:paraId="13AD5C82"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Loại tiền và Số tiền ký quỹ của Bảo lãnh được quy đổi sang đồng nội tệ.</w:t>
            </w:r>
          </w:p>
          <w:p w14:paraId="7CC29DC5"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loại tiền mặc định là đồng nội tệ.</w:t>
            </w:r>
          </w:p>
          <w:p w14:paraId="512B97C2"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Trường số tiền do hệ thống tự tính toán dựa trên Số dư </w:t>
            </w:r>
            <w:r>
              <w:rPr>
                <w:rFonts w:cs="Times New Roman"/>
                <w:szCs w:val="26"/>
              </w:rPr>
              <w:t>ký quỹ</w:t>
            </w:r>
            <w:r w:rsidRPr="00571988">
              <w:rPr>
                <w:rFonts w:cs="Times New Roman"/>
                <w:szCs w:val="26"/>
              </w:rPr>
              <w:t xml:space="preserve"> và Tỷ giá </w:t>
            </w:r>
            <w:r>
              <w:rPr>
                <w:rFonts w:cs="Times New Roman"/>
                <w:szCs w:val="26"/>
              </w:rPr>
              <w:t>ký quỹ</w:t>
            </w:r>
            <w:r w:rsidRPr="00571988">
              <w:rPr>
                <w:rFonts w:cs="Times New Roman"/>
                <w:szCs w:val="26"/>
              </w:rPr>
              <w:t>.</w:t>
            </w:r>
          </w:p>
          <w:p w14:paraId="1069DDCC" w14:textId="77777777" w:rsidR="00F01482" w:rsidRDefault="00F01482" w:rsidP="00F01482">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631CBEC6" w14:textId="486E994D" w:rsidR="00F01482" w:rsidRPr="00571988" w:rsidRDefault="00F01482" w:rsidP="00F01482">
            <w:pPr>
              <w:spacing w:line="312" w:lineRule="auto"/>
              <w:ind w:firstLine="0"/>
              <w:jc w:val="both"/>
              <w:rPr>
                <w:rFonts w:cs="Times New Roman"/>
                <w:szCs w:val="26"/>
              </w:rPr>
            </w:pPr>
            <w:r w:rsidRPr="00260411">
              <w:rPr>
                <w:rFonts w:cs="Times New Roman"/>
                <w:b/>
                <w:color w:val="FF0000"/>
                <w:szCs w:val="26"/>
              </w:rPr>
              <w:lastRenderedPageBreak/>
              <w:t xml:space="preserve">Số dư </w:t>
            </w:r>
            <w:r>
              <w:rPr>
                <w:rFonts w:cs="Times New Roman"/>
                <w:b/>
                <w:color w:val="FF0000"/>
                <w:szCs w:val="26"/>
              </w:rPr>
              <w:t>ký quỹ</w:t>
            </w:r>
            <w:r w:rsidRPr="00260411">
              <w:rPr>
                <w:rFonts w:cs="Times New Roman"/>
                <w:b/>
                <w:color w:val="FF0000"/>
                <w:szCs w:val="26"/>
              </w:rPr>
              <w:t xml:space="preserve"> quy đổi</w:t>
            </w:r>
            <w:r w:rsidRPr="00260411">
              <w:rPr>
                <w:rFonts w:cs="Times New Roman"/>
                <w:color w:val="FF0000"/>
                <w:szCs w:val="26"/>
              </w:rPr>
              <w:t>.</w:t>
            </w:r>
          </w:p>
        </w:tc>
        <w:tc>
          <w:tcPr>
            <w:tcW w:w="1417" w:type="dxa"/>
          </w:tcPr>
          <w:p w14:paraId="60CF974F" w14:textId="55FBEFAB" w:rsidR="00F01482" w:rsidRDefault="00F01482" w:rsidP="00BC284F">
            <w:pPr>
              <w:spacing w:line="312" w:lineRule="auto"/>
              <w:ind w:firstLine="0"/>
              <w:jc w:val="center"/>
              <w:rPr>
                <w:rFonts w:cs="Times New Roman"/>
                <w:szCs w:val="26"/>
              </w:rPr>
            </w:pPr>
            <w:r>
              <w:rPr>
                <w:rFonts w:cs="Times New Roman"/>
                <w:szCs w:val="26"/>
              </w:rPr>
              <w:lastRenderedPageBreak/>
              <w:t>Y</w:t>
            </w:r>
          </w:p>
        </w:tc>
      </w:tr>
      <w:tr w:rsidR="00F01482" w:rsidRPr="00571988" w14:paraId="7AF4C956" w14:textId="77777777" w:rsidTr="00BC284F">
        <w:tc>
          <w:tcPr>
            <w:tcW w:w="1638" w:type="dxa"/>
          </w:tcPr>
          <w:p w14:paraId="0DC2E703" w14:textId="3D266503" w:rsidR="00F01482" w:rsidRPr="00571988" w:rsidRDefault="00F01482" w:rsidP="00F01482">
            <w:pPr>
              <w:spacing w:line="312" w:lineRule="auto"/>
              <w:ind w:firstLine="0"/>
              <w:jc w:val="both"/>
              <w:rPr>
                <w:rFonts w:cs="Times New Roman"/>
                <w:b/>
                <w:szCs w:val="26"/>
              </w:rPr>
            </w:pPr>
            <w:r w:rsidRPr="00571988">
              <w:rPr>
                <w:rFonts w:cs="Times New Roman"/>
                <w:b/>
                <w:szCs w:val="26"/>
              </w:rPr>
              <w:t xml:space="preserve">Số dư </w:t>
            </w:r>
            <w:r>
              <w:rPr>
                <w:rFonts w:cs="Times New Roman"/>
                <w:b/>
                <w:szCs w:val="26"/>
              </w:rPr>
              <w:t>ký quỹ</w:t>
            </w:r>
            <w:r w:rsidRPr="00571988">
              <w:rPr>
                <w:rFonts w:cs="Times New Roman"/>
                <w:b/>
                <w:szCs w:val="26"/>
              </w:rPr>
              <w:t xml:space="preserve"> quy đổi</w:t>
            </w:r>
          </w:p>
        </w:tc>
        <w:tc>
          <w:tcPr>
            <w:tcW w:w="1192" w:type="dxa"/>
          </w:tcPr>
          <w:p w14:paraId="09251A1C" w14:textId="04FE0188" w:rsidR="00F01482" w:rsidRDefault="00F01482"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6F676A9A" w14:textId="1F8D5EED" w:rsidR="00F01482" w:rsidRPr="00571988" w:rsidRDefault="00F01482" w:rsidP="00BC284F">
            <w:pPr>
              <w:spacing w:line="312" w:lineRule="auto"/>
              <w:ind w:firstLine="0"/>
              <w:jc w:val="center"/>
              <w:rPr>
                <w:rFonts w:cs="Times New Roman"/>
                <w:szCs w:val="26"/>
              </w:rPr>
            </w:pPr>
            <w:r w:rsidRPr="00571988">
              <w:rPr>
                <w:rFonts w:cs="Times New Roman"/>
                <w:szCs w:val="26"/>
              </w:rPr>
              <w:t>18,3</w:t>
            </w:r>
          </w:p>
        </w:tc>
        <w:tc>
          <w:tcPr>
            <w:tcW w:w="992" w:type="dxa"/>
          </w:tcPr>
          <w:p w14:paraId="6D718C41" w14:textId="0D7F7D7F"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vMerge/>
          </w:tcPr>
          <w:p w14:paraId="381E92A0" w14:textId="77777777" w:rsidR="00F01482" w:rsidRPr="00571988" w:rsidRDefault="00F01482" w:rsidP="00BC284F">
            <w:pPr>
              <w:spacing w:line="312" w:lineRule="auto"/>
              <w:ind w:firstLine="90"/>
              <w:jc w:val="both"/>
              <w:rPr>
                <w:rFonts w:cs="Times New Roman"/>
                <w:szCs w:val="26"/>
              </w:rPr>
            </w:pPr>
          </w:p>
        </w:tc>
        <w:tc>
          <w:tcPr>
            <w:tcW w:w="1417" w:type="dxa"/>
          </w:tcPr>
          <w:p w14:paraId="07EBC517" w14:textId="6EFE2AFB" w:rsidR="00F01482" w:rsidRDefault="00F01482" w:rsidP="00BC284F">
            <w:pPr>
              <w:spacing w:line="312" w:lineRule="auto"/>
              <w:ind w:firstLine="0"/>
              <w:jc w:val="center"/>
              <w:rPr>
                <w:rFonts w:cs="Times New Roman"/>
                <w:szCs w:val="26"/>
              </w:rPr>
            </w:pPr>
            <w:r>
              <w:rPr>
                <w:rFonts w:cs="Times New Roman"/>
                <w:szCs w:val="26"/>
              </w:rPr>
              <w:t>Y</w:t>
            </w:r>
          </w:p>
        </w:tc>
      </w:tr>
      <w:tr w:rsidR="00F01482" w:rsidRPr="00571988" w14:paraId="6EE5FF39" w14:textId="77777777" w:rsidTr="00BC284F">
        <w:tc>
          <w:tcPr>
            <w:tcW w:w="1638" w:type="dxa"/>
          </w:tcPr>
          <w:p w14:paraId="27C3C1B7" w14:textId="77777777" w:rsidR="00F01482" w:rsidRDefault="00F01482" w:rsidP="00F01482">
            <w:pPr>
              <w:spacing w:line="312" w:lineRule="auto"/>
              <w:ind w:firstLine="0"/>
              <w:jc w:val="both"/>
              <w:rPr>
                <w:rFonts w:cs="Times New Roman"/>
                <w:b/>
                <w:color w:val="FF0000"/>
                <w:szCs w:val="26"/>
              </w:rPr>
            </w:pPr>
            <w:r w:rsidRPr="00260411">
              <w:rPr>
                <w:rFonts w:cs="Times New Roman"/>
                <w:b/>
                <w:color w:val="FF0000"/>
                <w:szCs w:val="26"/>
              </w:rPr>
              <w:lastRenderedPageBreak/>
              <w:t xml:space="preserve">Tỷ lệ </w:t>
            </w:r>
            <w:r>
              <w:rPr>
                <w:rFonts w:cs="Times New Roman"/>
                <w:b/>
                <w:color w:val="FF0000"/>
                <w:szCs w:val="26"/>
              </w:rPr>
              <w:t>ký quỹ</w:t>
            </w:r>
            <w:r w:rsidRPr="00260411">
              <w:rPr>
                <w:rFonts w:cs="Times New Roman"/>
                <w:b/>
                <w:color w:val="FF0000"/>
                <w:szCs w:val="26"/>
              </w:rPr>
              <w:t xml:space="preserve"> %</w:t>
            </w:r>
          </w:p>
          <w:p w14:paraId="1BDCDB1C" w14:textId="1BEB5DED" w:rsidR="00F01482" w:rsidRPr="00571988" w:rsidRDefault="00F01482" w:rsidP="00F01482">
            <w:pPr>
              <w:spacing w:line="312" w:lineRule="auto"/>
              <w:ind w:firstLine="0"/>
              <w:jc w:val="both"/>
              <w:rPr>
                <w:rFonts w:cs="Times New Roman"/>
                <w:b/>
                <w:szCs w:val="26"/>
              </w:rPr>
            </w:pPr>
            <w:r w:rsidRPr="00260411">
              <w:rPr>
                <w:rFonts w:cs="Times New Roman"/>
                <w:i/>
                <w:color w:val="FF0000"/>
                <w:szCs w:val="26"/>
              </w:rPr>
              <w:t xml:space="preserve">(tên cũ: </w:t>
            </w:r>
            <w:r>
              <w:rPr>
                <w:rFonts w:cs="Times New Roman"/>
                <w:i/>
                <w:color w:val="FF0000"/>
                <w:szCs w:val="26"/>
                <w:lang w:val="en-GB"/>
              </w:rPr>
              <w:t>Tỷ lệ</w:t>
            </w:r>
            <w:r w:rsidRPr="00260411">
              <w:rPr>
                <w:rFonts w:cs="Times New Roman"/>
                <w:i/>
                <w:color w:val="FF0000"/>
                <w:szCs w:val="26"/>
                <w:lang w:val="en-GB"/>
              </w:rPr>
              <w:t xml:space="preserve"> ký quỹ)</w:t>
            </w:r>
          </w:p>
        </w:tc>
        <w:tc>
          <w:tcPr>
            <w:tcW w:w="1192" w:type="dxa"/>
          </w:tcPr>
          <w:p w14:paraId="02CE862F" w14:textId="77777777" w:rsidR="00F01482" w:rsidRDefault="00F01482" w:rsidP="00BC284F">
            <w:pPr>
              <w:spacing w:line="312" w:lineRule="auto"/>
              <w:ind w:firstLine="0"/>
              <w:jc w:val="center"/>
              <w:rPr>
                <w:rFonts w:cs="Times New Roman"/>
                <w:szCs w:val="26"/>
              </w:rPr>
            </w:pPr>
          </w:p>
        </w:tc>
        <w:tc>
          <w:tcPr>
            <w:tcW w:w="709" w:type="dxa"/>
          </w:tcPr>
          <w:p w14:paraId="47FE77B7" w14:textId="77777777" w:rsidR="00F01482" w:rsidRPr="00571988" w:rsidRDefault="00F01482" w:rsidP="00BC284F">
            <w:pPr>
              <w:spacing w:line="312" w:lineRule="auto"/>
              <w:ind w:firstLine="0"/>
              <w:jc w:val="center"/>
              <w:rPr>
                <w:rFonts w:cs="Times New Roman"/>
                <w:szCs w:val="26"/>
              </w:rPr>
            </w:pPr>
          </w:p>
        </w:tc>
        <w:tc>
          <w:tcPr>
            <w:tcW w:w="992" w:type="dxa"/>
          </w:tcPr>
          <w:p w14:paraId="08437BA2" w14:textId="2F7F1BC6"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tcPr>
          <w:p w14:paraId="3A594A21"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Tỷ lệ ký quỹ so với giá trị của Bảo lãnh.</w:t>
            </w:r>
          </w:p>
          <w:p w14:paraId="1FEA994C" w14:textId="0E7DAD9B" w:rsidR="00F01482" w:rsidRPr="00571988" w:rsidRDefault="00F01482" w:rsidP="00BC284F">
            <w:pPr>
              <w:spacing w:line="312" w:lineRule="auto"/>
              <w:ind w:firstLine="90"/>
              <w:jc w:val="both"/>
              <w:rPr>
                <w:rFonts w:cs="Times New Roman"/>
                <w:szCs w:val="26"/>
              </w:rPr>
            </w:pPr>
            <w:r w:rsidRPr="00571988">
              <w:rPr>
                <w:rFonts w:cs="Times New Roman"/>
                <w:szCs w:val="26"/>
              </w:rPr>
              <w:t>Hệ thống tự động tính toán dựa trên Số</w:t>
            </w:r>
            <w:r>
              <w:rPr>
                <w:rFonts w:cs="Times New Roman"/>
                <w:szCs w:val="26"/>
              </w:rPr>
              <w:t xml:space="preserve"> dư ký quỹ</w:t>
            </w:r>
            <w:r w:rsidRPr="00571988">
              <w:rPr>
                <w:rFonts w:cs="Times New Roman"/>
                <w:szCs w:val="26"/>
              </w:rPr>
              <w:t xml:space="preserve"> quy đổi và Tổng số dư BL quy đổi, việc làm tròn phần thập phân theo quy tắc thông thường.</w:t>
            </w:r>
          </w:p>
        </w:tc>
        <w:tc>
          <w:tcPr>
            <w:tcW w:w="1417" w:type="dxa"/>
          </w:tcPr>
          <w:p w14:paraId="0607A8DE" w14:textId="0679D014" w:rsidR="00F01482" w:rsidRDefault="00F01482" w:rsidP="00BC284F">
            <w:pPr>
              <w:spacing w:line="312" w:lineRule="auto"/>
              <w:ind w:firstLine="0"/>
              <w:jc w:val="center"/>
              <w:rPr>
                <w:rFonts w:cs="Times New Roman"/>
                <w:szCs w:val="26"/>
              </w:rPr>
            </w:pPr>
            <w:r>
              <w:rPr>
                <w:rFonts w:cs="Times New Roman"/>
                <w:szCs w:val="26"/>
              </w:rPr>
              <w:t>N</w:t>
            </w:r>
          </w:p>
        </w:tc>
      </w:tr>
      <w:tr w:rsidR="00BC284F" w:rsidRPr="001F55DC" w14:paraId="2615BFB8" w14:textId="77777777" w:rsidTr="00BC284F">
        <w:tc>
          <w:tcPr>
            <w:tcW w:w="1638" w:type="dxa"/>
            <w:shd w:val="clear" w:color="auto" w:fill="FFFF00"/>
          </w:tcPr>
          <w:p w14:paraId="0CE13132" w14:textId="77777777" w:rsidR="00BC284F" w:rsidRPr="001F55DC" w:rsidRDefault="00BC284F" w:rsidP="00F01482">
            <w:pPr>
              <w:spacing w:line="312" w:lineRule="auto"/>
              <w:ind w:firstLine="0"/>
              <w:jc w:val="both"/>
              <w:rPr>
                <w:rFonts w:cs="Times New Roman"/>
                <w:b/>
                <w:szCs w:val="26"/>
              </w:rPr>
            </w:pPr>
            <w:r>
              <w:rPr>
                <w:rFonts w:cs="Times New Roman"/>
                <w:b/>
                <w:szCs w:val="26"/>
              </w:rPr>
              <w:t>Thông tin thanh toán BCT</w:t>
            </w:r>
          </w:p>
        </w:tc>
        <w:tc>
          <w:tcPr>
            <w:tcW w:w="7560" w:type="dxa"/>
            <w:gridSpan w:val="4"/>
            <w:shd w:val="clear" w:color="auto" w:fill="FFFF00"/>
          </w:tcPr>
          <w:p w14:paraId="6399E85D" w14:textId="463C94E6" w:rsidR="00BC284F" w:rsidRPr="00F01482" w:rsidRDefault="00F01482" w:rsidP="00F01482">
            <w:pPr>
              <w:spacing w:line="312" w:lineRule="auto"/>
              <w:ind w:firstLine="0"/>
              <w:jc w:val="both"/>
              <w:rPr>
                <w:rFonts w:cs="Times New Roman"/>
                <w:b/>
                <w:szCs w:val="26"/>
              </w:rPr>
            </w:pPr>
            <w:r>
              <w:rPr>
                <w:rFonts w:cs="Times New Roman"/>
                <w:szCs w:val="26"/>
              </w:rPr>
              <w:t>Phần này chỉ cho phép nhập thông tin khi trường Cách xử lý BCT có giá trị là “Thanh toán BCT”. Các trường hợp khác, phần thông tin này để trống và không cho phép nhập thông tin</w:t>
            </w:r>
            <w:r>
              <w:rPr>
                <w:rFonts w:cs="Times New Roman"/>
                <w:szCs w:val="26"/>
              </w:rPr>
              <w:tab/>
            </w:r>
          </w:p>
        </w:tc>
        <w:tc>
          <w:tcPr>
            <w:tcW w:w="1417" w:type="dxa"/>
            <w:shd w:val="clear" w:color="auto" w:fill="FFFF00"/>
          </w:tcPr>
          <w:p w14:paraId="03C48B04" w14:textId="1D29115A" w:rsidR="00BC284F" w:rsidRPr="00F01482" w:rsidRDefault="00F01482" w:rsidP="00F01482">
            <w:pPr>
              <w:spacing w:line="312" w:lineRule="auto"/>
              <w:ind w:firstLine="0"/>
              <w:jc w:val="center"/>
              <w:rPr>
                <w:rFonts w:cs="Times New Roman"/>
                <w:szCs w:val="26"/>
              </w:rPr>
            </w:pPr>
            <w:r w:rsidRPr="00F01482">
              <w:rPr>
                <w:rFonts w:cs="Times New Roman"/>
                <w:szCs w:val="26"/>
              </w:rPr>
              <w:t>Y</w:t>
            </w:r>
          </w:p>
        </w:tc>
      </w:tr>
      <w:tr w:rsidR="00F01482" w:rsidRPr="00571988" w14:paraId="3481E56F" w14:textId="77777777" w:rsidTr="00BC284F">
        <w:tc>
          <w:tcPr>
            <w:tcW w:w="1638" w:type="dxa"/>
          </w:tcPr>
          <w:p w14:paraId="66FECF62" w14:textId="77777777" w:rsidR="00F01482" w:rsidRDefault="00F01482" w:rsidP="001B5FE0">
            <w:pPr>
              <w:spacing w:line="312" w:lineRule="auto"/>
              <w:ind w:firstLine="0"/>
              <w:jc w:val="both"/>
              <w:rPr>
                <w:rFonts w:cs="Times New Roman"/>
                <w:b/>
                <w:color w:val="FF0000"/>
                <w:szCs w:val="26"/>
              </w:rPr>
            </w:pPr>
            <w:r w:rsidRPr="00630B42">
              <w:rPr>
                <w:rFonts w:cs="Times New Roman"/>
                <w:b/>
                <w:color w:val="FF0000"/>
                <w:szCs w:val="26"/>
              </w:rPr>
              <w:t>Loại tiền Số tiền thanh toán</w:t>
            </w:r>
          </w:p>
          <w:p w14:paraId="6A3CF490" w14:textId="5866C2A9" w:rsidR="00F01482" w:rsidRPr="00260411" w:rsidRDefault="00F01482" w:rsidP="00F01482">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 xml:space="preserve">Loại tiền </w:t>
            </w:r>
            <w:r w:rsidRPr="00B902FC">
              <w:rPr>
                <w:rFonts w:cs="Times New Roman"/>
                <w:i/>
                <w:color w:val="FF0000"/>
                <w:szCs w:val="26"/>
              </w:rPr>
              <w:t>(*))</w:t>
            </w:r>
          </w:p>
        </w:tc>
        <w:tc>
          <w:tcPr>
            <w:tcW w:w="1192" w:type="dxa"/>
          </w:tcPr>
          <w:p w14:paraId="3F7F1633" w14:textId="25C14386" w:rsidR="00F01482" w:rsidRPr="00571988" w:rsidRDefault="00F01482" w:rsidP="00BC284F">
            <w:pPr>
              <w:spacing w:line="312" w:lineRule="auto"/>
              <w:ind w:firstLine="0"/>
              <w:jc w:val="center"/>
              <w:rPr>
                <w:rFonts w:cs="Times New Roman"/>
                <w:szCs w:val="26"/>
              </w:rPr>
            </w:pPr>
            <w:r>
              <w:rPr>
                <w:rFonts w:cs="Times New Roman"/>
                <w:szCs w:val="26"/>
              </w:rPr>
              <w:t>nVarchar</w:t>
            </w:r>
          </w:p>
        </w:tc>
        <w:tc>
          <w:tcPr>
            <w:tcW w:w="709" w:type="dxa"/>
          </w:tcPr>
          <w:p w14:paraId="09836CDC" w14:textId="26CB7195" w:rsidR="00F01482" w:rsidRPr="00571988" w:rsidRDefault="00F01482" w:rsidP="00BC284F">
            <w:pPr>
              <w:spacing w:line="312" w:lineRule="auto"/>
              <w:ind w:firstLine="0"/>
              <w:jc w:val="center"/>
              <w:rPr>
                <w:rFonts w:cs="Times New Roman"/>
                <w:szCs w:val="26"/>
              </w:rPr>
            </w:pPr>
            <w:r w:rsidRPr="00571988">
              <w:rPr>
                <w:rFonts w:cs="Times New Roman"/>
                <w:szCs w:val="26"/>
              </w:rPr>
              <w:t>3</w:t>
            </w:r>
          </w:p>
        </w:tc>
        <w:tc>
          <w:tcPr>
            <w:tcW w:w="992" w:type="dxa"/>
          </w:tcPr>
          <w:p w14:paraId="11F3EE98" w14:textId="2166A31B"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0C7F1D26"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Loại tiền và Số tiền thanh toán của BCT đòi tiền theo BL.</w:t>
            </w:r>
          </w:p>
          <w:p w14:paraId="038DE9A4"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loại tiền mặc định giá trị theo Loại tiền BCT ở trên</w:t>
            </w:r>
          </w:p>
          <w:p w14:paraId="7648D9D8"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Trường số tiền cho phép người dùng tự nhập. Hệ thống kiểm soát không cho phép nhập trường này nhiều hơn Số dư BCT cũ.  </w:t>
            </w:r>
          </w:p>
          <w:p w14:paraId="373054FB" w14:textId="77777777" w:rsidR="00F01482" w:rsidRDefault="00F01482" w:rsidP="00BC284F">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169F0666" w14:textId="5438FF98" w:rsidR="00F01482" w:rsidRPr="00F01482" w:rsidRDefault="00F01482" w:rsidP="00BC284F">
            <w:pPr>
              <w:spacing w:line="312" w:lineRule="auto"/>
              <w:ind w:firstLine="0"/>
              <w:jc w:val="both"/>
              <w:rPr>
                <w:rFonts w:cs="Times New Roman"/>
                <w:color w:val="FF0000"/>
                <w:szCs w:val="26"/>
              </w:rPr>
            </w:pPr>
            <w:r w:rsidRPr="00630B42">
              <w:rPr>
                <w:rFonts w:cs="Times New Roman"/>
                <w:b/>
                <w:color w:val="FF0000"/>
                <w:szCs w:val="26"/>
              </w:rPr>
              <w:t>Số tiền thanh toán</w:t>
            </w:r>
            <w:r w:rsidRPr="00630B42">
              <w:rPr>
                <w:rFonts w:cs="Times New Roman"/>
                <w:color w:val="FF0000"/>
                <w:szCs w:val="26"/>
              </w:rPr>
              <w:t>.</w:t>
            </w:r>
          </w:p>
        </w:tc>
        <w:tc>
          <w:tcPr>
            <w:tcW w:w="1417" w:type="dxa"/>
          </w:tcPr>
          <w:p w14:paraId="40706FE8" w14:textId="0530A35B" w:rsidR="00F01482" w:rsidRDefault="00F01482" w:rsidP="00BC284F">
            <w:pPr>
              <w:spacing w:line="312" w:lineRule="auto"/>
              <w:ind w:firstLine="0"/>
              <w:jc w:val="center"/>
              <w:rPr>
                <w:rFonts w:cs="Times New Roman"/>
                <w:szCs w:val="26"/>
              </w:rPr>
            </w:pPr>
            <w:r>
              <w:rPr>
                <w:rFonts w:cs="Times New Roman"/>
                <w:szCs w:val="26"/>
              </w:rPr>
              <w:t>N</w:t>
            </w:r>
          </w:p>
        </w:tc>
      </w:tr>
      <w:tr w:rsidR="00F01482" w:rsidRPr="00571988" w14:paraId="11017296" w14:textId="77777777" w:rsidTr="00BC284F">
        <w:tc>
          <w:tcPr>
            <w:tcW w:w="1638" w:type="dxa"/>
          </w:tcPr>
          <w:p w14:paraId="75F1E772" w14:textId="77777777" w:rsidR="00F01482" w:rsidRDefault="00F01482" w:rsidP="001B5FE0">
            <w:pPr>
              <w:spacing w:line="312" w:lineRule="auto"/>
              <w:ind w:firstLine="0"/>
              <w:jc w:val="both"/>
              <w:rPr>
                <w:rFonts w:cs="Times New Roman"/>
                <w:b/>
                <w:color w:val="FF0000"/>
                <w:szCs w:val="26"/>
              </w:rPr>
            </w:pPr>
            <w:r w:rsidRPr="00630B42">
              <w:rPr>
                <w:rFonts w:cs="Times New Roman"/>
                <w:b/>
                <w:color w:val="FF0000"/>
                <w:szCs w:val="26"/>
              </w:rPr>
              <w:t>Số tiền thanh toán</w:t>
            </w:r>
          </w:p>
          <w:p w14:paraId="4D173A45" w14:textId="5C48FB25" w:rsidR="00F01482" w:rsidRPr="00260411" w:rsidRDefault="00F01482" w:rsidP="00F01482">
            <w:pPr>
              <w:spacing w:line="312" w:lineRule="auto"/>
              <w:ind w:firstLine="0"/>
              <w:jc w:val="both"/>
              <w:rPr>
                <w:rFonts w:cs="Times New Roman"/>
                <w:b/>
                <w:color w:val="FF0000"/>
                <w:szCs w:val="26"/>
              </w:rPr>
            </w:pPr>
            <w:r w:rsidRPr="00B902FC">
              <w:rPr>
                <w:rFonts w:cs="Times New Roman"/>
                <w:i/>
                <w:color w:val="FF0000"/>
                <w:szCs w:val="26"/>
              </w:rPr>
              <w:t xml:space="preserve">(tên cũ </w:t>
            </w:r>
            <w:r>
              <w:rPr>
                <w:rFonts w:cs="Times New Roman"/>
                <w:i/>
                <w:color w:val="FF0000"/>
                <w:szCs w:val="26"/>
              </w:rPr>
              <w:t xml:space="preserve">Tiền T,Toán </w:t>
            </w:r>
            <w:r w:rsidRPr="00B902FC">
              <w:rPr>
                <w:rFonts w:cs="Times New Roman"/>
                <w:i/>
                <w:color w:val="FF0000"/>
                <w:szCs w:val="26"/>
              </w:rPr>
              <w:t>(*))</w:t>
            </w:r>
          </w:p>
        </w:tc>
        <w:tc>
          <w:tcPr>
            <w:tcW w:w="1192" w:type="dxa"/>
          </w:tcPr>
          <w:p w14:paraId="0F2349A7" w14:textId="4A6E3CA7" w:rsidR="00F01482" w:rsidRPr="00571988" w:rsidRDefault="00F01482"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57CD4450" w14:textId="2CAE57E7" w:rsidR="00F01482" w:rsidRPr="00571988" w:rsidRDefault="00F01482" w:rsidP="00BC284F">
            <w:pPr>
              <w:spacing w:line="312" w:lineRule="auto"/>
              <w:ind w:firstLine="0"/>
              <w:jc w:val="center"/>
              <w:rPr>
                <w:rFonts w:cs="Times New Roman"/>
                <w:szCs w:val="26"/>
              </w:rPr>
            </w:pPr>
            <w:r w:rsidRPr="00571988">
              <w:rPr>
                <w:rFonts w:cs="Times New Roman"/>
                <w:szCs w:val="26"/>
              </w:rPr>
              <w:t>18,3</w:t>
            </w:r>
          </w:p>
        </w:tc>
        <w:tc>
          <w:tcPr>
            <w:tcW w:w="992" w:type="dxa"/>
          </w:tcPr>
          <w:p w14:paraId="78C29730" w14:textId="3804E99F" w:rsidR="00F01482" w:rsidRPr="00571988" w:rsidRDefault="00F01482" w:rsidP="00BC284F">
            <w:pPr>
              <w:spacing w:line="312" w:lineRule="auto"/>
              <w:ind w:firstLine="0"/>
              <w:jc w:val="center"/>
              <w:rPr>
                <w:rFonts w:cs="Times New Roman"/>
                <w:szCs w:val="26"/>
              </w:rPr>
            </w:pPr>
            <w:r w:rsidRPr="00571988">
              <w:rPr>
                <w:rFonts w:cs="Times New Roman"/>
                <w:szCs w:val="26"/>
              </w:rPr>
              <w:t>(O)</w:t>
            </w:r>
          </w:p>
        </w:tc>
        <w:tc>
          <w:tcPr>
            <w:tcW w:w="4667" w:type="dxa"/>
            <w:vMerge/>
          </w:tcPr>
          <w:p w14:paraId="5C2EFC61" w14:textId="77777777" w:rsidR="00F01482" w:rsidRPr="00571988" w:rsidRDefault="00F01482" w:rsidP="00BC284F">
            <w:pPr>
              <w:spacing w:line="312" w:lineRule="auto"/>
              <w:ind w:firstLine="0"/>
              <w:jc w:val="both"/>
              <w:rPr>
                <w:rFonts w:cs="Times New Roman"/>
                <w:szCs w:val="26"/>
              </w:rPr>
            </w:pPr>
          </w:p>
        </w:tc>
        <w:tc>
          <w:tcPr>
            <w:tcW w:w="1417" w:type="dxa"/>
          </w:tcPr>
          <w:p w14:paraId="1BCC8B1C" w14:textId="5C46CCA4" w:rsidR="00F01482" w:rsidRDefault="00F01482" w:rsidP="00BC284F">
            <w:pPr>
              <w:spacing w:line="312" w:lineRule="auto"/>
              <w:ind w:firstLine="0"/>
              <w:jc w:val="center"/>
              <w:rPr>
                <w:rFonts w:cs="Times New Roman"/>
                <w:szCs w:val="26"/>
              </w:rPr>
            </w:pPr>
            <w:r>
              <w:rPr>
                <w:rFonts w:cs="Times New Roman"/>
                <w:szCs w:val="26"/>
              </w:rPr>
              <w:t>N</w:t>
            </w:r>
          </w:p>
        </w:tc>
      </w:tr>
      <w:tr w:rsidR="00F01482" w:rsidRPr="00571988" w14:paraId="2CED1C5B" w14:textId="77777777" w:rsidTr="00BC284F">
        <w:tc>
          <w:tcPr>
            <w:tcW w:w="1638" w:type="dxa"/>
          </w:tcPr>
          <w:p w14:paraId="7F95ADEB" w14:textId="750F5D45" w:rsidR="00F01482" w:rsidRPr="00630B42" w:rsidRDefault="00F01482" w:rsidP="00F01482">
            <w:pPr>
              <w:spacing w:line="312" w:lineRule="auto"/>
              <w:ind w:firstLine="0"/>
              <w:jc w:val="both"/>
              <w:rPr>
                <w:rFonts w:cs="Times New Roman"/>
                <w:b/>
                <w:color w:val="FF0000"/>
                <w:szCs w:val="26"/>
              </w:rPr>
            </w:pPr>
            <w:r w:rsidRPr="00571988">
              <w:rPr>
                <w:rFonts w:cs="Times New Roman"/>
                <w:b/>
                <w:szCs w:val="26"/>
              </w:rPr>
              <w:t>Loại tiền Khoản phải trả thanh toán</w:t>
            </w:r>
          </w:p>
        </w:tc>
        <w:tc>
          <w:tcPr>
            <w:tcW w:w="1192" w:type="dxa"/>
          </w:tcPr>
          <w:p w14:paraId="2C3E10E0" w14:textId="0A748894" w:rsidR="00F01482" w:rsidRPr="00571988" w:rsidRDefault="00F01482" w:rsidP="00BC284F">
            <w:pPr>
              <w:spacing w:line="312" w:lineRule="auto"/>
              <w:ind w:firstLine="0"/>
              <w:jc w:val="center"/>
              <w:rPr>
                <w:rFonts w:cs="Times New Roman"/>
                <w:szCs w:val="26"/>
              </w:rPr>
            </w:pPr>
            <w:r>
              <w:rPr>
                <w:rFonts w:cs="Times New Roman"/>
                <w:szCs w:val="26"/>
              </w:rPr>
              <w:t>nVarchar</w:t>
            </w:r>
          </w:p>
        </w:tc>
        <w:tc>
          <w:tcPr>
            <w:tcW w:w="709" w:type="dxa"/>
          </w:tcPr>
          <w:p w14:paraId="641A28A1" w14:textId="5828D70D" w:rsidR="00F01482" w:rsidRPr="00571988" w:rsidRDefault="00F01482" w:rsidP="00BC284F">
            <w:pPr>
              <w:spacing w:line="312" w:lineRule="auto"/>
              <w:ind w:firstLine="0"/>
              <w:jc w:val="center"/>
              <w:rPr>
                <w:rFonts w:cs="Times New Roman"/>
                <w:szCs w:val="26"/>
              </w:rPr>
            </w:pPr>
            <w:r w:rsidRPr="00571988">
              <w:rPr>
                <w:rFonts w:cs="Times New Roman"/>
                <w:szCs w:val="26"/>
              </w:rPr>
              <w:t>3</w:t>
            </w:r>
          </w:p>
        </w:tc>
        <w:tc>
          <w:tcPr>
            <w:tcW w:w="992" w:type="dxa"/>
          </w:tcPr>
          <w:p w14:paraId="5A959EB9" w14:textId="6A68278B"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00932038"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Loại tiền và Số tiền thanh toán Khoản phải trả khác của BCT đòi tiền theo BL.</w:t>
            </w:r>
          </w:p>
          <w:p w14:paraId="2747B533"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loại tiền mặc định giá trị theo Loại tiền BCT ở trên</w:t>
            </w:r>
          </w:p>
          <w:p w14:paraId="04FF297E"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Trường số tiền cho phép người dùng tự nhập. Hệ thống kiểm soát không cho phép nhập trường này nhiều hơn Số dư Khoản phải trả khác cũ.  </w:t>
            </w:r>
          </w:p>
          <w:p w14:paraId="4BE77C16" w14:textId="77777777" w:rsidR="00F01482" w:rsidRPr="00630B42" w:rsidRDefault="00F01482" w:rsidP="00F01482">
            <w:pPr>
              <w:spacing w:line="312" w:lineRule="auto"/>
              <w:ind w:firstLine="0"/>
              <w:jc w:val="both"/>
              <w:rPr>
                <w:rFonts w:cs="Times New Roman"/>
                <w:color w:val="FF0000"/>
                <w:szCs w:val="26"/>
              </w:rPr>
            </w:pPr>
            <w:r w:rsidRPr="00630B42">
              <w:rPr>
                <w:rFonts w:cs="Times New Roman"/>
                <w:color w:val="FF0000"/>
                <w:szCs w:val="26"/>
              </w:rPr>
              <w:t>Trên màn hình, 2 trường này nằm trên 1 hàng và có chung 1 tên hiển thị là:</w:t>
            </w:r>
          </w:p>
          <w:p w14:paraId="60725A33" w14:textId="0A9027C2" w:rsidR="00F01482" w:rsidRPr="00571988" w:rsidRDefault="00F01482" w:rsidP="00BC284F">
            <w:pPr>
              <w:spacing w:line="312" w:lineRule="auto"/>
              <w:ind w:firstLine="0"/>
              <w:jc w:val="both"/>
              <w:rPr>
                <w:rFonts w:cs="Times New Roman"/>
                <w:szCs w:val="26"/>
              </w:rPr>
            </w:pPr>
            <w:r w:rsidRPr="00630B42">
              <w:rPr>
                <w:rFonts w:cs="Times New Roman"/>
                <w:b/>
                <w:color w:val="FF0000"/>
                <w:szCs w:val="26"/>
              </w:rPr>
              <w:t>T/toán</w:t>
            </w:r>
            <w:r w:rsidRPr="00630B42">
              <w:rPr>
                <w:rFonts w:cs="Times New Roman"/>
                <w:color w:val="FF0000"/>
                <w:szCs w:val="26"/>
              </w:rPr>
              <w:t xml:space="preserve"> </w:t>
            </w:r>
            <w:r w:rsidRPr="00630B42">
              <w:rPr>
                <w:rFonts w:cs="Times New Roman"/>
                <w:b/>
                <w:color w:val="FF0000"/>
                <w:szCs w:val="26"/>
              </w:rPr>
              <w:t>Khoản phải trả khác</w:t>
            </w:r>
          </w:p>
        </w:tc>
        <w:tc>
          <w:tcPr>
            <w:tcW w:w="1417" w:type="dxa"/>
          </w:tcPr>
          <w:p w14:paraId="49F3E6E1" w14:textId="7CC3BBC0" w:rsidR="00F01482" w:rsidRDefault="00F01482" w:rsidP="00BC284F">
            <w:pPr>
              <w:spacing w:line="312" w:lineRule="auto"/>
              <w:ind w:firstLine="0"/>
              <w:jc w:val="center"/>
              <w:rPr>
                <w:rFonts w:cs="Times New Roman"/>
                <w:szCs w:val="26"/>
              </w:rPr>
            </w:pPr>
            <w:r>
              <w:rPr>
                <w:rFonts w:cs="Times New Roman"/>
                <w:szCs w:val="26"/>
              </w:rPr>
              <w:t>Y</w:t>
            </w:r>
          </w:p>
        </w:tc>
      </w:tr>
      <w:tr w:rsidR="00F01482" w:rsidRPr="00571988" w14:paraId="10AFA6F1" w14:textId="77777777" w:rsidTr="00BC284F">
        <w:tc>
          <w:tcPr>
            <w:tcW w:w="1638" w:type="dxa"/>
          </w:tcPr>
          <w:p w14:paraId="1F65A800" w14:textId="275EB191" w:rsidR="00F01482" w:rsidRPr="00571988" w:rsidRDefault="00F01482" w:rsidP="00F01482">
            <w:pPr>
              <w:spacing w:line="312" w:lineRule="auto"/>
              <w:ind w:firstLine="0"/>
              <w:jc w:val="both"/>
              <w:rPr>
                <w:rFonts w:cs="Times New Roman"/>
                <w:b/>
                <w:szCs w:val="26"/>
              </w:rPr>
            </w:pPr>
            <w:r w:rsidRPr="00571988">
              <w:rPr>
                <w:rFonts w:cs="Times New Roman"/>
                <w:b/>
                <w:szCs w:val="26"/>
              </w:rPr>
              <w:t>Khoản phải trả thanh toán</w:t>
            </w:r>
          </w:p>
        </w:tc>
        <w:tc>
          <w:tcPr>
            <w:tcW w:w="1192" w:type="dxa"/>
          </w:tcPr>
          <w:p w14:paraId="19EAD2C8" w14:textId="75DD0298" w:rsidR="00F01482" w:rsidRDefault="00F01482"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60A500C5" w14:textId="76DDFE0D" w:rsidR="00F01482" w:rsidRPr="00571988" w:rsidRDefault="00F01482" w:rsidP="00BC284F">
            <w:pPr>
              <w:spacing w:line="312" w:lineRule="auto"/>
              <w:ind w:firstLine="0"/>
              <w:jc w:val="center"/>
              <w:rPr>
                <w:rFonts w:cs="Times New Roman"/>
                <w:szCs w:val="26"/>
              </w:rPr>
            </w:pPr>
            <w:r w:rsidRPr="00571988">
              <w:rPr>
                <w:rFonts w:cs="Times New Roman"/>
                <w:szCs w:val="26"/>
              </w:rPr>
              <w:t>18,3</w:t>
            </w:r>
          </w:p>
        </w:tc>
        <w:tc>
          <w:tcPr>
            <w:tcW w:w="992" w:type="dxa"/>
          </w:tcPr>
          <w:p w14:paraId="351B75A9" w14:textId="6145DA76" w:rsidR="00F01482" w:rsidRPr="00571988" w:rsidRDefault="00F01482" w:rsidP="00BC284F">
            <w:pPr>
              <w:spacing w:line="312" w:lineRule="auto"/>
              <w:ind w:firstLine="0"/>
              <w:jc w:val="center"/>
              <w:rPr>
                <w:rFonts w:cs="Times New Roman"/>
                <w:szCs w:val="26"/>
              </w:rPr>
            </w:pPr>
            <w:r w:rsidRPr="00571988">
              <w:rPr>
                <w:rFonts w:cs="Times New Roman"/>
                <w:szCs w:val="26"/>
              </w:rPr>
              <w:t>(O)</w:t>
            </w:r>
          </w:p>
        </w:tc>
        <w:tc>
          <w:tcPr>
            <w:tcW w:w="4667" w:type="dxa"/>
            <w:vMerge/>
          </w:tcPr>
          <w:p w14:paraId="797DA40A" w14:textId="77777777" w:rsidR="00F01482" w:rsidRPr="00571988" w:rsidRDefault="00F01482" w:rsidP="00BC284F">
            <w:pPr>
              <w:spacing w:line="312" w:lineRule="auto"/>
              <w:ind w:firstLine="0"/>
              <w:jc w:val="both"/>
              <w:rPr>
                <w:rFonts w:cs="Times New Roman"/>
                <w:szCs w:val="26"/>
              </w:rPr>
            </w:pPr>
          </w:p>
        </w:tc>
        <w:tc>
          <w:tcPr>
            <w:tcW w:w="1417" w:type="dxa"/>
          </w:tcPr>
          <w:p w14:paraId="18806501" w14:textId="19A8F058" w:rsidR="00F01482" w:rsidRDefault="00F01482" w:rsidP="00BC284F">
            <w:pPr>
              <w:spacing w:line="312" w:lineRule="auto"/>
              <w:ind w:firstLine="0"/>
              <w:jc w:val="center"/>
              <w:rPr>
                <w:rFonts w:cs="Times New Roman"/>
                <w:szCs w:val="26"/>
              </w:rPr>
            </w:pPr>
            <w:r>
              <w:rPr>
                <w:rFonts w:cs="Times New Roman"/>
                <w:szCs w:val="26"/>
              </w:rPr>
              <w:t>Y</w:t>
            </w:r>
          </w:p>
        </w:tc>
      </w:tr>
      <w:tr w:rsidR="00F01482" w:rsidRPr="00571988" w14:paraId="33884767" w14:textId="77777777" w:rsidTr="00BC284F">
        <w:tc>
          <w:tcPr>
            <w:tcW w:w="1638" w:type="dxa"/>
          </w:tcPr>
          <w:p w14:paraId="3DA41B48" w14:textId="3D3F093B" w:rsidR="00F01482" w:rsidRPr="00571988" w:rsidRDefault="00F01482" w:rsidP="00F01482">
            <w:pPr>
              <w:spacing w:line="312" w:lineRule="auto"/>
              <w:ind w:firstLine="0"/>
              <w:jc w:val="both"/>
              <w:rPr>
                <w:rFonts w:cs="Times New Roman"/>
                <w:b/>
                <w:szCs w:val="26"/>
              </w:rPr>
            </w:pPr>
            <w:r w:rsidRPr="00571988">
              <w:rPr>
                <w:rFonts w:cs="Times New Roman"/>
                <w:b/>
                <w:szCs w:val="26"/>
              </w:rPr>
              <w:t xml:space="preserve">Loại tiền Tổng số tiền </w:t>
            </w:r>
            <w:r w:rsidRPr="00571988">
              <w:rPr>
                <w:rFonts w:cs="Times New Roman"/>
                <w:b/>
                <w:szCs w:val="26"/>
              </w:rPr>
              <w:lastRenderedPageBreak/>
              <w:t>thanh toán</w:t>
            </w:r>
          </w:p>
        </w:tc>
        <w:tc>
          <w:tcPr>
            <w:tcW w:w="1192" w:type="dxa"/>
          </w:tcPr>
          <w:p w14:paraId="5BB767AE" w14:textId="7DC70213" w:rsidR="00F01482" w:rsidRPr="00571988" w:rsidRDefault="00F01482" w:rsidP="00BC284F">
            <w:pPr>
              <w:spacing w:line="312" w:lineRule="auto"/>
              <w:ind w:firstLine="0"/>
              <w:jc w:val="center"/>
              <w:rPr>
                <w:rFonts w:cs="Times New Roman"/>
                <w:szCs w:val="26"/>
              </w:rPr>
            </w:pPr>
            <w:r>
              <w:rPr>
                <w:rFonts w:cs="Times New Roman"/>
                <w:szCs w:val="26"/>
              </w:rPr>
              <w:lastRenderedPageBreak/>
              <w:t>nVarchar</w:t>
            </w:r>
          </w:p>
        </w:tc>
        <w:tc>
          <w:tcPr>
            <w:tcW w:w="709" w:type="dxa"/>
          </w:tcPr>
          <w:p w14:paraId="261165D7" w14:textId="77447339" w:rsidR="00F01482" w:rsidRPr="00571988" w:rsidRDefault="00F01482" w:rsidP="00BC284F">
            <w:pPr>
              <w:spacing w:line="312" w:lineRule="auto"/>
              <w:ind w:firstLine="0"/>
              <w:jc w:val="center"/>
              <w:rPr>
                <w:rFonts w:cs="Times New Roman"/>
                <w:szCs w:val="26"/>
              </w:rPr>
            </w:pPr>
            <w:r w:rsidRPr="00571988">
              <w:rPr>
                <w:rFonts w:cs="Times New Roman"/>
                <w:szCs w:val="26"/>
              </w:rPr>
              <w:t>3</w:t>
            </w:r>
          </w:p>
        </w:tc>
        <w:tc>
          <w:tcPr>
            <w:tcW w:w="992" w:type="dxa"/>
          </w:tcPr>
          <w:p w14:paraId="047CA49A" w14:textId="1DD99831"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6A08D5D5" w14:textId="77777777" w:rsidR="00F01482" w:rsidRPr="00571988" w:rsidRDefault="00F01482" w:rsidP="001B5FE0">
            <w:pPr>
              <w:spacing w:line="312" w:lineRule="auto"/>
              <w:ind w:firstLine="90"/>
              <w:jc w:val="both"/>
              <w:rPr>
                <w:rFonts w:cs="Times New Roman"/>
                <w:szCs w:val="26"/>
              </w:rPr>
            </w:pPr>
            <w:r w:rsidRPr="00571988">
              <w:rPr>
                <w:rFonts w:cs="Times New Roman"/>
                <w:szCs w:val="26"/>
              </w:rPr>
              <w:t xml:space="preserve">Loại tiền và Số tiền thanh toán của BCT đòi tiền theo BL đã cộng số tiền thanh </w:t>
            </w:r>
            <w:r w:rsidRPr="00571988">
              <w:rPr>
                <w:rFonts w:cs="Times New Roman"/>
                <w:szCs w:val="26"/>
              </w:rPr>
              <w:lastRenderedPageBreak/>
              <w:t>toán Khoản phải trả khác.</w:t>
            </w:r>
          </w:p>
          <w:p w14:paraId="70002D7C"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loại tiền mặc định giá trị theo Loại tiền BL ở trên</w:t>
            </w:r>
          </w:p>
          <w:p w14:paraId="51DDD778" w14:textId="77777777" w:rsidR="00F01482" w:rsidRPr="00571988" w:rsidRDefault="00F01482"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số tiền hệ thống tự tính.</w:t>
            </w:r>
          </w:p>
          <w:p w14:paraId="46A00650" w14:textId="77777777" w:rsidR="00F01482" w:rsidRPr="00630B42" w:rsidRDefault="00F01482" w:rsidP="00F01482">
            <w:pPr>
              <w:spacing w:line="312" w:lineRule="auto"/>
              <w:ind w:firstLine="0"/>
              <w:jc w:val="both"/>
              <w:rPr>
                <w:rFonts w:cs="Times New Roman"/>
                <w:color w:val="FF0000"/>
                <w:szCs w:val="26"/>
              </w:rPr>
            </w:pPr>
            <w:r w:rsidRPr="00630B42">
              <w:rPr>
                <w:rFonts w:cs="Times New Roman"/>
                <w:color w:val="FF0000"/>
                <w:szCs w:val="26"/>
              </w:rPr>
              <w:t xml:space="preserve">Trên màn hình, 2 trường này nằm trên 1 hàng và có chung 1 tên hiển thị là: </w:t>
            </w:r>
          </w:p>
          <w:p w14:paraId="076A1BD4" w14:textId="041EFE3D" w:rsidR="00F01482" w:rsidRPr="00571988" w:rsidRDefault="00F01482" w:rsidP="00BC284F">
            <w:pPr>
              <w:spacing w:line="312" w:lineRule="auto"/>
              <w:ind w:firstLine="0"/>
              <w:jc w:val="both"/>
              <w:rPr>
                <w:rFonts w:cs="Times New Roman"/>
                <w:szCs w:val="26"/>
              </w:rPr>
            </w:pPr>
            <w:r w:rsidRPr="00630B42">
              <w:rPr>
                <w:rFonts w:cs="Times New Roman"/>
                <w:b/>
                <w:color w:val="FF0000"/>
                <w:szCs w:val="26"/>
              </w:rPr>
              <w:t>Tổng số tiền thanh toán</w:t>
            </w:r>
            <w:r w:rsidRPr="00630B42">
              <w:rPr>
                <w:rFonts w:cs="Times New Roman"/>
                <w:color w:val="FF0000"/>
                <w:szCs w:val="26"/>
              </w:rPr>
              <w:t>.</w:t>
            </w:r>
          </w:p>
        </w:tc>
        <w:tc>
          <w:tcPr>
            <w:tcW w:w="1417" w:type="dxa"/>
          </w:tcPr>
          <w:p w14:paraId="624CB352" w14:textId="4DAC20FA" w:rsidR="00F01482" w:rsidRDefault="00F01482" w:rsidP="00BC284F">
            <w:pPr>
              <w:spacing w:line="312" w:lineRule="auto"/>
              <w:ind w:firstLine="0"/>
              <w:jc w:val="center"/>
              <w:rPr>
                <w:rFonts w:cs="Times New Roman"/>
                <w:szCs w:val="26"/>
              </w:rPr>
            </w:pPr>
            <w:r>
              <w:rPr>
                <w:rFonts w:cs="Times New Roman"/>
                <w:szCs w:val="26"/>
              </w:rPr>
              <w:lastRenderedPageBreak/>
              <w:t>Y</w:t>
            </w:r>
          </w:p>
        </w:tc>
      </w:tr>
      <w:tr w:rsidR="00F01482" w:rsidRPr="00571988" w14:paraId="16F71E0C" w14:textId="77777777" w:rsidTr="00BC284F">
        <w:tc>
          <w:tcPr>
            <w:tcW w:w="1638" w:type="dxa"/>
          </w:tcPr>
          <w:p w14:paraId="0E280281" w14:textId="63156072" w:rsidR="00F01482" w:rsidRPr="00571988" w:rsidRDefault="00F01482" w:rsidP="00F01482">
            <w:pPr>
              <w:spacing w:line="312" w:lineRule="auto"/>
              <w:ind w:firstLine="0"/>
              <w:jc w:val="both"/>
              <w:rPr>
                <w:rFonts w:cs="Times New Roman"/>
                <w:b/>
                <w:szCs w:val="26"/>
              </w:rPr>
            </w:pPr>
            <w:r w:rsidRPr="00571988">
              <w:rPr>
                <w:rFonts w:cs="Times New Roman"/>
                <w:b/>
                <w:szCs w:val="26"/>
              </w:rPr>
              <w:lastRenderedPageBreak/>
              <w:t>Tổng số tiền thanh toán</w:t>
            </w:r>
          </w:p>
        </w:tc>
        <w:tc>
          <w:tcPr>
            <w:tcW w:w="1192" w:type="dxa"/>
          </w:tcPr>
          <w:p w14:paraId="2FF4B84D" w14:textId="1CA2650F" w:rsidR="00F01482" w:rsidRDefault="00F01482"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5A4F269B" w14:textId="66B2DDB1" w:rsidR="00F01482" w:rsidRPr="00571988" w:rsidRDefault="00F01482" w:rsidP="00BC284F">
            <w:pPr>
              <w:spacing w:line="312" w:lineRule="auto"/>
              <w:ind w:firstLine="0"/>
              <w:jc w:val="center"/>
              <w:rPr>
                <w:rFonts w:cs="Times New Roman"/>
                <w:szCs w:val="26"/>
              </w:rPr>
            </w:pPr>
            <w:r w:rsidRPr="00571988">
              <w:rPr>
                <w:rFonts w:cs="Times New Roman"/>
                <w:szCs w:val="26"/>
              </w:rPr>
              <w:t>18,3</w:t>
            </w:r>
          </w:p>
        </w:tc>
        <w:tc>
          <w:tcPr>
            <w:tcW w:w="992" w:type="dxa"/>
          </w:tcPr>
          <w:p w14:paraId="2988F0D6" w14:textId="6851A109" w:rsidR="00F01482" w:rsidRPr="00571988" w:rsidRDefault="00F01482" w:rsidP="00BC284F">
            <w:pPr>
              <w:spacing w:line="312" w:lineRule="auto"/>
              <w:ind w:firstLine="0"/>
              <w:jc w:val="center"/>
              <w:rPr>
                <w:rFonts w:cs="Times New Roman"/>
                <w:szCs w:val="26"/>
              </w:rPr>
            </w:pPr>
            <w:r w:rsidRPr="00571988">
              <w:rPr>
                <w:rFonts w:cs="Times New Roman"/>
                <w:szCs w:val="26"/>
              </w:rPr>
              <w:t>(P)</w:t>
            </w:r>
          </w:p>
        </w:tc>
        <w:tc>
          <w:tcPr>
            <w:tcW w:w="4667" w:type="dxa"/>
            <w:vMerge/>
          </w:tcPr>
          <w:p w14:paraId="058C0422" w14:textId="77777777" w:rsidR="00F01482" w:rsidRPr="00571988" w:rsidRDefault="00F01482" w:rsidP="00BC284F">
            <w:pPr>
              <w:spacing w:line="312" w:lineRule="auto"/>
              <w:ind w:firstLine="0"/>
              <w:jc w:val="both"/>
              <w:rPr>
                <w:rFonts w:cs="Times New Roman"/>
                <w:szCs w:val="26"/>
              </w:rPr>
            </w:pPr>
          </w:p>
        </w:tc>
        <w:tc>
          <w:tcPr>
            <w:tcW w:w="1417" w:type="dxa"/>
          </w:tcPr>
          <w:p w14:paraId="4A46BE16" w14:textId="5701E55C" w:rsidR="00F01482" w:rsidRDefault="00F01482" w:rsidP="00BC284F">
            <w:pPr>
              <w:spacing w:line="312" w:lineRule="auto"/>
              <w:ind w:firstLine="0"/>
              <w:jc w:val="center"/>
              <w:rPr>
                <w:rFonts w:cs="Times New Roman"/>
                <w:szCs w:val="26"/>
              </w:rPr>
            </w:pPr>
            <w:r>
              <w:rPr>
                <w:rFonts w:cs="Times New Roman"/>
                <w:szCs w:val="26"/>
              </w:rPr>
              <w:t>Y</w:t>
            </w:r>
          </w:p>
        </w:tc>
      </w:tr>
      <w:tr w:rsidR="00BC284F" w:rsidRPr="00571988" w14:paraId="4F57F6D3" w14:textId="77777777" w:rsidTr="00BC284F">
        <w:tc>
          <w:tcPr>
            <w:tcW w:w="1638" w:type="dxa"/>
          </w:tcPr>
          <w:p w14:paraId="214873D9" w14:textId="77777777" w:rsidR="00BC284F" w:rsidRPr="00571988" w:rsidRDefault="00BC284F" w:rsidP="00F01482">
            <w:pPr>
              <w:spacing w:line="312" w:lineRule="auto"/>
              <w:ind w:firstLine="0"/>
              <w:jc w:val="both"/>
              <w:rPr>
                <w:rFonts w:cs="Times New Roman"/>
                <w:b/>
                <w:szCs w:val="26"/>
              </w:rPr>
            </w:pPr>
            <w:r w:rsidRPr="00571988">
              <w:rPr>
                <w:rFonts w:cs="Times New Roman"/>
                <w:b/>
                <w:szCs w:val="26"/>
              </w:rPr>
              <w:t>Trích KQ để t/toán</w:t>
            </w:r>
          </w:p>
        </w:tc>
        <w:tc>
          <w:tcPr>
            <w:tcW w:w="1192" w:type="dxa"/>
          </w:tcPr>
          <w:p w14:paraId="73911C3A" w14:textId="77777777" w:rsidR="00BC284F" w:rsidRPr="00571988" w:rsidRDefault="00BC284F" w:rsidP="00BC284F">
            <w:pPr>
              <w:spacing w:line="312" w:lineRule="auto"/>
              <w:ind w:firstLine="0"/>
              <w:jc w:val="center"/>
              <w:rPr>
                <w:rFonts w:cs="Times New Roman"/>
                <w:szCs w:val="26"/>
              </w:rPr>
            </w:pPr>
            <w:r>
              <w:rPr>
                <w:rFonts w:cs="Times New Roman"/>
                <w:szCs w:val="26"/>
              </w:rPr>
              <w:t>nVarchar</w:t>
            </w:r>
          </w:p>
        </w:tc>
        <w:tc>
          <w:tcPr>
            <w:tcW w:w="709" w:type="dxa"/>
          </w:tcPr>
          <w:p w14:paraId="20F4D974"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6</w:t>
            </w:r>
          </w:p>
        </w:tc>
        <w:tc>
          <w:tcPr>
            <w:tcW w:w="992" w:type="dxa"/>
          </w:tcPr>
          <w:p w14:paraId="6C46FEB2"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(O)</w:t>
            </w:r>
          </w:p>
        </w:tc>
        <w:tc>
          <w:tcPr>
            <w:tcW w:w="4667" w:type="dxa"/>
          </w:tcPr>
          <w:p w14:paraId="7AA5DE68" w14:textId="77777777" w:rsidR="00BC284F" w:rsidRPr="00571988" w:rsidRDefault="00BC284F" w:rsidP="00BC284F">
            <w:pPr>
              <w:spacing w:line="312" w:lineRule="auto"/>
              <w:ind w:firstLine="0"/>
              <w:jc w:val="both"/>
              <w:rPr>
                <w:rFonts w:cs="Times New Roman"/>
                <w:szCs w:val="26"/>
              </w:rPr>
            </w:pPr>
            <w:r w:rsidRPr="00571988">
              <w:rPr>
                <w:rFonts w:cs="Times New Roman"/>
                <w:szCs w:val="26"/>
              </w:rPr>
              <w:t>Cho biết người dùng có trích tài khoản ký quỹ để thanh toán BCT không.</w:t>
            </w:r>
          </w:p>
          <w:p w14:paraId="485243C7" w14:textId="77777777" w:rsidR="00BC284F" w:rsidRPr="00571988" w:rsidRDefault="00BC284F" w:rsidP="00BC284F">
            <w:pPr>
              <w:spacing w:line="312" w:lineRule="auto"/>
              <w:ind w:firstLine="0"/>
              <w:jc w:val="both"/>
              <w:rPr>
                <w:rFonts w:cs="Times New Roman"/>
                <w:szCs w:val="26"/>
              </w:rPr>
            </w:pPr>
            <w:r w:rsidRPr="00571988">
              <w:rPr>
                <w:rFonts w:cs="Times New Roman"/>
                <w:szCs w:val="26"/>
              </w:rPr>
              <w:t>Gồm 2 giá trị cho người dùng chọn:</w:t>
            </w:r>
          </w:p>
          <w:p w14:paraId="16FEF6D9" w14:textId="77777777" w:rsidR="00BC284F" w:rsidRPr="00571988" w:rsidRDefault="00BC284F" w:rsidP="00BC284F">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Có</w:t>
            </w:r>
          </w:p>
          <w:p w14:paraId="4E50963B" w14:textId="77777777" w:rsidR="00BC284F" w:rsidRPr="00571988" w:rsidRDefault="00BC284F" w:rsidP="00BC284F">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Không</w:t>
            </w:r>
          </w:p>
          <w:p w14:paraId="04A04681" w14:textId="77777777" w:rsidR="00BC284F" w:rsidRPr="00571988" w:rsidRDefault="00BC284F" w:rsidP="00BC284F">
            <w:pPr>
              <w:spacing w:line="312" w:lineRule="auto"/>
              <w:ind w:firstLine="0"/>
              <w:jc w:val="both"/>
              <w:rPr>
                <w:rFonts w:cs="Times New Roman"/>
                <w:szCs w:val="26"/>
              </w:rPr>
            </w:pPr>
            <w:r w:rsidRPr="00571988">
              <w:rPr>
                <w:rFonts w:cs="Times New Roman"/>
                <w:szCs w:val="26"/>
              </w:rPr>
              <w:t>Hệ thống mặc định sẵn giá trị “Không”, người dùng có thể sửa lạ</w:t>
            </w:r>
            <w:r>
              <w:rPr>
                <w:rFonts w:cs="Times New Roman"/>
                <w:szCs w:val="26"/>
              </w:rPr>
              <w:t>i.</w:t>
            </w:r>
          </w:p>
        </w:tc>
        <w:tc>
          <w:tcPr>
            <w:tcW w:w="1417" w:type="dxa"/>
          </w:tcPr>
          <w:p w14:paraId="66FE92F0"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BC284F" w:rsidRPr="00571988" w14:paraId="58F3F876" w14:textId="77777777" w:rsidTr="00BC284F">
        <w:tc>
          <w:tcPr>
            <w:tcW w:w="1638" w:type="dxa"/>
          </w:tcPr>
          <w:p w14:paraId="7CA4DD3B" w14:textId="77777777" w:rsidR="00BC284F" w:rsidRPr="00571988" w:rsidRDefault="00BC284F" w:rsidP="00F01482">
            <w:pPr>
              <w:spacing w:line="312" w:lineRule="auto"/>
              <w:ind w:firstLine="0"/>
              <w:jc w:val="both"/>
              <w:rPr>
                <w:rFonts w:cs="Times New Roman"/>
                <w:b/>
                <w:szCs w:val="26"/>
              </w:rPr>
            </w:pPr>
            <w:r w:rsidRPr="00260411">
              <w:rPr>
                <w:rFonts w:cs="Times New Roman"/>
                <w:b/>
                <w:color w:val="FF0000"/>
                <w:szCs w:val="26"/>
              </w:rPr>
              <w:t>Loại tiề</w:t>
            </w:r>
            <w:r>
              <w:rPr>
                <w:rFonts w:cs="Times New Roman"/>
                <w:b/>
                <w:color w:val="FF0000"/>
                <w:szCs w:val="26"/>
              </w:rPr>
              <w:t>n ký quỹ</w:t>
            </w:r>
          </w:p>
        </w:tc>
        <w:tc>
          <w:tcPr>
            <w:tcW w:w="1192" w:type="dxa"/>
          </w:tcPr>
          <w:p w14:paraId="5BC825CE" w14:textId="77777777" w:rsidR="00BC284F" w:rsidRDefault="00BC284F" w:rsidP="00BC284F">
            <w:pPr>
              <w:spacing w:line="312" w:lineRule="auto"/>
              <w:ind w:firstLine="0"/>
              <w:jc w:val="center"/>
              <w:rPr>
                <w:rFonts w:cs="Times New Roman"/>
                <w:szCs w:val="26"/>
              </w:rPr>
            </w:pPr>
            <w:r>
              <w:rPr>
                <w:rFonts w:cs="Times New Roman"/>
                <w:szCs w:val="26"/>
              </w:rPr>
              <w:t>nVarchar</w:t>
            </w:r>
          </w:p>
        </w:tc>
        <w:tc>
          <w:tcPr>
            <w:tcW w:w="709" w:type="dxa"/>
          </w:tcPr>
          <w:p w14:paraId="285F35F7"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3</w:t>
            </w:r>
          </w:p>
        </w:tc>
        <w:tc>
          <w:tcPr>
            <w:tcW w:w="992" w:type="dxa"/>
          </w:tcPr>
          <w:p w14:paraId="67A60E4F"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687FD4C6" w14:textId="77777777" w:rsidR="00BC284F" w:rsidRPr="00571988" w:rsidRDefault="00BC284F" w:rsidP="00BC284F">
            <w:pPr>
              <w:spacing w:line="312" w:lineRule="auto"/>
              <w:ind w:firstLine="0"/>
              <w:jc w:val="both"/>
              <w:rPr>
                <w:rFonts w:cs="Times New Roman"/>
                <w:szCs w:val="26"/>
              </w:rPr>
            </w:pPr>
            <w:r w:rsidRPr="00571988">
              <w:rPr>
                <w:rFonts w:cs="Times New Roman"/>
                <w:szCs w:val="26"/>
              </w:rPr>
              <w:t>Loại tiền và Số tiền đã trích ký quỹ để thanh toán.</w:t>
            </w:r>
          </w:p>
          <w:p w14:paraId="0B12953C" w14:textId="77777777" w:rsidR="00BC284F" w:rsidRPr="00571988" w:rsidRDefault="00BC284F"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Trường loại tiền mặc định là loại tiền đã thu ký quỹ (nếu số dư ký quỹ vẫn còn) và không cho phép thay đổi. </w:t>
            </w:r>
          </w:p>
          <w:p w14:paraId="62F3E873" w14:textId="77777777" w:rsidR="00BC284F" w:rsidRPr="00571988" w:rsidRDefault="00BC284F"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số tiền cho phép người dùng tự nhập.</w:t>
            </w:r>
          </w:p>
          <w:p w14:paraId="422972D2" w14:textId="77777777" w:rsidR="00BC284F" w:rsidRPr="00F01482" w:rsidRDefault="00BC284F" w:rsidP="00F01482">
            <w:pPr>
              <w:spacing w:line="312" w:lineRule="auto"/>
              <w:ind w:firstLine="0"/>
              <w:jc w:val="both"/>
              <w:rPr>
                <w:rFonts w:cs="Times New Roman"/>
                <w:szCs w:val="26"/>
              </w:rPr>
            </w:pPr>
            <w:r w:rsidRPr="00F01482">
              <w:rPr>
                <w:rFonts w:cs="Times New Roman"/>
                <w:szCs w:val="26"/>
              </w:rPr>
              <w:t xml:space="preserve">Nếu trường </w:t>
            </w:r>
            <w:r w:rsidRPr="00F01482">
              <w:rPr>
                <w:rFonts w:cs="Times New Roman"/>
                <w:b/>
                <w:szCs w:val="26"/>
              </w:rPr>
              <w:t>Trích KQ để t/toán</w:t>
            </w:r>
            <w:r w:rsidRPr="00F01482">
              <w:rPr>
                <w:rFonts w:cs="Times New Roman"/>
                <w:szCs w:val="26"/>
              </w:rPr>
              <w:t xml:space="preserve"> là “Có” thì trường số tiền thành trường bắt buộc nhập thông tin.</w:t>
            </w:r>
          </w:p>
          <w:p w14:paraId="4B26C378" w14:textId="77777777" w:rsidR="00BC284F" w:rsidRPr="00F01482" w:rsidRDefault="00BC284F" w:rsidP="00F01482">
            <w:pPr>
              <w:spacing w:line="312" w:lineRule="auto"/>
              <w:ind w:firstLine="0"/>
              <w:jc w:val="both"/>
              <w:rPr>
                <w:rFonts w:cs="Times New Roman"/>
                <w:szCs w:val="26"/>
              </w:rPr>
            </w:pPr>
            <w:r w:rsidRPr="00F01482">
              <w:rPr>
                <w:rFonts w:cs="Times New Roman"/>
                <w:szCs w:val="26"/>
              </w:rPr>
              <w:t>Hệ thống không cho phép người dùng nhập Số tiền trích KQ nhiều hơn Số dư KQ.</w:t>
            </w:r>
          </w:p>
          <w:p w14:paraId="2925C2FD" w14:textId="77777777" w:rsidR="00BC284F" w:rsidRPr="003152CE" w:rsidRDefault="00BC284F" w:rsidP="00BC284F">
            <w:pPr>
              <w:spacing w:line="312" w:lineRule="auto"/>
              <w:ind w:firstLine="0"/>
              <w:jc w:val="both"/>
              <w:rPr>
                <w:rFonts w:cs="Times New Roman"/>
                <w:color w:val="FF0000"/>
                <w:szCs w:val="26"/>
              </w:rPr>
            </w:pPr>
            <w:r w:rsidRPr="003152CE">
              <w:rPr>
                <w:rFonts w:cs="Times New Roman"/>
                <w:color w:val="FF0000"/>
                <w:szCs w:val="26"/>
              </w:rPr>
              <w:t xml:space="preserve">Trên màn hình, 2 trường này nằm trên 1 hàng và có chung 1 tên hiển thị là: </w:t>
            </w:r>
          </w:p>
          <w:p w14:paraId="28B62912" w14:textId="77777777" w:rsidR="00BC284F" w:rsidRPr="00571988" w:rsidRDefault="00BC284F" w:rsidP="00BC284F">
            <w:pPr>
              <w:spacing w:line="312" w:lineRule="auto"/>
              <w:ind w:firstLine="0"/>
              <w:jc w:val="both"/>
              <w:rPr>
                <w:rFonts w:cs="Times New Roman"/>
                <w:szCs w:val="26"/>
              </w:rPr>
            </w:pPr>
            <w:r>
              <w:rPr>
                <w:rFonts w:cs="Times New Roman"/>
                <w:b/>
                <w:color w:val="FF0000"/>
                <w:szCs w:val="26"/>
              </w:rPr>
              <w:t>Thanh toán từ ký quỹ</w:t>
            </w:r>
            <w:r w:rsidRPr="003152CE">
              <w:rPr>
                <w:rFonts w:cs="Times New Roman"/>
                <w:color w:val="FF0000"/>
                <w:szCs w:val="26"/>
              </w:rPr>
              <w:t>.</w:t>
            </w:r>
          </w:p>
        </w:tc>
        <w:tc>
          <w:tcPr>
            <w:tcW w:w="1417" w:type="dxa"/>
          </w:tcPr>
          <w:p w14:paraId="46D79ECD"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BC284F" w:rsidRPr="00571988" w14:paraId="08A23281" w14:textId="77777777" w:rsidTr="00BC284F">
        <w:tc>
          <w:tcPr>
            <w:tcW w:w="1638" w:type="dxa"/>
          </w:tcPr>
          <w:p w14:paraId="7BF26777" w14:textId="7687EF15" w:rsidR="00BC284F" w:rsidRPr="00F01482" w:rsidRDefault="00F01482" w:rsidP="00F01482">
            <w:pPr>
              <w:spacing w:line="312" w:lineRule="auto"/>
              <w:ind w:firstLine="0"/>
              <w:jc w:val="both"/>
              <w:rPr>
                <w:rFonts w:cs="Times New Roman"/>
                <w:i/>
                <w:szCs w:val="26"/>
              </w:rPr>
            </w:pPr>
            <w:r>
              <w:rPr>
                <w:rFonts w:cs="Times New Roman"/>
                <w:b/>
                <w:szCs w:val="26"/>
              </w:rPr>
              <w:t>Thanh toán từ</w:t>
            </w:r>
            <w:r w:rsidRPr="003152CE">
              <w:rPr>
                <w:rFonts w:cs="Times New Roman"/>
                <w:b/>
                <w:szCs w:val="26"/>
              </w:rPr>
              <w:t xml:space="preserve"> ký quỹ</w:t>
            </w:r>
          </w:p>
        </w:tc>
        <w:tc>
          <w:tcPr>
            <w:tcW w:w="1192" w:type="dxa"/>
          </w:tcPr>
          <w:p w14:paraId="1D783592" w14:textId="77777777" w:rsidR="00BC284F" w:rsidRDefault="00BC284F" w:rsidP="00BC284F">
            <w:pPr>
              <w:spacing w:line="312" w:lineRule="auto"/>
              <w:ind w:firstLine="0"/>
              <w:jc w:val="center"/>
              <w:rPr>
                <w:rFonts w:cs="Times New Roman"/>
                <w:szCs w:val="26"/>
              </w:rPr>
            </w:pPr>
            <w:r w:rsidRPr="00571988">
              <w:rPr>
                <w:rFonts w:cs="Times New Roman"/>
                <w:szCs w:val="26"/>
              </w:rPr>
              <w:t>Decimal</w:t>
            </w:r>
          </w:p>
        </w:tc>
        <w:tc>
          <w:tcPr>
            <w:tcW w:w="709" w:type="dxa"/>
          </w:tcPr>
          <w:p w14:paraId="27ABE6E6"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18,3</w:t>
            </w:r>
          </w:p>
        </w:tc>
        <w:tc>
          <w:tcPr>
            <w:tcW w:w="992" w:type="dxa"/>
          </w:tcPr>
          <w:p w14:paraId="08C5DCA0"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(P/M)</w:t>
            </w:r>
          </w:p>
        </w:tc>
        <w:tc>
          <w:tcPr>
            <w:tcW w:w="4667" w:type="dxa"/>
            <w:vMerge/>
          </w:tcPr>
          <w:p w14:paraId="29AD9C26" w14:textId="77777777" w:rsidR="00BC284F" w:rsidRPr="00571988" w:rsidRDefault="00BC284F" w:rsidP="00BC284F">
            <w:pPr>
              <w:spacing w:line="312" w:lineRule="auto"/>
              <w:ind w:firstLine="0"/>
              <w:jc w:val="both"/>
              <w:rPr>
                <w:rFonts w:cs="Times New Roman"/>
                <w:szCs w:val="26"/>
              </w:rPr>
            </w:pPr>
          </w:p>
        </w:tc>
        <w:tc>
          <w:tcPr>
            <w:tcW w:w="1417" w:type="dxa"/>
          </w:tcPr>
          <w:p w14:paraId="7AC8E911"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BC284F" w:rsidRPr="00571988" w14:paraId="2E398080" w14:textId="77777777" w:rsidTr="00BC284F">
        <w:tc>
          <w:tcPr>
            <w:tcW w:w="1638" w:type="dxa"/>
          </w:tcPr>
          <w:p w14:paraId="5178461F" w14:textId="77777777" w:rsidR="00BC284F" w:rsidRPr="003152CE" w:rsidRDefault="00BC284F" w:rsidP="00F01482">
            <w:pPr>
              <w:spacing w:line="312" w:lineRule="auto"/>
              <w:ind w:firstLine="0"/>
              <w:jc w:val="both"/>
              <w:rPr>
                <w:rFonts w:cs="Times New Roman"/>
                <w:b/>
                <w:szCs w:val="26"/>
              </w:rPr>
            </w:pPr>
            <w:r>
              <w:rPr>
                <w:rFonts w:cs="Times New Roman"/>
                <w:b/>
                <w:szCs w:val="26"/>
              </w:rPr>
              <w:t>Loại tiền thanh toán</w:t>
            </w:r>
          </w:p>
        </w:tc>
        <w:tc>
          <w:tcPr>
            <w:tcW w:w="1192" w:type="dxa"/>
          </w:tcPr>
          <w:p w14:paraId="0E26E323" w14:textId="77777777" w:rsidR="00BC284F" w:rsidRPr="00571988" w:rsidRDefault="00BC284F" w:rsidP="00BC284F">
            <w:pPr>
              <w:spacing w:line="312" w:lineRule="auto"/>
              <w:ind w:firstLine="0"/>
              <w:jc w:val="center"/>
              <w:rPr>
                <w:rFonts w:cs="Times New Roman"/>
                <w:szCs w:val="26"/>
              </w:rPr>
            </w:pPr>
            <w:r>
              <w:rPr>
                <w:rFonts w:cs="Times New Roman"/>
                <w:szCs w:val="26"/>
              </w:rPr>
              <w:t>nVarchar</w:t>
            </w:r>
          </w:p>
        </w:tc>
        <w:tc>
          <w:tcPr>
            <w:tcW w:w="709" w:type="dxa"/>
          </w:tcPr>
          <w:p w14:paraId="04E48152"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3</w:t>
            </w:r>
          </w:p>
        </w:tc>
        <w:tc>
          <w:tcPr>
            <w:tcW w:w="992" w:type="dxa"/>
          </w:tcPr>
          <w:p w14:paraId="4D41E4D4"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667" w:type="dxa"/>
            <w:vMerge w:val="restart"/>
          </w:tcPr>
          <w:p w14:paraId="73F48223" w14:textId="77777777" w:rsidR="00BC284F" w:rsidRPr="00571988" w:rsidRDefault="00BC284F" w:rsidP="00BC284F">
            <w:pPr>
              <w:spacing w:line="312" w:lineRule="auto"/>
              <w:ind w:firstLine="0"/>
              <w:jc w:val="both"/>
              <w:rPr>
                <w:rFonts w:cs="Times New Roman"/>
                <w:szCs w:val="26"/>
              </w:rPr>
            </w:pPr>
            <w:r w:rsidRPr="00571988">
              <w:rPr>
                <w:rFonts w:cs="Times New Roman"/>
                <w:szCs w:val="26"/>
              </w:rPr>
              <w:t xml:space="preserve">Loại tiền và Số tiền </w:t>
            </w:r>
            <w:r>
              <w:rPr>
                <w:rFonts w:cs="Times New Roman"/>
                <w:szCs w:val="26"/>
              </w:rPr>
              <w:t>trích từ nguồn khác</w:t>
            </w:r>
            <w:r w:rsidRPr="00571988">
              <w:rPr>
                <w:rFonts w:cs="Times New Roman"/>
                <w:szCs w:val="26"/>
              </w:rPr>
              <w:t xml:space="preserve"> để thanh toán.</w:t>
            </w:r>
          </w:p>
          <w:p w14:paraId="063172DA" w14:textId="77777777" w:rsidR="00BC284F" w:rsidRPr="00571988" w:rsidRDefault="00BC284F"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 xml:space="preserve">Trường loại tiền mặc định là loại tiền </w:t>
            </w:r>
            <w:r>
              <w:rPr>
                <w:rFonts w:cs="Times New Roman"/>
                <w:szCs w:val="26"/>
              </w:rPr>
              <w:lastRenderedPageBreak/>
              <w:t>BCT</w:t>
            </w:r>
            <w:r w:rsidRPr="00571988">
              <w:rPr>
                <w:rFonts w:cs="Times New Roman"/>
                <w:szCs w:val="26"/>
              </w:rPr>
              <w:t xml:space="preserve"> </w:t>
            </w:r>
          </w:p>
          <w:p w14:paraId="320FCBAB" w14:textId="77777777" w:rsidR="00BC284F" w:rsidRPr="00571988" w:rsidRDefault="00BC284F" w:rsidP="00F01482">
            <w:pPr>
              <w:pStyle w:val="ListParagraph"/>
              <w:numPr>
                <w:ilvl w:val="0"/>
                <w:numId w:val="1"/>
              </w:numPr>
              <w:tabs>
                <w:tab w:val="left" w:pos="329"/>
              </w:tabs>
              <w:spacing w:line="312" w:lineRule="auto"/>
              <w:ind w:left="59" w:firstLine="0"/>
              <w:contextualSpacing w:val="0"/>
              <w:jc w:val="both"/>
              <w:rPr>
                <w:rFonts w:cs="Times New Roman"/>
                <w:szCs w:val="26"/>
              </w:rPr>
            </w:pPr>
            <w:r w:rsidRPr="00571988">
              <w:rPr>
                <w:rFonts w:cs="Times New Roman"/>
                <w:szCs w:val="26"/>
              </w:rPr>
              <w:t>Trường số tiền cho phép người dùng tự nhập.</w:t>
            </w:r>
          </w:p>
          <w:p w14:paraId="23053AFC" w14:textId="77777777" w:rsidR="00BC284F" w:rsidRPr="003152CE" w:rsidRDefault="00BC284F" w:rsidP="00BC284F">
            <w:pPr>
              <w:spacing w:line="312" w:lineRule="auto"/>
              <w:ind w:firstLine="0"/>
              <w:jc w:val="both"/>
              <w:rPr>
                <w:rFonts w:cs="Times New Roman"/>
                <w:color w:val="FF0000"/>
                <w:szCs w:val="26"/>
              </w:rPr>
            </w:pPr>
            <w:r w:rsidRPr="003152CE">
              <w:rPr>
                <w:rFonts w:cs="Times New Roman"/>
                <w:color w:val="FF0000"/>
                <w:szCs w:val="26"/>
              </w:rPr>
              <w:t xml:space="preserve">Trên màn hình, 2 trường này nằm trên 1 hàng và có chung 1 tên hiển thị là: </w:t>
            </w:r>
          </w:p>
          <w:p w14:paraId="1AB4A38D" w14:textId="77777777" w:rsidR="00BC284F" w:rsidRPr="00571988" w:rsidRDefault="00BC284F" w:rsidP="00BC284F">
            <w:pPr>
              <w:spacing w:line="312" w:lineRule="auto"/>
              <w:ind w:firstLine="0"/>
              <w:jc w:val="both"/>
              <w:rPr>
                <w:rFonts w:cs="Times New Roman"/>
                <w:szCs w:val="26"/>
              </w:rPr>
            </w:pPr>
            <w:r>
              <w:rPr>
                <w:rFonts w:cs="Times New Roman"/>
                <w:b/>
                <w:color w:val="FF0000"/>
                <w:szCs w:val="26"/>
              </w:rPr>
              <w:t>Thanh toán từ nguồn khác</w:t>
            </w:r>
            <w:r w:rsidRPr="003152CE">
              <w:rPr>
                <w:rFonts w:cs="Times New Roman"/>
                <w:color w:val="FF0000"/>
                <w:szCs w:val="26"/>
              </w:rPr>
              <w:t>.</w:t>
            </w:r>
          </w:p>
        </w:tc>
        <w:tc>
          <w:tcPr>
            <w:tcW w:w="1417" w:type="dxa"/>
          </w:tcPr>
          <w:p w14:paraId="6D95FDE1" w14:textId="77777777" w:rsidR="00BC284F" w:rsidRDefault="00BC284F" w:rsidP="00BC284F">
            <w:pPr>
              <w:spacing w:line="312" w:lineRule="auto"/>
              <w:ind w:firstLine="0"/>
              <w:jc w:val="center"/>
              <w:rPr>
                <w:rFonts w:cs="Times New Roman"/>
                <w:szCs w:val="26"/>
              </w:rPr>
            </w:pPr>
            <w:r>
              <w:rPr>
                <w:rFonts w:cs="Times New Roman"/>
                <w:szCs w:val="26"/>
              </w:rPr>
              <w:lastRenderedPageBreak/>
              <w:t>Y</w:t>
            </w:r>
          </w:p>
        </w:tc>
      </w:tr>
      <w:tr w:rsidR="00BC284F" w:rsidRPr="00571988" w14:paraId="3E95ACC4" w14:textId="77777777" w:rsidTr="00BC284F">
        <w:tc>
          <w:tcPr>
            <w:tcW w:w="1638" w:type="dxa"/>
          </w:tcPr>
          <w:p w14:paraId="6F03675E" w14:textId="77777777" w:rsidR="00BC284F" w:rsidRDefault="00BC284F" w:rsidP="00F01482">
            <w:pPr>
              <w:spacing w:line="312" w:lineRule="auto"/>
              <w:ind w:firstLine="0"/>
              <w:jc w:val="both"/>
              <w:rPr>
                <w:rFonts w:cs="Times New Roman"/>
                <w:b/>
                <w:szCs w:val="26"/>
              </w:rPr>
            </w:pPr>
            <w:r>
              <w:rPr>
                <w:rFonts w:cs="Times New Roman"/>
                <w:b/>
                <w:szCs w:val="26"/>
              </w:rPr>
              <w:t xml:space="preserve">Thanh toán </w:t>
            </w:r>
            <w:r>
              <w:rPr>
                <w:rFonts w:cs="Times New Roman"/>
                <w:b/>
                <w:szCs w:val="26"/>
              </w:rPr>
              <w:lastRenderedPageBreak/>
              <w:t>từ nguồn khác</w:t>
            </w:r>
          </w:p>
        </w:tc>
        <w:tc>
          <w:tcPr>
            <w:tcW w:w="1192" w:type="dxa"/>
          </w:tcPr>
          <w:p w14:paraId="70A17C2E" w14:textId="77777777" w:rsidR="00BC284F" w:rsidRDefault="00BC284F" w:rsidP="00BC284F">
            <w:pPr>
              <w:spacing w:line="312" w:lineRule="auto"/>
              <w:ind w:firstLine="0"/>
              <w:jc w:val="center"/>
              <w:rPr>
                <w:rFonts w:cs="Times New Roman"/>
                <w:szCs w:val="26"/>
              </w:rPr>
            </w:pPr>
            <w:r w:rsidRPr="00571988">
              <w:rPr>
                <w:rFonts w:cs="Times New Roman"/>
                <w:szCs w:val="26"/>
              </w:rPr>
              <w:lastRenderedPageBreak/>
              <w:t>Decimal</w:t>
            </w:r>
          </w:p>
        </w:tc>
        <w:tc>
          <w:tcPr>
            <w:tcW w:w="709" w:type="dxa"/>
          </w:tcPr>
          <w:p w14:paraId="7E25D470"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18,3</w:t>
            </w:r>
          </w:p>
        </w:tc>
        <w:tc>
          <w:tcPr>
            <w:tcW w:w="992" w:type="dxa"/>
          </w:tcPr>
          <w:p w14:paraId="0C53C3E7" w14:textId="77777777" w:rsidR="00BC284F" w:rsidRPr="00571988" w:rsidRDefault="00BC284F" w:rsidP="00BC284F">
            <w:pPr>
              <w:spacing w:line="312" w:lineRule="auto"/>
              <w:ind w:firstLine="0"/>
              <w:jc w:val="center"/>
              <w:rPr>
                <w:rFonts w:cs="Times New Roman"/>
                <w:szCs w:val="26"/>
              </w:rPr>
            </w:pPr>
            <w:r w:rsidRPr="00571988">
              <w:rPr>
                <w:rFonts w:cs="Times New Roman"/>
                <w:szCs w:val="26"/>
              </w:rPr>
              <w:t>(</w:t>
            </w:r>
            <w:r>
              <w:rPr>
                <w:rFonts w:cs="Times New Roman"/>
                <w:szCs w:val="26"/>
              </w:rPr>
              <w:t>O</w:t>
            </w:r>
            <w:r w:rsidRPr="00571988">
              <w:rPr>
                <w:rFonts w:cs="Times New Roman"/>
                <w:szCs w:val="26"/>
              </w:rPr>
              <w:t>)</w:t>
            </w:r>
          </w:p>
        </w:tc>
        <w:tc>
          <w:tcPr>
            <w:tcW w:w="4667" w:type="dxa"/>
            <w:vMerge/>
          </w:tcPr>
          <w:p w14:paraId="048F2819" w14:textId="77777777" w:rsidR="00BC284F" w:rsidRPr="00571988" w:rsidRDefault="00BC284F" w:rsidP="00BC284F">
            <w:pPr>
              <w:spacing w:line="312" w:lineRule="auto"/>
              <w:ind w:firstLine="0"/>
              <w:jc w:val="both"/>
              <w:rPr>
                <w:rFonts w:cs="Times New Roman"/>
                <w:szCs w:val="26"/>
              </w:rPr>
            </w:pPr>
          </w:p>
        </w:tc>
        <w:tc>
          <w:tcPr>
            <w:tcW w:w="1417" w:type="dxa"/>
          </w:tcPr>
          <w:p w14:paraId="7E4F2D9C"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BC284F" w:rsidRPr="00571988" w14:paraId="71B35C5B" w14:textId="77777777" w:rsidTr="00BC284F">
        <w:tc>
          <w:tcPr>
            <w:tcW w:w="1638" w:type="dxa"/>
          </w:tcPr>
          <w:p w14:paraId="0F11A5C3" w14:textId="77777777" w:rsidR="00BC284F" w:rsidRDefault="00BC284F" w:rsidP="00F01482">
            <w:pPr>
              <w:spacing w:line="312" w:lineRule="auto"/>
              <w:ind w:firstLine="0"/>
              <w:jc w:val="both"/>
              <w:rPr>
                <w:rFonts w:cs="Times New Roman"/>
                <w:b/>
                <w:szCs w:val="26"/>
              </w:rPr>
            </w:pPr>
            <w:r w:rsidRPr="00126716">
              <w:rPr>
                <w:rFonts w:cs="Times New Roman"/>
                <w:b/>
                <w:szCs w:val="26"/>
              </w:rPr>
              <w:lastRenderedPageBreak/>
              <w:t>Tài khoản ghi nợ</w:t>
            </w:r>
            <w:r>
              <w:rPr>
                <w:rFonts w:cs="Times New Roman"/>
                <w:b/>
                <w:szCs w:val="26"/>
              </w:rPr>
              <w:t xml:space="preserve"> ký quỹ</w:t>
            </w:r>
          </w:p>
        </w:tc>
        <w:tc>
          <w:tcPr>
            <w:tcW w:w="1192" w:type="dxa"/>
          </w:tcPr>
          <w:p w14:paraId="3310D30D" w14:textId="77777777" w:rsidR="00BC284F" w:rsidRPr="00571988" w:rsidRDefault="00BC284F" w:rsidP="00BC284F">
            <w:pPr>
              <w:spacing w:line="312" w:lineRule="auto"/>
              <w:ind w:firstLine="0"/>
              <w:jc w:val="center"/>
              <w:rPr>
                <w:rFonts w:cs="Times New Roman"/>
                <w:szCs w:val="26"/>
              </w:rPr>
            </w:pPr>
            <w:r w:rsidRPr="00126716">
              <w:rPr>
                <w:rFonts w:cs="Times New Roman"/>
                <w:szCs w:val="26"/>
              </w:rPr>
              <w:t>Char</w:t>
            </w:r>
          </w:p>
        </w:tc>
        <w:tc>
          <w:tcPr>
            <w:tcW w:w="709" w:type="dxa"/>
          </w:tcPr>
          <w:p w14:paraId="277D6FD1" w14:textId="77777777" w:rsidR="00BC284F" w:rsidRPr="00571988" w:rsidRDefault="00BC284F" w:rsidP="00BC284F">
            <w:pPr>
              <w:spacing w:line="312" w:lineRule="auto"/>
              <w:ind w:firstLine="0"/>
              <w:jc w:val="center"/>
              <w:rPr>
                <w:rFonts w:cs="Times New Roman"/>
                <w:szCs w:val="26"/>
              </w:rPr>
            </w:pPr>
          </w:p>
        </w:tc>
        <w:tc>
          <w:tcPr>
            <w:tcW w:w="992" w:type="dxa"/>
          </w:tcPr>
          <w:p w14:paraId="12377374" w14:textId="77777777" w:rsidR="00BC284F" w:rsidRPr="00571988" w:rsidRDefault="00BC284F" w:rsidP="00BC284F">
            <w:pPr>
              <w:spacing w:line="312" w:lineRule="auto"/>
              <w:ind w:firstLine="0"/>
              <w:jc w:val="center"/>
              <w:rPr>
                <w:rFonts w:cs="Times New Roman"/>
                <w:szCs w:val="26"/>
              </w:rPr>
            </w:pPr>
            <w:r>
              <w:rPr>
                <w:rFonts w:cs="Times New Roman"/>
                <w:szCs w:val="26"/>
              </w:rPr>
              <w:t>(O)</w:t>
            </w:r>
          </w:p>
        </w:tc>
        <w:tc>
          <w:tcPr>
            <w:tcW w:w="4667" w:type="dxa"/>
          </w:tcPr>
          <w:p w14:paraId="7454EA66" w14:textId="77777777" w:rsidR="00BC284F" w:rsidRPr="00126716" w:rsidRDefault="00BC284F" w:rsidP="00BC284F">
            <w:pPr>
              <w:spacing w:line="312" w:lineRule="auto"/>
              <w:ind w:firstLine="0"/>
              <w:rPr>
                <w:rFonts w:cs="Times New Roman"/>
                <w:szCs w:val="26"/>
              </w:rPr>
            </w:pPr>
            <w:r w:rsidRPr="00126716">
              <w:rPr>
                <w:rFonts w:cs="Times New Roman"/>
                <w:szCs w:val="26"/>
              </w:rPr>
              <w:t>Tài khoản ghi nợ</w:t>
            </w:r>
            <w:r>
              <w:rPr>
                <w:rFonts w:cs="Times New Roman"/>
                <w:szCs w:val="26"/>
              </w:rPr>
              <w:t xml:space="preserve"> ký quỹ</w:t>
            </w:r>
            <w:r w:rsidRPr="00126716">
              <w:rPr>
                <w:rFonts w:cs="Times New Roman"/>
                <w:szCs w:val="26"/>
              </w:rPr>
              <w:t>:</w:t>
            </w:r>
          </w:p>
          <w:p w14:paraId="78B15345" w14:textId="77777777" w:rsidR="00BC284F" w:rsidRDefault="00BC284F" w:rsidP="00BC284F">
            <w:pPr>
              <w:spacing w:line="312" w:lineRule="auto"/>
              <w:ind w:firstLine="0"/>
              <w:jc w:val="both"/>
              <w:rPr>
                <w:rFonts w:cs="Times New Roman"/>
                <w:szCs w:val="26"/>
              </w:rPr>
            </w:pPr>
            <w:r w:rsidRPr="00126716">
              <w:rPr>
                <w:rFonts w:cs="Times New Roman"/>
                <w:szCs w:val="26"/>
              </w:rPr>
              <w:t xml:space="preserve">Thể hiện tài khoản ghi nợ </w:t>
            </w:r>
            <w:r>
              <w:rPr>
                <w:rFonts w:cs="Times New Roman"/>
                <w:szCs w:val="26"/>
              </w:rPr>
              <w:t>để thanh toán từ ký quỹ</w:t>
            </w:r>
          </w:p>
          <w:p w14:paraId="45D486F6" w14:textId="77777777" w:rsidR="00BC284F" w:rsidRPr="00571988" w:rsidRDefault="00BC284F" w:rsidP="00BC284F">
            <w:pPr>
              <w:spacing w:line="312" w:lineRule="auto"/>
              <w:ind w:firstLine="0"/>
              <w:jc w:val="both"/>
              <w:rPr>
                <w:rFonts w:cs="Times New Roman"/>
                <w:szCs w:val="26"/>
              </w:rPr>
            </w:pPr>
            <w:r>
              <w:rPr>
                <w:rFonts w:cs="Times New Roman"/>
                <w:szCs w:val="26"/>
              </w:rPr>
              <w:t>Người dùng nhập thủ công</w:t>
            </w:r>
          </w:p>
        </w:tc>
        <w:tc>
          <w:tcPr>
            <w:tcW w:w="1417" w:type="dxa"/>
          </w:tcPr>
          <w:p w14:paraId="114A7D3E"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BC284F" w:rsidRPr="00571988" w14:paraId="33822AF7" w14:textId="77777777" w:rsidTr="00BC284F">
        <w:tc>
          <w:tcPr>
            <w:tcW w:w="1638" w:type="dxa"/>
          </w:tcPr>
          <w:p w14:paraId="08EB0F0A" w14:textId="77777777" w:rsidR="00BC284F" w:rsidRPr="00126716" w:rsidRDefault="00BC284F" w:rsidP="00F01482">
            <w:pPr>
              <w:spacing w:line="312" w:lineRule="auto"/>
              <w:ind w:firstLine="0"/>
              <w:jc w:val="both"/>
              <w:rPr>
                <w:rFonts w:cs="Times New Roman"/>
                <w:b/>
                <w:szCs w:val="26"/>
              </w:rPr>
            </w:pPr>
            <w:r w:rsidRPr="00126716">
              <w:rPr>
                <w:rFonts w:cs="Times New Roman"/>
                <w:b/>
                <w:szCs w:val="26"/>
              </w:rPr>
              <w:t>Tài khoản ghi nợ</w:t>
            </w:r>
            <w:r>
              <w:rPr>
                <w:rFonts w:cs="Times New Roman"/>
                <w:b/>
                <w:szCs w:val="26"/>
              </w:rPr>
              <w:t xml:space="preserve"> khác</w:t>
            </w:r>
          </w:p>
        </w:tc>
        <w:tc>
          <w:tcPr>
            <w:tcW w:w="1192" w:type="dxa"/>
          </w:tcPr>
          <w:p w14:paraId="3CACAF66" w14:textId="77777777" w:rsidR="00BC284F" w:rsidRPr="00126716" w:rsidRDefault="00BC284F" w:rsidP="00BC284F">
            <w:pPr>
              <w:spacing w:line="312" w:lineRule="auto"/>
              <w:ind w:firstLine="0"/>
              <w:jc w:val="center"/>
              <w:rPr>
                <w:rFonts w:cs="Times New Roman"/>
                <w:szCs w:val="26"/>
              </w:rPr>
            </w:pPr>
            <w:r w:rsidRPr="00126716">
              <w:rPr>
                <w:rFonts w:cs="Times New Roman"/>
                <w:szCs w:val="26"/>
              </w:rPr>
              <w:t>Char</w:t>
            </w:r>
          </w:p>
        </w:tc>
        <w:tc>
          <w:tcPr>
            <w:tcW w:w="709" w:type="dxa"/>
          </w:tcPr>
          <w:p w14:paraId="47D1C1CF" w14:textId="77777777" w:rsidR="00BC284F" w:rsidRPr="00571988" w:rsidRDefault="00BC284F" w:rsidP="00BC284F">
            <w:pPr>
              <w:spacing w:line="312" w:lineRule="auto"/>
              <w:ind w:firstLine="0"/>
              <w:jc w:val="center"/>
              <w:rPr>
                <w:rFonts w:cs="Times New Roman"/>
                <w:szCs w:val="26"/>
              </w:rPr>
            </w:pPr>
          </w:p>
        </w:tc>
        <w:tc>
          <w:tcPr>
            <w:tcW w:w="992" w:type="dxa"/>
          </w:tcPr>
          <w:p w14:paraId="5504EF4D" w14:textId="77777777" w:rsidR="00BC284F" w:rsidRDefault="00BC284F" w:rsidP="00BC284F">
            <w:pPr>
              <w:spacing w:line="312" w:lineRule="auto"/>
              <w:ind w:firstLine="0"/>
              <w:jc w:val="center"/>
              <w:rPr>
                <w:rFonts w:cs="Times New Roman"/>
                <w:szCs w:val="26"/>
              </w:rPr>
            </w:pPr>
            <w:r>
              <w:rPr>
                <w:rFonts w:cs="Times New Roman"/>
                <w:szCs w:val="26"/>
              </w:rPr>
              <w:t>(O)</w:t>
            </w:r>
          </w:p>
        </w:tc>
        <w:tc>
          <w:tcPr>
            <w:tcW w:w="4667" w:type="dxa"/>
          </w:tcPr>
          <w:p w14:paraId="395D334A" w14:textId="77777777" w:rsidR="00BC284F" w:rsidRPr="00126716" w:rsidRDefault="00BC284F" w:rsidP="00BC284F">
            <w:pPr>
              <w:spacing w:line="312" w:lineRule="auto"/>
              <w:ind w:firstLine="0"/>
              <w:rPr>
                <w:rFonts w:cs="Times New Roman"/>
                <w:szCs w:val="26"/>
              </w:rPr>
            </w:pPr>
            <w:r w:rsidRPr="00126716">
              <w:rPr>
                <w:rFonts w:cs="Times New Roman"/>
                <w:szCs w:val="26"/>
              </w:rPr>
              <w:t>Tài khoản ghi nợ</w:t>
            </w:r>
            <w:r>
              <w:rPr>
                <w:rFonts w:cs="Times New Roman"/>
                <w:szCs w:val="26"/>
              </w:rPr>
              <w:t xml:space="preserve"> khác</w:t>
            </w:r>
            <w:r w:rsidRPr="00126716">
              <w:rPr>
                <w:rFonts w:cs="Times New Roman"/>
                <w:szCs w:val="26"/>
              </w:rPr>
              <w:t>:</w:t>
            </w:r>
          </w:p>
          <w:p w14:paraId="47858150" w14:textId="77777777" w:rsidR="00BC284F" w:rsidRDefault="00BC284F" w:rsidP="00BC284F">
            <w:pPr>
              <w:spacing w:line="312" w:lineRule="auto"/>
              <w:ind w:firstLine="0"/>
              <w:jc w:val="both"/>
              <w:rPr>
                <w:rFonts w:cs="Times New Roman"/>
                <w:szCs w:val="26"/>
              </w:rPr>
            </w:pPr>
            <w:r w:rsidRPr="00126716">
              <w:rPr>
                <w:rFonts w:cs="Times New Roman"/>
                <w:szCs w:val="26"/>
              </w:rPr>
              <w:t xml:space="preserve">Thể hiện tài khoản ghi nợ </w:t>
            </w:r>
            <w:r>
              <w:rPr>
                <w:rFonts w:cs="Times New Roman"/>
                <w:szCs w:val="26"/>
              </w:rPr>
              <w:t>để thanh toán từ nguồn khác ký quỹ</w:t>
            </w:r>
          </w:p>
          <w:p w14:paraId="67BEB553" w14:textId="77777777" w:rsidR="00BC284F" w:rsidRPr="00126716" w:rsidRDefault="00BC284F" w:rsidP="00BC284F">
            <w:pPr>
              <w:spacing w:line="312" w:lineRule="auto"/>
              <w:ind w:firstLine="0"/>
              <w:rPr>
                <w:rFonts w:cs="Times New Roman"/>
                <w:szCs w:val="26"/>
              </w:rPr>
            </w:pPr>
            <w:r>
              <w:rPr>
                <w:rFonts w:cs="Times New Roman"/>
                <w:szCs w:val="26"/>
              </w:rPr>
              <w:t>Người dùng nhập thủ công</w:t>
            </w:r>
          </w:p>
        </w:tc>
        <w:tc>
          <w:tcPr>
            <w:tcW w:w="1417" w:type="dxa"/>
          </w:tcPr>
          <w:p w14:paraId="00F4342C" w14:textId="77777777" w:rsidR="00BC284F" w:rsidRDefault="00BC284F" w:rsidP="00BC284F">
            <w:pPr>
              <w:spacing w:line="312" w:lineRule="auto"/>
              <w:ind w:firstLine="0"/>
              <w:jc w:val="center"/>
              <w:rPr>
                <w:rFonts w:cs="Times New Roman"/>
                <w:szCs w:val="26"/>
              </w:rPr>
            </w:pPr>
            <w:r>
              <w:rPr>
                <w:rFonts w:cs="Times New Roman"/>
                <w:szCs w:val="26"/>
              </w:rPr>
              <w:t>Y</w:t>
            </w:r>
          </w:p>
        </w:tc>
      </w:tr>
      <w:tr w:rsidR="00BC284F" w:rsidRPr="00571988" w14:paraId="464651C2" w14:textId="77777777" w:rsidTr="00BC284F">
        <w:tc>
          <w:tcPr>
            <w:tcW w:w="1638" w:type="dxa"/>
          </w:tcPr>
          <w:p w14:paraId="23B71B4D" w14:textId="77777777" w:rsidR="00BC284F" w:rsidRPr="00126716" w:rsidRDefault="00BC284F" w:rsidP="00F01482">
            <w:pPr>
              <w:spacing w:line="312" w:lineRule="auto"/>
              <w:ind w:firstLine="0"/>
              <w:jc w:val="both"/>
              <w:rPr>
                <w:rFonts w:cs="Times New Roman"/>
                <w:b/>
                <w:szCs w:val="26"/>
              </w:rPr>
            </w:pPr>
            <w:r w:rsidRPr="00126716">
              <w:rPr>
                <w:rFonts w:cs="Times New Roman"/>
                <w:b/>
                <w:szCs w:val="26"/>
              </w:rPr>
              <w:t>Tài khoản ghi có</w:t>
            </w:r>
          </w:p>
        </w:tc>
        <w:tc>
          <w:tcPr>
            <w:tcW w:w="1192" w:type="dxa"/>
          </w:tcPr>
          <w:p w14:paraId="429F2896" w14:textId="77777777" w:rsidR="00BC284F" w:rsidRPr="00126716" w:rsidRDefault="00BC284F" w:rsidP="00BC284F">
            <w:pPr>
              <w:spacing w:line="312" w:lineRule="auto"/>
              <w:ind w:firstLine="0"/>
              <w:jc w:val="center"/>
              <w:rPr>
                <w:rFonts w:cs="Times New Roman"/>
                <w:szCs w:val="26"/>
              </w:rPr>
            </w:pPr>
            <w:r w:rsidRPr="00126716">
              <w:rPr>
                <w:rFonts w:cs="Times New Roman"/>
                <w:szCs w:val="26"/>
              </w:rPr>
              <w:t>Char</w:t>
            </w:r>
          </w:p>
        </w:tc>
        <w:tc>
          <w:tcPr>
            <w:tcW w:w="709" w:type="dxa"/>
          </w:tcPr>
          <w:p w14:paraId="6EE4C8E3" w14:textId="77777777" w:rsidR="00BC284F" w:rsidRPr="00571988" w:rsidRDefault="00BC284F" w:rsidP="00BC284F">
            <w:pPr>
              <w:spacing w:line="312" w:lineRule="auto"/>
              <w:ind w:firstLine="0"/>
              <w:jc w:val="center"/>
              <w:rPr>
                <w:rFonts w:cs="Times New Roman"/>
                <w:szCs w:val="26"/>
              </w:rPr>
            </w:pPr>
          </w:p>
        </w:tc>
        <w:tc>
          <w:tcPr>
            <w:tcW w:w="992" w:type="dxa"/>
          </w:tcPr>
          <w:p w14:paraId="59FB8C12" w14:textId="77777777" w:rsidR="00BC284F" w:rsidRDefault="00BC284F" w:rsidP="00BC284F">
            <w:pPr>
              <w:spacing w:line="312" w:lineRule="auto"/>
              <w:ind w:firstLine="0"/>
              <w:jc w:val="center"/>
              <w:rPr>
                <w:rFonts w:cs="Times New Roman"/>
                <w:szCs w:val="26"/>
              </w:rPr>
            </w:pPr>
            <w:r>
              <w:rPr>
                <w:rFonts w:cs="Times New Roman"/>
                <w:szCs w:val="26"/>
              </w:rPr>
              <w:t>(O)</w:t>
            </w:r>
          </w:p>
        </w:tc>
        <w:tc>
          <w:tcPr>
            <w:tcW w:w="4667" w:type="dxa"/>
          </w:tcPr>
          <w:p w14:paraId="2239860D" w14:textId="77777777" w:rsidR="00BC284F" w:rsidRPr="00126716" w:rsidRDefault="00BC284F" w:rsidP="00BC284F">
            <w:pPr>
              <w:spacing w:line="312" w:lineRule="auto"/>
              <w:ind w:firstLine="0"/>
              <w:rPr>
                <w:rFonts w:cs="Times New Roman"/>
                <w:szCs w:val="26"/>
              </w:rPr>
            </w:pPr>
            <w:r w:rsidRPr="00126716">
              <w:rPr>
                <w:rFonts w:cs="Times New Roman"/>
                <w:szCs w:val="26"/>
              </w:rPr>
              <w:t>Tài khoản ghi có:</w:t>
            </w:r>
          </w:p>
          <w:p w14:paraId="13D86FB3" w14:textId="77777777" w:rsidR="00BC284F" w:rsidRDefault="00BC284F" w:rsidP="00BC284F">
            <w:pPr>
              <w:spacing w:line="312" w:lineRule="auto"/>
              <w:ind w:firstLine="0"/>
              <w:jc w:val="both"/>
              <w:rPr>
                <w:rFonts w:cs="Times New Roman"/>
                <w:szCs w:val="26"/>
              </w:rPr>
            </w:pPr>
            <w:r w:rsidRPr="00126716">
              <w:rPr>
                <w:rFonts w:cs="Times New Roman"/>
                <w:szCs w:val="26"/>
              </w:rPr>
              <w:t xml:space="preserve">Thể hiện tài khoản ghi có </w:t>
            </w:r>
            <w:r>
              <w:rPr>
                <w:rFonts w:cs="Times New Roman"/>
                <w:szCs w:val="26"/>
              </w:rPr>
              <w:t>để thanh toán</w:t>
            </w:r>
          </w:p>
          <w:p w14:paraId="7141EABC" w14:textId="77777777" w:rsidR="00BC284F" w:rsidRPr="00126716" w:rsidRDefault="00BC284F" w:rsidP="00BC284F">
            <w:pPr>
              <w:spacing w:line="312" w:lineRule="auto"/>
              <w:ind w:firstLine="0"/>
              <w:rPr>
                <w:rFonts w:cs="Times New Roman"/>
                <w:szCs w:val="26"/>
              </w:rPr>
            </w:pPr>
            <w:r>
              <w:rPr>
                <w:rFonts w:cs="Times New Roman"/>
                <w:szCs w:val="26"/>
              </w:rPr>
              <w:t>Người dùng nhập thủ công</w:t>
            </w:r>
          </w:p>
        </w:tc>
        <w:tc>
          <w:tcPr>
            <w:tcW w:w="1417" w:type="dxa"/>
          </w:tcPr>
          <w:p w14:paraId="3F9EB303" w14:textId="77777777" w:rsidR="00BC284F" w:rsidRDefault="00BC284F" w:rsidP="00BC284F">
            <w:pPr>
              <w:spacing w:line="312" w:lineRule="auto"/>
              <w:ind w:firstLine="0"/>
              <w:jc w:val="center"/>
              <w:rPr>
                <w:rFonts w:cs="Times New Roman"/>
                <w:szCs w:val="26"/>
              </w:rPr>
            </w:pPr>
            <w:r>
              <w:rPr>
                <w:rFonts w:cs="Times New Roman"/>
                <w:szCs w:val="26"/>
              </w:rPr>
              <w:t>Y</w:t>
            </w:r>
          </w:p>
        </w:tc>
      </w:tr>
    </w:tbl>
    <w:p w14:paraId="1D9C36C7" w14:textId="77777777" w:rsidR="00BC284F" w:rsidRPr="00BC284F" w:rsidRDefault="00BC284F" w:rsidP="00BC284F"/>
    <w:p w14:paraId="567ADF74" w14:textId="77777777" w:rsidR="00751FF3" w:rsidRDefault="00751FF3" w:rsidP="00751FF3">
      <w:pPr>
        <w:pStyle w:val="Heading6"/>
        <w:numPr>
          <w:ilvl w:val="0"/>
          <w:numId w:val="0"/>
        </w:numPr>
        <w:ind w:left="1701" w:hanging="1275"/>
      </w:pPr>
      <w:r>
        <w:t>Đầu ra</w:t>
      </w:r>
    </w:p>
    <w:p w14:paraId="766F68EF" w14:textId="4DE4275B"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hồ sơ sau khi được phê duyệt thành công sẽ có trạng thái </w:t>
      </w:r>
      <w:r w:rsidRPr="00571988">
        <w:rPr>
          <w:rFonts w:cs="Times New Roman"/>
          <w:b/>
          <w:szCs w:val="26"/>
        </w:rPr>
        <w:t>M</w:t>
      </w:r>
      <w:r w:rsidRPr="00571988">
        <w:rPr>
          <w:rFonts w:cs="Times New Roman"/>
          <w:szCs w:val="26"/>
        </w:rPr>
        <w:t xml:space="preserve"> và</w:t>
      </w:r>
      <w:r w:rsidR="00153C37">
        <w:rPr>
          <w:rFonts w:cs="Times New Roman"/>
          <w:szCs w:val="26"/>
        </w:rPr>
        <w:t>:</w:t>
      </w:r>
      <w:r w:rsidRPr="00571988">
        <w:rPr>
          <w:rFonts w:cs="Times New Roman"/>
          <w:szCs w:val="26"/>
        </w:rPr>
        <w:t xml:space="preserve"> </w:t>
      </w:r>
    </w:p>
    <w:p w14:paraId="2B198E3D" w14:textId="77777777" w:rsidR="004A7D63" w:rsidRPr="00571988" w:rsidRDefault="004A7D63" w:rsidP="004A7D63">
      <w:pPr>
        <w:pStyle w:val="ListParagraph"/>
        <w:numPr>
          <w:ilvl w:val="1"/>
          <w:numId w:val="1"/>
        </w:numPr>
        <w:spacing w:before="120" w:after="120" w:line="312" w:lineRule="auto"/>
        <w:ind w:left="1134" w:hanging="425"/>
        <w:contextualSpacing w:val="0"/>
        <w:jc w:val="both"/>
        <w:rPr>
          <w:rFonts w:cs="Times New Roman"/>
          <w:szCs w:val="26"/>
        </w:rPr>
      </w:pPr>
      <w:r w:rsidRPr="00571988">
        <w:rPr>
          <w:rFonts w:cs="Times New Roman"/>
          <w:szCs w:val="26"/>
        </w:rPr>
        <w:t xml:space="preserve">Nếu BCT vẫn chưa thanh toán hết thì Tình trạng hoạt động là </w:t>
      </w:r>
      <w:r w:rsidRPr="00571988">
        <w:rPr>
          <w:rFonts w:cs="Times New Roman"/>
          <w:b/>
          <w:szCs w:val="26"/>
        </w:rPr>
        <w:t>Đang hoạt động</w:t>
      </w:r>
      <w:r>
        <w:rPr>
          <w:rFonts w:cs="Times New Roman"/>
          <w:szCs w:val="26"/>
        </w:rPr>
        <w:t>.</w:t>
      </w:r>
    </w:p>
    <w:p w14:paraId="0E7285EA" w14:textId="77777777" w:rsidR="004A7D63" w:rsidRPr="00571988" w:rsidRDefault="004A7D63" w:rsidP="004A7D63">
      <w:pPr>
        <w:pStyle w:val="ListParagraph"/>
        <w:spacing w:before="120" w:after="120" w:line="312" w:lineRule="auto"/>
        <w:ind w:left="1134" w:firstLine="0"/>
        <w:contextualSpacing w:val="0"/>
        <w:jc w:val="both"/>
        <w:rPr>
          <w:rFonts w:cs="Times New Roman"/>
          <w:szCs w:val="26"/>
        </w:rPr>
      </w:pPr>
      <w:r w:rsidRPr="00571988">
        <w:rPr>
          <w:rFonts w:cs="Times New Roman"/>
          <w:szCs w:val="26"/>
        </w:rPr>
        <w:t>Người dùng có thể tiếp tục thực hiện thanh toán phần còn lại.</w:t>
      </w:r>
    </w:p>
    <w:p w14:paraId="5A882DFC" w14:textId="77777777" w:rsidR="004A7D63" w:rsidRPr="00571988" w:rsidRDefault="004A7D63" w:rsidP="004A7D63">
      <w:pPr>
        <w:pStyle w:val="ListParagraph"/>
        <w:numPr>
          <w:ilvl w:val="1"/>
          <w:numId w:val="1"/>
        </w:numPr>
        <w:spacing w:before="120" w:after="120" w:line="312" w:lineRule="auto"/>
        <w:ind w:left="1134" w:hanging="425"/>
        <w:contextualSpacing w:val="0"/>
        <w:jc w:val="both"/>
        <w:rPr>
          <w:rFonts w:cs="Times New Roman"/>
          <w:szCs w:val="26"/>
        </w:rPr>
      </w:pPr>
      <w:r w:rsidRPr="00571988">
        <w:rPr>
          <w:rFonts w:cs="Times New Roman"/>
          <w:szCs w:val="26"/>
        </w:rPr>
        <w:t>Nếu BCT đã được thanh toán hết</w:t>
      </w:r>
      <w:r>
        <w:rPr>
          <w:rFonts w:cs="Times New Roman"/>
          <w:szCs w:val="26"/>
        </w:rPr>
        <w:t xml:space="preserve"> hoặc được đóng</w:t>
      </w:r>
      <w:r w:rsidRPr="00571988">
        <w:rPr>
          <w:rFonts w:cs="Times New Roman"/>
          <w:szCs w:val="26"/>
        </w:rPr>
        <w:t xml:space="preserve"> thì Tình trạng hoạt động là </w:t>
      </w:r>
      <w:r w:rsidRPr="00571988">
        <w:rPr>
          <w:rFonts w:cs="Times New Roman"/>
          <w:b/>
          <w:szCs w:val="26"/>
        </w:rPr>
        <w:t>Đóng</w:t>
      </w:r>
      <w:r>
        <w:rPr>
          <w:rFonts w:cs="Times New Roman"/>
          <w:szCs w:val="26"/>
        </w:rPr>
        <w:t>.</w:t>
      </w:r>
    </w:p>
    <w:p w14:paraId="3558FD6E" w14:textId="77777777" w:rsidR="004A7D63" w:rsidRDefault="004A7D63" w:rsidP="004A7D63">
      <w:pPr>
        <w:pStyle w:val="ListParagraph"/>
        <w:spacing w:before="120" w:after="120" w:line="312" w:lineRule="auto"/>
        <w:ind w:left="1134" w:firstLine="0"/>
        <w:contextualSpacing w:val="0"/>
        <w:jc w:val="both"/>
        <w:rPr>
          <w:rFonts w:cs="Times New Roman"/>
          <w:szCs w:val="26"/>
        </w:rPr>
      </w:pPr>
      <w:r w:rsidRPr="00571988">
        <w:rPr>
          <w:rFonts w:cs="Times New Roman"/>
          <w:szCs w:val="26"/>
        </w:rPr>
        <w:t>Người dùng sẽ không tìm thấy BCT này ở chức năng thanh toán để tiếp tục thanh toán nữa.</w:t>
      </w:r>
    </w:p>
    <w:p w14:paraId="31FF397B" w14:textId="77777777" w:rsidR="004A7D63" w:rsidRPr="00630B42" w:rsidRDefault="004A7D63" w:rsidP="004A7D63">
      <w:pPr>
        <w:pStyle w:val="ListParagraph"/>
        <w:spacing w:before="120" w:after="120" w:line="312" w:lineRule="auto"/>
        <w:ind w:left="1134" w:firstLine="0"/>
        <w:contextualSpacing w:val="0"/>
        <w:jc w:val="both"/>
        <w:rPr>
          <w:rFonts w:cs="Times New Roman"/>
          <w:szCs w:val="26"/>
        </w:rPr>
      </w:pPr>
      <w:r w:rsidRPr="00630B42">
        <w:rPr>
          <w:rFonts w:cs="Times New Roman"/>
          <w:szCs w:val="26"/>
        </w:rPr>
        <w:t>Sau khi phê duyệt đóng BCT đòi tiền, toàn bộ số dư của BCT (số tiền còn lại chưa thanh toán) đều giảm về 0</w:t>
      </w:r>
      <w:r>
        <w:rPr>
          <w:rFonts w:cs="Times New Roman"/>
          <w:szCs w:val="26"/>
        </w:rPr>
        <w:t>.</w:t>
      </w:r>
    </w:p>
    <w:p w14:paraId="274CF954"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lastRenderedPageBreak/>
        <w:t>Tình trạng hoạt động của hồ sơ BCT độc lập với Tình trạng hoạt động của hồ sơ BL (vì có trường hợp BL vẫn đang active còn BCT đã thanh toán xong</w:t>
      </w:r>
      <w:r>
        <w:rPr>
          <w:rFonts w:cs="Times New Roman"/>
          <w:szCs w:val="26"/>
        </w:rPr>
        <w:t>/ đã</w:t>
      </w:r>
      <w:r w:rsidRPr="00571988">
        <w:rPr>
          <w:rFonts w:cs="Times New Roman"/>
          <w:szCs w:val="26"/>
        </w:rPr>
        <w:t xml:space="preserve"> đóng).</w:t>
      </w:r>
    </w:p>
    <w:p w14:paraId="4F05D698" w14:textId="77777777" w:rsidR="004A7D63" w:rsidRPr="00630B42"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153C37">
        <w:rPr>
          <w:rFonts w:cs="Times New Roman"/>
          <w:b/>
          <w:szCs w:val="26"/>
        </w:rPr>
        <w:t>Cập nhật Số dư BL sau khi phê duyệt:</w:t>
      </w:r>
      <w:r w:rsidRPr="0014050E">
        <w:rPr>
          <w:rFonts w:cs="Times New Roman"/>
          <w:szCs w:val="26"/>
        </w:rPr>
        <w:t xml:space="preserve"> </w:t>
      </w:r>
      <w:r>
        <w:rPr>
          <w:rFonts w:cs="Times New Roman"/>
          <w:szCs w:val="26"/>
        </w:rPr>
        <w:t xml:space="preserve">Trường hợp đóng BCT, </w:t>
      </w:r>
      <w:r w:rsidRPr="0014050E">
        <w:rPr>
          <w:rFonts w:cs="Times New Roman"/>
          <w:szCs w:val="26"/>
        </w:rPr>
        <w:t xml:space="preserve">Số dư BL sẽ tăng tương ứng với số tiền còn lại chưa thanh toán </w:t>
      </w:r>
      <w:r>
        <w:rPr>
          <w:rFonts w:cs="Times New Roman"/>
          <w:szCs w:val="26"/>
        </w:rPr>
        <w:t>của</w:t>
      </w:r>
      <w:r w:rsidRPr="0014050E">
        <w:rPr>
          <w:rFonts w:cs="Times New Roman"/>
          <w:szCs w:val="26"/>
        </w:rPr>
        <w:t xml:space="preserve"> BCT (Khoản phải trả khác chưa thanh toán là khoản đòi tiền phát sinh thêm nên không ảnh hưởng đến Số dư BL).</w:t>
      </w:r>
    </w:p>
    <w:p w14:paraId="2E065F36" w14:textId="13241FBD" w:rsidR="004A7D63" w:rsidRPr="00153C37" w:rsidRDefault="00153C37" w:rsidP="004A7D63">
      <w:pPr>
        <w:pStyle w:val="ListParagraph"/>
        <w:numPr>
          <w:ilvl w:val="0"/>
          <w:numId w:val="1"/>
        </w:numPr>
        <w:spacing w:before="120" w:after="120" w:line="312" w:lineRule="auto"/>
        <w:ind w:left="0" w:firstLine="425"/>
        <w:contextualSpacing w:val="0"/>
        <w:jc w:val="both"/>
        <w:rPr>
          <w:rFonts w:cs="Times New Roman"/>
          <w:b/>
          <w:szCs w:val="26"/>
        </w:rPr>
      </w:pPr>
      <w:r w:rsidRPr="00153C37">
        <w:rPr>
          <w:rFonts w:cs="Times New Roman"/>
          <w:b/>
          <w:szCs w:val="26"/>
        </w:rPr>
        <w:t>C</w:t>
      </w:r>
      <w:r w:rsidR="004A7D63" w:rsidRPr="00153C37">
        <w:rPr>
          <w:rFonts w:cs="Times New Roman"/>
          <w:b/>
          <w:szCs w:val="26"/>
        </w:rPr>
        <w:t>ập nhật hạn mức sau khi phê duyệt:</w:t>
      </w:r>
    </w:p>
    <w:p w14:paraId="457F53DD" w14:textId="77777777" w:rsidR="004A7D63" w:rsidRPr="00571988"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w:t>
      </w:r>
      <w:r w:rsidRPr="007B61C2">
        <w:rPr>
          <w:rFonts w:cs="Times New Roman"/>
          <w:szCs w:val="26"/>
        </w:rPr>
        <w:t>iai đoạn 1</w:t>
      </w:r>
      <w:r>
        <w:rPr>
          <w:rFonts w:cs="Times New Roman"/>
          <w:szCs w:val="26"/>
        </w:rPr>
        <w:t>:</w:t>
      </w:r>
      <w:r w:rsidRPr="00C76184">
        <w:rPr>
          <w:rFonts w:cs="Times New Roman"/>
          <w:szCs w:val="26"/>
        </w:rPr>
        <w:t xml:space="preserve"> thực hiện theo logic hiện tại của hệ thống</w:t>
      </w:r>
      <w:r w:rsidRPr="00571988">
        <w:rPr>
          <w:rFonts w:cs="Times New Roman"/>
          <w:szCs w:val="26"/>
        </w:rPr>
        <w:t xml:space="preserve"> </w:t>
      </w:r>
    </w:p>
    <w:p w14:paraId="40C1166F" w14:textId="77777777" w:rsidR="004A7D63"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Giai đoạn 2: tổ chức họp đánh giá để tìm giải pháp khả thi</w:t>
      </w:r>
    </w:p>
    <w:p w14:paraId="728CE7A2" w14:textId="77777777" w:rsidR="00C36407" w:rsidRPr="00C36407" w:rsidRDefault="00C36407" w:rsidP="00C36407">
      <w:pPr>
        <w:pStyle w:val="ListParagraph"/>
        <w:numPr>
          <w:ilvl w:val="0"/>
          <w:numId w:val="1"/>
        </w:numPr>
        <w:spacing w:before="120" w:after="120" w:line="312" w:lineRule="auto"/>
        <w:ind w:left="0" w:firstLine="425"/>
        <w:contextualSpacing w:val="0"/>
        <w:jc w:val="both"/>
        <w:rPr>
          <w:color w:val="FF0000"/>
        </w:rPr>
      </w:pPr>
      <w:r w:rsidRPr="00C36407">
        <w:rPr>
          <w:b/>
        </w:rPr>
        <w:t xml:space="preserve">Hạch toán các bút toán GL cuối ngày </w:t>
      </w:r>
      <w:r w:rsidRPr="009244AA">
        <w:t>để quản lý số dư sản phẩ</w:t>
      </w:r>
      <w:r>
        <w:t xml:space="preserve">m Bảo lãnh trong nước: </w:t>
      </w:r>
      <w:r w:rsidRPr="00C36407">
        <w:rPr>
          <w:color w:val="FF0000"/>
        </w:rPr>
        <w:t xml:space="preserve">Xem </w:t>
      </w:r>
      <w:r>
        <w:rPr>
          <w:color w:val="FF0000"/>
        </w:rPr>
        <w:t xml:space="preserve">phần </w:t>
      </w:r>
      <w:r w:rsidRPr="00C36407">
        <w:rPr>
          <w:color w:val="FF0000"/>
        </w:rPr>
        <w:t xml:space="preserve">Hạch toán GL cuối ngày </w:t>
      </w:r>
    </w:p>
    <w:p w14:paraId="229F14C2" w14:textId="77777777" w:rsidR="00C36407" w:rsidRPr="00085C72" w:rsidRDefault="00C36407" w:rsidP="00C36407">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Chứng từ</w:t>
      </w:r>
      <w:r>
        <w:rPr>
          <w:rFonts w:cs="Times New Roman"/>
          <w:b/>
          <w:szCs w:val="26"/>
          <w:lang w:val="en-GB"/>
        </w:rPr>
        <w:t xml:space="preserve"> bảo lãnh: </w:t>
      </w:r>
      <w:r w:rsidRPr="00126E87">
        <w:rPr>
          <w:color w:val="FF0000"/>
        </w:rPr>
        <w:t xml:space="preserve">Xem phần </w:t>
      </w:r>
      <w:r>
        <w:rPr>
          <w:color w:val="FF0000"/>
        </w:rPr>
        <w:t>Chứng từ bảo lãnh</w:t>
      </w:r>
    </w:p>
    <w:p w14:paraId="42DB43A0" w14:textId="4ACAF42B" w:rsidR="00751FF3" w:rsidRDefault="00751FF3" w:rsidP="00751FF3">
      <w:pPr>
        <w:pStyle w:val="Heading6"/>
        <w:numPr>
          <w:ilvl w:val="0"/>
          <w:numId w:val="0"/>
        </w:numPr>
        <w:ind w:left="1701" w:hanging="1275"/>
      </w:pPr>
      <w:r>
        <w:t>Xử lý lỗi</w:t>
      </w:r>
    </w:p>
    <w:p w14:paraId="230F7FB5"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24A30105"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Thông báo lỗi nếu Số tiền thanh toán vượt </w:t>
      </w:r>
      <w:r>
        <w:rPr>
          <w:rFonts w:cs="Times New Roman"/>
          <w:szCs w:val="26"/>
        </w:rPr>
        <w:t>quá Số dư cần thanh toán</w:t>
      </w:r>
      <w:r w:rsidRPr="00571988">
        <w:rPr>
          <w:rFonts w:cs="Times New Roman"/>
          <w:szCs w:val="26"/>
        </w:rPr>
        <w:t>.</w:t>
      </w:r>
    </w:p>
    <w:p w14:paraId="1C6AF47C"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40265CEB" w14:textId="7581C1A5" w:rsidR="002544FC" w:rsidRPr="002544FC" w:rsidRDefault="002544FC" w:rsidP="002544FC">
      <w:pPr>
        <w:pStyle w:val="ListParagraph"/>
        <w:numPr>
          <w:ilvl w:val="0"/>
          <w:numId w:val="1"/>
        </w:numPr>
        <w:spacing w:before="120" w:after="120" w:line="312" w:lineRule="auto"/>
        <w:ind w:left="0" w:firstLine="425"/>
        <w:contextualSpacing w:val="0"/>
        <w:jc w:val="both"/>
        <w:rPr>
          <w:rFonts w:cs="Times New Roman"/>
          <w:b/>
          <w:szCs w:val="26"/>
        </w:rPr>
      </w:pPr>
      <w:r w:rsidRPr="00571988">
        <w:rPr>
          <w:rFonts w:cs="Times New Roman"/>
          <w:szCs w:val="26"/>
        </w:rPr>
        <w:t xml:space="preserve">Hệ thống chỉ cho phép chuyển phê duyệt nếu trường Số tiền thanh toán không vượt quá </w:t>
      </w:r>
      <w:r>
        <w:rPr>
          <w:rFonts w:cs="Times New Roman"/>
          <w:szCs w:val="26"/>
        </w:rPr>
        <w:t>Tổng số dư BCT cần thanh toán.</w:t>
      </w:r>
    </w:p>
    <w:p w14:paraId="4E320074" w14:textId="77777777" w:rsidR="004A7D63" w:rsidRPr="00630B42"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6F483FF3" w14:textId="4480B47A" w:rsidR="004A7D63" w:rsidRPr="00571988" w:rsidRDefault="00417364" w:rsidP="004A7D63">
      <w:pPr>
        <w:pStyle w:val="Heading3"/>
      </w:pPr>
      <w:r>
        <w:t xml:space="preserve">Chức năng </w:t>
      </w:r>
      <w:r w:rsidR="004A7D63" w:rsidRPr="00571988">
        <w:t xml:space="preserve">Đóng </w:t>
      </w:r>
      <w:r w:rsidR="004A7D63">
        <w:t>bảo lãnh</w:t>
      </w:r>
      <w:r w:rsidR="004A7D63" w:rsidRPr="00571988">
        <w:t xml:space="preserve"> trong nước</w:t>
      </w:r>
    </w:p>
    <w:p w14:paraId="41CA3700" w14:textId="77777777" w:rsidR="004A7D63" w:rsidRPr="00571988" w:rsidRDefault="004A7D63" w:rsidP="004A7D63">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05ACE03B"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Tạo mới </w:t>
      </w:r>
      <w:r>
        <w:rPr>
          <w:rFonts w:cs="Times New Roman"/>
          <w:szCs w:val="26"/>
        </w:rPr>
        <w:t>giao dịch</w:t>
      </w:r>
      <w:r w:rsidRPr="00571988">
        <w:rPr>
          <w:rFonts w:cs="Times New Roman"/>
          <w:szCs w:val="26"/>
        </w:rPr>
        <w:t xml:space="preserve"> đóng bảo lãnh trong nước cho bảo lãnh đã được phát hành.</w:t>
      </w:r>
    </w:p>
    <w:p w14:paraId="5422FA1E"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Chỉnh sửa khi </w:t>
      </w:r>
      <w:r>
        <w:rPr>
          <w:rFonts w:cs="Times New Roman"/>
          <w:szCs w:val="26"/>
        </w:rPr>
        <w:t>giao dịch đóng bảo lãnh</w:t>
      </w:r>
      <w:r w:rsidRPr="00571988">
        <w:rPr>
          <w:rFonts w:cs="Times New Roman"/>
          <w:szCs w:val="26"/>
        </w:rPr>
        <w:t xml:space="preserve"> chưa</w:t>
      </w:r>
      <w:r>
        <w:rPr>
          <w:rFonts w:cs="Times New Roman"/>
          <w:szCs w:val="26"/>
        </w:rPr>
        <w:t xml:space="preserve"> được</w:t>
      </w:r>
      <w:r w:rsidRPr="00571988">
        <w:rPr>
          <w:rFonts w:cs="Times New Roman"/>
          <w:szCs w:val="26"/>
        </w:rPr>
        <w:t xml:space="preserve"> phê duyệ</w:t>
      </w:r>
      <w:r>
        <w:rPr>
          <w:rFonts w:cs="Times New Roman"/>
          <w:szCs w:val="26"/>
        </w:rPr>
        <w:t>t</w:t>
      </w:r>
      <w:r w:rsidRPr="00571988">
        <w:rPr>
          <w:rFonts w:cs="Times New Roman"/>
          <w:szCs w:val="26"/>
        </w:rPr>
        <w:t xml:space="preserve">. </w:t>
      </w:r>
    </w:p>
    <w:p w14:paraId="5CE24410"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Phê duyệt </w:t>
      </w:r>
      <w:r>
        <w:rPr>
          <w:rFonts w:cs="Times New Roman"/>
          <w:szCs w:val="26"/>
        </w:rPr>
        <w:t>giao dịch đóng bảo lãnh</w:t>
      </w:r>
      <w:r w:rsidRPr="00571988">
        <w:rPr>
          <w:rFonts w:cs="Times New Roman"/>
          <w:szCs w:val="26"/>
        </w:rPr>
        <w:t xml:space="preserve"> trong nước</w:t>
      </w:r>
    </w:p>
    <w:p w14:paraId="58AB9811" w14:textId="77777777" w:rsidR="00417364" w:rsidRDefault="00417364" w:rsidP="00417364">
      <w:pPr>
        <w:pStyle w:val="Heading6"/>
        <w:numPr>
          <w:ilvl w:val="0"/>
          <w:numId w:val="0"/>
        </w:numPr>
        <w:ind w:left="1701" w:hanging="1275"/>
      </w:pPr>
      <w:r>
        <w:t>Tìm kiếm giao dịch</w:t>
      </w:r>
    </w:p>
    <w:p w14:paraId="69F0734F"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 xml:space="preserve">Điều kiện lọc: Tất cả các giao dịch </w:t>
      </w:r>
      <w:r>
        <w:rPr>
          <w:rFonts w:cs="Times New Roman"/>
          <w:szCs w:val="26"/>
        </w:rPr>
        <w:t xml:space="preserve">bảo lãnh </w:t>
      </w:r>
      <w:r w:rsidRPr="00D708B5">
        <w:rPr>
          <w:rFonts w:cs="Times New Roman"/>
          <w:szCs w:val="26"/>
        </w:rPr>
        <w:t xml:space="preserve">đã </w:t>
      </w:r>
      <w:r>
        <w:rPr>
          <w:rFonts w:cs="Times New Roman"/>
          <w:szCs w:val="26"/>
        </w:rPr>
        <w:t>phát hành và còn Đang hoạt động.</w:t>
      </w:r>
    </w:p>
    <w:p w14:paraId="48849DE7" w14:textId="77777777" w:rsidR="004A7D63" w:rsidRPr="00D708B5"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Hệ thống cho phép tìm kiếm theo các tiêu chí sau đây:</w:t>
      </w:r>
    </w:p>
    <w:tbl>
      <w:tblPr>
        <w:tblStyle w:val="TableGrid"/>
        <w:tblW w:w="0" w:type="auto"/>
        <w:tblLook w:val="04A0" w:firstRow="1" w:lastRow="0" w:firstColumn="1" w:lastColumn="0" w:noHBand="0" w:noVBand="1"/>
      </w:tblPr>
      <w:tblGrid>
        <w:gridCol w:w="4508"/>
        <w:gridCol w:w="4508"/>
      </w:tblGrid>
      <w:tr w:rsidR="004A7D63" w14:paraId="5585C91C" w14:textId="77777777" w:rsidTr="005E5229">
        <w:tc>
          <w:tcPr>
            <w:tcW w:w="4508" w:type="dxa"/>
          </w:tcPr>
          <w:p w14:paraId="22AA7898" w14:textId="77777777" w:rsidR="004A7D63" w:rsidRPr="004E5D81" w:rsidRDefault="004A7D63" w:rsidP="00153C37">
            <w:pPr>
              <w:spacing w:line="312" w:lineRule="auto"/>
              <w:ind w:firstLine="0"/>
              <w:jc w:val="center"/>
              <w:rPr>
                <w:rFonts w:cs="Times New Roman"/>
                <w:b/>
                <w:szCs w:val="26"/>
              </w:rPr>
            </w:pPr>
            <w:r w:rsidRPr="004E5D81">
              <w:rPr>
                <w:rFonts w:cs="Times New Roman"/>
                <w:b/>
                <w:szCs w:val="26"/>
              </w:rPr>
              <w:lastRenderedPageBreak/>
              <w:t>Tiêu chí</w:t>
            </w:r>
          </w:p>
        </w:tc>
        <w:tc>
          <w:tcPr>
            <w:tcW w:w="4508" w:type="dxa"/>
          </w:tcPr>
          <w:p w14:paraId="00E11240" w14:textId="77777777" w:rsidR="004A7D63" w:rsidRPr="004E5D81" w:rsidRDefault="004A7D63" w:rsidP="00153C37">
            <w:pPr>
              <w:spacing w:line="312" w:lineRule="auto"/>
              <w:ind w:firstLine="0"/>
              <w:jc w:val="center"/>
              <w:rPr>
                <w:rFonts w:cs="Times New Roman"/>
                <w:b/>
                <w:szCs w:val="26"/>
              </w:rPr>
            </w:pPr>
            <w:r w:rsidRPr="004E5D81">
              <w:rPr>
                <w:rFonts w:cs="Times New Roman"/>
                <w:b/>
                <w:szCs w:val="26"/>
              </w:rPr>
              <w:t>Mô tả</w:t>
            </w:r>
          </w:p>
        </w:tc>
      </w:tr>
      <w:tr w:rsidR="004A7D63" w14:paraId="6FEE4DEC" w14:textId="77777777" w:rsidTr="005E5229">
        <w:tc>
          <w:tcPr>
            <w:tcW w:w="4508" w:type="dxa"/>
          </w:tcPr>
          <w:p w14:paraId="0881294B" w14:textId="77777777" w:rsidR="004A7D63" w:rsidRDefault="004A7D63" w:rsidP="00153C37">
            <w:pPr>
              <w:spacing w:line="312" w:lineRule="auto"/>
              <w:ind w:firstLine="0"/>
              <w:jc w:val="both"/>
              <w:rPr>
                <w:rFonts w:cs="Times New Roman"/>
                <w:szCs w:val="26"/>
              </w:rPr>
            </w:pPr>
            <w:r w:rsidRPr="004E5D81">
              <w:rPr>
                <w:rFonts w:cs="Times New Roman"/>
                <w:szCs w:val="26"/>
              </w:rPr>
              <w:t>Trạng thái</w:t>
            </w:r>
          </w:p>
        </w:tc>
        <w:tc>
          <w:tcPr>
            <w:tcW w:w="4508" w:type="dxa"/>
          </w:tcPr>
          <w:p w14:paraId="5E19D353" w14:textId="77777777" w:rsidR="004A7D63" w:rsidRDefault="004A7D63" w:rsidP="00153C37">
            <w:pPr>
              <w:pStyle w:val="ListParagraph"/>
              <w:numPr>
                <w:ilvl w:val="0"/>
                <w:numId w:val="1"/>
              </w:numPr>
              <w:spacing w:line="312" w:lineRule="auto"/>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1FCCF005" w14:textId="77777777" w:rsidR="004A7D63" w:rsidRPr="00967EAA" w:rsidRDefault="004A7D63" w:rsidP="00153C37">
            <w:pPr>
              <w:spacing w:line="312" w:lineRule="auto"/>
              <w:ind w:firstLine="0"/>
              <w:jc w:val="both"/>
              <w:rPr>
                <w:rFonts w:cs="Times New Roman"/>
                <w:szCs w:val="26"/>
              </w:rPr>
            </w:pPr>
            <w:r w:rsidRPr="00967EAA">
              <w:rPr>
                <w:rFonts w:cs="Times New Roman"/>
                <w:szCs w:val="26"/>
              </w:rPr>
              <w:t>M-Đã phê duyệt, S-Lưu, R-Từ chối phê duyệ</w:t>
            </w:r>
            <w:r>
              <w:rPr>
                <w:rFonts w:cs="Times New Roman"/>
                <w:szCs w:val="26"/>
              </w:rPr>
              <w:t>t</w:t>
            </w:r>
          </w:p>
          <w:p w14:paraId="1420B3A1" w14:textId="77777777" w:rsidR="004A7D63" w:rsidRDefault="004A7D63" w:rsidP="00153C37">
            <w:pPr>
              <w:pStyle w:val="ListParagraph"/>
              <w:numPr>
                <w:ilvl w:val="0"/>
                <w:numId w:val="1"/>
              </w:numPr>
              <w:spacing w:line="312" w:lineRule="auto"/>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4597E9BA" w14:textId="77777777" w:rsidR="004A7D63" w:rsidRDefault="004A7D63" w:rsidP="00153C37">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4A7D63" w14:paraId="2692EEC9" w14:textId="77777777" w:rsidTr="005E5229">
        <w:tc>
          <w:tcPr>
            <w:tcW w:w="4508" w:type="dxa"/>
          </w:tcPr>
          <w:p w14:paraId="24305045" w14:textId="77777777" w:rsidR="004A7D63" w:rsidRDefault="004A7D63" w:rsidP="00153C37">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6C843284" w14:textId="77777777" w:rsidR="004A7D63" w:rsidRDefault="004A7D63" w:rsidP="00153C37">
            <w:pPr>
              <w:spacing w:line="312" w:lineRule="auto"/>
              <w:ind w:firstLine="0"/>
              <w:jc w:val="both"/>
              <w:rPr>
                <w:rFonts w:cs="Times New Roman"/>
                <w:szCs w:val="26"/>
              </w:rPr>
            </w:pPr>
          </w:p>
        </w:tc>
      </w:tr>
      <w:tr w:rsidR="004A7D63" w14:paraId="2355F131" w14:textId="77777777" w:rsidTr="005E5229">
        <w:tc>
          <w:tcPr>
            <w:tcW w:w="4508" w:type="dxa"/>
          </w:tcPr>
          <w:p w14:paraId="6DDF602C" w14:textId="77777777" w:rsidR="004A7D63" w:rsidRDefault="004A7D63" w:rsidP="00153C37">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2D7958F1" w14:textId="77777777" w:rsidR="004A7D63" w:rsidRDefault="004A7D63" w:rsidP="00153C37">
            <w:pPr>
              <w:spacing w:line="312" w:lineRule="auto"/>
              <w:ind w:firstLine="0"/>
              <w:jc w:val="both"/>
              <w:rPr>
                <w:rFonts w:cs="Times New Roman"/>
                <w:szCs w:val="26"/>
              </w:rPr>
            </w:pPr>
          </w:p>
        </w:tc>
      </w:tr>
      <w:tr w:rsidR="004A7D63" w14:paraId="78748D6B" w14:textId="77777777" w:rsidTr="005E5229">
        <w:tc>
          <w:tcPr>
            <w:tcW w:w="4508" w:type="dxa"/>
          </w:tcPr>
          <w:p w14:paraId="33129DE6" w14:textId="77777777" w:rsidR="004A7D63" w:rsidRPr="004E5D81" w:rsidRDefault="004A7D63" w:rsidP="00153C37">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6C4043C3" w14:textId="77777777" w:rsidR="004A7D63" w:rsidRDefault="004A7D63" w:rsidP="00153C37">
            <w:pPr>
              <w:spacing w:line="312" w:lineRule="auto"/>
              <w:ind w:firstLine="0"/>
              <w:jc w:val="both"/>
              <w:rPr>
                <w:rFonts w:cs="Times New Roman"/>
                <w:szCs w:val="26"/>
              </w:rPr>
            </w:pPr>
            <w:r w:rsidRPr="00572448">
              <w:rPr>
                <w:rFonts w:cs="Times New Roman"/>
                <w:szCs w:val="26"/>
              </w:rPr>
              <w:t>CIF Bên được BL</w:t>
            </w:r>
          </w:p>
        </w:tc>
      </w:tr>
      <w:tr w:rsidR="004A7D63" w14:paraId="0AA18C98" w14:textId="77777777" w:rsidTr="005E5229">
        <w:tc>
          <w:tcPr>
            <w:tcW w:w="4508" w:type="dxa"/>
          </w:tcPr>
          <w:p w14:paraId="2A622C32" w14:textId="77777777" w:rsidR="004A7D63" w:rsidRPr="004E5D81" w:rsidRDefault="004A7D63" w:rsidP="00153C37">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13464A6A" w14:textId="77777777" w:rsidR="004A7D63" w:rsidRDefault="004A7D63" w:rsidP="00153C37">
            <w:pPr>
              <w:spacing w:line="312" w:lineRule="auto"/>
              <w:ind w:firstLine="0"/>
              <w:jc w:val="both"/>
              <w:rPr>
                <w:rFonts w:cs="Times New Roman"/>
                <w:szCs w:val="26"/>
              </w:rPr>
            </w:pPr>
            <w:r w:rsidRPr="00572448">
              <w:rPr>
                <w:rFonts w:cs="Times New Roman"/>
                <w:szCs w:val="26"/>
              </w:rPr>
              <w:t>Tên Bên được BL</w:t>
            </w:r>
          </w:p>
        </w:tc>
      </w:tr>
    </w:tbl>
    <w:p w14:paraId="729B4CA7" w14:textId="77777777" w:rsidR="004A7D63" w:rsidRDefault="004A7D63" w:rsidP="004A7D63">
      <w:pPr>
        <w:spacing w:before="120" w:after="120" w:line="312" w:lineRule="auto"/>
        <w:jc w:val="both"/>
        <w:rPr>
          <w:rFonts w:cs="Times New Roman"/>
          <w:szCs w:val="26"/>
        </w:rPr>
      </w:pPr>
      <w:r w:rsidRPr="00571988">
        <w:rPr>
          <w:rFonts w:cs="Times New Roman"/>
          <w:szCs w:val="26"/>
        </w:rPr>
        <w:t xml:space="preserve">Sau khi người dùng bấm nút </w:t>
      </w:r>
      <w:r w:rsidRPr="007C176F">
        <w:rPr>
          <w:rFonts w:cs="Times New Roman"/>
          <w:b/>
          <w:szCs w:val="26"/>
        </w:rPr>
        <w:t>Tìm</w:t>
      </w:r>
      <w:r w:rsidRPr="00571988">
        <w:rPr>
          <w:rFonts w:cs="Times New Roman"/>
          <w:szCs w:val="26"/>
        </w:rPr>
        <w:t>, nếu có dữ liệu thoả mãn điều kiện tìm kiếm, Danh sách hồ sơ sẽ hiển thị gồm các cột thông tin sau:</w:t>
      </w:r>
    </w:p>
    <w:tbl>
      <w:tblPr>
        <w:tblStyle w:val="TableGrid"/>
        <w:tblW w:w="9278" w:type="dxa"/>
        <w:tblLayout w:type="fixed"/>
        <w:tblLook w:val="04A0" w:firstRow="1" w:lastRow="0" w:firstColumn="1" w:lastColumn="0" w:noHBand="0" w:noVBand="1"/>
      </w:tblPr>
      <w:tblGrid>
        <w:gridCol w:w="738"/>
        <w:gridCol w:w="551"/>
        <w:gridCol w:w="982"/>
        <w:gridCol w:w="992"/>
        <w:gridCol w:w="992"/>
        <w:gridCol w:w="992"/>
        <w:gridCol w:w="851"/>
        <w:gridCol w:w="850"/>
        <w:gridCol w:w="709"/>
        <w:gridCol w:w="851"/>
        <w:gridCol w:w="770"/>
      </w:tblGrid>
      <w:tr w:rsidR="004A7D63" w:rsidRPr="00582FD9" w14:paraId="156D9C6D" w14:textId="77777777" w:rsidTr="00153C37">
        <w:tc>
          <w:tcPr>
            <w:tcW w:w="738" w:type="dxa"/>
          </w:tcPr>
          <w:p w14:paraId="4AD88DAA"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Ngày GD</w:t>
            </w:r>
          </w:p>
        </w:tc>
        <w:tc>
          <w:tcPr>
            <w:tcW w:w="551" w:type="dxa"/>
          </w:tcPr>
          <w:p w14:paraId="70BF9B48"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Số BL</w:t>
            </w:r>
          </w:p>
        </w:tc>
        <w:tc>
          <w:tcPr>
            <w:tcW w:w="982" w:type="dxa"/>
          </w:tcPr>
          <w:p w14:paraId="01B501E9"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Số Ref liên quan</w:t>
            </w:r>
          </w:p>
        </w:tc>
        <w:tc>
          <w:tcPr>
            <w:tcW w:w="992" w:type="dxa"/>
          </w:tcPr>
          <w:p w14:paraId="1816F8BA"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CIF Bên được BL</w:t>
            </w:r>
          </w:p>
        </w:tc>
        <w:tc>
          <w:tcPr>
            <w:tcW w:w="992" w:type="dxa"/>
          </w:tcPr>
          <w:p w14:paraId="4450AA13"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Tên Bên được BL</w:t>
            </w:r>
          </w:p>
        </w:tc>
        <w:tc>
          <w:tcPr>
            <w:tcW w:w="992" w:type="dxa"/>
          </w:tcPr>
          <w:p w14:paraId="659975B7"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Tên Bên nhận BL</w:t>
            </w:r>
          </w:p>
        </w:tc>
        <w:tc>
          <w:tcPr>
            <w:tcW w:w="851" w:type="dxa"/>
          </w:tcPr>
          <w:p w14:paraId="4B45CD04"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850" w:type="dxa"/>
          </w:tcPr>
          <w:p w14:paraId="4FD6DCA2"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709" w:type="dxa"/>
          </w:tcPr>
          <w:p w14:paraId="00DB05F4"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Số dư BL</w:t>
            </w:r>
          </w:p>
        </w:tc>
        <w:tc>
          <w:tcPr>
            <w:tcW w:w="851" w:type="dxa"/>
          </w:tcPr>
          <w:p w14:paraId="6D7FFF9C"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770" w:type="dxa"/>
          </w:tcPr>
          <w:p w14:paraId="627DF6B0" w14:textId="77777777" w:rsidR="004A7D63" w:rsidRPr="00582FD9" w:rsidRDefault="004A7D63" w:rsidP="00153C37">
            <w:pPr>
              <w:spacing w:before="120" w:after="120" w:line="312" w:lineRule="auto"/>
              <w:ind w:firstLine="0"/>
              <w:jc w:val="both"/>
              <w:rPr>
                <w:rFonts w:cs="Times New Roman"/>
                <w:sz w:val="20"/>
                <w:szCs w:val="20"/>
              </w:rPr>
            </w:pPr>
            <w:r w:rsidRPr="00582FD9">
              <w:rPr>
                <w:rFonts w:cs="Times New Roman"/>
                <w:sz w:val="20"/>
                <w:szCs w:val="20"/>
              </w:rPr>
              <w:t>Trạng thái</w:t>
            </w:r>
          </w:p>
        </w:tc>
      </w:tr>
    </w:tbl>
    <w:p w14:paraId="2916B6F3" w14:textId="77777777" w:rsidR="004A7D63" w:rsidRPr="00DA63B2" w:rsidRDefault="004A7D63" w:rsidP="00724F94">
      <w:pPr>
        <w:pStyle w:val="ListParagraph"/>
        <w:numPr>
          <w:ilvl w:val="0"/>
          <w:numId w:val="10"/>
        </w:numPr>
        <w:spacing w:before="120" w:after="120" w:line="312" w:lineRule="auto"/>
        <w:jc w:val="both"/>
        <w:rPr>
          <w:rFonts w:cs="Times New Roman"/>
          <w:b/>
          <w:szCs w:val="26"/>
        </w:rPr>
      </w:pPr>
      <w:r w:rsidRPr="00DA63B2">
        <w:rPr>
          <w:rFonts w:cs="Times New Roman"/>
          <w:b/>
          <w:szCs w:val="26"/>
        </w:rPr>
        <w:t xml:space="preserve">Tại màn hình TTV: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bảo lãnh trong nước thỏa mãn tiêu chí tìm kiếm ở các trạng thái sau:</w:t>
      </w:r>
    </w:p>
    <w:p w14:paraId="67754857" w14:textId="77777777" w:rsidR="004A7D63" w:rsidRPr="00CB4ED3" w:rsidRDefault="004A7D63" w:rsidP="00724F94">
      <w:pPr>
        <w:pStyle w:val="ListParagraph"/>
        <w:numPr>
          <w:ilvl w:val="1"/>
          <w:numId w:val="10"/>
        </w:numPr>
        <w:spacing w:before="120" w:after="120" w:line="312" w:lineRule="auto"/>
        <w:jc w:val="both"/>
        <w:rPr>
          <w:rFonts w:cs="Times New Roman"/>
          <w:b/>
          <w:szCs w:val="26"/>
        </w:rPr>
      </w:pPr>
      <w:r>
        <w:rPr>
          <w:rFonts w:cs="Times New Roman"/>
          <w:szCs w:val="26"/>
        </w:rPr>
        <w:t>Giao dịch bảo lãnh ở t</w:t>
      </w:r>
      <w:r w:rsidRPr="00DA63B2">
        <w:rPr>
          <w:rFonts w:cs="Times New Roman"/>
          <w:szCs w:val="26"/>
        </w:rPr>
        <w:t xml:space="preserve">rạng thái </w:t>
      </w:r>
      <w:r w:rsidRPr="00CB4ED3">
        <w:rPr>
          <w:rFonts w:cs="Times New Roman"/>
          <w:b/>
          <w:szCs w:val="26"/>
        </w:rPr>
        <w:t>M</w:t>
      </w:r>
      <w:r w:rsidRPr="00DA63B2">
        <w:rPr>
          <w:rFonts w:cs="Times New Roman"/>
          <w:szCs w:val="26"/>
        </w:rPr>
        <w:t xml:space="preserve"> và tình trạng hoạt động là </w:t>
      </w:r>
      <w:r w:rsidRPr="00CB4ED3">
        <w:rPr>
          <w:rFonts w:cs="Times New Roman"/>
          <w:b/>
          <w:szCs w:val="26"/>
        </w:rPr>
        <w:t>Đang hoạt động</w:t>
      </w:r>
    </w:p>
    <w:p w14:paraId="19651710" w14:textId="77777777" w:rsidR="004A7D63" w:rsidRPr="00DA63B2" w:rsidRDefault="004A7D63" w:rsidP="00724F94">
      <w:pPr>
        <w:pStyle w:val="ListParagraph"/>
        <w:numPr>
          <w:ilvl w:val="1"/>
          <w:numId w:val="10"/>
        </w:numPr>
        <w:spacing w:before="120" w:after="120" w:line="312" w:lineRule="auto"/>
        <w:jc w:val="both"/>
        <w:rPr>
          <w:rFonts w:cs="Times New Roman"/>
          <w:b/>
          <w:szCs w:val="26"/>
        </w:rPr>
      </w:pPr>
      <w:r w:rsidRPr="00DA63B2">
        <w:rPr>
          <w:rFonts w:cs="Times New Roman"/>
          <w:szCs w:val="26"/>
        </w:rPr>
        <w:t xml:space="preserve">Giao dịch sửa đổi bảo lãnh </w:t>
      </w:r>
      <w:r>
        <w:rPr>
          <w:rFonts w:cs="Times New Roman"/>
          <w:szCs w:val="26"/>
        </w:rPr>
        <w:t>ở</w:t>
      </w:r>
      <w:r w:rsidRPr="00DA63B2">
        <w:rPr>
          <w:rFonts w:cs="Times New Roman"/>
          <w:szCs w:val="26"/>
        </w:rPr>
        <w:t xml:space="preserve"> trạng thái </w:t>
      </w:r>
      <w:r w:rsidRPr="00CB4ED3">
        <w:rPr>
          <w:rFonts w:cs="Times New Roman"/>
          <w:b/>
          <w:szCs w:val="26"/>
        </w:rPr>
        <w:t>S, R</w:t>
      </w:r>
      <w:r w:rsidRPr="00DA63B2">
        <w:rPr>
          <w:rFonts w:cs="Times New Roman"/>
          <w:szCs w:val="26"/>
        </w:rPr>
        <w:t>.</w:t>
      </w:r>
    </w:p>
    <w:p w14:paraId="5632720A" w14:textId="77777777" w:rsidR="004A7D63" w:rsidRDefault="004A7D63" w:rsidP="00724F94">
      <w:pPr>
        <w:pStyle w:val="ListParagraph"/>
        <w:numPr>
          <w:ilvl w:val="0"/>
          <w:numId w:val="10"/>
        </w:numPr>
        <w:spacing w:before="120" w:after="120" w:line="312" w:lineRule="auto"/>
        <w:jc w:val="both"/>
        <w:rPr>
          <w:rFonts w:cs="Times New Roman"/>
          <w:szCs w:val="26"/>
        </w:rPr>
      </w:pPr>
      <w:r w:rsidRPr="00DA63B2">
        <w:rPr>
          <w:rFonts w:cs="Times New Roman"/>
          <w:b/>
          <w:szCs w:val="26"/>
        </w:rPr>
        <w:t xml:space="preserve">Tại màn hình KSV: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sửa đổi bảo lãnh trong nước </w:t>
      </w:r>
      <w:r>
        <w:rPr>
          <w:rFonts w:cs="Times New Roman"/>
          <w:szCs w:val="26"/>
        </w:rPr>
        <w:t xml:space="preserve">ở </w:t>
      </w:r>
      <w:r w:rsidRPr="00DA63B2">
        <w:rPr>
          <w:rFonts w:cs="Times New Roman"/>
          <w:szCs w:val="26"/>
        </w:rPr>
        <w:t xml:space="preserve">trạng thái </w:t>
      </w:r>
      <w:r w:rsidRPr="00CB4ED3">
        <w:rPr>
          <w:rFonts w:cs="Times New Roman"/>
          <w:b/>
          <w:szCs w:val="26"/>
        </w:rPr>
        <w:t>P</w:t>
      </w:r>
      <w:r w:rsidRPr="00DA63B2">
        <w:rPr>
          <w:rFonts w:cs="Times New Roman"/>
          <w:szCs w:val="26"/>
        </w:rPr>
        <w:t xml:space="preserve"> thỏa mãn tiêu chí tìm kiếm.</w:t>
      </w:r>
    </w:p>
    <w:p w14:paraId="684DD06F" w14:textId="77777777" w:rsidR="004A7D63" w:rsidRDefault="004A7D63" w:rsidP="004A7D63">
      <w:pPr>
        <w:pStyle w:val="ListParagraph"/>
        <w:spacing w:before="120" w:after="120" w:line="312" w:lineRule="auto"/>
        <w:ind w:firstLine="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0C421442" w14:textId="77777777" w:rsidR="004A7D63" w:rsidRPr="007C176F" w:rsidRDefault="004A7D63" w:rsidP="004A7D63">
      <w:pPr>
        <w:pStyle w:val="ListParagraph"/>
        <w:spacing w:before="120" w:after="120" w:line="312" w:lineRule="auto"/>
        <w:ind w:firstLine="0"/>
        <w:jc w:val="both"/>
        <w:rPr>
          <w:rFonts w:cs="Times New Roman"/>
          <w:szCs w:val="26"/>
        </w:rPr>
      </w:pPr>
      <w:r w:rsidRPr="00416596">
        <w:rPr>
          <w:rFonts w:cs="Times New Roman"/>
          <w:szCs w:val="26"/>
        </w:rPr>
        <w:t>Tại màn hình phê duyệt, KSV không được thay đổi thông tin do TTV đã nhập</w:t>
      </w:r>
      <w:r>
        <w:rPr>
          <w:rFonts w:cs="Times New Roman"/>
          <w:szCs w:val="26"/>
        </w:rPr>
        <w:t>.</w:t>
      </w:r>
    </w:p>
    <w:p w14:paraId="6CAA8C82" w14:textId="77777777" w:rsidR="00751FF3" w:rsidRDefault="00751FF3" w:rsidP="00751FF3">
      <w:pPr>
        <w:pStyle w:val="Heading6"/>
        <w:numPr>
          <w:ilvl w:val="0"/>
          <w:numId w:val="0"/>
        </w:numPr>
        <w:ind w:left="1701" w:hanging="1275"/>
      </w:pPr>
      <w:r>
        <w:t>Màn hình giao dịch</w:t>
      </w:r>
    </w:p>
    <w:p w14:paraId="23B5C80B" w14:textId="77777777" w:rsidR="004A7D63" w:rsidRPr="002F4D0F" w:rsidRDefault="004A7D63" w:rsidP="004A7D63">
      <w:pPr>
        <w:spacing w:before="120" w:after="120" w:line="312" w:lineRule="auto"/>
        <w:jc w:val="both"/>
        <w:rPr>
          <w:rFonts w:cs="Times New Roman"/>
          <w:szCs w:val="26"/>
        </w:rPr>
      </w:pPr>
      <w:r w:rsidRPr="002F4D0F">
        <w:rPr>
          <w:rFonts w:cs="Times New Roman"/>
          <w:szCs w:val="26"/>
        </w:rPr>
        <w:t>Màn hình giao dịch hiện tại trên hệ thống TF – VISYS như sau:</w:t>
      </w:r>
    </w:p>
    <w:p w14:paraId="0FC81E53" w14:textId="77777777" w:rsidR="004A7D63" w:rsidRDefault="004A7D63" w:rsidP="00153C37">
      <w:pPr>
        <w:ind w:firstLine="0"/>
      </w:pPr>
      <w:r>
        <w:rPr>
          <w:noProof/>
        </w:rPr>
        <w:lastRenderedPageBreak/>
        <w:drawing>
          <wp:inline distT="0" distB="0" distL="0" distR="0" wp14:anchorId="0215E4D1" wp14:editId="1CF7E9D0">
            <wp:extent cx="5731510" cy="3834028"/>
            <wp:effectExtent l="19050" t="19050" r="21590" b="14605"/>
            <wp:docPr id="37" name="Picture 37" descr="C:\Users\TRANG~1.NGU\AppData\Local\Temp\SNAGHTML2f6ca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NG~1.NGU\AppData\Local\Temp\SNAGHTML2f6ca6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834028"/>
                    </a:xfrm>
                    <a:prstGeom prst="rect">
                      <a:avLst/>
                    </a:prstGeom>
                    <a:noFill/>
                    <a:ln w="3175">
                      <a:solidFill>
                        <a:schemeClr val="tx1"/>
                      </a:solidFill>
                    </a:ln>
                  </pic:spPr>
                </pic:pic>
              </a:graphicData>
            </a:graphic>
          </wp:inline>
        </w:drawing>
      </w:r>
    </w:p>
    <w:p w14:paraId="0B3FFED8" w14:textId="77777777" w:rsidR="004A7D63" w:rsidRPr="005F2D3F" w:rsidRDefault="004A7D63" w:rsidP="004A7D63">
      <w:pPr>
        <w:spacing w:before="120" w:after="120" w:line="312" w:lineRule="auto"/>
        <w:jc w:val="both"/>
        <w:rPr>
          <w:rFonts w:cs="Times New Roman"/>
          <w:color w:val="FF0000"/>
          <w:szCs w:val="26"/>
        </w:rPr>
      </w:pPr>
      <w:r w:rsidRPr="005F2D3F">
        <w:rPr>
          <w:rFonts w:cs="Times New Roman"/>
          <w:color w:val="FF0000"/>
          <w:szCs w:val="26"/>
        </w:rPr>
        <w:t xml:space="preserve">Màn hình này cần được chỉnh sửa tương tự Màn hình chức năng </w:t>
      </w:r>
      <w:r>
        <w:rPr>
          <w:rFonts w:cs="Times New Roman"/>
          <w:b/>
          <w:color w:val="FF0000"/>
          <w:szCs w:val="26"/>
        </w:rPr>
        <w:t>Phát hành</w:t>
      </w:r>
      <w:r w:rsidRPr="005F2D3F">
        <w:rPr>
          <w:rFonts w:cs="Times New Roman"/>
          <w:b/>
          <w:color w:val="FF0000"/>
          <w:szCs w:val="26"/>
        </w:rPr>
        <w:t xml:space="preserve"> bảo lãnh (bao gồm Tab Thông tin chung, Thông tin Tài sản bảo đảm, Thông tin Phí).</w:t>
      </w:r>
    </w:p>
    <w:p w14:paraId="312049C9" w14:textId="77777777" w:rsidR="004A7D63" w:rsidRPr="005F2D3F" w:rsidRDefault="004A7D63" w:rsidP="004A7D63">
      <w:pPr>
        <w:spacing w:before="120" w:after="120" w:line="312" w:lineRule="auto"/>
        <w:jc w:val="both"/>
        <w:rPr>
          <w:rFonts w:cs="Times New Roman"/>
          <w:color w:val="FF0000"/>
          <w:szCs w:val="26"/>
        </w:rPr>
      </w:pPr>
      <w:r w:rsidRPr="005F2D3F">
        <w:rPr>
          <w:rFonts w:cs="Times New Roman"/>
          <w:color w:val="FF0000"/>
          <w:szCs w:val="26"/>
        </w:rPr>
        <w:t>Dưới đây chỉ mô tả những điểm khác biệt như sau:</w:t>
      </w:r>
    </w:p>
    <w:p w14:paraId="3EBB6907" w14:textId="3D870A26" w:rsidR="004A7D63" w:rsidRPr="00571988" w:rsidRDefault="00C36407" w:rsidP="00724F94">
      <w:pPr>
        <w:pStyle w:val="Heading7"/>
        <w:numPr>
          <w:ilvl w:val="0"/>
          <w:numId w:val="24"/>
        </w:numPr>
        <w:tabs>
          <w:tab w:val="clear" w:pos="702"/>
          <w:tab w:val="clear" w:pos="1080"/>
        </w:tabs>
      </w:pPr>
      <w:r>
        <w:t xml:space="preserve">Tab </w:t>
      </w:r>
      <w:r w:rsidR="004A7D63" w:rsidRPr="00571988">
        <w:t xml:space="preserve">Thông tin </w:t>
      </w:r>
      <w:r w:rsidR="004A7D63">
        <w:t xml:space="preserve">chung </w:t>
      </w:r>
      <w:r w:rsidR="004A7D63" w:rsidRPr="00153C37">
        <w:rPr>
          <w:color w:val="FF0000"/>
        </w:rPr>
        <w:t>(</w:t>
      </w:r>
      <w:r w:rsidR="004A7D63" w:rsidRPr="00153C37">
        <w:rPr>
          <w:i/>
          <w:color w:val="FF0000"/>
        </w:rPr>
        <w:t>tên cũ Thông tin BG-Local</w:t>
      </w:r>
      <w:r w:rsidR="004A7D63" w:rsidRPr="00153C37">
        <w:rPr>
          <w:color w:val="FF0000"/>
        </w:rPr>
        <w:t>)</w:t>
      </w:r>
    </w:p>
    <w:p w14:paraId="36B9168C" w14:textId="77777777" w:rsidR="004A7D63" w:rsidRPr="00227445" w:rsidRDefault="004A7D63" w:rsidP="004A7D63">
      <w:pPr>
        <w:spacing w:before="120" w:after="120" w:line="312" w:lineRule="auto"/>
        <w:jc w:val="both"/>
        <w:rPr>
          <w:rFonts w:cs="Times New Roman"/>
          <w:szCs w:val="26"/>
        </w:rPr>
      </w:pPr>
      <w:r w:rsidRPr="00227445">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4A7D63" w:rsidRPr="00227445" w14:paraId="69DE216D" w14:textId="77777777" w:rsidTr="005E5229">
        <w:tc>
          <w:tcPr>
            <w:tcW w:w="2943" w:type="dxa"/>
          </w:tcPr>
          <w:p w14:paraId="75A2CD00" w14:textId="77777777" w:rsidR="004A7D63" w:rsidRPr="00227445" w:rsidRDefault="004A7D63" w:rsidP="00153C37">
            <w:pPr>
              <w:spacing w:line="312" w:lineRule="auto"/>
              <w:ind w:firstLine="0"/>
              <w:jc w:val="center"/>
              <w:rPr>
                <w:rFonts w:cs="Times New Roman"/>
                <w:b/>
                <w:szCs w:val="26"/>
              </w:rPr>
            </w:pPr>
            <w:r w:rsidRPr="00227445">
              <w:rPr>
                <w:rFonts w:cs="Times New Roman"/>
                <w:b/>
                <w:szCs w:val="26"/>
              </w:rPr>
              <w:t>Nút</w:t>
            </w:r>
          </w:p>
        </w:tc>
        <w:tc>
          <w:tcPr>
            <w:tcW w:w="3402" w:type="dxa"/>
          </w:tcPr>
          <w:p w14:paraId="019F7888" w14:textId="77777777" w:rsidR="004A7D63" w:rsidRPr="00227445" w:rsidRDefault="004A7D63" w:rsidP="00153C3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5DDFB2E0" w14:textId="77777777" w:rsidR="004A7D63" w:rsidRPr="00227445" w:rsidRDefault="004A7D63" w:rsidP="00153C37">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4A7D63" w:rsidRPr="00227445" w14:paraId="69294E34" w14:textId="77777777" w:rsidTr="005E5229">
        <w:tc>
          <w:tcPr>
            <w:tcW w:w="2943" w:type="dxa"/>
          </w:tcPr>
          <w:p w14:paraId="09B5470A" w14:textId="77777777" w:rsidR="004A7D63" w:rsidRPr="00260BE0" w:rsidRDefault="004A7D63" w:rsidP="00153C37">
            <w:pPr>
              <w:spacing w:line="312" w:lineRule="auto"/>
              <w:ind w:firstLine="0"/>
              <w:jc w:val="both"/>
              <w:rPr>
                <w:rFonts w:cs="Times New Roman"/>
                <w:color w:val="FF0000"/>
                <w:szCs w:val="26"/>
              </w:rPr>
            </w:pPr>
            <w:r w:rsidRPr="00260BE0">
              <w:rPr>
                <w:rFonts w:cs="Times New Roman"/>
                <w:color w:val="FF0000"/>
                <w:szCs w:val="26"/>
              </w:rPr>
              <w:t>Đóng bảo lãnh</w:t>
            </w:r>
          </w:p>
          <w:p w14:paraId="0A730874" w14:textId="77777777" w:rsidR="004A7D63" w:rsidRPr="00227445" w:rsidRDefault="004A7D63" w:rsidP="00153C37">
            <w:pPr>
              <w:spacing w:line="312" w:lineRule="auto"/>
              <w:ind w:firstLine="0"/>
              <w:jc w:val="both"/>
              <w:rPr>
                <w:rFonts w:cs="Times New Roman"/>
                <w:szCs w:val="26"/>
              </w:rPr>
            </w:pPr>
            <w:r w:rsidRPr="00260BE0">
              <w:rPr>
                <w:rFonts w:cs="Times New Roman"/>
                <w:i/>
                <w:color w:val="FF0000"/>
                <w:szCs w:val="26"/>
              </w:rPr>
              <w:t xml:space="preserve">(tên cũ: </w:t>
            </w:r>
            <w:r>
              <w:rPr>
                <w:rFonts w:cs="Times New Roman"/>
                <w:i/>
                <w:color w:val="FF0000"/>
                <w:szCs w:val="26"/>
              </w:rPr>
              <w:t>Đóng hồ sơ</w:t>
            </w:r>
            <w:r w:rsidRPr="00260BE0">
              <w:rPr>
                <w:rFonts w:cs="Times New Roman"/>
                <w:i/>
                <w:color w:val="FF0000"/>
                <w:szCs w:val="26"/>
              </w:rPr>
              <w:t>)</w:t>
            </w:r>
          </w:p>
        </w:tc>
        <w:tc>
          <w:tcPr>
            <w:tcW w:w="3402" w:type="dxa"/>
          </w:tcPr>
          <w:p w14:paraId="7A17F7FE"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Cho phép lựa chọn để mở các trường cho phép nhập liệu trên màn hình</w:t>
            </w:r>
            <w:r>
              <w:rPr>
                <w:rFonts w:cs="Times New Roman"/>
                <w:szCs w:val="26"/>
              </w:rPr>
              <w:t xml:space="preserve"> để đóng hoặc tiếp tục thực hiện các giao dịch có trạng thái S, R</w:t>
            </w:r>
          </w:p>
        </w:tc>
        <w:tc>
          <w:tcPr>
            <w:tcW w:w="3402" w:type="dxa"/>
          </w:tcPr>
          <w:p w14:paraId="0491D1C6"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1B40C0EF" w14:textId="77777777" w:rsidTr="005E5229">
        <w:tc>
          <w:tcPr>
            <w:tcW w:w="2943" w:type="dxa"/>
          </w:tcPr>
          <w:p w14:paraId="70AA0059" w14:textId="77777777" w:rsidR="004A7D63" w:rsidRPr="00227445" w:rsidRDefault="004A7D63" w:rsidP="00153C37">
            <w:pPr>
              <w:spacing w:line="312" w:lineRule="auto"/>
              <w:ind w:firstLine="0"/>
              <w:jc w:val="both"/>
              <w:rPr>
                <w:rFonts w:cs="Times New Roman"/>
                <w:color w:val="FF0000"/>
                <w:szCs w:val="26"/>
              </w:rPr>
            </w:pPr>
            <w:r w:rsidRPr="00227445">
              <w:rPr>
                <w:rFonts w:cs="Times New Roman"/>
                <w:color w:val="FF0000"/>
                <w:szCs w:val="26"/>
              </w:rPr>
              <w:t>Lưu</w:t>
            </w:r>
          </w:p>
          <w:p w14:paraId="44DC3FE8" w14:textId="77777777" w:rsidR="004A7D63" w:rsidRPr="00550A24" w:rsidRDefault="004A7D63" w:rsidP="00153C3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Ghi)</w:t>
            </w:r>
          </w:p>
        </w:tc>
        <w:tc>
          <w:tcPr>
            <w:tcW w:w="3402" w:type="dxa"/>
          </w:tcPr>
          <w:p w14:paraId="508C7E92"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lưu lại giao dịch với các thông tin đã nhập</w:t>
            </w:r>
          </w:p>
        </w:tc>
        <w:tc>
          <w:tcPr>
            <w:tcW w:w="3402" w:type="dxa"/>
          </w:tcPr>
          <w:p w14:paraId="38E09855"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22CE4F06" w14:textId="77777777" w:rsidTr="005E5229">
        <w:tc>
          <w:tcPr>
            <w:tcW w:w="2943" w:type="dxa"/>
          </w:tcPr>
          <w:p w14:paraId="1E365250"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Xóa</w:t>
            </w:r>
          </w:p>
        </w:tc>
        <w:tc>
          <w:tcPr>
            <w:tcW w:w="3402" w:type="dxa"/>
          </w:tcPr>
          <w:p w14:paraId="25009776" w14:textId="77777777" w:rsidR="004A7D63" w:rsidRPr="00DA63B2" w:rsidRDefault="004A7D63" w:rsidP="00153C37">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 xml:space="preserve">xóa </w:t>
            </w:r>
            <w:r>
              <w:rPr>
                <w:rFonts w:cs="Times New Roman"/>
                <w:szCs w:val="26"/>
              </w:rPr>
              <w:lastRenderedPageBreak/>
              <w:t>giao dịch đang ở trạng thái S, R khi người dùng không muốn tiếp tục thực hiện giao dịch đó nữa.</w:t>
            </w:r>
          </w:p>
        </w:tc>
        <w:tc>
          <w:tcPr>
            <w:tcW w:w="3402" w:type="dxa"/>
          </w:tcPr>
          <w:p w14:paraId="22BF5FE3" w14:textId="77777777" w:rsidR="004A7D63" w:rsidRPr="00227445" w:rsidRDefault="004A7D63" w:rsidP="00153C37">
            <w:pPr>
              <w:spacing w:line="312" w:lineRule="auto"/>
              <w:ind w:firstLine="0"/>
              <w:jc w:val="both"/>
              <w:rPr>
                <w:rFonts w:cs="Times New Roman"/>
                <w:szCs w:val="26"/>
                <w:highlight w:val="lightGray"/>
              </w:rPr>
            </w:pPr>
            <w:r w:rsidRPr="00227445">
              <w:rPr>
                <w:rFonts w:cs="Times New Roman"/>
                <w:szCs w:val="26"/>
              </w:rPr>
              <w:lastRenderedPageBreak/>
              <w:t>Không cho phép lựa chọn</w:t>
            </w:r>
          </w:p>
        </w:tc>
      </w:tr>
      <w:tr w:rsidR="004A7D63" w:rsidRPr="00227445" w14:paraId="636ADB57" w14:textId="77777777" w:rsidTr="005E5229">
        <w:tc>
          <w:tcPr>
            <w:tcW w:w="2943" w:type="dxa"/>
          </w:tcPr>
          <w:p w14:paraId="5FBA5E90" w14:textId="77777777" w:rsidR="004A7D63" w:rsidRPr="00A4352E" w:rsidRDefault="004A7D63" w:rsidP="00153C37">
            <w:pPr>
              <w:spacing w:line="312" w:lineRule="auto"/>
              <w:ind w:firstLine="0"/>
              <w:jc w:val="both"/>
              <w:rPr>
                <w:rFonts w:cs="Times New Roman"/>
                <w:szCs w:val="26"/>
              </w:rPr>
            </w:pPr>
            <w:r w:rsidRPr="00A4352E">
              <w:rPr>
                <w:rFonts w:cs="Times New Roman"/>
                <w:szCs w:val="26"/>
              </w:rPr>
              <w:lastRenderedPageBreak/>
              <w:t>Hủy</w:t>
            </w:r>
          </w:p>
        </w:tc>
        <w:tc>
          <w:tcPr>
            <w:tcW w:w="3402" w:type="dxa"/>
          </w:tcPr>
          <w:p w14:paraId="0BCA9BCC" w14:textId="77777777" w:rsidR="004A7D63" w:rsidRPr="00227445" w:rsidRDefault="004A7D63" w:rsidP="00153C3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76C7A0A5" w14:textId="77777777" w:rsidR="004A7D63" w:rsidRPr="00227445" w:rsidRDefault="004A7D63" w:rsidP="00153C37">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4A7D63" w:rsidRPr="00227445" w14:paraId="16A61B22" w14:textId="77777777" w:rsidTr="005E5229">
        <w:tc>
          <w:tcPr>
            <w:tcW w:w="2943" w:type="dxa"/>
          </w:tcPr>
          <w:p w14:paraId="156D8D1F" w14:textId="77777777" w:rsidR="004A7D63" w:rsidRPr="00113BAA" w:rsidRDefault="004A7D63" w:rsidP="00153C37">
            <w:pPr>
              <w:spacing w:line="312" w:lineRule="auto"/>
              <w:ind w:firstLine="0"/>
              <w:jc w:val="both"/>
              <w:rPr>
                <w:rFonts w:cs="Times New Roman"/>
                <w:color w:val="FF0000"/>
                <w:szCs w:val="26"/>
              </w:rPr>
            </w:pPr>
            <w:r w:rsidRPr="00113BAA">
              <w:rPr>
                <w:rFonts w:cs="Times New Roman"/>
                <w:color w:val="FF0000"/>
                <w:szCs w:val="26"/>
              </w:rPr>
              <w:t>Chuyển phê duyệt</w:t>
            </w:r>
          </w:p>
          <w:p w14:paraId="26CBA30C" w14:textId="77777777" w:rsidR="004A7D63" w:rsidRPr="00550A24" w:rsidRDefault="004A7D63" w:rsidP="00153C37">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6D3AD375"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 xml:space="preserve">KSV </w:t>
            </w:r>
            <w:r w:rsidRPr="00227445">
              <w:rPr>
                <w:rFonts w:cs="Times New Roman"/>
                <w:szCs w:val="26"/>
              </w:rPr>
              <w:t>phê duyệt</w:t>
            </w:r>
          </w:p>
        </w:tc>
        <w:tc>
          <w:tcPr>
            <w:tcW w:w="3402" w:type="dxa"/>
          </w:tcPr>
          <w:p w14:paraId="04CF1004"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39445E05" w14:textId="77777777" w:rsidTr="005E5229">
        <w:tc>
          <w:tcPr>
            <w:tcW w:w="2943" w:type="dxa"/>
          </w:tcPr>
          <w:p w14:paraId="7D6BAB3C" w14:textId="77777777" w:rsidR="004A7D63" w:rsidRPr="00550A24" w:rsidRDefault="004A7D63" w:rsidP="00153C37">
            <w:pPr>
              <w:spacing w:line="312" w:lineRule="auto"/>
              <w:ind w:firstLine="0"/>
              <w:jc w:val="both"/>
              <w:rPr>
                <w:rFonts w:cs="Times New Roman"/>
                <w:i/>
                <w:color w:val="FF0000"/>
                <w:szCs w:val="26"/>
              </w:rPr>
            </w:pPr>
            <w:commentRangeStart w:id="570"/>
            <w:commentRangeStart w:id="571"/>
            <w:r w:rsidRPr="00D20EE4">
              <w:rPr>
                <w:rFonts w:cs="Times New Roman"/>
                <w:szCs w:val="26"/>
              </w:rPr>
              <w:t>In Thông báo</w:t>
            </w:r>
            <w:commentRangeEnd w:id="570"/>
            <w:r>
              <w:rPr>
                <w:rStyle w:val="CommentReference"/>
              </w:rPr>
              <w:commentReference w:id="570"/>
            </w:r>
            <w:commentRangeEnd w:id="571"/>
            <w:r w:rsidR="00CA43AD">
              <w:rPr>
                <w:rStyle w:val="CommentReference"/>
              </w:rPr>
              <w:commentReference w:id="571"/>
            </w:r>
          </w:p>
        </w:tc>
        <w:tc>
          <w:tcPr>
            <w:tcW w:w="3402" w:type="dxa"/>
          </w:tcPr>
          <w:p w14:paraId="26950C5E" w14:textId="77777777" w:rsidR="004A7D63" w:rsidRDefault="004A7D63" w:rsidP="00153C37">
            <w:pPr>
              <w:spacing w:line="312" w:lineRule="auto"/>
              <w:ind w:firstLine="0"/>
              <w:jc w:val="both"/>
              <w:rPr>
                <w:rFonts w:cs="Times New Roman"/>
                <w:szCs w:val="26"/>
              </w:rPr>
            </w:pPr>
            <w:r>
              <w:rPr>
                <w:rFonts w:cs="Times New Roman"/>
                <w:szCs w:val="26"/>
              </w:rPr>
              <w:t>Cho phép lựa chọn để in nội dung Thông báo đóng bảo lãnh được tạo trong giao dịch</w:t>
            </w:r>
          </w:p>
        </w:tc>
        <w:tc>
          <w:tcPr>
            <w:tcW w:w="3402" w:type="dxa"/>
          </w:tcPr>
          <w:p w14:paraId="3F083775" w14:textId="77777777" w:rsidR="004A7D63" w:rsidRDefault="004A7D63" w:rsidP="00153C37">
            <w:pPr>
              <w:spacing w:line="312" w:lineRule="auto"/>
              <w:ind w:firstLine="0"/>
              <w:jc w:val="both"/>
              <w:rPr>
                <w:rFonts w:cs="Times New Roman"/>
                <w:szCs w:val="26"/>
              </w:rPr>
            </w:pPr>
            <w:r>
              <w:rPr>
                <w:rFonts w:cs="Times New Roman"/>
                <w:szCs w:val="26"/>
              </w:rPr>
              <w:t>Cho phép lựa chọn để in nội dung Thông báo đóng bảo lãnh được tạo trong giao dịch</w:t>
            </w:r>
          </w:p>
        </w:tc>
      </w:tr>
      <w:tr w:rsidR="004A7D63" w:rsidRPr="00227445" w14:paraId="355A7DDE" w14:textId="77777777" w:rsidTr="005E5229">
        <w:tc>
          <w:tcPr>
            <w:tcW w:w="2943" w:type="dxa"/>
          </w:tcPr>
          <w:p w14:paraId="0ED7A97B" w14:textId="77777777" w:rsidR="004A7D63" w:rsidRPr="00113BAA" w:rsidRDefault="004A7D63" w:rsidP="00153C37">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028D87FD" w14:textId="77777777" w:rsidR="004A7D63" w:rsidRPr="00227445" w:rsidRDefault="004A7D63" w:rsidP="00153C3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0AA6A026" w14:textId="77777777" w:rsidR="004A7D63" w:rsidRPr="00227445" w:rsidRDefault="004A7D63" w:rsidP="00153C37">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4A7D63" w:rsidRPr="00227445" w14:paraId="35094341" w14:textId="77777777" w:rsidTr="005E5229">
        <w:tc>
          <w:tcPr>
            <w:tcW w:w="2943" w:type="dxa"/>
          </w:tcPr>
          <w:p w14:paraId="6B9B709F" w14:textId="77777777" w:rsidR="004A7D63" w:rsidRPr="00113BAA" w:rsidRDefault="004A7D63" w:rsidP="00153C37">
            <w:pPr>
              <w:spacing w:line="312" w:lineRule="auto"/>
              <w:ind w:firstLine="0"/>
              <w:jc w:val="both"/>
              <w:rPr>
                <w:rFonts w:cs="Times New Roman"/>
                <w:color w:val="FF0000"/>
                <w:szCs w:val="26"/>
              </w:rPr>
            </w:pPr>
            <w:r w:rsidRPr="00113BAA">
              <w:rPr>
                <w:rFonts w:cs="Times New Roman"/>
                <w:color w:val="FF0000"/>
                <w:szCs w:val="26"/>
              </w:rPr>
              <w:t>Phê duyệt</w:t>
            </w:r>
          </w:p>
          <w:p w14:paraId="453C838D" w14:textId="77777777" w:rsidR="004A7D63" w:rsidRPr="00550A24" w:rsidRDefault="004A7D63" w:rsidP="00153C3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3D8F9D27"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498CAE58"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Cho phép lựa chọn để phê duyệt giao dịch</w:t>
            </w:r>
          </w:p>
        </w:tc>
      </w:tr>
      <w:tr w:rsidR="004A7D63" w:rsidRPr="00227445" w14:paraId="31DA116A" w14:textId="77777777" w:rsidTr="005E5229">
        <w:tc>
          <w:tcPr>
            <w:tcW w:w="2943" w:type="dxa"/>
          </w:tcPr>
          <w:p w14:paraId="3F65F3EC" w14:textId="77777777" w:rsidR="004A7D63" w:rsidRPr="00113BAA" w:rsidRDefault="004A7D63" w:rsidP="00153C37">
            <w:pPr>
              <w:spacing w:line="312" w:lineRule="auto"/>
              <w:ind w:firstLine="0"/>
              <w:jc w:val="both"/>
              <w:rPr>
                <w:rFonts w:cs="Times New Roman"/>
                <w:color w:val="FF0000"/>
                <w:szCs w:val="26"/>
              </w:rPr>
            </w:pPr>
            <w:r w:rsidRPr="00113BAA">
              <w:rPr>
                <w:rFonts w:cs="Times New Roman"/>
                <w:color w:val="FF0000"/>
                <w:szCs w:val="26"/>
              </w:rPr>
              <w:t>Từ chối</w:t>
            </w:r>
          </w:p>
          <w:p w14:paraId="454B805F" w14:textId="77777777" w:rsidR="004A7D63" w:rsidRPr="00550A24" w:rsidRDefault="004A7D63" w:rsidP="00153C37">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7C889BF8"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1FD462AC" w14:textId="77777777" w:rsidR="004A7D63" w:rsidRPr="00227445" w:rsidRDefault="004A7D63" w:rsidP="00153C37">
            <w:pPr>
              <w:spacing w:line="312" w:lineRule="auto"/>
              <w:ind w:firstLine="0"/>
              <w:jc w:val="both"/>
              <w:rPr>
                <w:rFonts w:cs="Times New Roman"/>
                <w:szCs w:val="26"/>
              </w:rPr>
            </w:pPr>
            <w:r w:rsidRPr="00227445">
              <w:rPr>
                <w:rFonts w:cs="Times New Roman"/>
                <w:szCs w:val="26"/>
              </w:rPr>
              <w:t>Cho phép lựa chọn để từ chối phê duyệt giao dịch</w:t>
            </w:r>
          </w:p>
        </w:tc>
      </w:tr>
      <w:tr w:rsidR="004A7D63" w:rsidRPr="00227445" w14:paraId="39C9F9FD" w14:textId="77777777" w:rsidTr="005E5229">
        <w:tc>
          <w:tcPr>
            <w:tcW w:w="2943" w:type="dxa"/>
          </w:tcPr>
          <w:p w14:paraId="15DADA70" w14:textId="77777777" w:rsidR="004A7D63" w:rsidRPr="00113BAA" w:rsidRDefault="004A7D63" w:rsidP="00153C37">
            <w:pPr>
              <w:spacing w:line="312" w:lineRule="auto"/>
              <w:ind w:firstLine="0"/>
              <w:jc w:val="both"/>
              <w:rPr>
                <w:rFonts w:cs="Times New Roman"/>
                <w:color w:val="FF0000"/>
                <w:szCs w:val="26"/>
              </w:rPr>
            </w:pPr>
            <w:r w:rsidRPr="00203B6C">
              <w:rPr>
                <w:rFonts w:cs="Times New Roman"/>
                <w:szCs w:val="26"/>
              </w:rPr>
              <w:t xml:space="preserve">Phục hồi </w:t>
            </w:r>
            <w:r>
              <w:rPr>
                <w:rFonts w:cs="Times New Roman"/>
                <w:szCs w:val="26"/>
              </w:rPr>
              <w:t>đóng hồ sơ</w:t>
            </w:r>
          </w:p>
        </w:tc>
        <w:tc>
          <w:tcPr>
            <w:tcW w:w="3402" w:type="dxa"/>
          </w:tcPr>
          <w:p w14:paraId="07FAC6BE" w14:textId="77777777" w:rsidR="004A7D63" w:rsidRPr="002C33B3" w:rsidRDefault="004A7D63" w:rsidP="00153C37">
            <w:pPr>
              <w:spacing w:line="312" w:lineRule="auto"/>
              <w:ind w:firstLine="0"/>
              <w:jc w:val="both"/>
              <w:rPr>
                <w:rFonts w:cs="Times New Roman"/>
                <w:color w:val="FF0000"/>
                <w:szCs w:val="26"/>
              </w:rPr>
            </w:pPr>
            <w:r w:rsidRPr="002C33B3">
              <w:rPr>
                <w:rFonts w:cs="Times New Roman"/>
                <w:color w:val="FF0000"/>
                <w:szCs w:val="26"/>
              </w:rPr>
              <w:t>Không cần thiết</w:t>
            </w:r>
          </w:p>
        </w:tc>
        <w:tc>
          <w:tcPr>
            <w:tcW w:w="3402" w:type="dxa"/>
          </w:tcPr>
          <w:p w14:paraId="3AA72883" w14:textId="77777777" w:rsidR="004A7D63" w:rsidRPr="002C33B3" w:rsidRDefault="004A7D63" w:rsidP="00153C37">
            <w:pPr>
              <w:spacing w:line="312" w:lineRule="auto"/>
              <w:ind w:firstLine="0"/>
              <w:jc w:val="both"/>
              <w:rPr>
                <w:rFonts w:cs="Times New Roman"/>
                <w:color w:val="FF0000"/>
                <w:szCs w:val="26"/>
              </w:rPr>
            </w:pPr>
            <w:r w:rsidRPr="002C33B3">
              <w:rPr>
                <w:rFonts w:cs="Times New Roman"/>
                <w:color w:val="FF0000"/>
                <w:szCs w:val="26"/>
              </w:rPr>
              <w:t>Không cần thiết</w:t>
            </w:r>
          </w:p>
        </w:tc>
      </w:tr>
    </w:tbl>
    <w:p w14:paraId="148834EE" w14:textId="77777777" w:rsidR="004A7D63" w:rsidRDefault="004A7D63" w:rsidP="004A7D63">
      <w:pPr>
        <w:spacing w:before="120" w:after="120" w:line="312" w:lineRule="auto"/>
        <w:jc w:val="both"/>
        <w:rPr>
          <w:rFonts w:cs="Times New Roman"/>
          <w:szCs w:val="26"/>
        </w:rPr>
      </w:pPr>
    </w:p>
    <w:p w14:paraId="48635604"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Màn hình Thông tin giao dịch gồm các trường như sau:</w:t>
      </w:r>
    </w:p>
    <w:tbl>
      <w:tblPr>
        <w:tblStyle w:val="TableGrid"/>
        <w:tblW w:w="10314" w:type="dxa"/>
        <w:tblLayout w:type="fixed"/>
        <w:tblLook w:val="04A0" w:firstRow="1" w:lastRow="0" w:firstColumn="1" w:lastColumn="0" w:noHBand="0" w:noVBand="1"/>
      </w:tblPr>
      <w:tblGrid>
        <w:gridCol w:w="1548"/>
        <w:gridCol w:w="172"/>
        <w:gridCol w:w="1082"/>
        <w:gridCol w:w="96"/>
        <w:gridCol w:w="612"/>
        <w:gridCol w:w="993"/>
        <w:gridCol w:w="4394"/>
        <w:gridCol w:w="1417"/>
      </w:tblGrid>
      <w:tr w:rsidR="004A7D63" w:rsidRPr="00571988" w14:paraId="67D6AD7C" w14:textId="77777777" w:rsidTr="00153C37">
        <w:tc>
          <w:tcPr>
            <w:tcW w:w="1548" w:type="dxa"/>
          </w:tcPr>
          <w:p w14:paraId="25E7C334" w14:textId="77777777" w:rsidR="004A7D63" w:rsidRPr="00571988" w:rsidRDefault="004A7D63" w:rsidP="00153C37">
            <w:pPr>
              <w:spacing w:line="312" w:lineRule="auto"/>
              <w:ind w:firstLine="0"/>
              <w:jc w:val="center"/>
              <w:rPr>
                <w:rFonts w:cs="Times New Roman"/>
                <w:b/>
                <w:szCs w:val="26"/>
              </w:rPr>
            </w:pPr>
            <w:r w:rsidRPr="00571988">
              <w:rPr>
                <w:rFonts w:cs="Times New Roman"/>
                <w:b/>
                <w:szCs w:val="26"/>
              </w:rPr>
              <w:t>Tên trường</w:t>
            </w:r>
          </w:p>
        </w:tc>
        <w:tc>
          <w:tcPr>
            <w:tcW w:w="1350" w:type="dxa"/>
            <w:gridSpan w:val="3"/>
          </w:tcPr>
          <w:p w14:paraId="47385D02" w14:textId="77777777" w:rsidR="004A7D63" w:rsidRPr="00571988" w:rsidRDefault="004A7D63" w:rsidP="00153C37">
            <w:pPr>
              <w:spacing w:line="312" w:lineRule="auto"/>
              <w:ind w:firstLine="0"/>
              <w:jc w:val="center"/>
              <w:rPr>
                <w:rFonts w:cs="Times New Roman"/>
                <w:b/>
                <w:szCs w:val="26"/>
              </w:rPr>
            </w:pPr>
            <w:r w:rsidRPr="00571988">
              <w:rPr>
                <w:rFonts w:cs="Times New Roman"/>
                <w:b/>
                <w:szCs w:val="26"/>
              </w:rPr>
              <w:t>Kiểu ký tự</w:t>
            </w:r>
          </w:p>
        </w:tc>
        <w:tc>
          <w:tcPr>
            <w:tcW w:w="612" w:type="dxa"/>
          </w:tcPr>
          <w:p w14:paraId="5854FBA1" w14:textId="77777777" w:rsidR="004A7D63" w:rsidRPr="00571988" w:rsidRDefault="004A7D63" w:rsidP="00153C37">
            <w:pPr>
              <w:spacing w:line="312" w:lineRule="auto"/>
              <w:ind w:firstLine="0"/>
              <w:jc w:val="center"/>
              <w:rPr>
                <w:rFonts w:cs="Times New Roman"/>
                <w:b/>
                <w:szCs w:val="26"/>
              </w:rPr>
            </w:pPr>
            <w:r w:rsidRPr="00571988">
              <w:rPr>
                <w:rFonts w:cs="Times New Roman"/>
                <w:b/>
                <w:szCs w:val="26"/>
              </w:rPr>
              <w:t>Độ dài</w:t>
            </w:r>
          </w:p>
        </w:tc>
        <w:tc>
          <w:tcPr>
            <w:tcW w:w="993" w:type="dxa"/>
          </w:tcPr>
          <w:p w14:paraId="4F462A87" w14:textId="77777777" w:rsidR="004A7D63" w:rsidRPr="00571988" w:rsidRDefault="004A7D63" w:rsidP="00153C37">
            <w:pPr>
              <w:spacing w:line="312" w:lineRule="auto"/>
              <w:ind w:firstLine="0"/>
              <w:jc w:val="center"/>
              <w:rPr>
                <w:rFonts w:cs="Times New Roman"/>
                <w:b/>
                <w:szCs w:val="26"/>
              </w:rPr>
            </w:pPr>
            <w:r w:rsidRPr="00571988">
              <w:rPr>
                <w:rFonts w:cs="Times New Roman"/>
                <w:b/>
                <w:szCs w:val="26"/>
              </w:rPr>
              <w:t>Thuộc tính</w:t>
            </w:r>
          </w:p>
        </w:tc>
        <w:tc>
          <w:tcPr>
            <w:tcW w:w="4394" w:type="dxa"/>
          </w:tcPr>
          <w:p w14:paraId="51DA4B1E" w14:textId="77777777" w:rsidR="004A7D63" w:rsidRPr="00571988" w:rsidRDefault="004A7D63" w:rsidP="00153C37">
            <w:pPr>
              <w:spacing w:line="312" w:lineRule="auto"/>
              <w:ind w:firstLine="0"/>
              <w:jc w:val="center"/>
              <w:rPr>
                <w:rFonts w:cs="Times New Roman"/>
                <w:b/>
                <w:szCs w:val="26"/>
              </w:rPr>
            </w:pPr>
            <w:r w:rsidRPr="00571988">
              <w:rPr>
                <w:rFonts w:cs="Times New Roman"/>
                <w:b/>
                <w:szCs w:val="26"/>
              </w:rPr>
              <w:t>Mô tả</w:t>
            </w:r>
          </w:p>
        </w:tc>
        <w:tc>
          <w:tcPr>
            <w:tcW w:w="1417" w:type="dxa"/>
          </w:tcPr>
          <w:p w14:paraId="3E80A214" w14:textId="77777777" w:rsidR="004A7D63" w:rsidRPr="00571988" w:rsidRDefault="004A7D63" w:rsidP="00153C37">
            <w:pPr>
              <w:spacing w:line="312" w:lineRule="auto"/>
              <w:ind w:firstLine="0"/>
              <w:jc w:val="center"/>
              <w:rPr>
                <w:rFonts w:cs="Times New Roman"/>
                <w:b/>
                <w:szCs w:val="26"/>
              </w:rPr>
            </w:pPr>
            <w:r>
              <w:rPr>
                <w:rFonts w:cs="Times New Roman"/>
                <w:b/>
                <w:szCs w:val="26"/>
              </w:rPr>
              <w:t>New Field (Y/N)</w:t>
            </w:r>
          </w:p>
        </w:tc>
      </w:tr>
      <w:tr w:rsidR="004A7D63" w:rsidRPr="00571988" w14:paraId="495BDD91" w14:textId="77777777" w:rsidTr="00153C37">
        <w:tc>
          <w:tcPr>
            <w:tcW w:w="1548" w:type="dxa"/>
          </w:tcPr>
          <w:p w14:paraId="31CA4E2E" w14:textId="77777777" w:rsidR="004A7D63" w:rsidRDefault="004A7D63" w:rsidP="00153C37">
            <w:pPr>
              <w:spacing w:line="312" w:lineRule="auto"/>
              <w:ind w:firstLine="0"/>
              <w:jc w:val="both"/>
              <w:rPr>
                <w:rFonts w:cs="Times New Roman"/>
                <w:b/>
                <w:color w:val="FF0000"/>
                <w:szCs w:val="26"/>
              </w:rPr>
            </w:pPr>
            <w:r w:rsidRPr="008A1BD1">
              <w:rPr>
                <w:rFonts w:cs="Times New Roman"/>
                <w:b/>
                <w:color w:val="FF0000"/>
                <w:szCs w:val="26"/>
              </w:rPr>
              <w:t>Số Bảo lãnh</w:t>
            </w:r>
          </w:p>
          <w:p w14:paraId="39261646" w14:textId="77777777" w:rsidR="004A7D63" w:rsidRPr="00571988" w:rsidRDefault="004A7D63" w:rsidP="00153C37">
            <w:pPr>
              <w:spacing w:line="312" w:lineRule="auto"/>
              <w:ind w:firstLine="0"/>
              <w:jc w:val="both"/>
              <w:rPr>
                <w:rFonts w:cs="Times New Roman"/>
                <w:b/>
                <w:szCs w:val="26"/>
              </w:rPr>
            </w:pPr>
            <w:r w:rsidRPr="002F4D0F">
              <w:rPr>
                <w:rFonts w:cs="Times New Roman"/>
                <w:i/>
                <w:color w:val="FF0000"/>
                <w:szCs w:val="26"/>
              </w:rPr>
              <w:t>(tên cũ Số BG-Local)</w:t>
            </w:r>
          </w:p>
        </w:tc>
        <w:tc>
          <w:tcPr>
            <w:tcW w:w="1350" w:type="dxa"/>
            <w:gridSpan w:val="3"/>
          </w:tcPr>
          <w:p w14:paraId="053153ED"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506D4C11"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16</w:t>
            </w:r>
          </w:p>
        </w:tc>
        <w:tc>
          <w:tcPr>
            <w:tcW w:w="993" w:type="dxa"/>
          </w:tcPr>
          <w:p w14:paraId="0C0BFF05"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(P)</w:t>
            </w:r>
          </w:p>
        </w:tc>
        <w:tc>
          <w:tcPr>
            <w:tcW w:w="4394" w:type="dxa"/>
          </w:tcPr>
          <w:p w14:paraId="43432A4C"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02BA8A64" w14:textId="77777777" w:rsidR="004A7D63" w:rsidRPr="00571988" w:rsidRDefault="004A7D63" w:rsidP="00153C37">
            <w:pPr>
              <w:spacing w:line="312" w:lineRule="auto"/>
              <w:ind w:firstLine="0"/>
              <w:jc w:val="center"/>
              <w:rPr>
                <w:rFonts w:cs="Times New Roman"/>
                <w:szCs w:val="26"/>
              </w:rPr>
            </w:pPr>
            <w:r>
              <w:rPr>
                <w:rFonts w:cs="Times New Roman"/>
                <w:szCs w:val="26"/>
              </w:rPr>
              <w:t>N</w:t>
            </w:r>
          </w:p>
        </w:tc>
      </w:tr>
      <w:tr w:rsidR="004A7D63" w:rsidRPr="00571988" w14:paraId="74763E95" w14:textId="77777777" w:rsidTr="00153C37">
        <w:tc>
          <w:tcPr>
            <w:tcW w:w="1548" w:type="dxa"/>
          </w:tcPr>
          <w:p w14:paraId="644FE934"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Số Ref liên quan</w:t>
            </w:r>
          </w:p>
        </w:tc>
        <w:tc>
          <w:tcPr>
            <w:tcW w:w="1350" w:type="dxa"/>
            <w:gridSpan w:val="3"/>
          </w:tcPr>
          <w:p w14:paraId="68B26573"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1EEAECC2"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16</w:t>
            </w:r>
          </w:p>
        </w:tc>
        <w:tc>
          <w:tcPr>
            <w:tcW w:w="993" w:type="dxa"/>
          </w:tcPr>
          <w:p w14:paraId="35898B3F"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(P)</w:t>
            </w:r>
          </w:p>
        </w:tc>
        <w:tc>
          <w:tcPr>
            <w:tcW w:w="4394" w:type="dxa"/>
          </w:tcPr>
          <w:p w14:paraId="78AFAF46"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06E403E6"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3BD3D4F8" w14:textId="77777777" w:rsidTr="00153C37">
        <w:tc>
          <w:tcPr>
            <w:tcW w:w="1548" w:type="dxa"/>
          </w:tcPr>
          <w:p w14:paraId="774BC486"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Phạm vi Bảo lãnh</w:t>
            </w:r>
          </w:p>
        </w:tc>
        <w:tc>
          <w:tcPr>
            <w:tcW w:w="1350" w:type="dxa"/>
            <w:gridSpan w:val="3"/>
          </w:tcPr>
          <w:p w14:paraId="30BF4630"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34F45C81"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20</w:t>
            </w:r>
          </w:p>
        </w:tc>
        <w:tc>
          <w:tcPr>
            <w:tcW w:w="993" w:type="dxa"/>
          </w:tcPr>
          <w:p w14:paraId="1D8D9C21"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(P)</w:t>
            </w:r>
          </w:p>
        </w:tc>
        <w:tc>
          <w:tcPr>
            <w:tcW w:w="4394" w:type="dxa"/>
          </w:tcPr>
          <w:p w14:paraId="5CAB5A9B"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p>
        </w:tc>
        <w:tc>
          <w:tcPr>
            <w:tcW w:w="1417" w:type="dxa"/>
          </w:tcPr>
          <w:p w14:paraId="34BFC420"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554035C8" w14:textId="77777777" w:rsidTr="00153C37">
        <w:tc>
          <w:tcPr>
            <w:tcW w:w="1548" w:type="dxa"/>
          </w:tcPr>
          <w:p w14:paraId="489E03A9" w14:textId="77777777" w:rsidR="004A7D63" w:rsidRPr="00571988" w:rsidRDefault="004A7D63" w:rsidP="00153C37">
            <w:pPr>
              <w:spacing w:line="312" w:lineRule="auto"/>
              <w:ind w:firstLine="0"/>
              <w:jc w:val="both"/>
              <w:rPr>
                <w:rFonts w:cs="Times New Roman"/>
                <w:b/>
                <w:szCs w:val="26"/>
              </w:rPr>
            </w:pPr>
            <w:r w:rsidRPr="006052FB">
              <w:rPr>
                <w:rFonts w:cs="Times New Roman"/>
                <w:b/>
                <w:color w:val="FF0000"/>
                <w:szCs w:val="26"/>
              </w:rPr>
              <w:t>Loại Bảo lãnh</w:t>
            </w:r>
          </w:p>
        </w:tc>
        <w:tc>
          <w:tcPr>
            <w:tcW w:w="1350" w:type="dxa"/>
            <w:gridSpan w:val="3"/>
          </w:tcPr>
          <w:p w14:paraId="70FF54DD"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0E67A6C3"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50</w:t>
            </w:r>
          </w:p>
        </w:tc>
        <w:tc>
          <w:tcPr>
            <w:tcW w:w="993" w:type="dxa"/>
          </w:tcPr>
          <w:p w14:paraId="39753FB6"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w:t>
            </w:r>
            <w:r>
              <w:rPr>
                <w:rFonts w:cs="Times New Roman"/>
                <w:szCs w:val="26"/>
              </w:rPr>
              <w:t>P</w:t>
            </w:r>
            <w:r w:rsidRPr="00571988">
              <w:rPr>
                <w:rFonts w:cs="Times New Roman"/>
                <w:szCs w:val="26"/>
              </w:rPr>
              <w:t>)</w:t>
            </w:r>
          </w:p>
        </w:tc>
        <w:tc>
          <w:tcPr>
            <w:tcW w:w="4394" w:type="dxa"/>
          </w:tcPr>
          <w:p w14:paraId="6219FDC9"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Người </w:t>
            </w:r>
            <w:r>
              <w:rPr>
                <w:rFonts w:cs="Times New Roman"/>
                <w:szCs w:val="26"/>
              </w:rPr>
              <w:lastRenderedPageBreak/>
              <w:t>dùng có thể chỉnh sửa nếu cần.</w:t>
            </w:r>
          </w:p>
        </w:tc>
        <w:tc>
          <w:tcPr>
            <w:tcW w:w="1417" w:type="dxa"/>
          </w:tcPr>
          <w:p w14:paraId="1A29EB9A" w14:textId="77777777" w:rsidR="004A7D63" w:rsidRPr="00571988" w:rsidRDefault="004A7D63" w:rsidP="00153C37">
            <w:pPr>
              <w:spacing w:line="312" w:lineRule="auto"/>
              <w:ind w:firstLine="0"/>
              <w:jc w:val="center"/>
              <w:rPr>
                <w:rFonts w:cs="Times New Roman"/>
                <w:szCs w:val="26"/>
              </w:rPr>
            </w:pPr>
            <w:r>
              <w:rPr>
                <w:rFonts w:cs="Times New Roman"/>
                <w:szCs w:val="26"/>
              </w:rPr>
              <w:lastRenderedPageBreak/>
              <w:t>N</w:t>
            </w:r>
          </w:p>
        </w:tc>
      </w:tr>
      <w:tr w:rsidR="004A7D63" w:rsidRPr="00571988" w14:paraId="419F015F" w14:textId="77777777" w:rsidTr="00153C37">
        <w:tc>
          <w:tcPr>
            <w:tcW w:w="1548" w:type="dxa"/>
          </w:tcPr>
          <w:p w14:paraId="1B5C1466"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lastRenderedPageBreak/>
              <w:t>(Chi tiết Loại BL)</w:t>
            </w:r>
          </w:p>
        </w:tc>
        <w:tc>
          <w:tcPr>
            <w:tcW w:w="1350" w:type="dxa"/>
            <w:gridSpan w:val="3"/>
          </w:tcPr>
          <w:p w14:paraId="36873F42"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7D929546"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50</w:t>
            </w:r>
          </w:p>
        </w:tc>
        <w:tc>
          <w:tcPr>
            <w:tcW w:w="993" w:type="dxa"/>
          </w:tcPr>
          <w:p w14:paraId="7B759783"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(P)</w:t>
            </w:r>
          </w:p>
        </w:tc>
        <w:tc>
          <w:tcPr>
            <w:tcW w:w="4394" w:type="dxa"/>
          </w:tcPr>
          <w:p w14:paraId="69426ACF"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w:t>
            </w:r>
          </w:p>
        </w:tc>
        <w:tc>
          <w:tcPr>
            <w:tcW w:w="1417" w:type="dxa"/>
          </w:tcPr>
          <w:p w14:paraId="34086888"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2FF6DF5E" w14:textId="77777777" w:rsidTr="00153C37">
        <w:tc>
          <w:tcPr>
            <w:tcW w:w="1548" w:type="dxa"/>
          </w:tcPr>
          <w:p w14:paraId="0C047CCC"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Tính chất BL</w:t>
            </w:r>
          </w:p>
        </w:tc>
        <w:tc>
          <w:tcPr>
            <w:tcW w:w="1350" w:type="dxa"/>
            <w:gridSpan w:val="3"/>
          </w:tcPr>
          <w:p w14:paraId="23344513"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274AAEC3"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10</w:t>
            </w:r>
          </w:p>
        </w:tc>
        <w:tc>
          <w:tcPr>
            <w:tcW w:w="993" w:type="dxa"/>
          </w:tcPr>
          <w:p w14:paraId="771F45E7"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(P)</w:t>
            </w:r>
          </w:p>
        </w:tc>
        <w:tc>
          <w:tcPr>
            <w:tcW w:w="4394" w:type="dxa"/>
          </w:tcPr>
          <w:p w14:paraId="05C9B1AC"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Người dùng có thể chỉnh sửa nếu cần.</w:t>
            </w:r>
          </w:p>
        </w:tc>
        <w:tc>
          <w:tcPr>
            <w:tcW w:w="1417" w:type="dxa"/>
          </w:tcPr>
          <w:p w14:paraId="25B1C59D"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61B92CA5" w14:textId="77777777" w:rsidTr="00153C37">
        <w:tc>
          <w:tcPr>
            <w:tcW w:w="1548" w:type="dxa"/>
          </w:tcPr>
          <w:p w14:paraId="2CE3EFFE"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Mục đích bảo lãnh</w:t>
            </w:r>
          </w:p>
        </w:tc>
        <w:tc>
          <w:tcPr>
            <w:tcW w:w="1350" w:type="dxa"/>
            <w:gridSpan w:val="3"/>
          </w:tcPr>
          <w:p w14:paraId="3F7AAAC1"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nVarchar</w:t>
            </w:r>
          </w:p>
        </w:tc>
        <w:tc>
          <w:tcPr>
            <w:tcW w:w="612" w:type="dxa"/>
          </w:tcPr>
          <w:p w14:paraId="5FF592E4"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512</w:t>
            </w:r>
          </w:p>
        </w:tc>
        <w:tc>
          <w:tcPr>
            <w:tcW w:w="993" w:type="dxa"/>
          </w:tcPr>
          <w:p w14:paraId="6B111A6E"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(P)</w:t>
            </w:r>
          </w:p>
        </w:tc>
        <w:tc>
          <w:tcPr>
            <w:tcW w:w="4394" w:type="dxa"/>
          </w:tcPr>
          <w:p w14:paraId="0A2FD37E"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r>
              <w:rPr>
                <w:rFonts w:cs="Times New Roman"/>
                <w:szCs w:val="26"/>
              </w:rPr>
              <w:t xml:space="preserve"> Người dùng có thể chỉnh sửa nếu cần.</w:t>
            </w:r>
          </w:p>
        </w:tc>
        <w:tc>
          <w:tcPr>
            <w:tcW w:w="1417" w:type="dxa"/>
          </w:tcPr>
          <w:p w14:paraId="67D1410B"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63C851AE" w14:textId="77777777" w:rsidTr="00153C37">
        <w:tc>
          <w:tcPr>
            <w:tcW w:w="1548" w:type="dxa"/>
          </w:tcPr>
          <w:p w14:paraId="17F29421" w14:textId="77777777" w:rsidR="004A7D63" w:rsidRPr="00FB2BC7" w:rsidRDefault="004A7D63" w:rsidP="00153C37">
            <w:pPr>
              <w:spacing w:line="312" w:lineRule="auto"/>
              <w:ind w:firstLine="0"/>
              <w:jc w:val="both"/>
              <w:rPr>
                <w:rFonts w:cs="Times New Roman"/>
                <w:b/>
                <w:color w:val="FF0000"/>
                <w:szCs w:val="26"/>
              </w:rPr>
            </w:pPr>
            <w:r w:rsidRPr="00FB2BC7">
              <w:rPr>
                <w:rFonts w:cs="Times New Roman"/>
                <w:b/>
                <w:color w:val="FF0000"/>
                <w:szCs w:val="26"/>
              </w:rPr>
              <w:t>Lý do đóng BL</w:t>
            </w:r>
          </w:p>
          <w:p w14:paraId="502975D4" w14:textId="77777777" w:rsidR="004A7D63" w:rsidRPr="00FB2BC7" w:rsidRDefault="004A7D63" w:rsidP="00153C37">
            <w:pPr>
              <w:spacing w:line="312" w:lineRule="auto"/>
              <w:ind w:firstLine="0"/>
              <w:jc w:val="both"/>
              <w:rPr>
                <w:rFonts w:cs="Times New Roman"/>
                <w:b/>
                <w:color w:val="FF0000"/>
                <w:szCs w:val="26"/>
              </w:rPr>
            </w:pPr>
            <w:r w:rsidRPr="00FB2BC7">
              <w:rPr>
                <w:rFonts w:cs="Times New Roman"/>
                <w:i/>
                <w:color w:val="FF0000"/>
                <w:szCs w:val="26"/>
              </w:rPr>
              <w:t xml:space="preserve">(tên cũ </w:t>
            </w:r>
            <w:r>
              <w:rPr>
                <w:rFonts w:cs="Times New Roman"/>
                <w:i/>
                <w:color w:val="FF0000"/>
                <w:szCs w:val="26"/>
              </w:rPr>
              <w:t xml:space="preserve">Lý do đóng </w:t>
            </w:r>
            <w:r w:rsidRPr="00FB2BC7">
              <w:rPr>
                <w:rFonts w:cs="Times New Roman"/>
                <w:i/>
                <w:color w:val="FF0000"/>
                <w:szCs w:val="26"/>
              </w:rPr>
              <w:t>(*))</w:t>
            </w:r>
          </w:p>
        </w:tc>
        <w:tc>
          <w:tcPr>
            <w:tcW w:w="1350" w:type="dxa"/>
            <w:gridSpan w:val="3"/>
          </w:tcPr>
          <w:p w14:paraId="619A1690"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6F607644"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50</w:t>
            </w:r>
          </w:p>
        </w:tc>
        <w:tc>
          <w:tcPr>
            <w:tcW w:w="993" w:type="dxa"/>
          </w:tcPr>
          <w:p w14:paraId="62A5F461"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(M)</w:t>
            </w:r>
          </w:p>
        </w:tc>
        <w:tc>
          <w:tcPr>
            <w:tcW w:w="4394" w:type="dxa"/>
          </w:tcPr>
          <w:p w14:paraId="139D19D0"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Lý do đóng BL.</w:t>
            </w:r>
          </w:p>
          <w:p w14:paraId="0CF3FB9C"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Mặc định là để trống, người dùng tự chọn giá trị</w:t>
            </w:r>
          </w:p>
        </w:tc>
        <w:tc>
          <w:tcPr>
            <w:tcW w:w="1417" w:type="dxa"/>
          </w:tcPr>
          <w:p w14:paraId="0708483F" w14:textId="77777777" w:rsidR="004A7D63" w:rsidRPr="00571988" w:rsidRDefault="004A7D63" w:rsidP="00153C37">
            <w:pPr>
              <w:spacing w:line="312" w:lineRule="auto"/>
              <w:ind w:firstLine="0"/>
              <w:jc w:val="center"/>
              <w:rPr>
                <w:rFonts w:cs="Times New Roman"/>
                <w:szCs w:val="26"/>
              </w:rPr>
            </w:pPr>
            <w:r>
              <w:rPr>
                <w:rFonts w:cs="Times New Roman"/>
                <w:szCs w:val="26"/>
              </w:rPr>
              <w:t>N</w:t>
            </w:r>
          </w:p>
        </w:tc>
      </w:tr>
      <w:tr w:rsidR="004A7D63" w:rsidRPr="00571988" w14:paraId="63AA9C64" w14:textId="77777777" w:rsidTr="00153C37">
        <w:tc>
          <w:tcPr>
            <w:tcW w:w="1548" w:type="dxa"/>
          </w:tcPr>
          <w:p w14:paraId="16F27447" w14:textId="77777777" w:rsidR="004A7D63" w:rsidRPr="00571988" w:rsidRDefault="004A7D63" w:rsidP="00153C37">
            <w:pPr>
              <w:spacing w:line="312" w:lineRule="auto"/>
              <w:ind w:firstLine="0"/>
              <w:jc w:val="both"/>
              <w:rPr>
                <w:rFonts w:cs="Times New Roman"/>
                <w:b/>
                <w:szCs w:val="26"/>
              </w:rPr>
            </w:pPr>
            <w:commentRangeStart w:id="572"/>
            <w:commentRangeStart w:id="573"/>
            <w:r w:rsidRPr="00571988">
              <w:rPr>
                <w:rFonts w:cs="Times New Roman"/>
                <w:b/>
                <w:szCs w:val="26"/>
              </w:rPr>
              <w:t>Ngôn ngữ TB đóng BL</w:t>
            </w:r>
            <w:commentRangeEnd w:id="572"/>
            <w:r>
              <w:rPr>
                <w:rStyle w:val="CommentReference"/>
              </w:rPr>
              <w:commentReference w:id="572"/>
            </w:r>
            <w:commentRangeEnd w:id="573"/>
            <w:r w:rsidR="00CA43AD">
              <w:rPr>
                <w:rStyle w:val="CommentReference"/>
              </w:rPr>
              <w:commentReference w:id="573"/>
            </w:r>
          </w:p>
        </w:tc>
        <w:tc>
          <w:tcPr>
            <w:tcW w:w="1350" w:type="dxa"/>
            <w:gridSpan w:val="3"/>
          </w:tcPr>
          <w:p w14:paraId="6E638921" w14:textId="77777777" w:rsidR="004A7D63" w:rsidRPr="00571988" w:rsidRDefault="004A7D63" w:rsidP="00153C37">
            <w:pPr>
              <w:spacing w:line="312" w:lineRule="auto"/>
              <w:ind w:firstLine="0"/>
              <w:jc w:val="center"/>
              <w:rPr>
                <w:rFonts w:cs="Times New Roman"/>
                <w:szCs w:val="26"/>
              </w:rPr>
            </w:pPr>
            <w:r>
              <w:rPr>
                <w:rFonts w:cs="Times New Roman"/>
                <w:szCs w:val="26"/>
              </w:rPr>
              <w:t>nVarchar</w:t>
            </w:r>
          </w:p>
        </w:tc>
        <w:tc>
          <w:tcPr>
            <w:tcW w:w="612" w:type="dxa"/>
          </w:tcPr>
          <w:p w14:paraId="7B909FCF"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12</w:t>
            </w:r>
          </w:p>
        </w:tc>
        <w:tc>
          <w:tcPr>
            <w:tcW w:w="993" w:type="dxa"/>
          </w:tcPr>
          <w:p w14:paraId="764FCCE5"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(M/H)</w:t>
            </w:r>
          </w:p>
        </w:tc>
        <w:tc>
          <w:tcPr>
            <w:tcW w:w="4394" w:type="dxa"/>
          </w:tcPr>
          <w:p w14:paraId="6E746167"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Loại ngôn ngữ được sử dụng để tạo Thông báo đóng BL</w:t>
            </w:r>
          </w:p>
          <w:p w14:paraId="01C9A222"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Gồm các giá trị cho người dùng chọn:</w:t>
            </w:r>
          </w:p>
          <w:p w14:paraId="2F5DB39E" w14:textId="32888EEA" w:rsidR="004A7D63" w:rsidRPr="00571988" w:rsidRDefault="004A7D63" w:rsidP="00153C37">
            <w:pPr>
              <w:pStyle w:val="ListParagraph"/>
              <w:numPr>
                <w:ilvl w:val="0"/>
                <w:numId w:val="1"/>
              </w:numPr>
              <w:spacing w:line="312" w:lineRule="auto"/>
              <w:ind w:left="357" w:firstLine="0"/>
              <w:contextualSpacing w:val="0"/>
              <w:jc w:val="both"/>
              <w:rPr>
                <w:rFonts w:cs="Times New Roman"/>
                <w:szCs w:val="26"/>
              </w:rPr>
            </w:pPr>
            <w:commentRangeStart w:id="574"/>
            <w:commentRangeStart w:id="575"/>
            <w:r w:rsidRPr="00571988">
              <w:rPr>
                <w:rFonts w:cs="Times New Roman"/>
                <w:szCs w:val="26"/>
              </w:rPr>
              <w:t xml:space="preserve">Tiếng </w:t>
            </w:r>
            <w:del w:id="576" w:author="Nguyen Thu Trang - VTFC - KVH" w:date="2022-03-16T18:46:00Z">
              <w:r w:rsidRPr="00571988" w:rsidDel="00E95C98">
                <w:rPr>
                  <w:rFonts w:cs="Times New Roman"/>
                  <w:szCs w:val="26"/>
                </w:rPr>
                <w:delText>Anh</w:delText>
              </w:r>
            </w:del>
            <w:ins w:id="577" w:author="Nguyen Thu Trang - VTFC - KVH" w:date="2022-03-16T18:46:00Z">
              <w:r w:rsidR="00E95C98">
                <w:rPr>
                  <w:rFonts w:cs="Times New Roman"/>
                  <w:szCs w:val="26"/>
                </w:rPr>
                <w:t>Lào</w:t>
              </w:r>
            </w:ins>
          </w:p>
          <w:p w14:paraId="38C06FE5" w14:textId="1EDBE2F8" w:rsidR="004A7D63" w:rsidRPr="00571988" w:rsidRDefault="004A7D63" w:rsidP="00153C3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Tiếng </w:t>
            </w:r>
            <w:del w:id="578" w:author="Nguyen Thu Trang - VTFC - KVH" w:date="2022-03-16T18:46:00Z">
              <w:r w:rsidRPr="00571988" w:rsidDel="00E95C98">
                <w:rPr>
                  <w:rFonts w:cs="Times New Roman"/>
                  <w:szCs w:val="26"/>
                </w:rPr>
                <w:delText>Lào</w:delText>
              </w:r>
            </w:del>
            <w:ins w:id="579" w:author="Nguyen Thu Trang - VTFC - KVH" w:date="2022-03-16T18:46:00Z">
              <w:r w:rsidR="00E95C98">
                <w:rPr>
                  <w:rFonts w:cs="Times New Roman"/>
                  <w:szCs w:val="26"/>
                </w:rPr>
                <w:t>Anh</w:t>
              </w:r>
            </w:ins>
          </w:p>
          <w:p w14:paraId="49917736" w14:textId="77777777" w:rsidR="004A7D63" w:rsidRPr="00571988" w:rsidRDefault="004A7D63" w:rsidP="00153C37">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Tiếng Việt</w:t>
            </w:r>
            <w:commentRangeEnd w:id="574"/>
            <w:r>
              <w:rPr>
                <w:rStyle w:val="CommentReference"/>
              </w:rPr>
              <w:commentReference w:id="574"/>
            </w:r>
            <w:commentRangeEnd w:id="575"/>
            <w:r w:rsidR="00CA43AD">
              <w:rPr>
                <w:rStyle w:val="CommentReference"/>
              </w:rPr>
              <w:commentReference w:id="575"/>
            </w:r>
          </w:p>
          <w:p w14:paraId="6C973658" w14:textId="6D54468A" w:rsidR="004A7D63" w:rsidRDefault="004A7D63" w:rsidP="00153C37">
            <w:pPr>
              <w:spacing w:line="312" w:lineRule="auto"/>
              <w:ind w:firstLine="0"/>
              <w:jc w:val="both"/>
              <w:rPr>
                <w:rFonts w:cs="Times New Roman"/>
                <w:szCs w:val="26"/>
              </w:rPr>
            </w:pPr>
            <w:r w:rsidRPr="00571988">
              <w:rPr>
                <w:rFonts w:cs="Times New Roman"/>
                <w:szCs w:val="26"/>
              </w:rPr>
              <w:t xml:space="preserve">Mặc định giá trị là “Tiếng </w:t>
            </w:r>
            <w:del w:id="580" w:author="Nguyen Thu Trang - VTFC - KVH" w:date="2022-03-16T18:46:00Z">
              <w:r w:rsidRPr="00571988" w:rsidDel="00E95C98">
                <w:rPr>
                  <w:rFonts w:cs="Times New Roman"/>
                  <w:szCs w:val="26"/>
                </w:rPr>
                <w:delText>...</w:delText>
              </w:r>
            </w:del>
            <w:ins w:id="581" w:author="Nguyen Thu Trang - VTFC - KVH" w:date="2022-03-16T18:46:00Z">
              <w:r w:rsidR="00E95C98">
                <w:rPr>
                  <w:rFonts w:cs="Times New Roman"/>
                  <w:szCs w:val="26"/>
                </w:rPr>
                <w:t>Lào</w:t>
              </w:r>
            </w:ins>
            <w:r w:rsidRPr="00571988">
              <w:rPr>
                <w:rFonts w:cs="Times New Roman"/>
                <w:szCs w:val="26"/>
              </w:rPr>
              <w:t>”, người dùng có thể sửa lại</w:t>
            </w:r>
          </w:p>
          <w:p w14:paraId="000CC51C"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sẽ sử dụng thông tin các trường trên màn hình </w:t>
            </w:r>
            <w:r>
              <w:rPr>
                <w:rFonts w:cs="Times New Roman"/>
                <w:szCs w:val="26"/>
              </w:rPr>
              <w:t>và Ngôn ngữ để tạo Thông báo đóng BCT tương ứng.</w:t>
            </w:r>
          </w:p>
        </w:tc>
        <w:tc>
          <w:tcPr>
            <w:tcW w:w="1417" w:type="dxa"/>
          </w:tcPr>
          <w:p w14:paraId="04F26F75"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438BAEA7" w14:textId="77777777" w:rsidTr="005E5229">
        <w:tc>
          <w:tcPr>
            <w:tcW w:w="8897" w:type="dxa"/>
            <w:gridSpan w:val="7"/>
            <w:shd w:val="clear" w:color="auto" w:fill="FFFF00"/>
          </w:tcPr>
          <w:p w14:paraId="233E9B5D"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 xml:space="preserve">Các bên liên quan: </w:t>
            </w:r>
          </w:p>
          <w:p w14:paraId="33DB09CA"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Màn hình thông tin của các bên liên quan giống trong chức năng Phát hành BL trong nước nhưng người dùng chỉ được xem, không được thay đổi.</w:t>
            </w:r>
          </w:p>
          <w:p w14:paraId="75135D67"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FFFF00"/>
          </w:tcPr>
          <w:p w14:paraId="02F31C27" w14:textId="77777777" w:rsidR="004A7D63" w:rsidRPr="005B014C" w:rsidRDefault="004A7D63" w:rsidP="00153C37">
            <w:pPr>
              <w:spacing w:line="312" w:lineRule="auto"/>
              <w:ind w:firstLine="0"/>
              <w:jc w:val="center"/>
              <w:rPr>
                <w:rFonts w:cs="Times New Roman"/>
                <w:szCs w:val="26"/>
              </w:rPr>
            </w:pPr>
            <w:r w:rsidRPr="005B014C">
              <w:rPr>
                <w:rFonts w:cs="Times New Roman"/>
                <w:szCs w:val="26"/>
              </w:rPr>
              <w:t>Y</w:t>
            </w:r>
          </w:p>
        </w:tc>
      </w:tr>
      <w:tr w:rsidR="004A7D63" w:rsidRPr="00571988" w14:paraId="600C99C9" w14:textId="77777777" w:rsidTr="005E5229">
        <w:tc>
          <w:tcPr>
            <w:tcW w:w="8897" w:type="dxa"/>
            <w:gridSpan w:val="7"/>
            <w:shd w:val="clear" w:color="auto" w:fill="FFFF00"/>
          </w:tcPr>
          <w:p w14:paraId="60B81622"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Thông tin tài chính</w:t>
            </w:r>
          </w:p>
        </w:tc>
        <w:tc>
          <w:tcPr>
            <w:tcW w:w="1417" w:type="dxa"/>
            <w:shd w:val="clear" w:color="auto" w:fill="FFFF00"/>
          </w:tcPr>
          <w:p w14:paraId="1136028D" w14:textId="77777777" w:rsidR="004A7D63" w:rsidRPr="005B014C" w:rsidRDefault="004A7D63" w:rsidP="00153C37">
            <w:pPr>
              <w:spacing w:line="312" w:lineRule="auto"/>
              <w:ind w:firstLine="0"/>
              <w:jc w:val="center"/>
              <w:rPr>
                <w:rFonts w:cs="Times New Roman"/>
                <w:szCs w:val="26"/>
              </w:rPr>
            </w:pPr>
            <w:r w:rsidRPr="005B014C">
              <w:rPr>
                <w:rFonts w:cs="Times New Roman"/>
                <w:szCs w:val="26"/>
              </w:rPr>
              <w:t>Y</w:t>
            </w:r>
          </w:p>
        </w:tc>
      </w:tr>
      <w:tr w:rsidR="004A7D63" w:rsidRPr="00571988" w14:paraId="4D9032F2" w14:textId="77777777" w:rsidTr="005E5229">
        <w:tc>
          <w:tcPr>
            <w:tcW w:w="1720" w:type="dxa"/>
            <w:gridSpan w:val="2"/>
            <w:shd w:val="clear" w:color="auto" w:fill="DBE5F1" w:themeFill="accent1" w:themeFillTint="33"/>
          </w:tcPr>
          <w:p w14:paraId="5E74A78F"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Giá trị bảo lãnh</w:t>
            </w:r>
          </w:p>
        </w:tc>
        <w:tc>
          <w:tcPr>
            <w:tcW w:w="7177" w:type="dxa"/>
            <w:gridSpan w:val="5"/>
            <w:shd w:val="clear" w:color="auto" w:fill="DBE5F1" w:themeFill="accent1" w:themeFillTint="33"/>
          </w:tcPr>
          <w:p w14:paraId="3C4CF63C"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Màn hình thông tin của Giá trị bảo lãnh giống trong chức năng Phát hành BL trong nước nhưng người dùng chỉ được xem, không được thay đổi.</w:t>
            </w:r>
          </w:p>
          <w:p w14:paraId="6F8F3B1A"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DBE5F1" w:themeFill="accent1" w:themeFillTint="33"/>
          </w:tcPr>
          <w:p w14:paraId="64DB5672"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4E9B7312" w14:textId="77777777" w:rsidTr="005E5229">
        <w:tc>
          <w:tcPr>
            <w:tcW w:w="1720" w:type="dxa"/>
            <w:gridSpan w:val="2"/>
            <w:shd w:val="clear" w:color="auto" w:fill="DBE5F1" w:themeFill="accent1" w:themeFillTint="33"/>
          </w:tcPr>
          <w:p w14:paraId="2FFF5E75"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lastRenderedPageBreak/>
              <w:t>Hợp đồng cơ sở</w:t>
            </w:r>
          </w:p>
        </w:tc>
        <w:tc>
          <w:tcPr>
            <w:tcW w:w="7177" w:type="dxa"/>
            <w:gridSpan w:val="5"/>
            <w:shd w:val="clear" w:color="auto" w:fill="DBE5F1" w:themeFill="accent1" w:themeFillTint="33"/>
          </w:tcPr>
          <w:p w14:paraId="72D78199"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Màn hình thông tin của Hợp đồng cơ sở giống trong chức năng Phát hành BL trong nước nhưng người dùng chỉ được xem, không được thay đổi.</w:t>
            </w:r>
          </w:p>
          <w:p w14:paraId="5093B547"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DBE5F1" w:themeFill="accent1" w:themeFillTint="33"/>
          </w:tcPr>
          <w:p w14:paraId="4D9E57CF"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0090F9F8" w14:textId="77777777" w:rsidTr="005E5229">
        <w:tc>
          <w:tcPr>
            <w:tcW w:w="1720" w:type="dxa"/>
            <w:gridSpan w:val="2"/>
            <w:shd w:val="clear" w:color="auto" w:fill="DBE5F1" w:themeFill="accent1" w:themeFillTint="33"/>
          </w:tcPr>
          <w:p w14:paraId="3C9A4F55" w14:textId="77777777" w:rsidR="004A7D63" w:rsidRPr="00571988" w:rsidRDefault="004A7D63" w:rsidP="00153C37">
            <w:pPr>
              <w:spacing w:line="312" w:lineRule="auto"/>
              <w:ind w:firstLine="0"/>
              <w:jc w:val="both"/>
              <w:rPr>
                <w:rFonts w:cs="Times New Roman"/>
                <w:b/>
                <w:szCs w:val="26"/>
              </w:rPr>
            </w:pPr>
            <w:r w:rsidRPr="00571988">
              <w:rPr>
                <w:rFonts w:cs="Times New Roman"/>
                <w:b/>
                <w:szCs w:val="26"/>
              </w:rPr>
              <w:t>Thông tin về Thời hạn</w:t>
            </w:r>
          </w:p>
        </w:tc>
        <w:tc>
          <w:tcPr>
            <w:tcW w:w="7177" w:type="dxa"/>
            <w:gridSpan w:val="5"/>
            <w:shd w:val="clear" w:color="auto" w:fill="DBE5F1" w:themeFill="accent1" w:themeFillTint="33"/>
          </w:tcPr>
          <w:p w14:paraId="06E248E6"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Màn hình thông tin Thời hạn giống trong chức năng Phát hành BL trong nước nhưng người dùng chỉ được xem, không được thay đổi.</w:t>
            </w:r>
          </w:p>
          <w:p w14:paraId="32134AF0"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DBE5F1" w:themeFill="accent1" w:themeFillTint="33"/>
          </w:tcPr>
          <w:p w14:paraId="292EB98C" w14:textId="77777777" w:rsidR="004A7D63" w:rsidRPr="00571988" w:rsidRDefault="004A7D63" w:rsidP="00153C37">
            <w:pPr>
              <w:spacing w:line="312" w:lineRule="auto"/>
              <w:ind w:firstLine="0"/>
              <w:jc w:val="center"/>
              <w:rPr>
                <w:rFonts w:cs="Times New Roman"/>
                <w:szCs w:val="26"/>
              </w:rPr>
            </w:pPr>
            <w:r>
              <w:rPr>
                <w:rFonts w:cs="Times New Roman"/>
                <w:szCs w:val="26"/>
              </w:rPr>
              <w:t>Y</w:t>
            </w:r>
          </w:p>
        </w:tc>
      </w:tr>
      <w:tr w:rsidR="004A7D63" w:rsidRPr="00571988" w14:paraId="7E956123" w14:textId="77777777" w:rsidTr="005E5229">
        <w:tc>
          <w:tcPr>
            <w:tcW w:w="1720" w:type="dxa"/>
            <w:gridSpan w:val="2"/>
          </w:tcPr>
          <w:p w14:paraId="54D244DB" w14:textId="77777777" w:rsidR="004A7D63" w:rsidRPr="005B014C" w:rsidRDefault="004A7D63" w:rsidP="00153C37">
            <w:pPr>
              <w:spacing w:line="312" w:lineRule="auto"/>
              <w:ind w:firstLine="0"/>
              <w:jc w:val="both"/>
              <w:rPr>
                <w:rFonts w:cs="Times New Roman"/>
                <w:b/>
                <w:color w:val="FF0000"/>
                <w:szCs w:val="26"/>
              </w:rPr>
            </w:pPr>
            <w:r w:rsidRPr="005B014C">
              <w:rPr>
                <w:rFonts w:cs="Times New Roman"/>
                <w:b/>
                <w:color w:val="FF0000"/>
                <w:szCs w:val="26"/>
              </w:rPr>
              <w:t>Thông tin khác</w:t>
            </w:r>
          </w:p>
        </w:tc>
        <w:tc>
          <w:tcPr>
            <w:tcW w:w="1082" w:type="dxa"/>
          </w:tcPr>
          <w:p w14:paraId="21A87462"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clob</w:t>
            </w:r>
          </w:p>
        </w:tc>
        <w:tc>
          <w:tcPr>
            <w:tcW w:w="708" w:type="dxa"/>
            <w:gridSpan w:val="2"/>
          </w:tcPr>
          <w:p w14:paraId="568584FA" w14:textId="77777777" w:rsidR="004A7D63" w:rsidRPr="00571988" w:rsidRDefault="004A7D63" w:rsidP="00153C37">
            <w:pPr>
              <w:spacing w:line="312" w:lineRule="auto"/>
              <w:ind w:firstLine="0"/>
              <w:jc w:val="center"/>
              <w:rPr>
                <w:rFonts w:cs="Times New Roman"/>
                <w:szCs w:val="26"/>
              </w:rPr>
            </w:pPr>
          </w:p>
        </w:tc>
        <w:tc>
          <w:tcPr>
            <w:tcW w:w="993" w:type="dxa"/>
          </w:tcPr>
          <w:p w14:paraId="5B4B5F8F" w14:textId="77777777" w:rsidR="004A7D63" w:rsidRPr="00571988" w:rsidRDefault="004A7D63" w:rsidP="00153C37">
            <w:pPr>
              <w:spacing w:line="312" w:lineRule="auto"/>
              <w:ind w:firstLine="0"/>
              <w:jc w:val="center"/>
              <w:rPr>
                <w:rFonts w:cs="Times New Roman"/>
                <w:szCs w:val="26"/>
              </w:rPr>
            </w:pPr>
            <w:r w:rsidRPr="00571988">
              <w:rPr>
                <w:rFonts w:cs="Times New Roman"/>
                <w:szCs w:val="26"/>
              </w:rPr>
              <w:t>(O)</w:t>
            </w:r>
          </w:p>
        </w:tc>
        <w:tc>
          <w:tcPr>
            <w:tcW w:w="4394" w:type="dxa"/>
          </w:tcPr>
          <w:p w14:paraId="759DCAA3"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Các ghi chú liên quan đến giao dịch.</w:t>
            </w:r>
          </w:p>
          <w:p w14:paraId="4173B950" w14:textId="77777777" w:rsidR="004A7D63" w:rsidRPr="00571988" w:rsidRDefault="004A7D63" w:rsidP="00153C37">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0F9913B3" w14:textId="77777777" w:rsidR="004A7D63" w:rsidRPr="00571988" w:rsidRDefault="004A7D63" w:rsidP="00153C37">
            <w:pPr>
              <w:spacing w:line="312" w:lineRule="auto"/>
              <w:ind w:firstLine="0"/>
              <w:jc w:val="center"/>
              <w:rPr>
                <w:rFonts w:cs="Times New Roman"/>
                <w:szCs w:val="26"/>
              </w:rPr>
            </w:pPr>
            <w:r>
              <w:rPr>
                <w:rFonts w:cs="Times New Roman"/>
                <w:szCs w:val="26"/>
              </w:rPr>
              <w:t>N</w:t>
            </w:r>
          </w:p>
        </w:tc>
      </w:tr>
      <w:tr w:rsidR="004A7D63" w:rsidRPr="00571988" w14:paraId="16771E12" w14:textId="77777777" w:rsidTr="005E5229">
        <w:tc>
          <w:tcPr>
            <w:tcW w:w="1720" w:type="dxa"/>
            <w:gridSpan w:val="2"/>
          </w:tcPr>
          <w:p w14:paraId="43BC74E0" w14:textId="77777777" w:rsidR="004A7D63" w:rsidRPr="005B014C" w:rsidRDefault="004A7D63" w:rsidP="00153C37">
            <w:pPr>
              <w:spacing w:line="312" w:lineRule="auto"/>
              <w:ind w:firstLine="0"/>
              <w:jc w:val="both"/>
              <w:rPr>
                <w:rFonts w:cs="Times New Roman"/>
                <w:b/>
                <w:color w:val="FF0000"/>
                <w:szCs w:val="26"/>
              </w:rPr>
            </w:pPr>
            <w:r>
              <w:rPr>
                <w:rFonts w:cs="Times New Roman"/>
                <w:b/>
                <w:color w:val="FF0000"/>
                <w:szCs w:val="26"/>
              </w:rPr>
              <w:t>Trạng thái</w:t>
            </w:r>
          </w:p>
        </w:tc>
        <w:tc>
          <w:tcPr>
            <w:tcW w:w="1082" w:type="dxa"/>
          </w:tcPr>
          <w:p w14:paraId="2FDC8447" w14:textId="77777777" w:rsidR="004A7D63" w:rsidRPr="00571988" w:rsidRDefault="004A7D63" w:rsidP="00153C37">
            <w:pPr>
              <w:spacing w:line="312" w:lineRule="auto"/>
              <w:ind w:firstLine="0"/>
              <w:jc w:val="center"/>
              <w:rPr>
                <w:rFonts w:cs="Times New Roman"/>
                <w:szCs w:val="26"/>
              </w:rPr>
            </w:pPr>
          </w:p>
        </w:tc>
        <w:tc>
          <w:tcPr>
            <w:tcW w:w="708" w:type="dxa"/>
            <w:gridSpan w:val="2"/>
          </w:tcPr>
          <w:p w14:paraId="39CB5589" w14:textId="77777777" w:rsidR="004A7D63" w:rsidRPr="00571988" w:rsidRDefault="004A7D63" w:rsidP="00153C37">
            <w:pPr>
              <w:spacing w:line="312" w:lineRule="auto"/>
              <w:ind w:firstLine="0"/>
              <w:jc w:val="center"/>
              <w:rPr>
                <w:rFonts w:cs="Times New Roman"/>
                <w:szCs w:val="26"/>
              </w:rPr>
            </w:pPr>
          </w:p>
        </w:tc>
        <w:tc>
          <w:tcPr>
            <w:tcW w:w="993" w:type="dxa"/>
          </w:tcPr>
          <w:p w14:paraId="489D3605" w14:textId="77777777" w:rsidR="004A7D63" w:rsidRPr="00571988" w:rsidRDefault="004A7D63" w:rsidP="00153C37">
            <w:pPr>
              <w:spacing w:line="312" w:lineRule="auto"/>
              <w:ind w:firstLine="0"/>
              <w:jc w:val="center"/>
              <w:rPr>
                <w:rFonts w:cs="Times New Roman"/>
                <w:szCs w:val="26"/>
              </w:rPr>
            </w:pPr>
            <w:r>
              <w:rPr>
                <w:rFonts w:cs="Times New Roman"/>
                <w:szCs w:val="26"/>
              </w:rPr>
              <w:t>(P)</w:t>
            </w:r>
          </w:p>
        </w:tc>
        <w:tc>
          <w:tcPr>
            <w:tcW w:w="4394" w:type="dxa"/>
          </w:tcPr>
          <w:p w14:paraId="522E4212" w14:textId="77777777" w:rsidR="004A7D63" w:rsidRDefault="004A7D63" w:rsidP="00153C37">
            <w:pPr>
              <w:spacing w:line="312" w:lineRule="auto"/>
              <w:ind w:firstLine="0"/>
              <w:jc w:val="both"/>
              <w:rPr>
                <w:rFonts w:cs="Times New Roman"/>
                <w:szCs w:val="26"/>
              </w:rPr>
            </w:pPr>
            <w:r>
              <w:rPr>
                <w:rFonts w:cs="Times New Roman"/>
                <w:szCs w:val="26"/>
              </w:rPr>
              <w:t xml:space="preserve">Thể hiện trạng thái của giao dịch gồm các giá trị: </w:t>
            </w:r>
          </w:p>
          <w:p w14:paraId="53A987BA" w14:textId="77777777" w:rsidR="004A7D63" w:rsidRPr="00571988" w:rsidRDefault="004A7D63" w:rsidP="00153C37">
            <w:pPr>
              <w:spacing w:line="312" w:lineRule="auto"/>
              <w:ind w:firstLine="0"/>
              <w:jc w:val="both"/>
              <w:rPr>
                <w:rFonts w:cs="Times New Roman"/>
                <w:szCs w:val="26"/>
              </w:rPr>
            </w:pPr>
            <w:r w:rsidRPr="00967EAA">
              <w:rPr>
                <w:rFonts w:cs="Times New Roman"/>
                <w:szCs w:val="26"/>
              </w:rPr>
              <w:t>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Đã </w:t>
            </w:r>
            <w:r>
              <w:rPr>
                <w:rFonts w:cs="Times New Roman"/>
                <w:szCs w:val="26"/>
              </w:rPr>
              <w:t>phê duyệt</w:t>
            </w:r>
          </w:p>
        </w:tc>
        <w:tc>
          <w:tcPr>
            <w:tcW w:w="1417" w:type="dxa"/>
          </w:tcPr>
          <w:p w14:paraId="29C8C695" w14:textId="77777777" w:rsidR="004A7D63" w:rsidRDefault="004A7D63" w:rsidP="00153C37">
            <w:pPr>
              <w:spacing w:line="312" w:lineRule="auto"/>
              <w:ind w:firstLine="0"/>
              <w:jc w:val="center"/>
              <w:rPr>
                <w:rFonts w:cs="Times New Roman"/>
                <w:szCs w:val="26"/>
              </w:rPr>
            </w:pPr>
            <w:r>
              <w:rPr>
                <w:rFonts w:cs="Times New Roman"/>
                <w:szCs w:val="26"/>
              </w:rPr>
              <w:t>N</w:t>
            </w:r>
          </w:p>
        </w:tc>
      </w:tr>
      <w:tr w:rsidR="004A7D63" w:rsidRPr="00571988" w14:paraId="63AEC21D" w14:textId="77777777" w:rsidTr="005E5229">
        <w:tc>
          <w:tcPr>
            <w:tcW w:w="1720" w:type="dxa"/>
            <w:gridSpan w:val="2"/>
          </w:tcPr>
          <w:p w14:paraId="72C94724" w14:textId="77777777" w:rsidR="004A7D63" w:rsidRPr="005B014C" w:rsidRDefault="004A7D63" w:rsidP="00153C37">
            <w:pPr>
              <w:spacing w:line="312" w:lineRule="auto"/>
              <w:ind w:firstLine="0"/>
              <w:jc w:val="both"/>
              <w:rPr>
                <w:rFonts w:cs="Times New Roman"/>
                <w:b/>
                <w:color w:val="FF0000"/>
                <w:szCs w:val="26"/>
              </w:rPr>
            </w:pPr>
            <w:r>
              <w:rPr>
                <w:rFonts w:cs="Times New Roman"/>
                <w:b/>
                <w:szCs w:val="26"/>
              </w:rPr>
              <w:t>Tình trạng hoạt động</w:t>
            </w:r>
          </w:p>
        </w:tc>
        <w:tc>
          <w:tcPr>
            <w:tcW w:w="1082" w:type="dxa"/>
          </w:tcPr>
          <w:p w14:paraId="2EBB2F88" w14:textId="77777777" w:rsidR="004A7D63" w:rsidRPr="00571988" w:rsidRDefault="004A7D63" w:rsidP="00153C37">
            <w:pPr>
              <w:spacing w:line="312" w:lineRule="auto"/>
              <w:ind w:firstLine="0"/>
              <w:jc w:val="center"/>
              <w:rPr>
                <w:rFonts w:cs="Times New Roman"/>
                <w:szCs w:val="26"/>
              </w:rPr>
            </w:pPr>
          </w:p>
        </w:tc>
        <w:tc>
          <w:tcPr>
            <w:tcW w:w="708" w:type="dxa"/>
            <w:gridSpan w:val="2"/>
          </w:tcPr>
          <w:p w14:paraId="5E1B4D32" w14:textId="77777777" w:rsidR="004A7D63" w:rsidRPr="00571988" w:rsidRDefault="004A7D63" w:rsidP="00153C37">
            <w:pPr>
              <w:spacing w:line="312" w:lineRule="auto"/>
              <w:ind w:firstLine="0"/>
              <w:jc w:val="center"/>
              <w:rPr>
                <w:rFonts w:cs="Times New Roman"/>
                <w:szCs w:val="26"/>
              </w:rPr>
            </w:pPr>
          </w:p>
        </w:tc>
        <w:tc>
          <w:tcPr>
            <w:tcW w:w="993" w:type="dxa"/>
          </w:tcPr>
          <w:p w14:paraId="586D5A5E" w14:textId="77777777" w:rsidR="004A7D63" w:rsidRPr="00571988" w:rsidRDefault="004A7D63" w:rsidP="00153C37">
            <w:pPr>
              <w:spacing w:line="312" w:lineRule="auto"/>
              <w:ind w:firstLine="0"/>
              <w:jc w:val="center"/>
              <w:rPr>
                <w:rFonts w:cs="Times New Roman"/>
                <w:szCs w:val="26"/>
              </w:rPr>
            </w:pPr>
            <w:r>
              <w:rPr>
                <w:rFonts w:cs="Times New Roman"/>
                <w:szCs w:val="26"/>
              </w:rPr>
              <w:t>(P)</w:t>
            </w:r>
          </w:p>
        </w:tc>
        <w:tc>
          <w:tcPr>
            <w:tcW w:w="4394" w:type="dxa"/>
          </w:tcPr>
          <w:p w14:paraId="7630B4DE" w14:textId="77777777" w:rsidR="004A7D63" w:rsidRPr="00571988" w:rsidRDefault="004A7D63" w:rsidP="00153C37">
            <w:pPr>
              <w:spacing w:line="312" w:lineRule="auto"/>
              <w:ind w:firstLine="0"/>
              <w:jc w:val="both"/>
              <w:rPr>
                <w:rFonts w:cs="Times New Roman"/>
                <w:szCs w:val="26"/>
              </w:rPr>
            </w:pPr>
            <w:r>
              <w:rPr>
                <w:rFonts w:cs="Times New Roman"/>
                <w:szCs w:val="26"/>
              </w:rPr>
              <w:t>Thể hiện tình trạng hoạt động của giao dịch trên hệ thống VISYS, gồm các giá trị: Đang hoạt động, Đóng</w:t>
            </w:r>
          </w:p>
        </w:tc>
        <w:tc>
          <w:tcPr>
            <w:tcW w:w="1417" w:type="dxa"/>
          </w:tcPr>
          <w:p w14:paraId="459797FE" w14:textId="77777777" w:rsidR="004A7D63" w:rsidRDefault="004A7D63" w:rsidP="00153C37">
            <w:pPr>
              <w:spacing w:line="312" w:lineRule="auto"/>
              <w:ind w:firstLine="0"/>
              <w:jc w:val="center"/>
              <w:rPr>
                <w:rFonts w:cs="Times New Roman"/>
                <w:szCs w:val="26"/>
              </w:rPr>
            </w:pPr>
            <w:r>
              <w:rPr>
                <w:rFonts w:cs="Times New Roman"/>
                <w:szCs w:val="26"/>
              </w:rPr>
              <w:t>Y</w:t>
            </w:r>
          </w:p>
        </w:tc>
      </w:tr>
    </w:tbl>
    <w:p w14:paraId="4259C061" w14:textId="009D343E" w:rsidR="004A7D63" w:rsidRDefault="00C36407" w:rsidP="00724F94">
      <w:pPr>
        <w:pStyle w:val="Heading7"/>
        <w:numPr>
          <w:ilvl w:val="0"/>
          <w:numId w:val="24"/>
        </w:numPr>
        <w:tabs>
          <w:tab w:val="clear" w:pos="702"/>
          <w:tab w:val="clear" w:pos="1080"/>
        </w:tabs>
      </w:pPr>
      <w:r>
        <w:t xml:space="preserve">Tab </w:t>
      </w:r>
      <w:r w:rsidR="004A7D63">
        <w:t>Thông tin Tài sản bảo đảm</w:t>
      </w:r>
    </w:p>
    <w:p w14:paraId="65EA570F" w14:textId="77777777" w:rsidR="00153C37" w:rsidRPr="002F4D0F" w:rsidRDefault="00153C37" w:rsidP="00153C37">
      <w:pPr>
        <w:spacing w:before="120" w:after="120" w:line="312" w:lineRule="auto"/>
        <w:jc w:val="both"/>
        <w:rPr>
          <w:rFonts w:cs="Times New Roman"/>
          <w:szCs w:val="26"/>
        </w:rPr>
      </w:pPr>
      <w:r>
        <w:t>Giữ nguyên thông tin tab này như hệ thống hiện tại.</w:t>
      </w:r>
    </w:p>
    <w:p w14:paraId="5BA7280D" w14:textId="29E9D93C" w:rsidR="004A7D63" w:rsidRDefault="00C36407" w:rsidP="00724F94">
      <w:pPr>
        <w:pStyle w:val="Heading7"/>
        <w:numPr>
          <w:ilvl w:val="0"/>
          <w:numId w:val="24"/>
        </w:numPr>
        <w:tabs>
          <w:tab w:val="clear" w:pos="702"/>
          <w:tab w:val="clear" w:pos="1080"/>
        </w:tabs>
      </w:pPr>
      <w:r>
        <w:t xml:space="preserve">Tab </w:t>
      </w:r>
      <w:r w:rsidR="002544FC">
        <w:t xml:space="preserve">Thông tin </w:t>
      </w:r>
      <w:r w:rsidR="00153C37">
        <w:t>Hạch toán</w:t>
      </w:r>
    </w:p>
    <w:tbl>
      <w:tblPr>
        <w:tblStyle w:val="TableGrid"/>
        <w:tblW w:w="10615" w:type="dxa"/>
        <w:tblLayout w:type="fixed"/>
        <w:tblLook w:val="04A0" w:firstRow="1" w:lastRow="0" w:firstColumn="1" w:lastColumn="0" w:noHBand="0" w:noVBand="1"/>
      </w:tblPr>
      <w:tblGrid>
        <w:gridCol w:w="1638"/>
        <w:gridCol w:w="1192"/>
        <w:gridCol w:w="709"/>
        <w:gridCol w:w="992"/>
        <w:gridCol w:w="4667"/>
        <w:gridCol w:w="1417"/>
      </w:tblGrid>
      <w:tr w:rsidR="00153C37" w:rsidRPr="00571988" w14:paraId="4A4A2779" w14:textId="77777777" w:rsidTr="001B5FE0">
        <w:tc>
          <w:tcPr>
            <w:tcW w:w="1638" w:type="dxa"/>
          </w:tcPr>
          <w:p w14:paraId="1C924C19" w14:textId="77777777" w:rsidR="00153C37" w:rsidRPr="00571988" w:rsidRDefault="00153C37" w:rsidP="001B5FE0">
            <w:pPr>
              <w:spacing w:line="312" w:lineRule="auto"/>
              <w:ind w:firstLine="0"/>
              <w:jc w:val="center"/>
              <w:rPr>
                <w:rFonts w:cs="Times New Roman"/>
                <w:b/>
                <w:szCs w:val="26"/>
              </w:rPr>
            </w:pPr>
            <w:r w:rsidRPr="00571988">
              <w:rPr>
                <w:rFonts w:cs="Times New Roman"/>
                <w:b/>
                <w:szCs w:val="26"/>
              </w:rPr>
              <w:t>Tên trường</w:t>
            </w:r>
          </w:p>
        </w:tc>
        <w:tc>
          <w:tcPr>
            <w:tcW w:w="1192" w:type="dxa"/>
          </w:tcPr>
          <w:p w14:paraId="337E1680" w14:textId="77777777" w:rsidR="00153C37" w:rsidRPr="00571988" w:rsidRDefault="00153C37" w:rsidP="001B5FE0">
            <w:pPr>
              <w:spacing w:line="312" w:lineRule="auto"/>
              <w:ind w:firstLine="0"/>
              <w:jc w:val="center"/>
              <w:rPr>
                <w:rFonts w:cs="Times New Roman"/>
                <w:b/>
                <w:szCs w:val="26"/>
              </w:rPr>
            </w:pPr>
            <w:r w:rsidRPr="00571988">
              <w:rPr>
                <w:rFonts w:cs="Times New Roman"/>
                <w:b/>
                <w:szCs w:val="26"/>
              </w:rPr>
              <w:t>Kiểu ký tự</w:t>
            </w:r>
          </w:p>
        </w:tc>
        <w:tc>
          <w:tcPr>
            <w:tcW w:w="709" w:type="dxa"/>
          </w:tcPr>
          <w:p w14:paraId="073207EB" w14:textId="77777777" w:rsidR="00153C37" w:rsidRPr="00571988" w:rsidRDefault="00153C37" w:rsidP="001B5FE0">
            <w:pPr>
              <w:spacing w:line="312" w:lineRule="auto"/>
              <w:ind w:firstLine="0"/>
              <w:jc w:val="center"/>
              <w:rPr>
                <w:rFonts w:cs="Times New Roman"/>
                <w:b/>
                <w:szCs w:val="26"/>
              </w:rPr>
            </w:pPr>
            <w:r w:rsidRPr="00571988">
              <w:rPr>
                <w:rFonts w:cs="Times New Roman"/>
                <w:b/>
                <w:szCs w:val="26"/>
              </w:rPr>
              <w:t>Độ dài</w:t>
            </w:r>
          </w:p>
        </w:tc>
        <w:tc>
          <w:tcPr>
            <w:tcW w:w="992" w:type="dxa"/>
          </w:tcPr>
          <w:p w14:paraId="25666690" w14:textId="77777777" w:rsidR="00153C37" w:rsidRPr="00571988" w:rsidRDefault="00153C37" w:rsidP="001B5FE0">
            <w:pPr>
              <w:spacing w:line="312" w:lineRule="auto"/>
              <w:ind w:firstLine="0"/>
              <w:jc w:val="center"/>
              <w:rPr>
                <w:rFonts w:cs="Times New Roman"/>
                <w:b/>
                <w:szCs w:val="26"/>
              </w:rPr>
            </w:pPr>
            <w:r w:rsidRPr="00571988">
              <w:rPr>
                <w:rFonts w:cs="Times New Roman"/>
                <w:b/>
                <w:szCs w:val="26"/>
              </w:rPr>
              <w:t>Thuộc tính</w:t>
            </w:r>
          </w:p>
        </w:tc>
        <w:tc>
          <w:tcPr>
            <w:tcW w:w="4667" w:type="dxa"/>
          </w:tcPr>
          <w:p w14:paraId="647971E2" w14:textId="77777777" w:rsidR="00153C37" w:rsidRPr="00571988" w:rsidRDefault="00153C37" w:rsidP="001B5FE0">
            <w:pPr>
              <w:spacing w:line="312" w:lineRule="auto"/>
              <w:ind w:firstLine="0"/>
              <w:jc w:val="center"/>
              <w:rPr>
                <w:rFonts w:cs="Times New Roman"/>
                <w:b/>
                <w:szCs w:val="26"/>
              </w:rPr>
            </w:pPr>
            <w:r w:rsidRPr="00571988">
              <w:rPr>
                <w:rFonts w:cs="Times New Roman"/>
                <w:b/>
                <w:szCs w:val="26"/>
              </w:rPr>
              <w:t>Mô tả</w:t>
            </w:r>
          </w:p>
        </w:tc>
        <w:tc>
          <w:tcPr>
            <w:tcW w:w="1417" w:type="dxa"/>
          </w:tcPr>
          <w:p w14:paraId="2212E78F" w14:textId="77777777" w:rsidR="00153C37" w:rsidRPr="00571988" w:rsidRDefault="00153C37" w:rsidP="001B5FE0">
            <w:pPr>
              <w:spacing w:line="312" w:lineRule="auto"/>
              <w:ind w:firstLine="0"/>
              <w:jc w:val="center"/>
              <w:rPr>
                <w:rFonts w:cs="Times New Roman"/>
                <w:b/>
                <w:szCs w:val="26"/>
              </w:rPr>
            </w:pPr>
            <w:r>
              <w:rPr>
                <w:rFonts w:cs="Times New Roman"/>
                <w:b/>
                <w:szCs w:val="26"/>
              </w:rPr>
              <w:t>New Field (Y/N)</w:t>
            </w:r>
          </w:p>
        </w:tc>
      </w:tr>
      <w:tr w:rsidR="00153C37" w:rsidRPr="00571988" w14:paraId="66B802E4" w14:textId="77777777" w:rsidTr="001B5FE0">
        <w:tc>
          <w:tcPr>
            <w:tcW w:w="1638" w:type="dxa"/>
            <w:shd w:val="clear" w:color="auto" w:fill="FFFF00"/>
          </w:tcPr>
          <w:p w14:paraId="19D93496" w14:textId="77777777" w:rsidR="00153C37" w:rsidRPr="00BD3695" w:rsidRDefault="00153C37" w:rsidP="001B5FE0">
            <w:pPr>
              <w:spacing w:line="312" w:lineRule="auto"/>
              <w:ind w:firstLine="0"/>
              <w:jc w:val="both"/>
              <w:rPr>
                <w:rFonts w:cs="Times New Roman"/>
                <w:b/>
                <w:color w:val="FF0000"/>
                <w:szCs w:val="26"/>
              </w:rPr>
            </w:pPr>
            <w:r w:rsidRPr="00BD3695">
              <w:rPr>
                <w:rFonts w:cs="Times New Roman"/>
                <w:b/>
                <w:bCs/>
                <w:szCs w:val="26"/>
              </w:rPr>
              <w:t>Thông tin phí</w:t>
            </w:r>
          </w:p>
        </w:tc>
        <w:tc>
          <w:tcPr>
            <w:tcW w:w="7560" w:type="dxa"/>
            <w:gridSpan w:val="4"/>
            <w:shd w:val="clear" w:color="auto" w:fill="FFFF00"/>
          </w:tcPr>
          <w:p w14:paraId="3CC319FC" w14:textId="77777777" w:rsidR="00153C37" w:rsidRPr="00571988" w:rsidRDefault="00153C37" w:rsidP="001B5FE0">
            <w:pPr>
              <w:spacing w:line="312" w:lineRule="auto"/>
              <w:ind w:firstLine="0"/>
              <w:jc w:val="both"/>
              <w:rPr>
                <w:rFonts w:cs="Times New Roman"/>
                <w:szCs w:val="26"/>
              </w:rPr>
            </w:pPr>
            <w:r w:rsidRPr="00626CED">
              <w:rPr>
                <w:rFonts w:cs="Times New Roman"/>
                <w:bCs/>
                <w:i/>
                <w:color w:val="FF0000"/>
                <w:szCs w:val="26"/>
              </w:rPr>
              <w:t>Xem Phụ lục 1.5.1</w:t>
            </w:r>
          </w:p>
        </w:tc>
        <w:tc>
          <w:tcPr>
            <w:tcW w:w="1417" w:type="dxa"/>
            <w:shd w:val="clear" w:color="auto" w:fill="FFFF00"/>
          </w:tcPr>
          <w:p w14:paraId="23C8BAEE" w14:textId="77777777" w:rsidR="00153C37" w:rsidRDefault="00153C37" w:rsidP="001B5FE0">
            <w:pPr>
              <w:spacing w:line="312" w:lineRule="auto"/>
              <w:ind w:firstLine="0"/>
              <w:jc w:val="center"/>
              <w:rPr>
                <w:rFonts w:cs="Times New Roman"/>
                <w:szCs w:val="26"/>
              </w:rPr>
            </w:pPr>
            <w:r>
              <w:rPr>
                <w:rFonts w:cs="Times New Roman"/>
                <w:szCs w:val="26"/>
              </w:rPr>
              <w:t>Y</w:t>
            </w:r>
          </w:p>
        </w:tc>
      </w:tr>
      <w:tr w:rsidR="00153C37" w:rsidRPr="00571988" w14:paraId="1C0C5565" w14:textId="77777777" w:rsidTr="001B5FE0">
        <w:tc>
          <w:tcPr>
            <w:tcW w:w="1638" w:type="dxa"/>
            <w:shd w:val="clear" w:color="auto" w:fill="FFFF00"/>
          </w:tcPr>
          <w:p w14:paraId="3C53DB24" w14:textId="77777777" w:rsidR="00153C37" w:rsidRPr="00DA473B" w:rsidRDefault="00153C37" w:rsidP="001B5FE0">
            <w:pPr>
              <w:spacing w:line="312" w:lineRule="auto"/>
              <w:ind w:firstLine="0"/>
              <w:jc w:val="both"/>
              <w:rPr>
                <w:rFonts w:cs="Times New Roman"/>
                <w:b/>
                <w:color w:val="FF0000"/>
                <w:szCs w:val="26"/>
              </w:rPr>
            </w:pPr>
            <w:r w:rsidRPr="00BD3695">
              <w:rPr>
                <w:rFonts w:cs="Times New Roman"/>
                <w:b/>
                <w:szCs w:val="26"/>
              </w:rPr>
              <w:t>Thông tin ký quỹ</w:t>
            </w:r>
          </w:p>
        </w:tc>
        <w:tc>
          <w:tcPr>
            <w:tcW w:w="7560" w:type="dxa"/>
            <w:gridSpan w:val="4"/>
            <w:shd w:val="clear" w:color="auto" w:fill="FFFF00"/>
          </w:tcPr>
          <w:p w14:paraId="5073AE96" w14:textId="77777777" w:rsidR="00153C37" w:rsidRPr="00571988" w:rsidRDefault="00153C37" w:rsidP="001B5FE0">
            <w:pPr>
              <w:spacing w:line="312" w:lineRule="auto"/>
              <w:ind w:firstLine="0"/>
              <w:jc w:val="both"/>
              <w:rPr>
                <w:rFonts w:cs="Times New Roman"/>
                <w:szCs w:val="26"/>
              </w:rPr>
            </w:pPr>
            <w:r w:rsidRPr="009A4130">
              <w:rPr>
                <w:rFonts w:cs="Times New Roman"/>
                <w:szCs w:val="26"/>
              </w:rPr>
              <w:t>Trường Số tiền và Số dư không được phép &lt; 0</w:t>
            </w:r>
          </w:p>
        </w:tc>
        <w:tc>
          <w:tcPr>
            <w:tcW w:w="1417" w:type="dxa"/>
            <w:shd w:val="clear" w:color="auto" w:fill="FFFF00"/>
          </w:tcPr>
          <w:p w14:paraId="00FD9A12" w14:textId="77777777" w:rsidR="00153C37" w:rsidRDefault="00153C37" w:rsidP="001B5FE0">
            <w:pPr>
              <w:spacing w:line="312" w:lineRule="auto"/>
              <w:ind w:firstLine="0"/>
              <w:jc w:val="center"/>
              <w:rPr>
                <w:rFonts w:cs="Times New Roman"/>
                <w:szCs w:val="26"/>
              </w:rPr>
            </w:pPr>
            <w:r>
              <w:rPr>
                <w:rFonts w:cs="Times New Roman"/>
                <w:szCs w:val="26"/>
              </w:rPr>
              <w:t>Y</w:t>
            </w:r>
          </w:p>
        </w:tc>
      </w:tr>
      <w:tr w:rsidR="00153C37" w:rsidRPr="00571988" w14:paraId="5B1AF31C" w14:textId="77777777" w:rsidTr="001B5FE0">
        <w:tc>
          <w:tcPr>
            <w:tcW w:w="1638" w:type="dxa"/>
          </w:tcPr>
          <w:p w14:paraId="4A855831" w14:textId="1F7F6217" w:rsidR="00153C37" w:rsidRDefault="00153C37" w:rsidP="001B5FE0">
            <w:pPr>
              <w:spacing w:line="312" w:lineRule="auto"/>
              <w:ind w:firstLine="0"/>
              <w:jc w:val="both"/>
              <w:rPr>
                <w:rFonts w:cs="Times New Roman"/>
                <w:b/>
                <w:szCs w:val="26"/>
              </w:rPr>
            </w:pPr>
            <w:r>
              <w:rPr>
                <w:rFonts w:cs="Times New Roman"/>
                <w:b/>
                <w:szCs w:val="26"/>
              </w:rPr>
              <w:t>Thu/Hoàn ký quỹ</w:t>
            </w:r>
          </w:p>
        </w:tc>
        <w:tc>
          <w:tcPr>
            <w:tcW w:w="1192" w:type="dxa"/>
          </w:tcPr>
          <w:p w14:paraId="78953673" w14:textId="74E2C4A0" w:rsidR="00153C37" w:rsidRDefault="00153C37" w:rsidP="001B5FE0">
            <w:pPr>
              <w:spacing w:line="312" w:lineRule="auto"/>
              <w:ind w:firstLine="0"/>
              <w:jc w:val="center"/>
              <w:rPr>
                <w:rFonts w:cs="Times New Roman"/>
                <w:szCs w:val="26"/>
              </w:rPr>
            </w:pPr>
            <w:r>
              <w:rPr>
                <w:rFonts w:cs="Times New Roman"/>
                <w:szCs w:val="26"/>
              </w:rPr>
              <w:t>nVarchar</w:t>
            </w:r>
          </w:p>
        </w:tc>
        <w:tc>
          <w:tcPr>
            <w:tcW w:w="709" w:type="dxa"/>
          </w:tcPr>
          <w:p w14:paraId="0F56D423" w14:textId="77777777" w:rsidR="00153C37" w:rsidRPr="00571988" w:rsidRDefault="00153C37" w:rsidP="001B5FE0">
            <w:pPr>
              <w:spacing w:line="312" w:lineRule="auto"/>
              <w:ind w:firstLine="0"/>
              <w:jc w:val="center"/>
              <w:rPr>
                <w:rFonts w:cs="Times New Roman"/>
                <w:szCs w:val="26"/>
              </w:rPr>
            </w:pPr>
          </w:p>
        </w:tc>
        <w:tc>
          <w:tcPr>
            <w:tcW w:w="992" w:type="dxa"/>
          </w:tcPr>
          <w:p w14:paraId="11150E05" w14:textId="3A9E17C6" w:rsidR="00153C37" w:rsidRPr="00571988" w:rsidRDefault="00153C37" w:rsidP="001B5FE0">
            <w:pPr>
              <w:spacing w:line="312" w:lineRule="auto"/>
              <w:ind w:firstLine="0"/>
              <w:jc w:val="center"/>
              <w:rPr>
                <w:rFonts w:cs="Times New Roman"/>
                <w:szCs w:val="26"/>
              </w:rPr>
            </w:pPr>
            <w:r w:rsidRPr="00571988">
              <w:rPr>
                <w:rFonts w:cs="Times New Roman"/>
                <w:szCs w:val="26"/>
              </w:rPr>
              <w:t>(O)</w:t>
            </w:r>
          </w:p>
        </w:tc>
        <w:tc>
          <w:tcPr>
            <w:tcW w:w="4667" w:type="dxa"/>
          </w:tcPr>
          <w:p w14:paraId="5E02E543" w14:textId="77777777" w:rsidR="00153C37" w:rsidRPr="00571988" w:rsidRDefault="00153C37" w:rsidP="001B5FE0">
            <w:pPr>
              <w:spacing w:line="312" w:lineRule="auto"/>
              <w:ind w:firstLine="0"/>
              <w:jc w:val="both"/>
              <w:rPr>
                <w:rFonts w:cs="Times New Roman"/>
                <w:szCs w:val="26"/>
              </w:rPr>
            </w:pPr>
            <w:r w:rsidRPr="00571988">
              <w:rPr>
                <w:rFonts w:cs="Times New Roman"/>
                <w:szCs w:val="26"/>
              </w:rPr>
              <w:t>Thể hiện có thu ký quỹ hay không.</w:t>
            </w:r>
          </w:p>
          <w:p w14:paraId="30222F7B" w14:textId="77777777" w:rsidR="00153C37" w:rsidRPr="00571988" w:rsidRDefault="00153C37" w:rsidP="001B5FE0">
            <w:pPr>
              <w:spacing w:line="312" w:lineRule="auto"/>
              <w:ind w:firstLine="0"/>
              <w:jc w:val="both"/>
              <w:rPr>
                <w:rFonts w:cs="Times New Roman"/>
                <w:szCs w:val="26"/>
              </w:rPr>
            </w:pPr>
            <w:r w:rsidRPr="00571988">
              <w:rPr>
                <w:rFonts w:cs="Times New Roman"/>
                <w:szCs w:val="26"/>
              </w:rPr>
              <w:t>Gồ</w:t>
            </w:r>
            <w:r>
              <w:rPr>
                <w:rFonts w:cs="Times New Roman"/>
                <w:szCs w:val="26"/>
              </w:rPr>
              <w:t>m 2</w:t>
            </w:r>
            <w:r w:rsidRPr="00571988">
              <w:rPr>
                <w:rFonts w:cs="Times New Roman"/>
                <w:szCs w:val="26"/>
              </w:rPr>
              <w:t xml:space="preserve"> giá trị cho người dùng chọn:</w:t>
            </w:r>
          </w:p>
          <w:p w14:paraId="2A8449FE" w14:textId="77777777" w:rsidR="00153C37" w:rsidRPr="00571988" w:rsidRDefault="00153C37" w:rsidP="001B5FE0">
            <w:pPr>
              <w:pStyle w:val="ListParagraph"/>
              <w:numPr>
                <w:ilvl w:val="0"/>
                <w:numId w:val="1"/>
              </w:numPr>
              <w:spacing w:line="312" w:lineRule="auto"/>
              <w:ind w:left="357" w:firstLine="0"/>
              <w:contextualSpacing w:val="0"/>
              <w:jc w:val="both"/>
              <w:rPr>
                <w:rFonts w:cs="Times New Roman"/>
                <w:szCs w:val="26"/>
              </w:rPr>
            </w:pPr>
            <w:r>
              <w:rPr>
                <w:rFonts w:cs="Times New Roman"/>
                <w:szCs w:val="26"/>
              </w:rPr>
              <w:t>Hoàn ký quỹ</w:t>
            </w:r>
          </w:p>
          <w:p w14:paraId="3017539D" w14:textId="77777777" w:rsidR="00153C37" w:rsidRPr="00571988" w:rsidRDefault="00153C37" w:rsidP="001B5FE0">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(Để trống, không có thông tin)</w:t>
            </w:r>
          </w:p>
          <w:p w14:paraId="6FC79E58" w14:textId="09EF8CAC" w:rsidR="00153C37" w:rsidRPr="00571988" w:rsidRDefault="00153C37" w:rsidP="001B5FE0">
            <w:pPr>
              <w:spacing w:line="312" w:lineRule="auto"/>
              <w:ind w:firstLine="0"/>
              <w:jc w:val="both"/>
              <w:rPr>
                <w:rFonts w:cs="Times New Roman"/>
                <w:szCs w:val="26"/>
              </w:rPr>
            </w:pPr>
            <w:r w:rsidRPr="00571988">
              <w:rPr>
                <w:rFonts w:cs="Times New Roman"/>
                <w:szCs w:val="26"/>
              </w:rPr>
              <w:t>Hệ thống mặc định là để trống, người dùng có thể chọn giá trị.</w:t>
            </w:r>
          </w:p>
        </w:tc>
        <w:tc>
          <w:tcPr>
            <w:tcW w:w="1417" w:type="dxa"/>
          </w:tcPr>
          <w:p w14:paraId="58128F94" w14:textId="45F465C5" w:rsidR="00153C37" w:rsidRDefault="00153C37" w:rsidP="001B5FE0">
            <w:pPr>
              <w:spacing w:line="312" w:lineRule="auto"/>
              <w:ind w:firstLine="0"/>
              <w:jc w:val="center"/>
              <w:rPr>
                <w:rFonts w:cs="Times New Roman"/>
                <w:szCs w:val="26"/>
              </w:rPr>
            </w:pPr>
            <w:r>
              <w:rPr>
                <w:rFonts w:cs="Times New Roman"/>
                <w:szCs w:val="26"/>
              </w:rPr>
              <w:t>Y</w:t>
            </w:r>
          </w:p>
        </w:tc>
      </w:tr>
      <w:tr w:rsidR="00424435" w:rsidRPr="00571988" w14:paraId="2CC7EC8B" w14:textId="77777777" w:rsidTr="001B5FE0">
        <w:tc>
          <w:tcPr>
            <w:tcW w:w="1638" w:type="dxa"/>
          </w:tcPr>
          <w:p w14:paraId="2034C7A8" w14:textId="7AB5EFF3" w:rsidR="00424435" w:rsidRDefault="00424435" w:rsidP="001B5FE0">
            <w:pPr>
              <w:spacing w:line="312" w:lineRule="auto"/>
              <w:ind w:firstLine="0"/>
              <w:jc w:val="both"/>
              <w:rPr>
                <w:rFonts w:cs="Times New Roman"/>
                <w:b/>
                <w:szCs w:val="26"/>
              </w:rPr>
            </w:pPr>
            <w:r w:rsidRPr="00260411">
              <w:rPr>
                <w:rFonts w:cs="Times New Roman"/>
                <w:b/>
                <w:color w:val="FF0000"/>
                <w:szCs w:val="26"/>
              </w:rPr>
              <w:lastRenderedPageBreak/>
              <w:t>Loại tiề</w:t>
            </w:r>
            <w:r>
              <w:rPr>
                <w:rFonts w:cs="Times New Roman"/>
                <w:b/>
                <w:color w:val="FF0000"/>
                <w:szCs w:val="26"/>
              </w:rPr>
              <w:t>n ký quỹ</w:t>
            </w:r>
          </w:p>
        </w:tc>
        <w:tc>
          <w:tcPr>
            <w:tcW w:w="1192" w:type="dxa"/>
          </w:tcPr>
          <w:p w14:paraId="23DC2D58" w14:textId="4BB5F977" w:rsidR="00424435" w:rsidRDefault="00424435" w:rsidP="001B5FE0">
            <w:pPr>
              <w:spacing w:line="312" w:lineRule="auto"/>
              <w:ind w:firstLine="0"/>
              <w:jc w:val="center"/>
              <w:rPr>
                <w:rFonts w:cs="Times New Roman"/>
                <w:szCs w:val="26"/>
              </w:rPr>
            </w:pPr>
            <w:r>
              <w:rPr>
                <w:rFonts w:cs="Times New Roman"/>
                <w:szCs w:val="26"/>
              </w:rPr>
              <w:t>nVarchar</w:t>
            </w:r>
          </w:p>
        </w:tc>
        <w:tc>
          <w:tcPr>
            <w:tcW w:w="709" w:type="dxa"/>
          </w:tcPr>
          <w:p w14:paraId="50C458BB" w14:textId="1F3036E1" w:rsidR="00424435" w:rsidRPr="00571988" w:rsidRDefault="00424435" w:rsidP="001B5FE0">
            <w:pPr>
              <w:spacing w:line="312" w:lineRule="auto"/>
              <w:ind w:firstLine="0"/>
              <w:jc w:val="center"/>
              <w:rPr>
                <w:rFonts w:cs="Times New Roman"/>
                <w:szCs w:val="26"/>
              </w:rPr>
            </w:pPr>
            <w:r w:rsidRPr="00571988">
              <w:rPr>
                <w:rFonts w:cs="Times New Roman"/>
                <w:szCs w:val="26"/>
              </w:rPr>
              <w:t>3</w:t>
            </w:r>
          </w:p>
        </w:tc>
        <w:tc>
          <w:tcPr>
            <w:tcW w:w="992" w:type="dxa"/>
          </w:tcPr>
          <w:p w14:paraId="178CD245" w14:textId="3FB9FB90" w:rsidR="00424435" w:rsidRPr="00571988" w:rsidRDefault="00424435" w:rsidP="001B5FE0">
            <w:pPr>
              <w:spacing w:line="312" w:lineRule="auto"/>
              <w:ind w:firstLine="0"/>
              <w:jc w:val="center"/>
              <w:rPr>
                <w:rFonts w:cs="Times New Roman"/>
                <w:szCs w:val="26"/>
              </w:rPr>
            </w:pPr>
            <w:r w:rsidRPr="00571988">
              <w:rPr>
                <w:rFonts w:cs="Times New Roman"/>
                <w:szCs w:val="26"/>
              </w:rPr>
              <w:t>(O/M)</w:t>
            </w:r>
          </w:p>
        </w:tc>
        <w:tc>
          <w:tcPr>
            <w:tcW w:w="4667" w:type="dxa"/>
            <w:vMerge w:val="restart"/>
          </w:tcPr>
          <w:p w14:paraId="30182903" w14:textId="77777777" w:rsidR="00424435" w:rsidRPr="00571988" w:rsidRDefault="00424435" w:rsidP="001B5FE0">
            <w:pPr>
              <w:spacing w:line="312" w:lineRule="auto"/>
              <w:ind w:firstLine="0"/>
              <w:jc w:val="both"/>
              <w:rPr>
                <w:rFonts w:cs="Times New Roman"/>
                <w:szCs w:val="26"/>
              </w:rPr>
            </w:pPr>
            <w:r w:rsidRPr="00571988">
              <w:rPr>
                <w:rFonts w:cs="Times New Roman"/>
                <w:szCs w:val="26"/>
              </w:rPr>
              <w:t>Loại tiền và Số tiền ký quỹ cho bảo lãnh.</w:t>
            </w:r>
          </w:p>
          <w:p w14:paraId="29EA2B30" w14:textId="77777777" w:rsidR="00424435" w:rsidRPr="00571988" w:rsidRDefault="00424435" w:rsidP="00153C37">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 xml:space="preserve">Trường loại mặc định loại tiền đã thu ký quỹ trước đó (nếu số dư ký quỹ vẫn còn) và không cho phép thay đổi hoặc để trống (nếu </w:t>
            </w:r>
            <w:r>
              <w:rPr>
                <w:rFonts w:cs="Times New Roman"/>
                <w:szCs w:val="26"/>
              </w:rPr>
              <w:t>bảo lãnh</w:t>
            </w:r>
            <w:r w:rsidRPr="00571988">
              <w:rPr>
                <w:rFonts w:cs="Times New Roman"/>
                <w:szCs w:val="26"/>
              </w:rPr>
              <w:t xml:space="preserve"> chưa từng được thu </w:t>
            </w:r>
            <w:r>
              <w:rPr>
                <w:rFonts w:cs="Times New Roman"/>
                <w:szCs w:val="26"/>
              </w:rPr>
              <w:t>ký quỹ</w:t>
            </w:r>
            <w:r w:rsidRPr="00571988">
              <w:rPr>
                <w:rFonts w:cs="Times New Roman"/>
                <w:szCs w:val="26"/>
              </w:rPr>
              <w:t>).</w:t>
            </w:r>
          </w:p>
          <w:p w14:paraId="178794C6" w14:textId="77777777" w:rsidR="00424435" w:rsidRPr="00571988" w:rsidRDefault="00424435" w:rsidP="00153C37">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Trường số tiền cho phép người dùng tự nhập.</w:t>
            </w:r>
          </w:p>
          <w:p w14:paraId="47633C95" w14:textId="77777777" w:rsidR="00424435" w:rsidRPr="00153C37" w:rsidRDefault="00424435" w:rsidP="00153C37">
            <w:pPr>
              <w:spacing w:line="312" w:lineRule="auto"/>
              <w:ind w:firstLine="0"/>
              <w:jc w:val="both"/>
              <w:rPr>
                <w:rFonts w:cs="Times New Roman"/>
                <w:szCs w:val="26"/>
              </w:rPr>
            </w:pPr>
            <w:r w:rsidRPr="00153C37">
              <w:rPr>
                <w:rFonts w:cs="Times New Roman"/>
                <w:szCs w:val="26"/>
              </w:rPr>
              <w:t>Nếu trường loại tiền có giá trị thì trường số tiền thành trường bắt buộc nhập thông tin.</w:t>
            </w:r>
          </w:p>
          <w:p w14:paraId="4517F300" w14:textId="77777777" w:rsidR="00424435" w:rsidRPr="00153C37" w:rsidRDefault="00424435" w:rsidP="00153C37">
            <w:pPr>
              <w:spacing w:line="312" w:lineRule="auto"/>
              <w:ind w:firstLine="0"/>
              <w:jc w:val="both"/>
              <w:rPr>
                <w:rFonts w:cs="Times New Roman"/>
                <w:szCs w:val="26"/>
              </w:rPr>
            </w:pPr>
            <w:r w:rsidRPr="00153C37">
              <w:rPr>
                <w:rFonts w:cs="Times New Roman"/>
                <w:szCs w:val="26"/>
              </w:rPr>
              <w:t>Hệ thống không cho phép người dùng nhập Số tiền hoàn ký quỹ nhiều hơn Số dư ký quỹ.</w:t>
            </w:r>
          </w:p>
          <w:p w14:paraId="42D21CCB" w14:textId="77777777" w:rsidR="00424435" w:rsidRDefault="00424435" w:rsidP="001B5FE0">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514238EF" w14:textId="11A770C4" w:rsidR="00424435" w:rsidRPr="00571988" w:rsidRDefault="00424435" w:rsidP="001B5FE0">
            <w:pPr>
              <w:spacing w:line="312" w:lineRule="auto"/>
              <w:ind w:firstLine="0"/>
              <w:jc w:val="both"/>
              <w:rPr>
                <w:rFonts w:cs="Times New Roman"/>
                <w:szCs w:val="26"/>
              </w:rPr>
            </w:pPr>
            <w:r w:rsidRPr="00260411">
              <w:rPr>
                <w:rFonts w:cs="Times New Roman"/>
                <w:b/>
                <w:color w:val="FF0000"/>
                <w:szCs w:val="26"/>
              </w:rPr>
              <w:t xml:space="preserve">Số tiền </w:t>
            </w:r>
            <w:r>
              <w:rPr>
                <w:rFonts w:cs="Times New Roman"/>
                <w:b/>
                <w:color w:val="FF0000"/>
                <w:szCs w:val="26"/>
              </w:rPr>
              <w:t>ký quỹ</w:t>
            </w:r>
            <w:r w:rsidRPr="00260411">
              <w:rPr>
                <w:rFonts w:cs="Times New Roman"/>
                <w:color w:val="FF0000"/>
                <w:szCs w:val="26"/>
              </w:rPr>
              <w:t>.</w:t>
            </w:r>
          </w:p>
        </w:tc>
        <w:tc>
          <w:tcPr>
            <w:tcW w:w="1417" w:type="dxa"/>
          </w:tcPr>
          <w:p w14:paraId="748EFE8A" w14:textId="410BECDA" w:rsidR="00424435" w:rsidRDefault="00424435" w:rsidP="001B5FE0">
            <w:pPr>
              <w:spacing w:line="312" w:lineRule="auto"/>
              <w:ind w:firstLine="0"/>
              <w:jc w:val="center"/>
              <w:rPr>
                <w:rFonts w:cs="Times New Roman"/>
                <w:szCs w:val="26"/>
              </w:rPr>
            </w:pPr>
            <w:r>
              <w:rPr>
                <w:rFonts w:cs="Times New Roman"/>
                <w:szCs w:val="26"/>
              </w:rPr>
              <w:t>N</w:t>
            </w:r>
          </w:p>
        </w:tc>
      </w:tr>
      <w:tr w:rsidR="00424435" w:rsidRPr="00571988" w14:paraId="667FBD84" w14:textId="77777777" w:rsidTr="001B5FE0">
        <w:tc>
          <w:tcPr>
            <w:tcW w:w="1638" w:type="dxa"/>
          </w:tcPr>
          <w:p w14:paraId="7DFF4B37" w14:textId="77777777" w:rsidR="00424435" w:rsidRPr="00260411" w:rsidRDefault="00424435" w:rsidP="001B5FE0">
            <w:pPr>
              <w:spacing w:line="312" w:lineRule="auto"/>
              <w:ind w:firstLine="0"/>
              <w:jc w:val="both"/>
              <w:rPr>
                <w:rFonts w:cs="Times New Roman"/>
                <w:i/>
                <w:color w:val="FF0000"/>
                <w:szCs w:val="26"/>
              </w:rPr>
            </w:pPr>
            <w:r w:rsidRPr="00260411">
              <w:rPr>
                <w:rFonts w:cs="Times New Roman"/>
                <w:b/>
                <w:color w:val="FF0000"/>
                <w:szCs w:val="26"/>
              </w:rPr>
              <w:t xml:space="preserve">Số tiền </w:t>
            </w:r>
            <w:r>
              <w:rPr>
                <w:rFonts w:cs="Times New Roman"/>
                <w:b/>
                <w:color w:val="FF0000"/>
                <w:szCs w:val="26"/>
              </w:rPr>
              <w:t>ký quỹ</w:t>
            </w:r>
          </w:p>
          <w:p w14:paraId="563E975F" w14:textId="77777777" w:rsidR="00424435" w:rsidRPr="00260411" w:rsidRDefault="00424435" w:rsidP="001B5FE0">
            <w:pPr>
              <w:spacing w:line="312" w:lineRule="auto"/>
              <w:ind w:firstLine="0"/>
              <w:jc w:val="both"/>
              <w:rPr>
                <w:rFonts w:cs="Times New Roman"/>
                <w:b/>
                <w:color w:val="FF0000"/>
                <w:szCs w:val="26"/>
              </w:rPr>
            </w:pPr>
          </w:p>
        </w:tc>
        <w:tc>
          <w:tcPr>
            <w:tcW w:w="1192" w:type="dxa"/>
          </w:tcPr>
          <w:p w14:paraId="3A41E849" w14:textId="45F5795D" w:rsidR="00424435" w:rsidRDefault="00424435" w:rsidP="001B5FE0">
            <w:pPr>
              <w:spacing w:line="312" w:lineRule="auto"/>
              <w:ind w:firstLine="0"/>
              <w:jc w:val="center"/>
              <w:rPr>
                <w:rFonts w:cs="Times New Roman"/>
                <w:szCs w:val="26"/>
              </w:rPr>
            </w:pPr>
            <w:r w:rsidRPr="00571988">
              <w:rPr>
                <w:rFonts w:cs="Times New Roman"/>
                <w:szCs w:val="26"/>
              </w:rPr>
              <w:t>Decimal</w:t>
            </w:r>
          </w:p>
        </w:tc>
        <w:tc>
          <w:tcPr>
            <w:tcW w:w="709" w:type="dxa"/>
          </w:tcPr>
          <w:p w14:paraId="0D790B05" w14:textId="753DAC57" w:rsidR="00424435" w:rsidRPr="00571988" w:rsidRDefault="00424435" w:rsidP="001B5FE0">
            <w:pPr>
              <w:spacing w:line="312" w:lineRule="auto"/>
              <w:ind w:firstLine="0"/>
              <w:jc w:val="center"/>
              <w:rPr>
                <w:rFonts w:cs="Times New Roman"/>
                <w:szCs w:val="26"/>
              </w:rPr>
            </w:pPr>
            <w:r w:rsidRPr="00571988">
              <w:rPr>
                <w:rFonts w:cs="Times New Roman"/>
                <w:szCs w:val="26"/>
              </w:rPr>
              <w:t>18,3</w:t>
            </w:r>
          </w:p>
        </w:tc>
        <w:tc>
          <w:tcPr>
            <w:tcW w:w="992" w:type="dxa"/>
          </w:tcPr>
          <w:p w14:paraId="77A871C4" w14:textId="5A09715A" w:rsidR="00424435" w:rsidRPr="00571988" w:rsidRDefault="00424435" w:rsidP="001B5FE0">
            <w:pPr>
              <w:spacing w:line="312" w:lineRule="auto"/>
              <w:ind w:firstLine="0"/>
              <w:jc w:val="center"/>
              <w:rPr>
                <w:rFonts w:cs="Times New Roman"/>
                <w:szCs w:val="26"/>
              </w:rPr>
            </w:pPr>
            <w:r w:rsidRPr="00571988">
              <w:rPr>
                <w:rFonts w:cs="Times New Roman"/>
                <w:szCs w:val="26"/>
              </w:rPr>
              <w:t>(O/M)</w:t>
            </w:r>
          </w:p>
        </w:tc>
        <w:tc>
          <w:tcPr>
            <w:tcW w:w="4667" w:type="dxa"/>
            <w:vMerge/>
          </w:tcPr>
          <w:p w14:paraId="142159D4" w14:textId="77777777" w:rsidR="00424435" w:rsidRPr="00571988" w:rsidRDefault="00424435" w:rsidP="001B5FE0">
            <w:pPr>
              <w:spacing w:line="312" w:lineRule="auto"/>
              <w:ind w:firstLine="0"/>
              <w:jc w:val="both"/>
              <w:rPr>
                <w:rFonts w:cs="Times New Roman"/>
                <w:szCs w:val="26"/>
              </w:rPr>
            </w:pPr>
          </w:p>
        </w:tc>
        <w:tc>
          <w:tcPr>
            <w:tcW w:w="1417" w:type="dxa"/>
          </w:tcPr>
          <w:p w14:paraId="5E7FC399" w14:textId="77777777" w:rsidR="00424435" w:rsidRDefault="00424435" w:rsidP="001B5FE0">
            <w:pPr>
              <w:spacing w:line="312" w:lineRule="auto"/>
              <w:ind w:firstLine="0"/>
              <w:jc w:val="center"/>
              <w:rPr>
                <w:rFonts w:cs="Times New Roman"/>
                <w:szCs w:val="26"/>
              </w:rPr>
            </w:pPr>
          </w:p>
        </w:tc>
      </w:tr>
      <w:tr w:rsidR="00424435" w:rsidRPr="00571988" w14:paraId="7C35DCDB" w14:textId="77777777" w:rsidTr="001B5FE0">
        <w:tc>
          <w:tcPr>
            <w:tcW w:w="1638" w:type="dxa"/>
          </w:tcPr>
          <w:p w14:paraId="0CCA6671" w14:textId="44CA6FA1" w:rsidR="00424435" w:rsidRDefault="00424435" w:rsidP="001B5FE0">
            <w:pPr>
              <w:spacing w:line="312" w:lineRule="auto"/>
              <w:ind w:firstLine="0"/>
              <w:jc w:val="both"/>
              <w:rPr>
                <w:rFonts w:cs="Times New Roman"/>
                <w:b/>
                <w:szCs w:val="26"/>
              </w:rPr>
            </w:pPr>
            <w:r w:rsidRPr="00571988">
              <w:rPr>
                <w:rFonts w:cs="Times New Roman"/>
                <w:b/>
                <w:szCs w:val="26"/>
              </w:rPr>
              <w:t>Loại tiền Số</w:t>
            </w:r>
            <w:r>
              <w:rPr>
                <w:rFonts w:cs="Times New Roman"/>
                <w:b/>
                <w:szCs w:val="26"/>
              </w:rPr>
              <w:t xml:space="preserve"> dư kỹ quỹ</w:t>
            </w:r>
            <w:r w:rsidRPr="00571988">
              <w:rPr>
                <w:rFonts w:cs="Times New Roman"/>
                <w:b/>
                <w:szCs w:val="26"/>
              </w:rPr>
              <w:t xml:space="preserve"> cũ</w:t>
            </w:r>
          </w:p>
        </w:tc>
        <w:tc>
          <w:tcPr>
            <w:tcW w:w="1192" w:type="dxa"/>
          </w:tcPr>
          <w:p w14:paraId="4BC8BDA3" w14:textId="3E73EB13" w:rsidR="00424435" w:rsidRDefault="00424435" w:rsidP="001B5FE0">
            <w:pPr>
              <w:spacing w:line="312" w:lineRule="auto"/>
              <w:ind w:firstLine="0"/>
              <w:jc w:val="center"/>
              <w:rPr>
                <w:rFonts w:cs="Times New Roman"/>
                <w:szCs w:val="26"/>
              </w:rPr>
            </w:pPr>
            <w:r>
              <w:rPr>
                <w:rFonts w:cs="Times New Roman"/>
                <w:szCs w:val="26"/>
              </w:rPr>
              <w:t>nVarchar</w:t>
            </w:r>
          </w:p>
        </w:tc>
        <w:tc>
          <w:tcPr>
            <w:tcW w:w="709" w:type="dxa"/>
          </w:tcPr>
          <w:p w14:paraId="6F200615" w14:textId="349AF0EA" w:rsidR="00424435" w:rsidRPr="00571988" w:rsidRDefault="00424435" w:rsidP="001B5FE0">
            <w:pPr>
              <w:spacing w:line="312" w:lineRule="auto"/>
              <w:ind w:firstLine="0"/>
              <w:jc w:val="center"/>
              <w:rPr>
                <w:rFonts w:cs="Times New Roman"/>
                <w:szCs w:val="26"/>
              </w:rPr>
            </w:pPr>
            <w:r w:rsidRPr="00571988">
              <w:rPr>
                <w:rFonts w:cs="Times New Roman"/>
                <w:szCs w:val="26"/>
              </w:rPr>
              <w:t>3</w:t>
            </w:r>
          </w:p>
        </w:tc>
        <w:tc>
          <w:tcPr>
            <w:tcW w:w="992" w:type="dxa"/>
          </w:tcPr>
          <w:p w14:paraId="3A9634BD" w14:textId="58C8FA68" w:rsidR="00424435" w:rsidRPr="00571988" w:rsidRDefault="00424435" w:rsidP="001B5FE0">
            <w:pPr>
              <w:spacing w:line="312" w:lineRule="auto"/>
              <w:ind w:firstLine="0"/>
              <w:jc w:val="center"/>
              <w:rPr>
                <w:rFonts w:cs="Times New Roman"/>
                <w:szCs w:val="26"/>
              </w:rPr>
            </w:pPr>
            <w:r w:rsidRPr="00571988">
              <w:rPr>
                <w:rFonts w:cs="Times New Roman"/>
                <w:szCs w:val="26"/>
              </w:rPr>
              <w:t>(H)</w:t>
            </w:r>
          </w:p>
        </w:tc>
        <w:tc>
          <w:tcPr>
            <w:tcW w:w="4667" w:type="dxa"/>
            <w:vMerge w:val="restart"/>
          </w:tcPr>
          <w:p w14:paraId="4CB83B3F" w14:textId="77777777" w:rsidR="00424435" w:rsidRPr="00571988" w:rsidRDefault="00424435" w:rsidP="001B5FE0">
            <w:pPr>
              <w:spacing w:line="312" w:lineRule="auto"/>
              <w:ind w:firstLine="0"/>
              <w:jc w:val="both"/>
              <w:rPr>
                <w:rFonts w:cs="Times New Roman"/>
                <w:szCs w:val="26"/>
              </w:rPr>
            </w:pPr>
            <w:r w:rsidRPr="00571988">
              <w:rPr>
                <w:rFonts w:cs="Times New Roman"/>
                <w:szCs w:val="26"/>
              </w:rPr>
              <w:t xml:space="preserve">Loại tiền và Số tiền ký quỹ của BL đã được cập nhật sau các lần thu </w:t>
            </w:r>
            <w:r>
              <w:rPr>
                <w:rFonts w:cs="Times New Roman"/>
                <w:szCs w:val="26"/>
              </w:rPr>
              <w:t>ký quỹ</w:t>
            </w:r>
            <w:r w:rsidRPr="00571988">
              <w:rPr>
                <w:rFonts w:cs="Times New Roman"/>
                <w:szCs w:val="26"/>
              </w:rPr>
              <w:t xml:space="preserve">/ hoàn </w:t>
            </w:r>
            <w:r>
              <w:rPr>
                <w:rFonts w:cs="Times New Roman"/>
                <w:szCs w:val="26"/>
              </w:rPr>
              <w:t>kỹ quỹ</w:t>
            </w:r>
            <w:r w:rsidRPr="00571988">
              <w:rPr>
                <w:rFonts w:cs="Times New Roman"/>
                <w:szCs w:val="26"/>
              </w:rPr>
              <w:t xml:space="preserve">/ trích </w:t>
            </w:r>
            <w:r>
              <w:rPr>
                <w:rFonts w:cs="Times New Roman"/>
                <w:szCs w:val="26"/>
              </w:rPr>
              <w:t>kỹ quỹ</w:t>
            </w:r>
            <w:r w:rsidRPr="00571988">
              <w:rPr>
                <w:rFonts w:cs="Times New Roman"/>
                <w:szCs w:val="26"/>
              </w:rPr>
              <w:t xml:space="preserve"> để thanh toán ở thời điểm trước khi </w:t>
            </w:r>
            <w:r>
              <w:rPr>
                <w:rFonts w:cs="Times New Roman"/>
                <w:szCs w:val="26"/>
              </w:rPr>
              <w:t>đóng bảo lãnh</w:t>
            </w:r>
            <w:r w:rsidRPr="00571988">
              <w:rPr>
                <w:rFonts w:cs="Times New Roman"/>
                <w:szCs w:val="26"/>
              </w:rPr>
              <w:t>.</w:t>
            </w:r>
          </w:p>
          <w:p w14:paraId="52C5CA95" w14:textId="77777777" w:rsidR="00424435" w:rsidRPr="00571988" w:rsidRDefault="00424435" w:rsidP="00424435">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Trường loại tiền mặc định là Loại tiề</w:t>
            </w:r>
            <w:r>
              <w:rPr>
                <w:rFonts w:cs="Times New Roman"/>
                <w:szCs w:val="26"/>
              </w:rPr>
              <w:t>n ký quỹ</w:t>
            </w:r>
            <w:r w:rsidRPr="00571988">
              <w:rPr>
                <w:rFonts w:cs="Times New Roman"/>
                <w:szCs w:val="26"/>
              </w:rPr>
              <w:t>.</w:t>
            </w:r>
          </w:p>
          <w:p w14:paraId="08F9A926" w14:textId="77777777" w:rsidR="00424435" w:rsidRPr="00571988" w:rsidRDefault="00424435" w:rsidP="00424435">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Trường số tiền thể hiện giá trị cuối cùng của Số</w:t>
            </w:r>
            <w:r>
              <w:rPr>
                <w:rFonts w:cs="Times New Roman"/>
                <w:szCs w:val="26"/>
              </w:rPr>
              <w:t xml:space="preserve"> dư ký quỹ</w:t>
            </w:r>
            <w:r w:rsidRPr="00571988">
              <w:rPr>
                <w:rFonts w:cs="Times New Roman"/>
                <w:szCs w:val="26"/>
              </w:rPr>
              <w:t xml:space="preserve"> trước khi tạo mới hồ sơ </w:t>
            </w:r>
            <w:r>
              <w:rPr>
                <w:rFonts w:cs="Times New Roman"/>
                <w:szCs w:val="26"/>
              </w:rPr>
              <w:t>đóng bảo lãnh</w:t>
            </w:r>
            <w:r w:rsidRPr="00571988">
              <w:rPr>
                <w:rFonts w:cs="Times New Roman"/>
                <w:szCs w:val="26"/>
              </w:rPr>
              <w:t xml:space="preserve"> này.</w:t>
            </w:r>
          </w:p>
          <w:p w14:paraId="630C2566" w14:textId="6CDAC34F" w:rsidR="00424435" w:rsidRPr="00571988" w:rsidRDefault="00424435" w:rsidP="001B5FE0">
            <w:pPr>
              <w:spacing w:line="312" w:lineRule="auto"/>
              <w:ind w:firstLine="0"/>
              <w:jc w:val="both"/>
              <w:rPr>
                <w:rFonts w:cs="Times New Roman"/>
                <w:szCs w:val="26"/>
              </w:rPr>
            </w:pPr>
            <w:r w:rsidRPr="00571988">
              <w:rPr>
                <w:rFonts w:cs="Times New Roman"/>
                <w:szCs w:val="26"/>
              </w:rPr>
              <w:t>Trường này ẩn, không hiển thị trên màn hình.</w:t>
            </w:r>
          </w:p>
        </w:tc>
        <w:tc>
          <w:tcPr>
            <w:tcW w:w="1417" w:type="dxa"/>
          </w:tcPr>
          <w:p w14:paraId="6403ADF8" w14:textId="19180FA7" w:rsidR="00424435" w:rsidRDefault="00424435" w:rsidP="001B5FE0">
            <w:pPr>
              <w:spacing w:line="312" w:lineRule="auto"/>
              <w:ind w:firstLine="0"/>
              <w:jc w:val="center"/>
              <w:rPr>
                <w:rFonts w:cs="Times New Roman"/>
                <w:szCs w:val="26"/>
              </w:rPr>
            </w:pPr>
            <w:r>
              <w:rPr>
                <w:rFonts w:cs="Times New Roman"/>
                <w:szCs w:val="26"/>
              </w:rPr>
              <w:t>Y</w:t>
            </w:r>
          </w:p>
        </w:tc>
      </w:tr>
      <w:tr w:rsidR="00424435" w:rsidRPr="00571988" w14:paraId="212618F6" w14:textId="77777777" w:rsidTr="001B5FE0">
        <w:tc>
          <w:tcPr>
            <w:tcW w:w="1638" w:type="dxa"/>
          </w:tcPr>
          <w:p w14:paraId="33460DB6" w14:textId="392E980E" w:rsidR="00424435" w:rsidRDefault="00424435" w:rsidP="001B5FE0">
            <w:pPr>
              <w:spacing w:line="312" w:lineRule="auto"/>
              <w:ind w:firstLine="0"/>
              <w:jc w:val="both"/>
              <w:rPr>
                <w:rFonts w:cs="Times New Roman"/>
                <w:b/>
                <w:szCs w:val="26"/>
              </w:rPr>
            </w:pPr>
            <w:r w:rsidRPr="00571988">
              <w:rPr>
                <w:rFonts w:cs="Times New Roman"/>
                <w:b/>
                <w:szCs w:val="26"/>
              </w:rPr>
              <w:t>Số</w:t>
            </w:r>
            <w:r>
              <w:rPr>
                <w:rFonts w:cs="Times New Roman"/>
                <w:b/>
                <w:szCs w:val="26"/>
              </w:rPr>
              <w:t xml:space="preserve"> dư kỹ quỹ</w:t>
            </w:r>
            <w:r w:rsidRPr="00571988">
              <w:rPr>
                <w:rFonts w:cs="Times New Roman"/>
                <w:b/>
                <w:szCs w:val="26"/>
              </w:rPr>
              <w:t xml:space="preserve"> cũ</w:t>
            </w:r>
          </w:p>
        </w:tc>
        <w:tc>
          <w:tcPr>
            <w:tcW w:w="1192" w:type="dxa"/>
          </w:tcPr>
          <w:p w14:paraId="2188D3F0" w14:textId="590A5248" w:rsidR="00424435" w:rsidRDefault="00424435" w:rsidP="001B5FE0">
            <w:pPr>
              <w:spacing w:line="312" w:lineRule="auto"/>
              <w:ind w:firstLine="0"/>
              <w:jc w:val="center"/>
              <w:rPr>
                <w:rFonts w:cs="Times New Roman"/>
                <w:szCs w:val="26"/>
              </w:rPr>
            </w:pPr>
            <w:r w:rsidRPr="00571988">
              <w:rPr>
                <w:rFonts w:cs="Times New Roman"/>
                <w:szCs w:val="26"/>
              </w:rPr>
              <w:t>Decimal</w:t>
            </w:r>
          </w:p>
        </w:tc>
        <w:tc>
          <w:tcPr>
            <w:tcW w:w="709" w:type="dxa"/>
          </w:tcPr>
          <w:p w14:paraId="19376958" w14:textId="2AAE00AA" w:rsidR="00424435" w:rsidRPr="00571988" w:rsidRDefault="00424435" w:rsidP="001B5FE0">
            <w:pPr>
              <w:spacing w:line="312" w:lineRule="auto"/>
              <w:ind w:firstLine="0"/>
              <w:jc w:val="center"/>
              <w:rPr>
                <w:rFonts w:cs="Times New Roman"/>
                <w:szCs w:val="26"/>
              </w:rPr>
            </w:pPr>
            <w:r w:rsidRPr="00571988">
              <w:rPr>
                <w:rFonts w:cs="Times New Roman"/>
                <w:szCs w:val="26"/>
              </w:rPr>
              <w:t>18,3</w:t>
            </w:r>
          </w:p>
        </w:tc>
        <w:tc>
          <w:tcPr>
            <w:tcW w:w="992" w:type="dxa"/>
          </w:tcPr>
          <w:p w14:paraId="7DD10F8F" w14:textId="1DDB0A78" w:rsidR="00424435" w:rsidRPr="00571988" w:rsidRDefault="00424435" w:rsidP="001B5FE0">
            <w:pPr>
              <w:spacing w:line="312" w:lineRule="auto"/>
              <w:ind w:firstLine="0"/>
              <w:jc w:val="center"/>
              <w:rPr>
                <w:rFonts w:cs="Times New Roman"/>
                <w:szCs w:val="26"/>
              </w:rPr>
            </w:pPr>
            <w:r w:rsidRPr="00571988">
              <w:rPr>
                <w:rFonts w:cs="Times New Roman"/>
                <w:szCs w:val="26"/>
              </w:rPr>
              <w:t>(H)</w:t>
            </w:r>
          </w:p>
        </w:tc>
        <w:tc>
          <w:tcPr>
            <w:tcW w:w="4667" w:type="dxa"/>
            <w:vMerge/>
          </w:tcPr>
          <w:p w14:paraId="584EE2CC" w14:textId="77777777" w:rsidR="00424435" w:rsidRPr="00571988" w:rsidRDefault="00424435" w:rsidP="001B5FE0">
            <w:pPr>
              <w:spacing w:line="312" w:lineRule="auto"/>
              <w:ind w:firstLine="0"/>
              <w:jc w:val="both"/>
              <w:rPr>
                <w:rFonts w:cs="Times New Roman"/>
                <w:szCs w:val="26"/>
              </w:rPr>
            </w:pPr>
          </w:p>
        </w:tc>
        <w:tc>
          <w:tcPr>
            <w:tcW w:w="1417" w:type="dxa"/>
          </w:tcPr>
          <w:p w14:paraId="655FA411" w14:textId="20F36C8F" w:rsidR="00424435" w:rsidRDefault="00424435" w:rsidP="001B5FE0">
            <w:pPr>
              <w:spacing w:line="312" w:lineRule="auto"/>
              <w:ind w:firstLine="0"/>
              <w:jc w:val="center"/>
              <w:rPr>
                <w:rFonts w:cs="Times New Roman"/>
                <w:szCs w:val="26"/>
              </w:rPr>
            </w:pPr>
            <w:r>
              <w:rPr>
                <w:rFonts w:cs="Times New Roman"/>
                <w:szCs w:val="26"/>
              </w:rPr>
              <w:t>Y</w:t>
            </w:r>
          </w:p>
        </w:tc>
      </w:tr>
      <w:tr w:rsidR="00424435" w:rsidRPr="00571988" w14:paraId="08D3FA2C" w14:textId="77777777" w:rsidTr="001B5FE0">
        <w:tc>
          <w:tcPr>
            <w:tcW w:w="1638" w:type="dxa"/>
          </w:tcPr>
          <w:p w14:paraId="4D9867B6" w14:textId="56769089" w:rsidR="00424435" w:rsidRDefault="00424435" w:rsidP="001B5FE0">
            <w:pPr>
              <w:spacing w:line="312" w:lineRule="auto"/>
              <w:ind w:firstLine="0"/>
              <w:jc w:val="both"/>
              <w:rPr>
                <w:rFonts w:cs="Times New Roman"/>
                <w:b/>
                <w:szCs w:val="26"/>
              </w:rPr>
            </w:pPr>
            <w:r w:rsidRPr="00571988">
              <w:rPr>
                <w:rFonts w:cs="Times New Roman"/>
                <w:b/>
                <w:szCs w:val="26"/>
              </w:rPr>
              <w:t xml:space="preserve">Loại tiền Số dư </w:t>
            </w:r>
            <w:r>
              <w:rPr>
                <w:rFonts w:cs="Times New Roman"/>
                <w:b/>
                <w:szCs w:val="26"/>
              </w:rPr>
              <w:t>ký quỹ</w:t>
            </w:r>
          </w:p>
        </w:tc>
        <w:tc>
          <w:tcPr>
            <w:tcW w:w="1192" w:type="dxa"/>
          </w:tcPr>
          <w:p w14:paraId="6ACFA2DB" w14:textId="46E07608" w:rsidR="00424435" w:rsidRDefault="00424435" w:rsidP="001B5FE0">
            <w:pPr>
              <w:spacing w:line="312" w:lineRule="auto"/>
              <w:ind w:firstLine="0"/>
              <w:jc w:val="center"/>
              <w:rPr>
                <w:rFonts w:cs="Times New Roman"/>
                <w:szCs w:val="26"/>
              </w:rPr>
            </w:pPr>
            <w:r>
              <w:rPr>
                <w:rFonts w:cs="Times New Roman"/>
                <w:szCs w:val="26"/>
              </w:rPr>
              <w:t>nVarchar</w:t>
            </w:r>
          </w:p>
        </w:tc>
        <w:tc>
          <w:tcPr>
            <w:tcW w:w="709" w:type="dxa"/>
          </w:tcPr>
          <w:p w14:paraId="3AA7A16C" w14:textId="6DDC223E" w:rsidR="00424435" w:rsidRPr="00571988" w:rsidRDefault="00424435" w:rsidP="001B5FE0">
            <w:pPr>
              <w:spacing w:line="312" w:lineRule="auto"/>
              <w:ind w:firstLine="0"/>
              <w:jc w:val="center"/>
              <w:rPr>
                <w:rFonts w:cs="Times New Roman"/>
                <w:szCs w:val="26"/>
              </w:rPr>
            </w:pPr>
            <w:r w:rsidRPr="00571988">
              <w:rPr>
                <w:rFonts w:cs="Times New Roman"/>
                <w:szCs w:val="26"/>
              </w:rPr>
              <w:t>3</w:t>
            </w:r>
          </w:p>
        </w:tc>
        <w:tc>
          <w:tcPr>
            <w:tcW w:w="992" w:type="dxa"/>
          </w:tcPr>
          <w:p w14:paraId="4BE87B6F" w14:textId="6650C3C3" w:rsidR="00424435" w:rsidRPr="00571988" w:rsidRDefault="00424435" w:rsidP="001B5FE0">
            <w:pPr>
              <w:spacing w:line="312" w:lineRule="auto"/>
              <w:ind w:firstLine="0"/>
              <w:jc w:val="center"/>
              <w:rPr>
                <w:rFonts w:cs="Times New Roman"/>
                <w:szCs w:val="26"/>
              </w:rPr>
            </w:pPr>
            <w:r w:rsidRPr="00571988">
              <w:rPr>
                <w:rFonts w:cs="Times New Roman"/>
                <w:szCs w:val="26"/>
              </w:rPr>
              <w:t>(P)</w:t>
            </w:r>
          </w:p>
        </w:tc>
        <w:tc>
          <w:tcPr>
            <w:tcW w:w="4667" w:type="dxa"/>
            <w:vMerge w:val="restart"/>
          </w:tcPr>
          <w:p w14:paraId="2F8BEF8F" w14:textId="77777777" w:rsidR="00424435" w:rsidRPr="00571988" w:rsidRDefault="00424435" w:rsidP="001B5FE0">
            <w:pPr>
              <w:spacing w:line="312" w:lineRule="auto"/>
              <w:ind w:firstLine="0"/>
              <w:jc w:val="both"/>
              <w:rPr>
                <w:rFonts w:cs="Times New Roman"/>
                <w:szCs w:val="26"/>
              </w:rPr>
            </w:pPr>
            <w:r w:rsidRPr="00571988">
              <w:rPr>
                <w:rFonts w:cs="Times New Roman"/>
                <w:szCs w:val="26"/>
              </w:rPr>
              <w:t>Loại tiền và Số dư ký quỹ của Bảo lãnh đến thời điểm hiện tại.</w:t>
            </w:r>
          </w:p>
          <w:p w14:paraId="2672092F" w14:textId="77777777" w:rsidR="00424435" w:rsidRPr="00571988" w:rsidRDefault="00424435" w:rsidP="00424435">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 xml:space="preserve">Trường loại tiền mặc định là Loại tiền </w:t>
            </w:r>
            <w:r>
              <w:rPr>
                <w:rFonts w:cs="Times New Roman"/>
                <w:szCs w:val="26"/>
              </w:rPr>
              <w:t>ký quỹ</w:t>
            </w:r>
            <w:r w:rsidRPr="00571988">
              <w:rPr>
                <w:rFonts w:cs="Times New Roman"/>
                <w:szCs w:val="26"/>
              </w:rPr>
              <w:t>.</w:t>
            </w:r>
          </w:p>
          <w:p w14:paraId="7FD70771" w14:textId="77777777" w:rsidR="00424435" w:rsidRPr="00571988" w:rsidRDefault="00424435" w:rsidP="00424435">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 xml:space="preserve">Trường số tiền do hệ thống tự tính </w:t>
            </w:r>
            <w:r w:rsidRPr="00571988">
              <w:rPr>
                <w:rFonts w:cs="Times New Roman"/>
                <w:szCs w:val="26"/>
              </w:rPr>
              <w:lastRenderedPageBreak/>
              <w:t xml:space="preserve">toán bằng Số dư </w:t>
            </w:r>
            <w:r>
              <w:rPr>
                <w:rFonts w:cs="Times New Roman"/>
                <w:szCs w:val="26"/>
              </w:rPr>
              <w:t>ký quỹ</w:t>
            </w:r>
            <w:r w:rsidRPr="00571988">
              <w:rPr>
                <w:rFonts w:cs="Times New Roman"/>
                <w:szCs w:val="26"/>
              </w:rPr>
              <w:t xml:space="preserve"> trước khi tạo hồ </w:t>
            </w:r>
            <w:r>
              <w:rPr>
                <w:rFonts w:cs="Times New Roman"/>
                <w:szCs w:val="26"/>
              </w:rPr>
              <w:t>đóng bảo lãnh</w:t>
            </w:r>
            <w:r w:rsidRPr="00571988">
              <w:rPr>
                <w:rFonts w:cs="Times New Roman"/>
                <w:szCs w:val="26"/>
              </w:rPr>
              <w:t xml:space="preserve"> trừ đi Số tiền </w:t>
            </w:r>
            <w:r>
              <w:rPr>
                <w:rFonts w:cs="Times New Roman"/>
                <w:szCs w:val="26"/>
              </w:rPr>
              <w:t xml:space="preserve">kỹ quỹ </w:t>
            </w:r>
            <w:r w:rsidRPr="00571988">
              <w:rPr>
                <w:rFonts w:cs="Times New Roman"/>
                <w:szCs w:val="26"/>
              </w:rPr>
              <w:t>được hoàn.</w:t>
            </w:r>
          </w:p>
          <w:p w14:paraId="7745832B" w14:textId="77777777" w:rsidR="00424435" w:rsidRDefault="00424435" w:rsidP="001B5FE0">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0DC3F2D1" w14:textId="40C5F20C" w:rsidR="00424435" w:rsidRPr="00571988" w:rsidRDefault="00424435" w:rsidP="001B5FE0">
            <w:pPr>
              <w:spacing w:line="312" w:lineRule="auto"/>
              <w:ind w:firstLine="0"/>
              <w:jc w:val="both"/>
              <w:rPr>
                <w:rFonts w:cs="Times New Roman"/>
                <w:szCs w:val="26"/>
              </w:rPr>
            </w:pPr>
            <w:r w:rsidRPr="00260411">
              <w:rPr>
                <w:rFonts w:cs="Times New Roman"/>
                <w:b/>
                <w:color w:val="FF0000"/>
                <w:szCs w:val="26"/>
              </w:rPr>
              <w:t xml:space="preserve">Số dư </w:t>
            </w:r>
            <w:r>
              <w:rPr>
                <w:rFonts w:cs="Times New Roman"/>
                <w:b/>
                <w:color w:val="FF0000"/>
                <w:szCs w:val="26"/>
              </w:rPr>
              <w:t>ký quỹ</w:t>
            </w:r>
          </w:p>
        </w:tc>
        <w:tc>
          <w:tcPr>
            <w:tcW w:w="1417" w:type="dxa"/>
          </w:tcPr>
          <w:p w14:paraId="3146EBE2" w14:textId="26A762A7" w:rsidR="00424435" w:rsidRDefault="00424435" w:rsidP="001B5FE0">
            <w:pPr>
              <w:spacing w:line="312" w:lineRule="auto"/>
              <w:ind w:firstLine="0"/>
              <w:jc w:val="center"/>
              <w:rPr>
                <w:rFonts w:cs="Times New Roman"/>
                <w:szCs w:val="26"/>
              </w:rPr>
            </w:pPr>
            <w:r>
              <w:rPr>
                <w:rFonts w:cs="Times New Roman"/>
                <w:szCs w:val="26"/>
              </w:rPr>
              <w:lastRenderedPageBreak/>
              <w:t>Y</w:t>
            </w:r>
          </w:p>
        </w:tc>
      </w:tr>
      <w:tr w:rsidR="00424435" w:rsidRPr="00571988" w14:paraId="6EAD75BE" w14:textId="77777777" w:rsidTr="001B5FE0">
        <w:tc>
          <w:tcPr>
            <w:tcW w:w="1638" w:type="dxa"/>
          </w:tcPr>
          <w:p w14:paraId="47311EE2" w14:textId="1FBAF7FD" w:rsidR="00424435" w:rsidRDefault="00424435" w:rsidP="001B5FE0">
            <w:pPr>
              <w:spacing w:line="312" w:lineRule="auto"/>
              <w:ind w:firstLine="0"/>
              <w:jc w:val="both"/>
              <w:rPr>
                <w:rFonts w:cs="Times New Roman"/>
                <w:b/>
                <w:szCs w:val="26"/>
              </w:rPr>
            </w:pPr>
            <w:r w:rsidRPr="00571988">
              <w:rPr>
                <w:rFonts w:cs="Times New Roman"/>
                <w:b/>
                <w:szCs w:val="26"/>
              </w:rPr>
              <w:t xml:space="preserve">Số dư </w:t>
            </w:r>
            <w:r>
              <w:rPr>
                <w:rFonts w:cs="Times New Roman"/>
                <w:b/>
                <w:szCs w:val="26"/>
              </w:rPr>
              <w:t>ký quỹ</w:t>
            </w:r>
          </w:p>
        </w:tc>
        <w:tc>
          <w:tcPr>
            <w:tcW w:w="1192" w:type="dxa"/>
          </w:tcPr>
          <w:p w14:paraId="427AA715" w14:textId="3FB668CE" w:rsidR="00424435" w:rsidRDefault="00424435" w:rsidP="001B5FE0">
            <w:pPr>
              <w:spacing w:line="312" w:lineRule="auto"/>
              <w:ind w:firstLine="0"/>
              <w:jc w:val="center"/>
              <w:rPr>
                <w:rFonts w:cs="Times New Roman"/>
                <w:szCs w:val="26"/>
              </w:rPr>
            </w:pPr>
            <w:r w:rsidRPr="00571988">
              <w:rPr>
                <w:rFonts w:cs="Times New Roman"/>
                <w:szCs w:val="26"/>
              </w:rPr>
              <w:t>Decimal</w:t>
            </w:r>
          </w:p>
        </w:tc>
        <w:tc>
          <w:tcPr>
            <w:tcW w:w="709" w:type="dxa"/>
          </w:tcPr>
          <w:p w14:paraId="7668A871" w14:textId="3D222382" w:rsidR="00424435" w:rsidRPr="00571988" w:rsidRDefault="00424435" w:rsidP="001B5FE0">
            <w:pPr>
              <w:spacing w:line="312" w:lineRule="auto"/>
              <w:ind w:firstLine="0"/>
              <w:jc w:val="center"/>
              <w:rPr>
                <w:rFonts w:cs="Times New Roman"/>
                <w:szCs w:val="26"/>
              </w:rPr>
            </w:pPr>
            <w:r w:rsidRPr="00571988">
              <w:rPr>
                <w:rFonts w:cs="Times New Roman"/>
                <w:szCs w:val="26"/>
              </w:rPr>
              <w:t>18,3</w:t>
            </w:r>
          </w:p>
        </w:tc>
        <w:tc>
          <w:tcPr>
            <w:tcW w:w="992" w:type="dxa"/>
          </w:tcPr>
          <w:p w14:paraId="2812F2C2" w14:textId="11674CFE" w:rsidR="00424435" w:rsidRPr="00571988" w:rsidRDefault="00424435" w:rsidP="001B5FE0">
            <w:pPr>
              <w:spacing w:line="312" w:lineRule="auto"/>
              <w:ind w:firstLine="0"/>
              <w:jc w:val="center"/>
              <w:rPr>
                <w:rFonts w:cs="Times New Roman"/>
                <w:szCs w:val="26"/>
              </w:rPr>
            </w:pPr>
            <w:r w:rsidRPr="00571988">
              <w:rPr>
                <w:rFonts w:cs="Times New Roman"/>
                <w:szCs w:val="26"/>
              </w:rPr>
              <w:t>(P)</w:t>
            </w:r>
          </w:p>
        </w:tc>
        <w:tc>
          <w:tcPr>
            <w:tcW w:w="4667" w:type="dxa"/>
            <w:vMerge/>
          </w:tcPr>
          <w:p w14:paraId="79F7D21E" w14:textId="77777777" w:rsidR="00424435" w:rsidRPr="00571988" w:rsidRDefault="00424435" w:rsidP="001B5FE0">
            <w:pPr>
              <w:spacing w:line="312" w:lineRule="auto"/>
              <w:ind w:firstLine="0"/>
              <w:jc w:val="both"/>
              <w:rPr>
                <w:rFonts w:cs="Times New Roman"/>
                <w:szCs w:val="26"/>
              </w:rPr>
            </w:pPr>
          </w:p>
        </w:tc>
        <w:tc>
          <w:tcPr>
            <w:tcW w:w="1417" w:type="dxa"/>
          </w:tcPr>
          <w:p w14:paraId="3344BA57" w14:textId="261C61ED" w:rsidR="00424435" w:rsidRDefault="00424435" w:rsidP="001B5FE0">
            <w:pPr>
              <w:spacing w:line="312" w:lineRule="auto"/>
              <w:ind w:firstLine="0"/>
              <w:jc w:val="center"/>
              <w:rPr>
                <w:rFonts w:cs="Times New Roman"/>
                <w:szCs w:val="26"/>
              </w:rPr>
            </w:pPr>
            <w:r>
              <w:rPr>
                <w:rFonts w:cs="Times New Roman"/>
                <w:szCs w:val="26"/>
              </w:rPr>
              <w:t>Y</w:t>
            </w:r>
          </w:p>
        </w:tc>
      </w:tr>
      <w:tr w:rsidR="00424435" w:rsidRPr="00571988" w14:paraId="3B8D53B6" w14:textId="77777777" w:rsidTr="001B5FE0">
        <w:tc>
          <w:tcPr>
            <w:tcW w:w="1638" w:type="dxa"/>
          </w:tcPr>
          <w:p w14:paraId="3F65EBE7" w14:textId="45882BEA" w:rsidR="00424435" w:rsidRPr="00571988" w:rsidRDefault="00424435" w:rsidP="001B5FE0">
            <w:pPr>
              <w:spacing w:line="312" w:lineRule="auto"/>
              <w:ind w:firstLine="0"/>
              <w:jc w:val="both"/>
              <w:rPr>
                <w:rFonts w:cs="Times New Roman"/>
                <w:b/>
                <w:szCs w:val="26"/>
              </w:rPr>
            </w:pPr>
            <w:r w:rsidRPr="00260411">
              <w:rPr>
                <w:rFonts w:cs="Times New Roman"/>
                <w:b/>
                <w:color w:val="FF0000"/>
                <w:szCs w:val="26"/>
              </w:rPr>
              <w:lastRenderedPageBreak/>
              <w:t>Tỷ</w:t>
            </w:r>
            <w:r>
              <w:rPr>
                <w:rFonts w:cs="Times New Roman"/>
                <w:b/>
                <w:color w:val="FF0000"/>
                <w:szCs w:val="26"/>
              </w:rPr>
              <w:t xml:space="preserve"> giá ký quỹ</w:t>
            </w:r>
          </w:p>
        </w:tc>
        <w:tc>
          <w:tcPr>
            <w:tcW w:w="1192" w:type="dxa"/>
          </w:tcPr>
          <w:p w14:paraId="4417C1DA" w14:textId="140982E2" w:rsidR="00424435" w:rsidRPr="00571988" w:rsidRDefault="00424435" w:rsidP="001B5FE0">
            <w:pPr>
              <w:spacing w:line="312" w:lineRule="auto"/>
              <w:ind w:firstLine="0"/>
              <w:jc w:val="center"/>
              <w:rPr>
                <w:rFonts w:cs="Times New Roman"/>
                <w:szCs w:val="26"/>
              </w:rPr>
            </w:pPr>
            <w:r w:rsidRPr="00571988">
              <w:rPr>
                <w:rFonts w:cs="Times New Roman"/>
                <w:szCs w:val="26"/>
              </w:rPr>
              <w:t>Double</w:t>
            </w:r>
          </w:p>
        </w:tc>
        <w:tc>
          <w:tcPr>
            <w:tcW w:w="709" w:type="dxa"/>
          </w:tcPr>
          <w:p w14:paraId="5E74A63B" w14:textId="4BEEC788" w:rsidR="00424435" w:rsidRPr="00571988" w:rsidRDefault="00424435" w:rsidP="001B5FE0">
            <w:pPr>
              <w:spacing w:line="312" w:lineRule="auto"/>
              <w:ind w:firstLine="0"/>
              <w:jc w:val="center"/>
              <w:rPr>
                <w:rFonts w:cs="Times New Roman"/>
                <w:szCs w:val="26"/>
              </w:rPr>
            </w:pPr>
            <w:r w:rsidRPr="00571988">
              <w:rPr>
                <w:rFonts w:cs="Times New Roman"/>
                <w:szCs w:val="26"/>
              </w:rPr>
              <w:t>24</w:t>
            </w:r>
          </w:p>
        </w:tc>
        <w:tc>
          <w:tcPr>
            <w:tcW w:w="992" w:type="dxa"/>
          </w:tcPr>
          <w:p w14:paraId="3C19FDB3" w14:textId="2269856C" w:rsidR="00424435" w:rsidRPr="00571988" w:rsidRDefault="00424435" w:rsidP="001B5FE0">
            <w:pPr>
              <w:spacing w:line="312" w:lineRule="auto"/>
              <w:ind w:firstLine="0"/>
              <w:jc w:val="center"/>
              <w:rPr>
                <w:rFonts w:cs="Times New Roman"/>
                <w:szCs w:val="26"/>
              </w:rPr>
            </w:pPr>
            <w:r w:rsidRPr="00571988">
              <w:rPr>
                <w:rFonts w:cs="Times New Roman"/>
                <w:szCs w:val="26"/>
              </w:rPr>
              <w:t>(</w:t>
            </w:r>
            <w:r>
              <w:rPr>
                <w:rFonts w:cs="Times New Roman"/>
                <w:szCs w:val="26"/>
              </w:rPr>
              <w:t>O/M</w:t>
            </w:r>
            <w:r w:rsidRPr="00571988">
              <w:rPr>
                <w:rFonts w:cs="Times New Roman"/>
                <w:szCs w:val="26"/>
              </w:rPr>
              <w:t>)</w:t>
            </w:r>
          </w:p>
        </w:tc>
        <w:tc>
          <w:tcPr>
            <w:tcW w:w="4667" w:type="dxa"/>
          </w:tcPr>
          <w:p w14:paraId="69C5EA8A" w14:textId="77777777" w:rsidR="00424435" w:rsidRPr="00571988" w:rsidRDefault="00424435" w:rsidP="001B5FE0">
            <w:pPr>
              <w:spacing w:line="312" w:lineRule="auto"/>
              <w:ind w:firstLine="0"/>
              <w:jc w:val="both"/>
              <w:rPr>
                <w:rFonts w:cs="Times New Roman"/>
                <w:szCs w:val="26"/>
              </w:rPr>
            </w:pPr>
            <w:r w:rsidRPr="00571988">
              <w:rPr>
                <w:rFonts w:cs="Times New Roman"/>
                <w:szCs w:val="26"/>
              </w:rPr>
              <w:t>Tỷ giá quy đổi Số tiền ký quỹ của Bảo lãnh sang nội tệ.</w:t>
            </w:r>
          </w:p>
          <w:p w14:paraId="68C3A099" w14:textId="77777777" w:rsidR="00424435" w:rsidRPr="00571988" w:rsidRDefault="00424435" w:rsidP="00424435">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giống đồng nội tệ, hệ thống mặc định giá trị trường này là 1</w:t>
            </w:r>
          </w:p>
          <w:p w14:paraId="4C2694D1" w14:textId="33F50013" w:rsidR="00424435" w:rsidRPr="00571988" w:rsidRDefault="00424435" w:rsidP="00424435">
            <w:pPr>
              <w:pStyle w:val="ListParagraph"/>
              <w:numPr>
                <w:ilvl w:val="0"/>
                <w:numId w:val="1"/>
              </w:numPr>
              <w:tabs>
                <w:tab w:val="left" w:pos="369"/>
              </w:tabs>
              <w:spacing w:line="312" w:lineRule="auto"/>
              <w:ind w:left="0" w:firstLine="0"/>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khác đồng nội tệ, </w:t>
            </w:r>
            <w:commentRangeStart w:id="582"/>
            <w:commentRangeStart w:id="583"/>
            <w:r w:rsidRPr="00571988">
              <w:rPr>
                <w:rFonts w:cs="Times New Roman"/>
                <w:szCs w:val="26"/>
              </w:rPr>
              <w:t xml:space="preserve">hệ thống mặc định là tỷ giá </w:t>
            </w:r>
            <w:r>
              <w:rPr>
                <w:rFonts w:cs="Times New Roman"/>
                <w:szCs w:val="26"/>
              </w:rPr>
              <w:t xml:space="preserve">Midrate </w:t>
            </w:r>
            <w:r w:rsidRPr="00571988">
              <w:rPr>
                <w:rFonts w:cs="Times New Roman"/>
                <w:szCs w:val="26"/>
              </w:rPr>
              <w:t xml:space="preserve">của hệ thống tại thời điểm tạo mới hồ sơ/ chỉnh sửa hồ sơ </w:t>
            </w:r>
            <w:r>
              <w:rPr>
                <w:rFonts w:cs="Times New Roman"/>
                <w:szCs w:val="26"/>
              </w:rPr>
              <w:t>đóng bảo lãnh</w:t>
            </w:r>
            <w:r w:rsidRPr="00571988">
              <w:rPr>
                <w:rFonts w:cs="Times New Roman"/>
                <w:szCs w:val="26"/>
              </w:rPr>
              <w:t>.</w:t>
            </w:r>
            <w:commentRangeEnd w:id="582"/>
            <w:r>
              <w:rPr>
                <w:rStyle w:val="CommentReference"/>
              </w:rPr>
              <w:commentReference w:id="582"/>
            </w:r>
            <w:commentRangeEnd w:id="583"/>
            <w:r w:rsidR="00CA43AD">
              <w:rPr>
                <w:rStyle w:val="CommentReference"/>
              </w:rPr>
              <w:commentReference w:id="583"/>
            </w:r>
          </w:p>
        </w:tc>
        <w:tc>
          <w:tcPr>
            <w:tcW w:w="1417" w:type="dxa"/>
          </w:tcPr>
          <w:p w14:paraId="7F27F921" w14:textId="6E0B12B2" w:rsidR="00424435" w:rsidRDefault="00424435" w:rsidP="001B5FE0">
            <w:pPr>
              <w:spacing w:line="312" w:lineRule="auto"/>
              <w:ind w:firstLine="0"/>
              <w:jc w:val="center"/>
              <w:rPr>
                <w:rFonts w:cs="Times New Roman"/>
                <w:szCs w:val="26"/>
              </w:rPr>
            </w:pPr>
            <w:r>
              <w:rPr>
                <w:rFonts w:cs="Times New Roman"/>
                <w:szCs w:val="26"/>
              </w:rPr>
              <w:t>N</w:t>
            </w:r>
          </w:p>
        </w:tc>
      </w:tr>
      <w:tr w:rsidR="00424435" w:rsidRPr="00571988" w14:paraId="575F010C" w14:textId="77777777" w:rsidTr="001B5FE0">
        <w:tc>
          <w:tcPr>
            <w:tcW w:w="1638" w:type="dxa"/>
          </w:tcPr>
          <w:p w14:paraId="0F8AE792" w14:textId="4DAC7FAC" w:rsidR="00424435" w:rsidRDefault="00424435" w:rsidP="001B5FE0">
            <w:pPr>
              <w:spacing w:line="312" w:lineRule="auto"/>
              <w:ind w:firstLine="0"/>
              <w:jc w:val="both"/>
              <w:rPr>
                <w:rFonts w:cs="Times New Roman"/>
                <w:b/>
                <w:szCs w:val="26"/>
              </w:rPr>
            </w:pPr>
            <w:r w:rsidRPr="00571988">
              <w:rPr>
                <w:rFonts w:cs="Times New Roman"/>
                <w:b/>
                <w:szCs w:val="26"/>
              </w:rPr>
              <w:t xml:space="preserve">Loại tiền Số dư </w:t>
            </w:r>
            <w:r>
              <w:rPr>
                <w:rFonts w:cs="Times New Roman"/>
                <w:b/>
                <w:szCs w:val="26"/>
              </w:rPr>
              <w:t>ký quỹ</w:t>
            </w:r>
            <w:r w:rsidRPr="00571988">
              <w:rPr>
                <w:rFonts w:cs="Times New Roman"/>
                <w:b/>
                <w:szCs w:val="26"/>
              </w:rPr>
              <w:t xml:space="preserve"> quy đổi</w:t>
            </w:r>
          </w:p>
        </w:tc>
        <w:tc>
          <w:tcPr>
            <w:tcW w:w="1192" w:type="dxa"/>
          </w:tcPr>
          <w:p w14:paraId="5EE29518" w14:textId="4953AD00" w:rsidR="00424435" w:rsidRDefault="00424435" w:rsidP="001B5FE0">
            <w:pPr>
              <w:spacing w:line="312" w:lineRule="auto"/>
              <w:ind w:firstLine="0"/>
              <w:jc w:val="center"/>
              <w:rPr>
                <w:rFonts w:cs="Times New Roman"/>
                <w:szCs w:val="26"/>
              </w:rPr>
            </w:pPr>
            <w:r>
              <w:rPr>
                <w:rFonts w:cs="Times New Roman"/>
                <w:szCs w:val="26"/>
              </w:rPr>
              <w:t>nVarchar</w:t>
            </w:r>
          </w:p>
        </w:tc>
        <w:tc>
          <w:tcPr>
            <w:tcW w:w="709" w:type="dxa"/>
          </w:tcPr>
          <w:p w14:paraId="357E9761" w14:textId="4209C455" w:rsidR="00424435" w:rsidRPr="00571988" w:rsidRDefault="00424435" w:rsidP="001B5FE0">
            <w:pPr>
              <w:spacing w:line="312" w:lineRule="auto"/>
              <w:ind w:firstLine="0"/>
              <w:jc w:val="center"/>
              <w:rPr>
                <w:rFonts w:cs="Times New Roman"/>
                <w:szCs w:val="26"/>
              </w:rPr>
            </w:pPr>
            <w:r w:rsidRPr="00571988">
              <w:rPr>
                <w:rFonts w:cs="Times New Roman"/>
                <w:szCs w:val="26"/>
              </w:rPr>
              <w:t>3</w:t>
            </w:r>
          </w:p>
        </w:tc>
        <w:tc>
          <w:tcPr>
            <w:tcW w:w="992" w:type="dxa"/>
          </w:tcPr>
          <w:p w14:paraId="54824006" w14:textId="099597D9" w:rsidR="00424435" w:rsidRPr="00571988" w:rsidRDefault="00424435" w:rsidP="001B5FE0">
            <w:pPr>
              <w:spacing w:line="312" w:lineRule="auto"/>
              <w:ind w:firstLine="0"/>
              <w:jc w:val="center"/>
              <w:rPr>
                <w:rFonts w:cs="Times New Roman"/>
                <w:szCs w:val="26"/>
              </w:rPr>
            </w:pPr>
            <w:r w:rsidRPr="00571988">
              <w:rPr>
                <w:rFonts w:cs="Times New Roman"/>
                <w:szCs w:val="26"/>
              </w:rPr>
              <w:t>(O)</w:t>
            </w:r>
          </w:p>
        </w:tc>
        <w:tc>
          <w:tcPr>
            <w:tcW w:w="4667" w:type="dxa"/>
            <w:vMerge w:val="restart"/>
          </w:tcPr>
          <w:p w14:paraId="52F7F606" w14:textId="77777777" w:rsidR="00424435" w:rsidRPr="00571988" w:rsidRDefault="00424435" w:rsidP="001B5FE0">
            <w:pPr>
              <w:spacing w:line="312" w:lineRule="auto"/>
              <w:ind w:firstLine="0"/>
              <w:jc w:val="both"/>
              <w:rPr>
                <w:rFonts w:cs="Times New Roman"/>
                <w:szCs w:val="26"/>
              </w:rPr>
            </w:pPr>
            <w:r w:rsidRPr="00571988">
              <w:rPr>
                <w:rFonts w:cs="Times New Roman"/>
                <w:szCs w:val="26"/>
              </w:rPr>
              <w:t>Loại tiền và Số tiền ký quỹ của Bảo lãnh được quy đổi sang đồng nội tệ.</w:t>
            </w:r>
          </w:p>
          <w:p w14:paraId="0DA61B79" w14:textId="77777777" w:rsidR="00424435" w:rsidRPr="00571988" w:rsidRDefault="00424435" w:rsidP="001B5FE0">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Trường loại tiền mặc định là đồng nội tệ.</w:t>
            </w:r>
          </w:p>
          <w:p w14:paraId="3878BBE3" w14:textId="77777777" w:rsidR="00424435" w:rsidRPr="00571988" w:rsidRDefault="00424435" w:rsidP="001B5FE0">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 xml:space="preserve">Trường số tiền do hệ thống tự tính toán dựa trên Số dư </w:t>
            </w:r>
            <w:r>
              <w:rPr>
                <w:rFonts w:cs="Times New Roman"/>
                <w:szCs w:val="26"/>
              </w:rPr>
              <w:t>ký quỹ</w:t>
            </w:r>
            <w:r w:rsidRPr="00571988">
              <w:rPr>
                <w:rFonts w:cs="Times New Roman"/>
                <w:szCs w:val="26"/>
              </w:rPr>
              <w:t xml:space="preserve"> và Tỷ giá </w:t>
            </w:r>
            <w:r>
              <w:rPr>
                <w:rFonts w:cs="Times New Roman"/>
                <w:szCs w:val="26"/>
              </w:rPr>
              <w:t>ký quỹ</w:t>
            </w:r>
            <w:r w:rsidRPr="00571988">
              <w:rPr>
                <w:rFonts w:cs="Times New Roman"/>
                <w:szCs w:val="26"/>
              </w:rPr>
              <w:t>.</w:t>
            </w:r>
          </w:p>
          <w:p w14:paraId="0ACCBF85" w14:textId="77777777" w:rsidR="00424435" w:rsidRDefault="00424435" w:rsidP="001B5FE0">
            <w:pPr>
              <w:spacing w:line="312" w:lineRule="auto"/>
              <w:ind w:firstLine="0"/>
              <w:jc w:val="both"/>
              <w:rPr>
                <w:rFonts w:cs="Times New Roman"/>
                <w:color w:val="FF0000"/>
                <w:szCs w:val="26"/>
              </w:rPr>
            </w:pPr>
            <w:r w:rsidRPr="00260411">
              <w:rPr>
                <w:rFonts w:cs="Times New Roman"/>
                <w:color w:val="FF0000"/>
                <w:szCs w:val="26"/>
              </w:rPr>
              <w:t>Trên màn hình, 2 trường này nằm trên 1 hàng và có chung 1 tên hiển thị là</w:t>
            </w:r>
            <w:r>
              <w:rPr>
                <w:rFonts w:cs="Times New Roman"/>
                <w:color w:val="FF0000"/>
                <w:szCs w:val="26"/>
              </w:rPr>
              <w:t>:</w:t>
            </w:r>
            <w:r w:rsidRPr="00260411">
              <w:rPr>
                <w:rFonts w:cs="Times New Roman"/>
                <w:color w:val="FF0000"/>
                <w:szCs w:val="26"/>
              </w:rPr>
              <w:t xml:space="preserve"> </w:t>
            </w:r>
          </w:p>
          <w:p w14:paraId="5F80E916" w14:textId="6BDC12CD" w:rsidR="00424435" w:rsidRPr="00571988" w:rsidRDefault="00424435" w:rsidP="001B5FE0">
            <w:pPr>
              <w:pStyle w:val="ListParagraph"/>
              <w:tabs>
                <w:tab w:val="left" w:pos="294"/>
              </w:tabs>
              <w:spacing w:line="312" w:lineRule="auto"/>
              <w:ind w:left="0" w:firstLine="0"/>
              <w:contextualSpacing w:val="0"/>
              <w:jc w:val="both"/>
              <w:rPr>
                <w:rFonts w:cs="Times New Roman"/>
                <w:szCs w:val="26"/>
              </w:rPr>
            </w:pPr>
            <w:r w:rsidRPr="00260411">
              <w:rPr>
                <w:rFonts w:cs="Times New Roman"/>
                <w:b/>
                <w:color w:val="FF0000"/>
                <w:szCs w:val="26"/>
              </w:rPr>
              <w:t xml:space="preserve">Số dư </w:t>
            </w:r>
            <w:r>
              <w:rPr>
                <w:rFonts w:cs="Times New Roman"/>
                <w:b/>
                <w:color w:val="FF0000"/>
                <w:szCs w:val="26"/>
              </w:rPr>
              <w:t>ký quỹ</w:t>
            </w:r>
            <w:r w:rsidRPr="00260411">
              <w:rPr>
                <w:rFonts w:cs="Times New Roman"/>
                <w:b/>
                <w:color w:val="FF0000"/>
                <w:szCs w:val="26"/>
              </w:rPr>
              <w:t xml:space="preserve"> quy đổi</w:t>
            </w:r>
            <w:r w:rsidRPr="00260411">
              <w:rPr>
                <w:rFonts w:cs="Times New Roman"/>
                <w:color w:val="FF0000"/>
                <w:szCs w:val="26"/>
              </w:rPr>
              <w:t>.</w:t>
            </w:r>
          </w:p>
        </w:tc>
        <w:tc>
          <w:tcPr>
            <w:tcW w:w="1417" w:type="dxa"/>
          </w:tcPr>
          <w:p w14:paraId="6F7ADC36" w14:textId="0D0288E5" w:rsidR="00424435" w:rsidRDefault="00424435" w:rsidP="001B5FE0">
            <w:pPr>
              <w:spacing w:line="312" w:lineRule="auto"/>
              <w:ind w:firstLine="0"/>
              <w:jc w:val="center"/>
              <w:rPr>
                <w:rFonts w:cs="Times New Roman"/>
                <w:szCs w:val="26"/>
              </w:rPr>
            </w:pPr>
            <w:r>
              <w:rPr>
                <w:rFonts w:cs="Times New Roman"/>
                <w:szCs w:val="26"/>
              </w:rPr>
              <w:t>Y</w:t>
            </w:r>
          </w:p>
        </w:tc>
      </w:tr>
      <w:tr w:rsidR="00424435" w:rsidRPr="00571988" w14:paraId="0C107C87" w14:textId="77777777" w:rsidTr="001B5FE0">
        <w:tc>
          <w:tcPr>
            <w:tcW w:w="1638" w:type="dxa"/>
          </w:tcPr>
          <w:p w14:paraId="72B805E5" w14:textId="01888132" w:rsidR="00424435" w:rsidRPr="00571988" w:rsidRDefault="00424435" w:rsidP="001B5FE0">
            <w:pPr>
              <w:spacing w:line="312" w:lineRule="auto"/>
              <w:ind w:firstLine="0"/>
              <w:jc w:val="both"/>
              <w:rPr>
                <w:rFonts w:cs="Times New Roman"/>
                <w:b/>
                <w:szCs w:val="26"/>
              </w:rPr>
            </w:pPr>
            <w:r w:rsidRPr="00571988">
              <w:rPr>
                <w:rFonts w:cs="Times New Roman"/>
                <w:b/>
                <w:szCs w:val="26"/>
              </w:rPr>
              <w:t xml:space="preserve">Số dư </w:t>
            </w:r>
            <w:r>
              <w:rPr>
                <w:rFonts w:cs="Times New Roman"/>
                <w:b/>
                <w:szCs w:val="26"/>
              </w:rPr>
              <w:t>ký quỹ</w:t>
            </w:r>
            <w:r w:rsidRPr="00571988">
              <w:rPr>
                <w:rFonts w:cs="Times New Roman"/>
                <w:b/>
                <w:szCs w:val="26"/>
              </w:rPr>
              <w:t xml:space="preserve"> quy đổi</w:t>
            </w:r>
          </w:p>
        </w:tc>
        <w:tc>
          <w:tcPr>
            <w:tcW w:w="1192" w:type="dxa"/>
          </w:tcPr>
          <w:p w14:paraId="18C7088C" w14:textId="2BC0F487" w:rsidR="00424435" w:rsidRPr="00571988" w:rsidRDefault="00424435" w:rsidP="001B5FE0">
            <w:pPr>
              <w:spacing w:line="312" w:lineRule="auto"/>
              <w:ind w:firstLine="0"/>
              <w:jc w:val="center"/>
              <w:rPr>
                <w:rFonts w:cs="Times New Roman"/>
                <w:szCs w:val="26"/>
              </w:rPr>
            </w:pPr>
            <w:r w:rsidRPr="00571988">
              <w:rPr>
                <w:rFonts w:cs="Times New Roman"/>
                <w:szCs w:val="26"/>
              </w:rPr>
              <w:t>Decimal</w:t>
            </w:r>
          </w:p>
        </w:tc>
        <w:tc>
          <w:tcPr>
            <w:tcW w:w="709" w:type="dxa"/>
          </w:tcPr>
          <w:p w14:paraId="269F9B22" w14:textId="38199B6F" w:rsidR="00424435" w:rsidRPr="00571988" w:rsidRDefault="00424435" w:rsidP="001B5FE0">
            <w:pPr>
              <w:spacing w:line="312" w:lineRule="auto"/>
              <w:ind w:firstLine="0"/>
              <w:jc w:val="center"/>
              <w:rPr>
                <w:rFonts w:cs="Times New Roman"/>
                <w:szCs w:val="26"/>
              </w:rPr>
            </w:pPr>
            <w:r w:rsidRPr="00571988">
              <w:rPr>
                <w:rFonts w:cs="Times New Roman"/>
                <w:szCs w:val="26"/>
              </w:rPr>
              <w:t>18,3</w:t>
            </w:r>
          </w:p>
        </w:tc>
        <w:tc>
          <w:tcPr>
            <w:tcW w:w="992" w:type="dxa"/>
          </w:tcPr>
          <w:p w14:paraId="540F2AA3" w14:textId="69CCC931" w:rsidR="00424435" w:rsidRPr="00571988" w:rsidRDefault="00424435" w:rsidP="001B5FE0">
            <w:pPr>
              <w:spacing w:line="312" w:lineRule="auto"/>
              <w:ind w:firstLine="0"/>
              <w:jc w:val="center"/>
              <w:rPr>
                <w:rFonts w:cs="Times New Roman"/>
                <w:szCs w:val="26"/>
              </w:rPr>
            </w:pPr>
            <w:r w:rsidRPr="00571988">
              <w:rPr>
                <w:rFonts w:cs="Times New Roman"/>
                <w:szCs w:val="26"/>
              </w:rPr>
              <w:t>(P)</w:t>
            </w:r>
          </w:p>
        </w:tc>
        <w:tc>
          <w:tcPr>
            <w:tcW w:w="4667" w:type="dxa"/>
            <w:vMerge/>
          </w:tcPr>
          <w:p w14:paraId="64E38D66" w14:textId="77777777" w:rsidR="00424435" w:rsidRPr="00571988" w:rsidRDefault="00424435" w:rsidP="001B5FE0">
            <w:pPr>
              <w:spacing w:line="312" w:lineRule="auto"/>
              <w:ind w:firstLine="0"/>
              <w:jc w:val="both"/>
              <w:rPr>
                <w:rFonts w:cs="Times New Roman"/>
                <w:szCs w:val="26"/>
              </w:rPr>
            </w:pPr>
          </w:p>
        </w:tc>
        <w:tc>
          <w:tcPr>
            <w:tcW w:w="1417" w:type="dxa"/>
          </w:tcPr>
          <w:p w14:paraId="08B46843" w14:textId="2D4E5C74" w:rsidR="00424435" w:rsidRDefault="00424435" w:rsidP="001B5FE0">
            <w:pPr>
              <w:spacing w:line="312" w:lineRule="auto"/>
              <w:ind w:firstLine="0"/>
              <w:jc w:val="center"/>
              <w:rPr>
                <w:rFonts w:cs="Times New Roman"/>
                <w:szCs w:val="26"/>
              </w:rPr>
            </w:pPr>
            <w:r>
              <w:rPr>
                <w:rFonts w:cs="Times New Roman"/>
                <w:szCs w:val="26"/>
              </w:rPr>
              <w:t>Y</w:t>
            </w:r>
          </w:p>
        </w:tc>
      </w:tr>
      <w:tr w:rsidR="00424435" w:rsidRPr="00571988" w14:paraId="23FC78EF" w14:textId="77777777" w:rsidTr="001B5FE0">
        <w:tc>
          <w:tcPr>
            <w:tcW w:w="1638" w:type="dxa"/>
          </w:tcPr>
          <w:p w14:paraId="0287BF49" w14:textId="77777777" w:rsidR="00424435" w:rsidRDefault="00424435" w:rsidP="001B5FE0">
            <w:pPr>
              <w:spacing w:line="312" w:lineRule="auto"/>
              <w:ind w:firstLine="0"/>
              <w:jc w:val="both"/>
              <w:rPr>
                <w:rFonts w:cs="Times New Roman"/>
                <w:b/>
                <w:color w:val="FF0000"/>
                <w:szCs w:val="26"/>
              </w:rPr>
            </w:pPr>
            <w:r w:rsidRPr="00260411">
              <w:rPr>
                <w:rFonts w:cs="Times New Roman"/>
                <w:b/>
                <w:color w:val="FF0000"/>
                <w:szCs w:val="26"/>
              </w:rPr>
              <w:t xml:space="preserve">Tỷ lệ </w:t>
            </w:r>
            <w:r>
              <w:rPr>
                <w:rFonts w:cs="Times New Roman"/>
                <w:b/>
                <w:color w:val="FF0000"/>
                <w:szCs w:val="26"/>
              </w:rPr>
              <w:t>ký quỹ</w:t>
            </w:r>
            <w:r w:rsidRPr="00260411">
              <w:rPr>
                <w:rFonts w:cs="Times New Roman"/>
                <w:b/>
                <w:color w:val="FF0000"/>
                <w:szCs w:val="26"/>
              </w:rPr>
              <w:t xml:space="preserve"> %</w:t>
            </w:r>
          </w:p>
          <w:p w14:paraId="6F8604A2" w14:textId="2CC20B58" w:rsidR="00424435" w:rsidRPr="00571988" w:rsidRDefault="00424435" w:rsidP="001B5FE0">
            <w:pPr>
              <w:spacing w:line="312" w:lineRule="auto"/>
              <w:ind w:firstLine="0"/>
              <w:jc w:val="both"/>
              <w:rPr>
                <w:rFonts w:cs="Times New Roman"/>
                <w:b/>
                <w:szCs w:val="26"/>
              </w:rPr>
            </w:pPr>
            <w:r w:rsidRPr="00260411">
              <w:rPr>
                <w:rFonts w:cs="Times New Roman"/>
                <w:i/>
                <w:color w:val="FF0000"/>
                <w:szCs w:val="26"/>
              </w:rPr>
              <w:t xml:space="preserve">(tên cũ: </w:t>
            </w:r>
            <w:r>
              <w:rPr>
                <w:rFonts w:cs="Times New Roman"/>
                <w:i/>
                <w:color w:val="FF0000"/>
                <w:szCs w:val="26"/>
                <w:lang w:val="en-GB"/>
              </w:rPr>
              <w:t>Tỷ lệ</w:t>
            </w:r>
            <w:r w:rsidRPr="00260411">
              <w:rPr>
                <w:rFonts w:cs="Times New Roman"/>
                <w:i/>
                <w:color w:val="FF0000"/>
                <w:szCs w:val="26"/>
                <w:lang w:val="en-GB"/>
              </w:rPr>
              <w:t xml:space="preserve"> ký quỹ)</w:t>
            </w:r>
          </w:p>
        </w:tc>
        <w:tc>
          <w:tcPr>
            <w:tcW w:w="1192" w:type="dxa"/>
          </w:tcPr>
          <w:p w14:paraId="036CA089" w14:textId="2B39EED0" w:rsidR="00424435" w:rsidRPr="00571988" w:rsidRDefault="00424435" w:rsidP="001B5FE0">
            <w:pPr>
              <w:spacing w:line="312" w:lineRule="auto"/>
              <w:ind w:firstLine="0"/>
              <w:jc w:val="center"/>
              <w:rPr>
                <w:rFonts w:cs="Times New Roman"/>
                <w:szCs w:val="26"/>
              </w:rPr>
            </w:pPr>
          </w:p>
        </w:tc>
        <w:tc>
          <w:tcPr>
            <w:tcW w:w="709" w:type="dxa"/>
          </w:tcPr>
          <w:p w14:paraId="7957479C" w14:textId="688B62BF" w:rsidR="00424435" w:rsidRPr="00571988" w:rsidRDefault="00424435" w:rsidP="001B5FE0">
            <w:pPr>
              <w:spacing w:line="312" w:lineRule="auto"/>
              <w:ind w:firstLine="0"/>
              <w:jc w:val="center"/>
              <w:rPr>
                <w:rFonts w:cs="Times New Roman"/>
                <w:szCs w:val="26"/>
              </w:rPr>
            </w:pPr>
          </w:p>
        </w:tc>
        <w:tc>
          <w:tcPr>
            <w:tcW w:w="992" w:type="dxa"/>
          </w:tcPr>
          <w:p w14:paraId="24633372" w14:textId="41CE65B8" w:rsidR="00424435" w:rsidRPr="00571988" w:rsidRDefault="00424435" w:rsidP="001B5FE0">
            <w:pPr>
              <w:spacing w:line="312" w:lineRule="auto"/>
              <w:ind w:firstLine="0"/>
              <w:jc w:val="center"/>
              <w:rPr>
                <w:rFonts w:cs="Times New Roman"/>
                <w:szCs w:val="26"/>
              </w:rPr>
            </w:pPr>
            <w:r w:rsidRPr="00571988">
              <w:rPr>
                <w:rFonts w:cs="Times New Roman"/>
                <w:szCs w:val="26"/>
              </w:rPr>
              <w:t>(P)</w:t>
            </w:r>
          </w:p>
        </w:tc>
        <w:tc>
          <w:tcPr>
            <w:tcW w:w="4667" w:type="dxa"/>
          </w:tcPr>
          <w:p w14:paraId="5C85B663" w14:textId="77777777" w:rsidR="00424435" w:rsidRPr="00571988" w:rsidRDefault="00424435" w:rsidP="001B5FE0">
            <w:pPr>
              <w:spacing w:line="312" w:lineRule="auto"/>
              <w:ind w:firstLine="0"/>
              <w:jc w:val="both"/>
              <w:rPr>
                <w:rFonts w:cs="Times New Roman"/>
                <w:szCs w:val="26"/>
              </w:rPr>
            </w:pPr>
            <w:r w:rsidRPr="00571988">
              <w:rPr>
                <w:rFonts w:cs="Times New Roman"/>
                <w:szCs w:val="26"/>
              </w:rPr>
              <w:t>Tỷ lệ ký quỹ so với giá trị của Bảo lãnh.</w:t>
            </w:r>
          </w:p>
          <w:p w14:paraId="7D1FBB73" w14:textId="10B2DB25" w:rsidR="00424435" w:rsidRPr="00571988" w:rsidRDefault="00424435" w:rsidP="00424435">
            <w:pPr>
              <w:pStyle w:val="ListParagraph"/>
              <w:tabs>
                <w:tab w:val="left" w:pos="331"/>
              </w:tabs>
              <w:spacing w:line="312" w:lineRule="auto"/>
              <w:ind w:left="0" w:firstLine="0"/>
              <w:contextualSpacing w:val="0"/>
              <w:jc w:val="both"/>
              <w:rPr>
                <w:rFonts w:cs="Times New Roman"/>
                <w:szCs w:val="26"/>
              </w:rPr>
            </w:pPr>
            <w:r w:rsidRPr="00571988">
              <w:rPr>
                <w:rFonts w:cs="Times New Roman"/>
                <w:szCs w:val="26"/>
              </w:rPr>
              <w:t>Hệ thống tự động tính toán dựa trên Số</w:t>
            </w:r>
            <w:r>
              <w:rPr>
                <w:rFonts w:cs="Times New Roman"/>
                <w:szCs w:val="26"/>
              </w:rPr>
              <w:t xml:space="preserve"> dư ký quỹ</w:t>
            </w:r>
            <w:r w:rsidRPr="00571988">
              <w:rPr>
                <w:rFonts w:cs="Times New Roman"/>
                <w:szCs w:val="26"/>
              </w:rPr>
              <w:t xml:space="preserve"> quy đổi và Tổng số dư BL quy đổi, việc làm tròn phần thập phân theo quy tắc thông thường.</w:t>
            </w:r>
          </w:p>
        </w:tc>
        <w:tc>
          <w:tcPr>
            <w:tcW w:w="1417" w:type="dxa"/>
          </w:tcPr>
          <w:p w14:paraId="456738D7" w14:textId="33D0DA28" w:rsidR="00424435" w:rsidRDefault="00424435" w:rsidP="001B5FE0">
            <w:pPr>
              <w:spacing w:line="312" w:lineRule="auto"/>
              <w:ind w:firstLine="0"/>
              <w:jc w:val="center"/>
              <w:rPr>
                <w:rFonts w:cs="Times New Roman"/>
                <w:szCs w:val="26"/>
              </w:rPr>
            </w:pPr>
            <w:r>
              <w:rPr>
                <w:rFonts w:cs="Times New Roman"/>
                <w:szCs w:val="26"/>
              </w:rPr>
              <w:t>N</w:t>
            </w:r>
          </w:p>
        </w:tc>
      </w:tr>
      <w:tr w:rsidR="00424435" w:rsidRPr="00571988" w14:paraId="7AFEB0C5" w14:textId="77777777" w:rsidTr="001B5FE0">
        <w:tc>
          <w:tcPr>
            <w:tcW w:w="1638" w:type="dxa"/>
          </w:tcPr>
          <w:p w14:paraId="1F8EB064" w14:textId="2A6068E1" w:rsidR="00424435" w:rsidRDefault="00424435" w:rsidP="001B5FE0">
            <w:pPr>
              <w:spacing w:line="312" w:lineRule="auto"/>
              <w:ind w:firstLine="0"/>
              <w:jc w:val="both"/>
              <w:rPr>
                <w:rFonts w:cs="Times New Roman"/>
                <w:b/>
                <w:szCs w:val="26"/>
              </w:rPr>
            </w:pPr>
            <w:r w:rsidRPr="00126716">
              <w:rPr>
                <w:rFonts w:cs="Times New Roman"/>
                <w:b/>
                <w:szCs w:val="26"/>
              </w:rPr>
              <w:t>Tài khoản ghi nợ</w:t>
            </w:r>
          </w:p>
        </w:tc>
        <w:tc>
          <w:tcPr>
            <w:tcW w:w="1192" w:type="dxa"/>
          </w:tcPr>
          <w:p w14:paraId="4011A161" w14:textId="4FA4401A" w:rsidR="00424435" w:rsidRDefault="00424435" w:rsidP="001B5FE0">
            <w:pPr>
              <w:spacing w:line="312" w:lineRule="auto"/>
              <w:ind w:firstLine="0"/>
              <w:jc w:val="center"/>
              <w:rPr>
                <w:rFonts w:cs="Times New Roman"/>
                <w:szCs w:val="26"/>
              </w:rPr>
            </w:pPr>
            <w:r w:rsidRPr="00126716">
              <w:rPr>
                <w:rFonts w:cs="Times New Roman"/>
                <w:szCs w:val="26"/>
              </w:rPr>
              <w:t>Char</w:t>
            </w:r>
          </w:p>
        </w:tc>
        <w:tc>
          <w:tcPr>
            <w:tcW w:w="709" w:type="dxa"/>
          </w:tcPr>
          <w:p w14:paraId="7F68D0CA" w14:textId="77777777" w:rsidR="00424435" w:rsidRPr="00571988" w:rsidRDefault="00424435" w:rsidP="001B5FE0">
            <w:pPr>
              <w:spacing w:line="312" w:lineRule="auto"/>
              <w:ind w:firstLine="0"/>
              <w:jc w:val="center"/>
              <w:rPr>
                <w:rFonts w:cs="Times New Roman"/>
                <w:szCs w:val="26"/>
              </w:rPr>
            </w:pPr>
          </w:p>
        </w:tc>
        <w:tc>
          <w:tcPr>
            <w:tcW w:w="992" w:type="dxa"/>
          </w:tcPr>
          <w:p w14:paraId="731ECB51" w14:textId="77E88340" w:rsidR="00424435" w:rsidRPr="00571988" w:rsidRDefault="00424435" w:rsidP="001B5FE0">
            <w:pPr>
              <w:spacing w:line="312" w:lineRule="auto"/>
              <w:ind w:firstLine="0"/>
              <w:jc w:val="center"/>
              <w:rPr>
                <w:rFonts w:cs="Times New Roman"/>
                <w:szCs w:val="26"/>
              </w:rPr>
            </w:pPr>
            <w:r>
              <w:rPr>
                <w:rFonts w:cs="Times New Roman"/>
                <w:szCs w:val="26"/>
              </w:rPr>
              <w:t>O</w:t>
            </w:r>
          </w:p>
        </w:tc>
        <w:tc>
          <w:tcPr>
            <w:tcW w:w="4667" w:type="dxa"/>
          </w:tcPr>
          <w:p w14:paraId="5470D303" w14:textId="77777777" w:rsidR="00424435" w:rsidRPr="00126716" w:rsidRDefault="00424435" w:rsidP="001B5FE0">
            <w:pPr>
              <w:spacing w:line="312" w:lineRule="auto"/>
              <w:ind w:firstLine="0"/>
              <w:rPr>
                <w:rFonts w:cs="Times New Roman"/>
                <w:szCs w:val="26"/>
              </w:rPr>
            </w:pPr>
            <w:r w:rsidRPr="00126716">
              <w:rPr>
                <w:rFonts w:cs="Times New Roman"/>
                <w:szCs w:val="26"/>
              </w:rPr>
              <w:t>Tài khoản ghi nợ:</w:t>
            </w:r>
          </w:p>
          <w:p w14:paraId="075C0098" w14:textId="77777777" w:rsidR="00424435" w:rsidRDefault="00424435" w:rsidP="001B5FE0">
            <w:pPr>
              <w:spacing w:line="312" w:lineRule="auto"/>
              <w:ind w:firstLine="0"/>
              <w:jc w:val="both"/>
              <w:rPr>
                <w:rFonts w:cs="Times New Roman"/>
                <w:szCs w:val="26"/>
              </w:rPr>
            </w:pPr>
            <w:r w:rsidRPr="00126716">
              <w:rPr>
                <w:rFonts w:cs="Times New Roman"/>
                <w:szCs w:val="26"/>
              </w:rPr>
              <w:t xml:space="preserve">Thể hiện tài khoản ghi nợ số tiền </w:t>
            </w:r>
            <w:r>
              <w:rPr>
                <w:rFonts w:cs="Times New Roman"/>
                <w:szCs w:val="26"/>
              </w:rPr>
              <w:t>ký quỹ.</w:t>
            </w:r>
          </w:p>
          <w:p w14:paraId="41FB1271" w14:textId="6F8F8D46" w:rsidR="00424435" w:rsidRPr="00571988" w:rsidRDefault="00424435" w:rsidP="001B5FE0">
            <w:pPr>
              <w:spacing w:line="312" w:lineRule="auto"/>
              <w:ind w:firstLine="0"/>
              <w:jc w:val="both"/>
              <w:rPr>
                <w:rFonts w:cs="Times New Roman"/>
                <w:szCs w:val="26"/>
              </w:rPr>
            </w:pPr>
            <w:r>
              <w:rPr>
                <w:rFonts w:cs="Times New Roman"/>
                <w:szCs w:val="26"/>
              </w:rPr>
              <w:t>Người dùng nhập thủ công</w:t>
            </w:r>
          </w:p>
        </w:tc>
        <w:tc>
          <w:tcPr>
            <w:tcW w:w="1417" w:type="dxa"/>
          </w:tcPr>
          <w:p w14:paraId="57FF5F7A" w14:textId="3415E1AB" w:rsidR="00424435" w:rsidRDefault="00424435" w:rsidP="001B5FE0">
            <w:pPr>
              <w:spacing w:line="312" w:lineRule="auto"/>
              <w:ind w:firstLine="0"/>
              <w:jc w:val="center"/>
              <w:rPr>
                <w:rFonts w:cs="Times New Roman"/>
                <w:szCs w:val="26"/>
              </w:rPr>
            </w:pPr>
            <w:r w:rsidRPr="00126716">
              <w:rPr>
                <w:rFonts w:cs="Times New Roman"/>
                <w:szCs w:val="26"/>
              </w:rPr>
              <w:t>Y</w:t>
            </w:r>
          </w:p>
        </w:tc>
      </w:tr>
      <w:tr w:rsidR="00424435" w:rsidRPr="00571988" w14:paraId="469DC8BE" w14:textId="77777777" w:rsidTr="001B5FE0">
        <w:tc>
          <w:tcPr>
            <w:tcW w:w="1638" w:type="dxa"/>
          </w:tcPr>
          <w:p w14:paraId="17D07386" w14:textId="16756F2F" w:rsidR="00424435" w:rsidRPr="00260411" w:rsidRDefault="00424435" w:rsidP="001B5FE0">
            <w:pPr>
              <w:spacing w:line="312" w:lineRule="auto"/>
              <w:ind w:firstLine="0"/>
              <w:jc w:val="both"/>
              <w:rPr>
                <w:rFonts w:cs="Times New Roman"/>
                <w:b/>
                <w:color w:val="FF0000"/>
                <w:szCs w:val="26"/>
              </w:rPr>
            </w:pPr>
            <w:r w:rsidRPr="00126716">
              <w:rPr>
                <w:rFonts w:cs="Times New Roman"/>
                <w:b/>
                <w:szCs w:val="26"/>
              </w:rPr>
              <w:lastRenderedPageBreak/>
              <w:t>Tài khoản ghi có</w:t>
            </w:r>
          </w:p>
        </w:tc>
        <w:tc>
          <w:tcPr>
            <w:tcW w:w="1192" w:type="dxa"/>
          </w:tcPr>
          <w:p w14:paraId="32EC9C32" w14:textId="07A8C8E1" w:rsidR="00424435" w:rsidRDefault="00424435" w:rsidP="001B5FE0">
            <w:pPr>
              <w:spacing w:line="312" w:lineRule="auto"/>
              <w:ind w:firstLine="0"/>
              <w:jc w:val="center"/>
              <w:rPr>
                <w:rFonts w:cs="Times New Roman"/>
                <w:szCs w:val="26"/>
              </w:rPr>
            </w:pPr>
            <w:r w:rsidRPr="00126716">
              <w:rPr>
                <w:rFonts w:cs="Times New Roman"/>
                <w:szCs w:val="26"/>
              </w:rPr>
              <w:t>Char</w:t>
            </w:r>
          </w:p>
        </w:tc>
        <w:tc>
          <w:tcPr>
            <w:tcW w:w="709" w:type="dxa"/>
          </w:tcPr>
          <w:p w14:paraId="3A30ECB3" w14:textId="77777777" w:rsidR="00424435" w:rsidRPr="00571988" w:rsidRDefault="00424435" w:rsidP="001B5FE0">
            <w:pPr>
              <w:spacing w:line="312" w:lineRule="auto"/>
              <w:ind w:firstLine="0"/>
              <w:jc w:val="center"/>
              <w:rPr>
                <w:rFonts w:cs="Times New Roman"/>
                <w:szCs w:val="26"/>
              </w:rPr>
            </w:pPr>
          </w:p>
        </w:tc>
        <w:tc>
          <w:tcPr>
            <w:tcW w:w="992" w:type="dxa"/>
          </w:tcPr>
          <w:p w14:paraId="01F57442" w14:textId="353D7F73" w:rsidR="00424435" w:rsidRPr="00571988" w:rsidRDefault="00424435" w:rsidP="001B5FE0">
            <w:pPr>
              <w:spacing w:line="312" w:lineRule="auto"/>
              <w:ind w:firstLine="0"/>
              <w:jc w:val="center"/>
              <w:rPr>
                <w:rFonts w:cs="Times New Roman"/>
                <w:szCs w:val="26"/>
              </w:rPr>
            </w:pPr>
            <w:r>
              <w:rPr>
                <w:rFonts w:cs="Times New Roman"/>
                <w:szCs w:val="26"/>
              </w:rPr>
              <w:t>O</w:t>
            </w:r>
          </w:p>
        </w:tc>
        <w:tc>
          <w:tcPr>
            <w:tcW w:w="4667" w:type="dxa"/>
          </w:tcPr>
          <w:p w14:paraId="5D3105A0" w14:textId="77777777" w:rsidR="00424435" w:rsidRPr="00126716" w:rsidRDefault="00424435" w:rsidP="001B5FE0">
            <w:pPr>
              <w:spacing w:line="312" w:lineRule="auto"/>
              <w:ind w:firstLine="0"/>
              <w:rPr>
                <w:rFonts w:cs="Times New Roman"/>
                <w:szCs w:val="26"/>
              </w:rPr>
            </w:pPr>
            <w:r w:rsidRPr="00126716">
              <w:rPr>
                <w:rFonts w:cs="Times New Roman"/>
                <w:szCs w:val="26"/>
              </w:rPr>
              <w:t>Tài khoản ghi có:</w:t>
            </w:r>
          </w:p>
          <w:p w14:paraId="3CB1BE4A" w14:textId="77777777" w:rsidR="00424435" w:rsidRDefault="00424435" w:rsidP="001B5FE0">
            <w:pPr>
              <w:spacing w:line="312" w:lineRule="auto"/>
              <w:ind w:firstLine="0"/>
              <w:jc w:val="both"/>
              <w:rPr>
                <w:rFonts w:cs="Times New Roman"/>
                <w:szCs w:val="26"/>
              </w:rPr>
            </w:pPr>
            <w:r w:rsidRPr="00126716">
              <w:rPr>
                <w:rFonts w:cs="Times New Roman"/>
                <w:szCs w:val="26"/>
              </w:rPr>
              <w:t xml:space="preserve">Thể hiện tài khoản ghi có </w:t>
            </w:r>
            <w:r>
              <w:rPr>
                <w:rFonts w:cs="Times New Roman"/>
                <w:szCs w:val="26"/>
              </w:rPr>
              <w:t>s</w:t>
            </w:r>
            <w:r w:rsidRPr="00126716">
              <w:rPr>
                <w:rFonts w:cs="Times New Roman"/>
                <w:szCs w:val="26"/>
              </w:rPr>
              <w:t xml:space="preserve">ố tiền </w:t>
            </w:r>
            <w:r>
              <w:rPr>
                <w:rFonts w:cs="Times New Roman"/>
                <w:szCs w:val="26"/>
              </w:rPr>
              <w:t>ký quỹ.</w:t>
            </w:r>
          </w:p>
          <w:p w14:paraId="662F6DC2" w14:textId="09DDFDB2" w:rsidR="00424435" w:rsidRPr="00571988" w:rsidRDefault="00424435" w:rsidP="001B5FE0">
            <w:pPr>
              <w:spacing w:line="312" w:lineRule="auto"/>
              <w:ind w:firstLine="0"/>
              <w:jc w:val="both"/>
              <w:rPr>
                <w:rFonts w:cs="Times New Roman"/>
                <w:szCs w:val="26"/>
              </w:rPr>
            </w:pPr>
            <w:r>
              <w:rPr>
                <w:rFonts w:cs="Times New Roman"/>
                <w:szCs w:val="26"/>
              </w:rPr>
              <w:t>Người dùng nhập thủ công</w:t>
            </w:r>
          </w:p>
        </w:tc>
        <w:tc>
          <w:tcPr>
            <w:tcW w:w="1417" w:type="dxa"/>
          </w:tcPr>
          <w:p w14:paraId="44929653" w14:textId="34DD50F6" w:rsidR="00424435" w:rsidRDefault="00424435" w:rsidP="001B5FE0">
            <w:pPr>
              <w:spacing w:line="312" w:lineRule="auto"/>
              <w:ind w:firstLine="0"/>
              <w:jc w:val="center"/>
              <w:rPr>
                <w:rFonts w:cs="Times New Roman"/>
                <w:szCs w:val="26"/>
              </w:rPr>
            </w:pPr>
            <w:r w:rsidRPr="00126716">
              <w:rPr>
                <w:rFonts w:cs="Times New Roman"/>
                <w:szCs w:val="26"/>
              </w:rPr>
              <w:t>Y</w:t>
            </w:r>
          </w:p>
        </w:tc>
      </w:tr>
    </w:tbl>
    <w:p w14:paraId="2EB2CDEA" w14:textId="77777777" w:rsidR="00153C37" w:rsidRPr="00153C37" w:rsidRDefault="00153C37" w:rsidP="00153C37">
      <w:pPr>
        <w:ind w:firstLine="0"/>
      </w:pPr>
    </w:p>
    <w:p w14:paraId="6705FB26" w14:textId="77777777" w:rsidR="00751FF3" w:rsidRDefault="00751FF3" w:rsidP="00751FF3">
      <w:pPr>
        <w:pStyle w:val="Heading6"/>
        <w:numPr>
          <w:ilvl w:val="0"/>
          <w:numId w:val="0"/>
        </w:numPr>
        <w:ind w:left="1701" w:hanging="1275"/>
      </w:pPr>
      <w:r>
        <w:t>Đầu ra</w:t>
      </w:r>
    </w:p>
    <w:p w14:paraId="4C191A2D"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hồ sơ sau khi được phê duyệt thành công sẽ có trạng thái </w:t>
      </w:r>
      <w:r w:rsidRPr="00571988">
        <w:rPr>
          <w:rFonts w:cs="Times New Roman"/>
          <w:b/>
          <w:szCs w:val="26"/>
        </w:rPr>
        <w:t>M</w:t>
      </w:r>
      <w:r w:rsidRPr="00571988">
        <w:rPr>
          <w:rFonts w:cs="Times New Roman"/>
          <w:szCs w:val="26"/>
        </w:rPr>
        <w:t xml:space="preserve"> và tình trạng hoạt động là </w:t>
      </w:r>
      <w:r w:rsidRPr="00571988">
        <w:rPr>
          <w:rFonts w:cs="Times New Roman"/>
          <w:b/>
          <w:szCs w:val="26"/>
        </w:rPr>
        <w:t>Đóng</w:t>
      </w:r>
      <w:r w:rsidRPr="00571988">
        <w:rPr>
          <w:rFonts w:cs="Times New Roman"/>
          <w:szCs w:val="26"/>
        </w:rPr>
        <w:t>.</w:t>
      </w:r>
    </w:p>
    <w:p w14:paraId="7A0E0577" w14:textId="77777777" w:rsidR="004A7D63" w:rsidRPr="00424435" w:rsidRDefault="004A7D63" w:rsidP="004A7D63">
      <w:pPr>
        <w:pStyle w:val="ListParagraph"/>
        <w:numPr>
          <w:ilvl w:val="0"/>
          <w:numId w:val="1"/>
        </w:numPr>
        <w:spacing w:before="120" w:after="120" w:line="312" w:lineRule="auto"/>
        <w:ind w:left="0" w:firstLine="425"/>
        <w:contextualSpacing w:val="0"/>
        <w:jc w:val="both"/>
        <w:rPr>
          <w:rFonts w:cs="Times New Roman"/>
          <w:b/>
          <w:szCs w:val="26"/>
        </w:rPr>
      </w:pPr>
      <w:r w:rsidRPr="00424435">
        <w:rPr>
          <w:rFonts w:cs="Times New Roman"/>
          <w:b/>
          <w:szCs w:val="26"/>
        </w:rPr>
        <w:t>Cập nhật hạn mức sau khi phê duyệt:</w:t>
      </w:r>
    </w:p>
    <w:p w14:paraId="06F48D43" w14:textId="77777777" w:rsidR="004A7D63" w:rsidRPr="00571988"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w:t>
      </w:r>
      <w:r w:rsidRPr="007B61C2">
        <w:rPr>
          <w:rFonts w:cs="Times New Roman"/>
          <w:szCs w:val="26"/>
        </w:rPr>
        <w:t>iai đoạn 1</w:t>
      </w:r>
      <w:r>
        <w:rPr>
          <w:rFonts w:cs="Times New Roman"/>
          <w:szCs w:val="26"/>
        </w:rPr>
        <w:t>:</w:t>
      </w:r>
      <w:r w:rsidRPr="00C76184">
        <w:rPr>
          <w:rFonts w:cs="Times New Roman"/>
          <w:szCs w:val="26"/>
        </w:rPr>
        <w:t xml:space="preserve"> thực hiện theo logic hiện tại của hệ thống</w:t>
      </w:r>
      <w:r w:rsidRPr="00571988">
        <w:rPr>
          <w:rFonts w:cs="Times New Roman"/>
          <w:szCs w:val="26"/>
        </w:rPr>
        <w:t xml:space="preserve"> </w:t>
      </w:r>
    </w:p>
    <w:p w14:paraId="6EDBED86" w14:textId="77777777" w:rsidR="004A7D63"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Giai đoạn 2: tổ chức họp đánh giá để tìm giải pháp khả thi</w:t>
      </w:r>
    </w:p>
    <w:p w14:paraId="4BEC2753" w14:textId="77777777" w:rsidR="00C36407" w:rsidRPr="00C36407" w:rsidRDefault="00C36407" w:rsidP="00C36407">
      <w:pPr>
        <w:pStyle w:val="ListParagraph"/>
        <w:numPr>
          <w:ilvl w:val="0"/>
          <w:numId w:val="1"/>
        </w:numPr>
        <w:spacing w:before="120" w:after="120" w:line="312" w:lineRule="auto"/>
        <w:ind w:left="0" w:firstLine="425"/>
        <w:contextualSpacing w:val="0"/>
        <w:jc w:val="both"/>
        <w:rPr>
          <w:color w:val="FF0000"/>
        </w:rPr>
      </w:pPr>
      <w:r w:rsidRPr="00C36407">
        <w:rPr>
          <w:b/>
        </w:rPr>
        <w:t xml:space="preserve">Hạch toán các bút toán GL cuối ngày </w:t>
      </w:r>
      <w:r w:rsidRPr="009244AA">
        <w:t>để quản lý số dư sản phẩ</w:t>
      </w:r>
      <w:r>
        <w:t xml:space="preserve">m Bảo lãnh trong nước: </w:t>
      </w:r>
      <w:r w:rsidRPr="00C36407">
        <w:rPr>
          <w:color w:val="FF0000"/>
        </w:rPr>
        <w:t xml:space="preserve">Xem </w:t>
      </w:r>
      <w:r>
        <w:rPr>
          <w:color w:val="FF0000"/>
        </w:rPr>
        <w:t xml:space="preserve">phần </w:t>
      </w:r>
      <w:r w:rsidRPr="00C36407">
        <w:rPr>
          <w:color w:val="FF0000"/>
        </w:rPr>
        <w:t xml:space="preserve">Hạch toán GL cuối ngày </w:t>
      </w:r>
    </w:p>
    <w:p w14:paraId="3DAD749E" w14:textId="77777777" w:rsidR="00C36407" w:rsidRPr="00085C72" w:rsidRDefault="00C36407" w:rsidP="00C36407">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Chứng từ</w:t>
      </w:r>
      <w:r>
        <w:rPr>
          <w:rFonts w:cs="Times New Roman"/>
          <w:b/>
          <w:szCs w:val="26"/>
          <w:lang w:val="en-GB"/>
        </w:rPr>
        <w:t xml:space="preserve"> bảo lãnh: </w:t>
      </w:r>
      <w:r w:rsidRPr="00126E87">
        <w:rPr>
          <w:color w:val="FF0000"/>
        </w:rPr>
        <w:t xml:space="preserve">Xem phần </w:t>
      </w:r>
      <w:r>
        <w:rPr>
          <w:color w:val="FF0000"/>
        </w:rPr>
        <w:t>Chứng từ bảo lãnh</w:t>
      </w:r>
    </w:p>
    <w:p w14:paraId="407D2A74" w14:textId="77777777" w:rsidR="005B7296" w:rsidRDefault="005B7296" w:rsidP="005B7296">
      <w:pPr>
        <w:pStyle w:val="Heading6"/>
        <w:numPr>
          <w:ilvl w:val="0"/>
          <w:numId w:val="0"/>
        </w:numPr>
        <w:ind w:left="1701" w:hanging="1275"/>
      </w:pPr>
      <w:r>
        <w:t>Xử lý lỗi</w:t>
      </w:r>
    </w:p>
    <w:p w14:paraId="7A9E3C47"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BL vẫn còn số dư ký quỹ hoặc BCT chưa thanh toán.</w:t>
      </w:r>
    </w:p>
    <w:p w14:paraId="237B685B"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505F2893"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13864AED" w14:textId="6A05EA4A" w:rsidR="002544FC" w:rsidRPr="002544FC" w:rsidRDefault="002544FC" w:rsidP="002544FC">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Hệ thống chỉ cho phép chuyển phê duyệt nếu không còn số dư ký quỹ, không còn BCT đòi tiền đang chờ thanh toán</w:t>
      </w:r>
    </w:p>
    <w:p w14:paraId="6DA46E1C"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582118CA" w14:textId="189876E0" w:rsidR="004A7D63" w:rsidRPr="00571988" w:rsidRDefault="00417364" w:rsidP="004A7D63">
      <w:pPr>
        <w:pStyle w:val="Heading3"/>
      </w:pPr>
      <w:r>
        <w:t xml:space="preserve">Chức năng </w:t>
      </w:r>
      <w:r w:rsidR="004A7D63" w:rsidRPr="00571988">
        <w:t xml:space="preserve">Kích hoạt </w:t>
      </w:r>
      <w:r w:rsidR="004A7D63">
        <w:t>bảo lãnh</w:t>
      </w:r>
      <w:r w:rsidR="004A7D63" w:rsidRPr="00571988">
        <w:t xml:space="preserve"> trong nước</w:t>
      </w:r>
    </w:p>
    <w:p w14:paraId="08C0D786" w14:textId="77777777" w:rsidR="004A7D63" w:rsidRPr="00571988" w:rsidRDefault="004A7D63" w:rsidP="004A7D63">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6918F6DC"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Tạo mới </w:t>
      </w:r>
      <w:r>
        <w:rPr>
          <w:rFonts w:cs="Times New Roman"/>
          <w:szCs w:val="26"/>
        </w:rPr>
        <w:t>giao dịch</w:t>
      </w:r>
      <w:r w:rsidRPr="00571988">
        <w:rPr>
          <w:rFonts w:cs="Times New Roman"/>
          <w:szCs w:val="26"/>
        </w:rPr>
        <w:t xml:space="preserve"> kích hoạ</w:t>
      </w:r>
      <w:r>
        <w:rPr>
          <w:rFonts w:cs="Times New Roman"/>
          <w:szCs w:val="26"/>
        </w:rPr>
        <w:t>t bảo lãnh</w:t>
      </w:r>
      <w:r w:rsidRPr="00571988">
        <w:rPr>
          <w:rFonts w:cs="Times New Roman"/>
          <w:szCs w:val="26"/>
        </w:rPr>
        <w:t xml:space="preserve"> trong nước cho </w:t>
      </w:r>
      <w:r>
        <w:rPr>
          <w:rFonts w:cs="Times New Roman"/>
          <w:szCs w:val="26"/>
        </w:rPr>
        <w:t>bảo lãnh</w:t>
      </w:r>
      <w:r w:rsidRPr="00571988">
        <w:rPr>
          <w:rFonts w:cs="Times New Roman"/>
          <w:szCs w:val="26"/>
        </w:rPr>
        <w:t xml:space="preserve"> đã đóng.</w:t>
      </w:r>
    </w:p>
    <w:p w14:paraId="7DC34530"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Chỉnh sửa </w:t>
      </w:r>
      <w:r>
        <w:rPr>
          <w:rFonts w:cs="Times New Roman"/>
          <w:szCs w:val="26"/>
        </w:rPr>
        <w:t xml:space="preserve">giao dịch kích hoạt bảo lãnh </w:t>
      </w:r>
      <w:r w:rsidRPr="00571988">
        <w:rPr>
          <w:rFonts w:cs="Times New Roman"/>
          <w:szCs w:val="26"/>
        </w:rPr>
        <w:t xml:space="preserve">chưa </w:t>
      </w:r>
      <w:r>
        <w:rPr>
          <w:rFonts w:cs="Times New Roman"/>
          <w:szCs w:val="26"/>
        </w:rPr>
        <w:t xml:space="preserve">được </w:t>
      </w:r>
      <w:r w:rsidRPr="00571988">
        <w:rPr>
          <w:rFonts w:cs="Times New Roman"/>
          <w:szCs w:val="26"/>
        </w:rPr>
        <w:t xml:space="preserve">phê duyệt. </w:t>
      </w:r>
    </w:p>
    <w:p w14:paraId="47423886"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 xml:space="preserve">Phê duyệt </w:t>
      </w:r>
      <w:r>
        <w:rPr>
          <w:rFonts w:cs="Times New Roman"/>
          <w:szCs w:val="26"/>
        </w:rPr>
        <w:t>giao dịch</w:t>
      </w:r>
      <w:r w:rsidRPr="00571988">
        <w:rPr>
          <w:rFonts w:cs="Times New Roman"/>
          <w:szCs w:val="26"/>
        </w:rPr>
        <w:t xml:space="preserve"> kích hoạt </w:t>
      </w:r>
      <w:r>
        <w:rPr>
          <w:rFonts w:cs="Times New Roman"/>
          <w:szCs w:val="26"/>
        </w:rPr>
        <w:t>bảo lãnh</w:t>
      </w:r>
      <w:r w:rsidRPr="00571988">
        <w:rPr>
          <w:rFonts w:cs="Times New Roman"/>
          <w:szCs w:val="26"/>
        </w:rPr>
        <w:t xml:space="preserve"> trong nước</w:t>
      </w:r>
    </w:p>
    <w:p w14:paraId="49F5AB21" w14:textId="77777777" w:rsidR="00417364" w:rsidRDefault="00417364" w:rsidP="00417364">
      <w:pPr>
        <w:pStyle w:val="Heading6"/>
        <w:numPr>
          <w:ilvl w:val="0"/>
          <w:numId w:val="0"/>
        </w:numPr>
        <w:ind w:left="1701" w:hanging="1275"/>
      </w:pPr>
      <w:r>
        <w:lastRenderedPageBreak/>
        <w:t>Tìm kiếm giao dịch</w:t>
      </w:r>
    </w:p>
    <w:p w14:paraId="79481C66"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 xml:space="preserve">Điều kiện lọc: Tất cả các giao dịch </w:t>
      </w:r>
      <w:r>
        <w:rPr>
          <w:rFonts w:cs="Times New Roman"/>
          <w:szCs w:val="26"/>
        </w:rPr>
        <w:t xml:space="preserve">bảo lãnh </w:t>
      </w:r>
      <w:r w:rsidRPr="00D708B5">
        <w:rPr>
          <w:rFonts w:cs="Times New Roman"/>
          <w:szCs w:val="26"/>
        </w:rPr>
        <w:t xml:space="preserve">đã </w:t>
      </w:r>
      <w:r>
        <w:rPr>
          <w:rFonts w:cs="Times New Roman"/>
          <w:szCs w:val="26"/>
        </w:rPr>
        <w:t>phát hành và đã Đóng.</w:t>
      </w:r>
    </w:p>
    <w:p w14:paraId="5E765D6E" w14:textId="77777777" w:rsidR="004A7D63" w:rsidRPr="00D708B5"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D708B5">
        <w:rPr>
          <w:rFonts w:cs="Times New Roman"/>
          <w:szCs w:val="26"/>
        </w:rPr>
        <w:t>Hệ thống cho phép tìm kiếm theo các tiêu chí sau đây:</w:t>
      </w:r>
    </w:p>
    <w:tbl>
      <w:tblPr>
        <w:tblStyle w:val="TableGrid"/>
        <w:tblW w:w="0" w:type="auto"/>
        <w:tblLook w:val="04A0" w:firstRow="1" w:lastRow="0" w:firstColumn="1" w:lastColumn="0" w:noHBand="0" w:noVBand="1"/>
      </w:tblPr>
      <w:tblGrid>
        <w:gridCol w:w="4508"/>
        <w:gridCol w:w="4508"/>
      </w:tblGrid>
      <w:tr w:rsidR="004A7D63" w14:paraId="4CF9DF4D" w14:textId="77777777" w:rsidTr="005E5229">
        <w:tc>
          <w:tcPr>
            <w:tcW w:w="4508" w:type="dxa"/>
          </w:tcPr>
          <w:p w14:paraId="7DEB1FD8" w14:textId="77777777" w:rsidR="004A7D63" w:rsidRPr="004E5D81" w:rsidRDefault="004A7D63" w:rsidP="00424435">
            <w:pPr>
              <w:spacing w:line="312" w:lineRule="auto"/>
              <w:ind w:firstLine="0"/>
              <w:jc w:val="center"/>
              <w:rPr>
                <w:rFonts w:cs="Times New Roman"/>
                <w:b/>
                <w:szCs w:val="26"/>
              </w:rPr>
            </w:pPr>
            <w:r w:rsidRPr="004E5D81">
              <w:rPr>
                <w:rFonts w:cs="Times New Roman"/>
                <w:b/>
                <w:szCs w:val="26"/>
              </w:rPr>
              <w:t>Tiêu chí</w:t>
            </w:r>
          </w:p>
        </w:tc>
        <w:tc>
          <w:tcPr>
            <w:tcW w:w="4508" w:type="dxa"/>
          </w:tcPr>
          <w:p w14:paraId="4031AE56" w14:textId="77777777" w:rsidR="004A7D63" w:rsidRPr="004E5D81" w:rsidRDefault="004A7D63" w:rsidP="00424435">
            <w:pPr>
              <w:spacing w:line="312" w:lineRule="auto"/>
              <w:ind w:firstLine="0"/>
              <w:jc w:val="center"/>
              <w:rPr>
                <w:rFonts w:cs="Times New Roman"/>
                <w:b/>
                <w:szCs w:val="26"/>
              </w:rPr>
            </w:pPr>
            <w:r w:rsidRPr="004E5D81">
              <w:rPr>
                <w:rFonts w:cs="Times New Roman"/>
                <w:b/>
                <w:szCs w:val="26"/>
              </w:rPr>
              <w:t>Mô tả</w:t>
            </w:r>
          </w:p>
        </w:tc>
      </w:tr>
      <w:tr w:rsidR="004A7D63" w14:paraId="5E3FAC85" w14:textId="77777777" w:rsidTr="005E5229">
        <w:tc>
          <w:tcPr>
            <w:tcW w:w="4508" w:type="dxa"/>
          </w:tcPr>
          <w:p w14:paraId="28F86072" w14:textId="77777777" w:rsidR="004A7D63" w:rsidRDefault="004A7D63" w:rsidP="00424435">
            <w:pPr>
              <w:spacing w:line="312" w:lineRule="auto"/>
              <w:ind w:firstLine="0"/>
              <w:jc w:val="both"/>
              <w:rPr>
                <w:rFonts w:cs="Times New Roman"/>
                <w:szCs w:val="26"/>
              </w:rPr>
            </w:pPr>
            <w:r w:rsidRPr="004E5D81">
              <w:rPr>
                <w:rFonts w:cs="Times New Roman"/>
                <w:szCs w:val="26"/>
              </w:rPr>
              <w:t>Trạng thái</w:t>
            </w:r>
          </w:p>
        </w:tc>
        <w:tc>
          <w:tcPr>
            <w:tcW w:w="4508" w:type="dxa"/>
          </w:tcPr>
          <w:p w14:paraId="5B98B63A" w14:textId="77777777" w:rsidR="004A7D63" w:rsidRDefault="004A7D63" w:rsidP="00424435">
            <w:pPr>
              <w:pStyle w:val="ListParagraph"/>
              <w:numPr>
                <w:ilvl w:val="0"/>
                <w:numId w:val="1"/>
              </w:numPr>
              <w:spacing w:line="312" w:lineRule="auto"/>
              <w:jc w:val="both"/>
              <w:rPr>
                <w:rFonts w:cs="Times New Roman"/>
                <w:szCs w:val="26"/>
              </w:rPr>
            </w:pPr>
            <w:r w:rsidRPr="00572448">
              <w:rPr>
                <w:rFonts w:cs="Times New Roman"/>
                <w:b/>
                <w:szCs w:val="26"/>
              </w:rPr>
              <w:t>Màn hình TTV</w:t>
            </w:r>
            <w:r>
              <w:rPr>
                <w:rFonts w:cs="Times New Roman"/>
                <w:szCs w:val="26"/>
              </w:rPr>
              <w:t xml:space="preserve"> gồm c</w:t>
            </w:r>
            <w:r w:rsidRPr="004E5D81">
              <w:rPr>
                <w:rFonts w:cs="Times New Roman"/>
                <w:szCs w:val="26"/>
              </w:rPr>
              <w:t xml:space="preserve">ác lựa chọn: </w:t>
            </w:r>
          </w:p>
          <w:p w14:paraId="0C93AD7C" w14:textId="77777777" w:rsidR="004A7D63" w:rsidRPr="00967EAA" w:rsidRDefault="004A7D63" w:rsidP="00424435">
            <w:pPr>
              <w:spacing w:line="312" w:lineRule="auto"/>
              <w:ind w:firstLine="0"/>
              <w:jc w:val="both"/>
              <w:rPr>
                <w:rFonts w:cs="Times New Roman"/>
                <w:szCs w:val="26"/>
              </w:rPr>
            </w:pPr>
            <w:r w:rsidRPr="00967EAA">
              <w:rPr>
                <w:rFonts w:cs="Times New Roman"/>
                <w:szCs w:val="26"/>
              </w:rPr>
              <w:t>M-Đã phê duyệt, S-Lưu, R-Từ chối phê duyệ</w:t>
            </w:r>
            <w:r>
              <w:rPr>
                <w:rFonts w:cs="Times New Roman"/>
                <w:szCs w:val="26"/>
              </w:rPr>
              <w:t>t</w:t>
            </w:r>
          </w:p>
          <w:p w14:paraId="18731C6E" w14:textId="77777777" w:rsidR="004A7D63" w:rsidRDefault="004A7D63" w:rsidP="00424435">
            <w:pPr>
              <w:pStyle w:val="ListParagraph"/>
              <w:numPr>
                <w:ilvl w:val="0"/>
                <w:numId w:val="1"/>
              </w:numPr>
              <w:spacing w:line="312" w:lineRule="auto"/>
              <w:jc w:val="both"/>
              <w:rPr>
                <w:rFonts w:cs="Times New Roman"/>
                <w:szCs w:val="26"/>
              </w:rPr>
            </w:pPr>
            <w:r w:rsidRPr="00572448">
              <w:rPr>
                <w:rFonts w:cs="Times New Roman"/>
                <w:b/>
                <w:szCs w:val="26"/>
              </w:rPr>
              <w:t>Màn hình KSV</w:t>
            </w:r>
            <w:r>
              <w:rPr>
                <w:rFonts w:cs="Times New Roman"/>
                <w:szCs w:val="26"/>
              </w:rPr>
              <w:t xml:space="preserve"> gồm c</w:t>
            </w:r>
            <w:r w:rsidRPr="004E5D81">
              <w:rPr>
                <w:rFonts w:cs="Times New Roman"/>
                <w:szCs w:val="26"/>
              </w:rPr>
              <w:t xml:space="preserve">ác lựa chọn: </w:t>
            </w:r>
          </w:p>
          <w:p w14:paraId="13166C26" w14:textId="77777777" w:rsidR="004A7D63" w:rsidRDefault="004A7D63" w:rsidP="00424435">
            <w:pPr>
              <w:spacing w:line="312" w:lineRule="auto"/>
              <w:ind w:firstLine="0"/>
              <w:jc w:val="both"/>
              <w:rPr>
                <w:rFonts w:cs="Times New Roman"/>
                <w:szCs w:val="26"/>
              </w:rPr>
            </w:pPr>
            <w:r>
              <w:rPr>
                <w:rFonts w:cs="Times New Roman"/>
                <w:szCs w:val="26"/>
              </w:rPr>
              <w:t>P-</w:t>
            </w:r>
            <w:r w:rsidRPr="004E5D81">
              <w:rPr>
                <w:rFonts w:cs="Times New Roman"/>
                <w:szCs w:val="26"/>
              </w:rPr>
              <w:t>Chờ phê duyệ</w:t>
            </w:r>
            <w:r>
              <w:rPr>
                <w:rFonts w:cs="Times New Roman"/>
                <w:szCs w:val="26"/>
              </w:rPr>
              <w:t>t</w:t>
            </w:r>
          </w:p>
        </w:tc>
      </w:tr>
      <w:tr w:rsidR="004A7D63" w14:paraId="207AA06C" w14:textId="77777777" w:rsidTr="005E5229">
        <w:tc>
          <w:tcPr>
            <w:tcW w:w="4508" w:type="dxa"/>
          </w:tcPr>
          <w:p w14:paraId="4BCA456E" w14:textId="77777777" w:rsidR="004A7D63" w:rsidRDefault="004A7D63" w:rsidP="00424435">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29D66202" w14:textId="77777777" w:rsidR="004A7D63" w:rsidRDefault="004A7D63" w:rsidP="00424435">
            <w:pPr>
              <w:spacing w:line="312" w:lineRule="auto"/>
              <w:ind w:firstLine="0"/>
              <w:jc w:val="both"/>
              <w:rPr>
                <w:rFonts w:cs="Times New Roman"/>
                <w:szCs w:val="26"/>
              </w:rPr>
            </w:pPr>
          </w:p>
        </w:tc>
      </w:tr>
      <w:tr w:rsidR="004A7D63" w14:paraId="5BA4DF72" w14:textId="77777777" w:rsidTr="005E5229">
        <w:tc>
          <w:tcPr>
            <w:tcW w:w="4508" w:type="dxa"/>
          </w:tcPr>
          <w:p w14:paraId="1B6923D5" w14:textId="77777777" w:rsidR="004A7D63" w:rsidRDefault="004A7D63" w:rsidP="00424435">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2B9058A1" w14:textId="77777777" w:rsidR="004A7D63" w:rsidRDefault="004A7D63" w:rsidP="00424435">
            <w:pPr>
              <w:spacing w:line="312" w:lineRule="auto"/>
              <w:ind w:firstLine="0"/>
              <w:jc w:val="both"/>
              <w:rPr>
                <w:rFonts w:cs="Times New Roman"/>
                <w:szCs w:val="26"/>
              </w:rPr>
            </w:pPr>
          </w:p>
        </w:tc>
      </w:tr>
      <w:tr w:rsidR="004A7D63" w14:paraId="69D4A424" w14:textId="77777777" w:rsidTr="005E5229">
        <w:tc>
          <w:tcPr>
            <w:tcW w:w="4508" w:type="dxa"/>
          </w:tcPr>
          <w:p w14:paraId="5F1CF2C7" w14:textId="77777777" w:rsidR="004A7D63" w:rsidRPr="004E5D81" w:rsidRDefault="004A7D63" w:rsidP="00424435">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749A9861" w14:textId="77777777" w:rsidR="004A7D63" w:rsidRDefault="004A7D63" w:rsidP="00424435">
            <w:pPr>
              <w:spacing w:line="312" w:lineRule="auto"/>
              <w:ind w:firstLine="0"/>
              <w:jc w:val="both"/>
              <w:rPr>
                <w:rFonts w:cs="Times New Roman"/>
                <w:szCs w:val="26"/>
              </w:rPr>
            </w:pPr>
            <w:r w:rsidRPr="00572448">
              <w:rPr>
                <w:rFonts w:cs="Times New Roman"/>
                <w:szCs w:val="26"/>
              </w:rPr>
              <w:t>CIF Bên được BL</w:t>
            </w:r>
          </w:p>
        </w:tc>
      </w:tr>
      <w:tr w:rsidR="004A7D63" w14:paraId="5109CB86" w14:textId="77777777" w:rsidTr="005E5229">
        <w:tc>
          <w:tcPr>
            <w:tcW w:w="4508" w:type="dxa"/>
          </w:tcPr>
          <w:p w14:paraId="1DA9F04B" w14:textId="77777777" w:rsidR="004A7D63" w:rsidRPr="004E5D81" w:rsidRDefault="004A7D63" w:rsidP="00424435">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1B74205A" w14:textId="77777777" w:rsidR="004A7D63" w:rsidRDefault="004A7D63" w:rsidP="00424435">
            <w:pPr>
              <w:spacing w:line="312" w:lineRule="auto"/>
              <w:ind w:firstLine="0"/>
              <w:jc w:val="both"/>
              <w:rPr>
                <w:rFonts w:cs="Times New Roman"/>
                <w:szCs w:val="26"/>
              </w:rPr>
            </w:pPr>
            <w:r w:rsidRPr="00572448">
              <w:rPr>
                <w:rFonts w:cs="Times New Roman"/>
                <w:szCs w:val="26"/>
              </w:rPr>
              <w:t>Tên Bên được BL</w:t>
            </w:r>
          </w:p>
        </w:tc>
      </w:tr>
    </w:tbl>
    <w:p w14:paraId="7FD1C1AC" w14:textId="77777777" w:rsidR="004A7D63" w:rsidRDefault="004A7D63" w:rsidP="004A7D63">
      <w:pPr>
        <w:spacing w:before="120" w:after="120" w:line="312" w:lineRule="auto"/>
        <w:jc w:val="both"/>
        <w:rPr>
          <w:rFonts w:cs="Times New Roman"/>
          <w:szCs w:val="26"/>
        </w:rPr>
      </w:pPr>
      <w:r w:rsidRPr="00571988">
        <w:rPr>
          <w:rFonts w:cs="Times New Roman"/>
          <w:szCs w:val="26"/>
        </w:rPr>
        <w:t xml:space="preserve">Sau khi người dùng bấm nút </w:t>
      </w:r>
      <w:r w:rsidRPr="005B014C">
        <w:rPr>
          <w:rFonts w:cs="Times New Roman"/>
          <w:b/>
          <w:szCs w:val="26"/>
        </w:rPr>
        <w:t>Tìm</w:t>
      </w:r>
      <w:r w:rsidRPr="00571988">
        <w:rPr>
          <w:rFonts w:cs="Times New Roman"/>
          <w:szCs w:val="26"/>
        </w:rPr>
        <w:t>, nếu có dữ liệu thoả mãn điều kiện tìm kiếm, Danh sách hồ sơ sẽ hiển thị gồm các cột thông tin sau:</w:t>
      </w:r>
    </w:p>
    <w:tbl>
      <w:tblPr>
        <w:tblStyle w:val="TableGrid"/>
        <w:tblW w:w="9278" w:type="dxa"/>
        <w:tblLayout w:type="fixed"/>
        <w:tblLook w:val="04A0" w:firstRow="1" w:lastRow="0" w:firstColumn="1" w:lastColumn="0" w:noHBand="0" w:noVBand="1"/>
      </w:tblPr>
      <w:tblGrid>
        <w:gridCol w:w="738"/>
        <w:gridCol w:w="551"/>
        <w:gridCol w:w="982"/>
        <w:gridCol w:w="992"/>
        <w:gridCol w:w="992"/>
        <w:gridCol w:w="992"/>
        <w:gridCol w:w="851"/>
        <w:gridCol w:w="850"/>
        <w:gridCol w:w="709"/>
        <w:gridCol w:w="851"/>
        <w:gridCol w:w="770"/>
      </w:tblGrid>
      <w:tr w:rsidR="004A7D63" w:rsidRPr="00582FD9" w14:paraId="450B0630" w14:textId="77777777" w:rsidTr="00424435">
        <w:tc>
          <w:tcPr>
            <w:tcW w:w="738" w:type="dxa"/>
          </w:tcPr>
          <w:p w14:paraId="2CFFD633"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Ngày GD</w:t>
            </w:r>
          </w:p>
        </w:tc>
        <w:tc>
          <w:tcPr>
            <w:tcW w:w="551" w:type="dxa"/>
          </w:tcPr>
          <w:p w14:paraId="6DC93FF6"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Số BL</w:t>
            </w:r>
          </w:p>
        </w:tc>
        <w:tc>
          <w:tcPr>
            <w:tcW w:w="982" w:type="dxa"/>
          </w:tcPr>
          <w:p w14:paraId="5CA7AD9C"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Số Ref liên quan</w:t>
            </w:r>
          </w:p>
        </w:tc>
        <w:tc>
          <w:tcPr>
            <w:tcW w:w="992" w:type="dxa"/>
          </w:tcPr>
          <w:p w14:paraId="27BC3395"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CIF Bên được BL</w:t>
            </w:r>
          </w:p>
        </w:tc>
        <w:tc>
          <w:tcPr>
            <w:tcW w:w="992" w:type="dxa"/>
          </w:tcPr>
          <w:p w14:paraId="7A13A2E8"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Tên Bên được BL</w:t>
            </w:r>
          </w:p>
        </w:tc>
        <w:tc>
          <w:tcPr>
            <w:tcW w:w="992" w:type="dxa"/>
          </w:tcPr>
          <w:p w14:paraId="5E5D9EEE"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Tên Bên nhận BL</w:t>
            </w:r>
          </w:p>
        </w:tc>
        <w:tc>
          <w:tcPr>
            <w:tcW w:w="851" w:type="dxa"/>
          </w:tcPr>
          <w:p w14:paraId="48A70C04"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850" w:type="dxa"/>
          </w:tcPr>
          <w:p w14:paraId="4B84E373"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709" w:type="dxa"/>
          </w:tcPr>
          <w:p w14:paraId="44167F21"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Số dư BL</w:t>
            </w:r>
          </w:p>
        </w:tc>
        <w:tc>
          <w:tcPr>
            <w:tcW w:w="851" w:type="dxa"/>
          </w:tcPr>
          <w:p w14:paraId="2E17F25A"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770" w:type="dxa"/>
          </w:tcPr>
          <w:p w14:paraId="67B9269B" w14:textId="77777777" w:rsidR="004A7D63" w:rsidRPr="00582FD9" w:rsidRDefault="004A7D63" w:rsidP="00424435">
            <w:pPr>
              <w:spacing w:before="120" w:after="120" w:line="312" w:lineRule="auto"/>
              <w:ind w:firstLine="0"/>
              <w:jc w:val="both"/>
              <w:rPr>
                <w:rFonts w:cs="Times New Roman"/>
                <w:sz w:val="20"/>
                <w:szCs w:val="20"/>
              </w:rPr>
            </w:pPr>
            <w:r w:rsidRPr="00582FD9">
              <w:rPr>
                <w:rFonts w:cs="Times New Roman"/>
                <w:sz w:val="20"/>
                <w:szCs w:val="20"/>
              </w:rPr>
              <w:t>Trạng thái</w:t>
            </w:r>
          </w:p>
        </w:tc>
      </w:tr>
    </w:tbl>
    <w:p w14:paraId="52F93F45" w14:textId="77777777" w:rsidR="004A7D63" w:rsidRPr="00DA63B2" w:rsidRDefault="004A7D63" w:rsidP="00724F94">
      <w:pPr>
        <w:pStyle w:val="ListParagraph"/>
        <w:numPr>
          <w:ilvl w:val="0"/>
          <w:numId w:val="10"/>
        </w:numPr>
        <w:spacing w:before="120" w:after="120" w:line="312" w:lineRule="auto"/>
        <w:jc w:val="both"/>
        <w:rPr>
          <w:rFonts w:cs="Times New Roman"/>
          <w:b/>
          <w:szCs w:val="26"/>
        </w:rPr>
      </w:pPr>
      <w:r w:rsidRPr="00DA63B2">
        <w:rPr>
          <w:rFonts w:cs="Times New Roman"/>
          <w:b/>
          <w:szCs w:val="26"/>
        </w:rPr>
        <w:t xml:space="preserve">Tại màn hình TTV: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bảo lãnh trong nước thỏa mãn tiêu chí tìm kiếm ở các trạng thái sau:</w:t>
      </w:r>
    </w:p>
    <w:p w14:paraId="3EFD201E" w14:textId="77777777" w:rsidR="004A7D63" w:rsidRPr="00CB4ED3" w:rsidRDefault="004A7D63" w:rsidP="00724F94">
      <w:pPr>
        <w:pStyle w:val="ListParagraph"/>
        <w:numPr>
          <w:ilvl w:val="1"/>
          <w:numId w:val="10"/>
        </w:numPr>
        <w:spacing w:before="120" w:after="120" w:line="312" w:lineRule="auto"/>
        <w:jc w:val="both"/>
        <w:rPr>
          <w:rFonts w:cs="Times New Roman"/>
          <w:b/>
          <w:szCs w:val="26"/>
        </w:rPr>
      </w:pPr>
      <w:r>
        <w:rPr>
          <w:rFonts w:cs="Times New Roman"/>
          <w:szCs w:val="26"/>
        </w:rPr>
        <w:t>Giao dịch bảo lãnh ở t</w:t>
      </w:r>
      <w:r w:rsidRPr="00DA63B2">
        <w:rPr>
          <w:rFonts w:cs="Times New Roman"/>
          <w:szCs w:val="26"/>
        </w:rPr>
        <w:t xml:space="preserve">rạng thái </w:t>
      </w:r>
      <w:r w:rsidRPr="00CB4ED3">
        <w:rPr>
          <w:rFonts w:cs="Times New Roman"/>
          <w:b/>
          <w:szCs w:val="26"/>
        </w:rPr>
        <w:t>M</w:t>
      </w:r>
      <w:r w:rsidRPr="00DA63B2">
        <w:rPr>
          <w:rFonts w:cs="Times New Roman"/>
          <w:szCs w:val="26"/>
        </w:rPr>
        <w:t xml:space="preserve"> và tình trạng hoạt động là </w:t>
      </w:r>
      <w:r w:rsidRPr="00CB4ED3">
        <w:rPr>
          <w:rFonts w:cs="Times New Roman"/>
          <w:b/>
          <w:szCs w:val="26"/>
        </w:rPr>
        <w:t>Đang hoạt động</w:t>
      </w:r>
    </w:p>
    <w:p w14:paraId="0FC607E0" w14:textId="77777777" w:rsidR="004A7D63" w:rsidRPr="00DA63B2" w:rsidRDefault="004A7D63" w:rsidP="00724F94">
      <w:pPr>
        <w:pStyle w:val="ListParagraph"/>
        <w:numPr>
          <w:ilvl w:val="1"/>
          <w:numId w:val="10"/>
        </w:numPr>
        <w:spacing w:before="120" w:after="120" w:line="312" w:lineRule="auto"/>
        <w:jc w:val="both"/>
        <w:rPr>
          <w:rFonts w:cs="Times New Roman"/>
          <w:b/>
          <w:szCs w:val="26"/>
        </w:rPr>
      </w:pPr>
      <w:r w:rsidRPr="00DA63B2">
        <w:rPr>
          <w:rFonts w:cs="Times New Roman"/>
          <w:szCs w:val="26"/>
        </w:rPr>
        <w:t xml:space="preserve">Giao dịch sửa đổi bảo lãnh </w:t>
      </w:r>
      <w:r>
        <w:rPr>
          <w:rFonts w:cs="Times New Roman"/>
          <w:szCs w:val="26"/>
        </w:rPr>
        <w:t>ở</w:t>
      </w:r>
      <w:r w:rsidRPr="00DA63B2">
        <w:rPr>
          <w:rFonts w:cs="Times New Roman"/>
          <w:szCs w:val="26"/>
        </w:rPr>
        <w:t xml:space="preserve"> trạng thái </w:t>
      </w:r>
      <w:r w:rsidRPr="00CB4ED3">
        <w:rPr>
          <w:rFonts w:cs="Times New Roman"/>
          <w:b/>
          <w:szCs w:val="26"/>
        </w:rPr>
        <w:t>S, R</w:t>
      </w:r>
      <w:r w:rsidRPr="00DA63B2">
        <w:rPr>
          <w:rFonts w:cs="Times New Roman"/>
          <w:szCs w:val="26"/>
        </w:rPr>
        <w:t>.</w:t>
      </w:r>
    </w:p>
    <w:p w14:paraId="3B28E235" w14:textId="77777777" w:rsidR="004A7D63" w:rsidRDefault="004A7D63" w:rsidP="00724F94">
      <w:pPr>
        <w:pStyle w:val="ListParagraph"/>
        <w:numPr>
          <w:ilvl w:val="0"/>
          <w:numId w:val="10"/>
        </w:numPr>
        <w:spacing w:before="120" w:after="120" w:line="312" w:lineRule="auto"/>
        <w:jc w:val="both"/>
        <w:rPr>
          <w:rFonts w:cs="Times New Roman"/>
          <w:szCs w:val="26"/>
        </w:rPr>
      </w:pPr>
      <w:r w:rsidRPr="00DA63B2">
        <w:rPr>
          <w:rFonts w:cs="Times New Roman"/>
          <w:b/>
          <w:szCs w:val="26"/>
        </w:rPr>
        <w:t xml:space="preserve">Tại màn hình KSV: </w:t>
      </w:r>
      <w:r w:rsidRPr="00DA63B2">
        <w:rPr>
          <w:rFonts w:cs="Times New Roman"/>
          <w:szCs w:val="26"/>
        </w:rPr>
        <w:t xml:space="preserve">hệ thống hiển thị các </w:t>
      </w:r>
      <w:r>
        <w:rPr>
          <w:rFonts w:cs="Times New Roman"/>
          <w:szCs w:val="26"/>
        </w:rPr>
        <w:t>giao dịch</w:t>
      </w:r>
      <w:r w:rsidRPr="00DA63B2">
        <w:rPr>
          <w:rFonts w:cs="Times New Roman"/>
          <w:szCs w:val="26"/>
        </w:rPr>
        <w:t xml:space="preserve"> sửa đổi bảo lãnh trong nước </w:t>
      </w:r>
      <w:r>
        <w:rPr>
          <w:rFonts w:cs="Times New Roman"/>
          <w:szCs w:val="26"/>
        </w:rPr>
        <w:t xml:space="preserve">ở </w:t>
      </w:r>
      <w:r w:rsidRPr="00DA63B2">
        <w:rPr>
          <w:rFonts w:cs="Times New Roman"/>
          <w:szCs w:val="26"/>
        </w:rPr>
        <w:t xml:space="preserve">trạng thái </w:t>
      </w:r>
      <w:r w:rsidRPr="00CB4ED3">
        <w:rPr>
          <w:rFonts w:cs="Times New Roman"/>
          <w:b/>
          <w:szCs w:val="26"/>
        </w:rPr>
        <w:t>P</w:t>
      </w:r>
      <w:r w:rsidRPr="00DA63B2">
        <w:rPr>
          <w:rFonts w:cs="Times New Roman"/>
          <w:szCs w:val="26"/>
        </w:rPr>
        <w:t xml:space="preserve"> thỏa mãn tiêu chí tìm kiếm.</w:t>
      </w:r>
    </w:p>
    <w:p w14:paraId="2A7AF02F" w14:textId="77777777" w:rsidR="004A7D63" w:rsidRDefault="004A7D63" w:rsidP="004A7D63">
      <w:pPr>
        <w:pStyle w:val="ListParagraph"/>
        <w:spacing w:before="120" w:after="120" w:line="312" w:lineRule="auto"/>
        <w:ind w:firstLine="0"/>
        <w:jc w:val="both"/>
        <w:rPr>
          <w:rFonts w:cs="Times New Roman"/>
          <w:szCs w:val="26"/>
        </w:rPr>
      </w:pPr>
      <w:r w:rsidRPr="00416596">
        <w:rPr>
          <w:rFonts w:cs="Times New Roman"/>
          <w:szCs w:val="26"/>
        </w:rPr>
        <w:t xml:space="preserve">KSV có thể phê duyệt 1 </w:t>
      </w:r>
      <w:r>
        <w:rPr>
          <w:rFonts w:cs="Times New Roman"/>
          <w:szCs w:val="26"/>
        </w:rPr>
        <w:t xml:space="preserve">giao dịch </w:t>
      </w:r>
      <w:r w:rsidRPr="00416596">
        <w:rPr>
          <w:rFonts w:cs="Times New Roman"/>
          <w:szCs w:val="26"/>
        </w:rPr>
        <w:t xml:space="preserve">hoặc phê duyệt cùng lúc nhiều </w:t>
      </w:r>
      <w:r>
        <w:rPr>
          <w:rFonts w:cs="Times New Roman"/>
          <w:szCs w:val="26"/>
        </w:rPr>
        <w:t>giao dịch.</w:t>
      </w:r>
    </w:p>
    <w:p w14:paraId="495D0840" w14:textId="77777777" w:rsidR="004A7D63" w:rsidRPr="007C176F" w:rsidRDefault="004A7D63" w:rsidP="004A7D63">
      <w:pPr>
        <w:pStyle w:val="ListParagraph"/>
        <w:spacing w:before="120" w:after="120" w:line="312" w:lineRule="auto"/>
        <w:ind w:firstLine="0"/>
        <w:jc w:val="both"/>
        <w:rPr>
          <w:rFonts w:cs="Times New Roman"/>
          <w:szCs w:val="26"/>
        </w:rPr>
      </w:pPr>
      <w:r w:rsidRPr="00416596">
        <w:rPr>
          <w:rFonts w:cs="Times New Roman"/>
          <w:szCs w:val="26"/>
        </w:rPr>
        <w:t>Tại màn hình phê duyệt, KSV không được thay đổi thông tin do TTV đã nhập</w:t>
      </w:r>
      <w:r>
        <w:rPr>
          <w:rFonts w:cs="Times New Roman"/>
          <w:szCs w:val="26"/>
        </w:rPr>
        <w:t>.</w:t>
      </w:r>
    </w:p>
    <w:p w14:paraId="65DD3C74" w14:textId="77777777" w:rsidR="00751FF3" w:rsidRDefault="00751FF3" w:rsidP="00751FF3">
      <w:pPr>
        <w:pStyle w:val="Heading6"/>
        <w:numPr>
          <w:ilvl w:val="0"/>
          <w:numId w:val="0"/>
        </w:numPr>
        <w:ind w:left="1701" w:hanging="1275"/>
      </w:pPr>
      <w:r>
        <w:t>Màn hình giao dịch</w:t>
      </w:r>
    </w:p>
    <w:p w14:paraId="0874D315" w14:textId="77777777" w:rsidR="004A7D63" w:rsidRPr="002F4D0F" w:rsidRDefault="004A7D63" w:rsidP="004A7D63">
      <w:pPr>
        <w:spacing w:before="120" w:after="120" w:line="312" w:lineRule="auto"/>
        <w:jc w:val="both"/>
        <w:rPr>
          <w:rFonts w:cs="Times New Roman"/>
          <w:szCs w:val="26"/>
        </w:rPr>
      </w:pPr>
      <w:r w:rsidRPr="002F4D0F">
        <w:rPr>
          <w:rFonts w:cs="Times New Roman"/>
          <w:szCs w:val="26"/>
        </w:rPr>
        <w:t>Màn hình giao dịch hiện tại trên hệ thống TF – VISYS như sau:</w:t>
      </w:r>
    </w:p>
    <w:p w14:paraId="04D281E8" w14:textId="77777777" w:rsidR="004A7D63" w:rsidRDefault="004A7D63" w:rsidP="00424435">
      <w:pPr>
        <w:ind w:firstLine="0"/>
      </w:pPr>
      <w:r>
        <w:rPr>
          <w:noProof/>
        </w:rPr>
        <w:lastRenderedPageBreak/>
        <w:drawing>
          <wp:inline distT="0" distB="0" distL="0" distR="0" wp14:anchorId="627D0763" wp14:editId="719156E6">
            <wp:extent cx="5731510" cy="4462780"/>
            <wp:effectExtent l="19050" t="19050" r="2159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462780"/>
                    </a:xfrm>
                    <a:prstGeom prst="rect">
                      <a:avLst/>
                    </a:prstGeom>
                    <a:ln w="3175">
                      <a:solidFill>
                        <a:schemeClr val="tx1"/>
                      </a:solidFill>
                    </a:ln>
                  </pic:spPr>
                </pic:pic>
              </a:graphicData>
            </a:graphic>
          </wp:inline>
        </w:drawing>
      </w:r>
    </w:p>
    <w:p w14:paraId="1ACE5A61" w14:textId="77777777" w:rsidR="004A7D63" w:rsidRPr="005F2D3F" w:rsidRDefault="004A7D63" w:rsidP="004A7D63">
      <w:pPr>
        <w:spacing w:before="120" w:after="120" w:line="312" w:lineRule="auto"/>
        <w:jc w:val="both"/>
        <w:rPr>
          <w:rFonts w:cs="Times New Roman"/>
          <w:color w:val="FF0000"/>
          <w:szCs w:val="26"/>
        </w:rPr>
      </w:pPr>
      <w:r w:rsidRPr="005F2D3F">
        <w:rPr>
          <w:rFonts w:cs="Times New Roman"/>
          <w:color w:val="FF0000"/>
          <w:szCs w:val="26"/>
        </w:rPr>
        <w:t xml:space="preserve">Màn hình này cần được chỉnh sửa tương tự Màn hình chức năng </w:t>
      </w:r>
      <w:r>
        <w:rPr>
          <w:rFonts w:cs="Times New Roman"/>
          <w:b/>
          <w:color w:val="FF0000"/>
          <w:szCs w:val="26"/>
        </w:rPr>
        <w:t>Đóng</w:t>
      </w:r>
      <w:r w:rsidRPr="005F2D3F">
        <w:rPr>
          <w:rFonts w:cs="Times New Roman"/>
          <w:b/>
          <w:color w:val="FF0000"/>
          <w:szCs w:val="26"/>
        </w:rPr>
        <w:t xml:space="preserve"> bảo lãnh (bao gồm Tab Thông tin chung, Thông tin Tài sản bảo đảm, Thông tin Phí).</w:t>
      </w:r>
    </w:p>
    <w:p w14:paraId="796DFE72" w14:textId="77777777" w:rsidR="004A7D63" w:rsidRPr="005F2D3F" w:rsidRDefault="004A7D63" w:rsidP="004A7D63">
      <w:pPr>
        <w:spacing w:before="120" w:after="120" w:line="312" w:lineRule="auto"/>
        <w:jc w:val="both"/>
        <w:rPr>
          <w:rFonts w:cs="Times New Roman"/>
          <w:color w:val="FF0000"/>
          <w:szCs w:val="26"/>
        </w:rPr>
      </w:pPr>
      <w:r w:rsidRPr="005F2D3F">
        <w:rPr>
          <w:rFonts w:cs="Times New Roman"/>
          <w:color w:val="FF0000"/>
          <w:szCs w:val="26"/>
        </w:rPr>
        <w:t>Dưới đây chỉ mô tả những điểm khác biệt như sau:</w:t>
      </w:r>
    </w:p>
    <w:p w14:paraId="0BC758FF" w14:textId="77477600" w:rsidR="004A7D63" w:rsidRPr="00571988" w:rsidRDefault="002544FC" w:rsidP="00724F94">
      <w:pPr>
        <w:pStyle w:val="Heading7"/>
        <w:numPr>
          <w:ilvl w:val="0"/>
          <w:numId w:val="26"/>
        </w:numPr>
        <w:tabs>
          <w:tab w:val="clear" w:pos="702"/>
          <w:tab w:val="clear" w:pos="1080"/>
        </w:tabs>
      </w:pPr>
      <w:r>
        <w:t xml:space="preserve">Tab </w:t>
      </w:r>
      <w:r w:rsidR="004A7D63" w:rsidRPr="00571988">
        <w:t xml:space="preserve">Thông tin </w:t>
      </w:r>
      <w:r w:rsidR="00424435">
        <w:t xml:space="preserve">chung </w:t>
      </w:r>
      <w:r w:rsidR="00424435" w:rsidRPr="00424435">
        <w:rPr>
          <w:color w:val="FF0000"/>
        </w:rPr>
        <w:t>(</w:t>
      </w:r>
      <w:r w:rsidR="00424435" w:rsidRPr="00424435">
        <w:rPr>
          <w:i/>
          <w:color w:val="FF0000"/>
        </w:rPr>
        <w:t>tên cũ Thông tin BG-Local</w:t>
      </w:r>
      <w:r w:rsidR="00424435" w:rsidRPr="00424435">
        <w:rPr>
          <w:color w:val="FF0000"/>
        </w:rPr>
        <w:t>)</w:t>
      </w:r>
    </w:p>
    <w:p w14:paraId="79ADF298" w14:textId="77777777" w:rsidR="004A7D63" w:rsidRPr="00227445" w:rsidRDefault="004A7D63" w:rsidP="004A7D63">
      <w:pPr>
        <w:spacing w:before="120" w:after="120" w:line="312" w:lineRule="auto"/>
        <w:jc w:val="both"/>
        <w:rPr>
          <w:rFonts w:cs="Times New Roman"/>
          <w:szCs w:val="26"/>
        </w:rPr>
      </w:pPr>
      <w:r w:rsidRPr="00227445">
        <w:rPr>
          <w:rFonts w:cs="Times New Roman"/>
          <w:szCs w:val="26"/>
        </w:rPr>
        <w:t>Nút chức năng của hệ thống:</w:t>
      </w:r>
    </w:p>
    <w:tbl>
      <w:tblPr>
        <w:tblStyle w:val="TableGrid"/>
        <w:tblW w:w="9747" w:type="dxa"/>
        <w:tblLook w:val="04A0" w:firstRow="1" w:lastRow="0" w:firstColumn="1" w:lastColumn="0" w:noHBand="0" w:noVBand="1"/>
      </w:tblPr>
      <w:tblGrid>
        <w:gridCol w:w="2943"/>
        <w:gridCol w:w="3402"/>
        <w:gridCol w:w="3402"/>
      </w:tblGrid>
      <w:tr w:rsidR="004A7D63" w:rsidRPr="00227445" w14:paraId="06297C56" w14:textId="77777777" w:rsidTr="005E5229">
        <w:tc>
          <w:tcPr>
            <w:tcW w:w="2943" w:type="dxa"/>
          </w:tcPr>
          <w:p w14:paraId="2140A7C2" w14:textId="77777777" w:rsidR="004A7D63" w:rsidRPr="00227445" w:rsidRDefault="004A7D63" w:rsidP="00424435">
            <w:pPr>
              <w:spacing w:line="312" w:lineRule="auto"/>
              <w:ind w:firstLine="0"/>
              <w:jc w:val="center"/>
              <w:rPr>
                <w:rFonts w:cs="Times New Roman"/>
                <w:b/>
                <w:szCs w:val="26"/>
              </w:rPr>
            </w:pPr>
            <w:r w:rsidRPr="00227445">
              <w:rPr>
                <w:rFonts w:cs="Times New Roman"/>
                <w:b/>
                <w:szCs w:val="26"/>
              </w:rPr>
              <w:t>Nút</w:t>
            </w:r>
          </w:p>
        </w:tc>
        <w:tc>
          <w:tcPr>
            <w:tcW w:w="3402" w:type="dxa"/>
          </w:tcPr>
          <w:p w14:paraId="48707EBD" w14:textId="77777777" w:rsidR="004A7D63" w:rsidRPr="00227445" w:rsidRDefault="004A7D63" w:rsidP="00424435">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TTV</w:t>
            </w:r>
          </w:p>
        </w:tc>
        <w:tc>
          <w:tcPr>
            <w:tcW w:w="3402" w:type="dxa"/>
          </w:tcPr>
          <w:p w14:paraId="1EBAFA85" w14:textId="77777777" w:rsidR="004A7D63" w:rsidRPr="00227445" w:rsidRDefault="004A7D63" w:rsidP="00424435">
            <w:pPr>
              <w:spacing w:line="312" w:lineRule="auto"/>
              <w:ind w:firstLine="0"/>
              <w:jc w:val="center"/>
              <w:rPr>
                <w:rFonts w:cs="Times New Roman"/>
                <w:b/>
                <w:szCs w:val="26"/>
              </w:rPr>
            </w:pPr>
            <w:r w:rsidRPr="00227445">
              <w:rPr>
                <w:rFonts w:cs="Times New Roman"/>
                <w:b/>
                <w:szCs w:val="26"/>
              </w:rPr>
              <w:t xml:space="preserve">Màn hình </w:t>
            </w:r>
            <w:r>
              <w:rPr>
                <w:rFonts w:cs="Times New Roman"/>
                <w:b/>
                <w:szCs w:val="26"/>
              </w:rPr>
              <w:t>KSV</w:t>
            </w:r>
          </w:p>
        </w:tc>
      </w:tr>
      <w:tr w:rsidR="004A7D63" w:rsidRPr="00227445" w14:paraId="0100D37D" w14:textId="77777777" w:rsidTr="005E5229">
        <w:tc>
          <w:tcPr>
            <w:tcW w:w="2943" w:type="dxa"/>
          </w:tcPr>
          <w:p w14:paraId="0093B5AE" w14:textId="77777777" w:rsidR="004A7D63" w:rsidRPr="00260BE0" w:rsidRDefault="004A7D63" w:rsidP="00424435">
            <w:pPr>
              <w:spacing w:line="312" w:lineRule="auto"/>
              <w:ind w:firstLine="0"/>
              <w:jc w:val="both"/>
              <w:rPr>
                <w:rFonts w:cs="Times New Roman"/>
                <w:color w:val="FF0000"/>
                <w:szCs w:val="26"/>
              </w:rPr>
            </w:pPr>
            <w:r>
              <w:rPr>
                <w:rFonts w:cs="Times New Roman"/>
                <w:color w:val="FF0000"/>
                <w:szCs w:val="26"/>
              </w:rPr>
              <w:t xml:space="preserve">Kích hoạt </w:t>
            </w:r>
            <w:r w:rsidRPr="00260BE0">
              <w:rPr>
                <w:rFonts w:cs="Times New Roman"/>
                <w:color w:val="FF0000"/>
                <w:szCs w:val="26"/>
              </w:rPr>
              <w:t>bảo lãnh</w:t>
            </w:r>
          </w:p>
          <w:p w14:paraId="3DAD7DCC" w14:textId="77777777" w:rsidR="004A7D63" w:rsidRPr="00227445" w:rsidRDefault="004A7D63" w:rsidP="00424435">
            <w:pPr>
              <w:spacing w:line="312" w:lineRule="auto"/>
              <w:ind w:firstLine="0"/>
              <w:jc w:val="both"/>
              <w:rPr>
                <w:rFonts w:cs="Times New Roman"/>
                <w:szCs w:val="26"/>
              </w:rPr>
            </w:pPr>
            <w:r w:rsidRPr="00260BE0">
              <w:rPr>
                <w:rFonts w:cs="Times New Roman"/>
                <w:i/>
                <w:color w:val="FF0000"/>
                <w:szCs w:val="26"/>
              </w:rPr>
              <w:t xml:space="preserve">(tên cũ: </w:t>
            </w:r>
            <w:r>
              <w:rPr>
                <w:rFonts w:cs="Times New Roman"/>
                <w:i/>
                <w:color w:val="FF0000"/>
                <w:szCs w:val="26"/>
              </w:rPr>
              <w:t>Kích hoạt hồ sơ</w:t>
            </w:r>
            <w:r w:rsidRPr="00260BE0">
              <w:rPr>
                <w:rFonts w:cs="Times New Roman"/>
                <w:i/>
                <w:color w:val="FF0000"/>
                <w:szCs w:val="26"/>
              </w:rPr>
              <w:t>)</w:t>
            </w:r>
          </w:p>
        </w:tc>
        <w:tc>
          <w:tcPr>
            <w:tcW w:w="3402" w:type="dxa"/>
          </w:tcPr>
          <w:p w14:paraId="43BFCDAE"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 xml:space="preserve">Cho phép lựa chọn để mở các trường cho phép nhập liệu trên màn </w:t>
            </w:r>
            <w:r>
              <w:rPr>
                <w:rFonts w:cs="Times New Roman"/>
                <w:szCs w:val="26"/>
              </w:rPr>
              <w:t>hình để kích hoạt hoặc tiếp tục thực hiện các giao dịch có trạng thái S, R</w:t>
            </w:r>
          </w:p>
        </w:tc>
        <w:tc>
          <w:tcPr>
            <w:tcW w:w="3402" w:type="dxa"/>
          </w:tcPr>
          <w:p w14:paraId="304277F6"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3D93E2A8" w14:textId="77777777" w:rsidTr="005E5229">
        <w:tc>
          <w:tcPr>
            <w:tcW w:w="2943" w:type="dxa"/>
          </w:tcPr>
          <w:p w14:paraId="17BE21F4" w14:textId="77777777" w:rsidR="004A7D63" w:rsidRPr="00227445" w:rsidRDefault="004A7D63" w:rsidP="00424435">
            <w:pPr>
              <w:spacing w:line="312" w:lineRule="auto"/>
              <w:ind w:firstLine="0"/>
              <w:jc w:val="both"/>
              <w:rPr>
                <w:rFonts w:cs="Times New Roman"/>
                <w:color w:val="FF0000"/>
                <w:szCs w:val="26"/>
              </w:rPr>
            </w:pPr>
            <w:r w:rsidRPr="00227445">
              <w:rPr>
                <w:rFonts w:cs="Times New Roman"/>
                <w:color w:val="FF0000"/>
                <w:szCs w:val="26"/>
              </w:rPr>
              <w:t>Lưu</w:t>
            </w:r>
          </w:p>
          <w:p w14:paraId="74294250" w14:textId="77777777" w:rsidR="004A7D63" w:rsidRPr="00550A24" w:rsidRDefault="004A7D63" w:rsidP="00424435">
            <w:pPr>
              <w:spacing w:line="312" w:lineRule="auto"/>
              <w:ind w:firstLine="0"/>
              <w:jc w:val="both"/>
              <w:rPr>
                <w:rFonts w:cs="Times New Roman"/>
                <w:i/>
                <w:color w:val="FF0000"/>
                <w:szCs w:val="26"/>
              </w:rPr>
            </w:pPr>
            <w:r w:rsidRPr="00550A24">
              <w:rPr>
                <w:rFonts w:cs="Times New Roman"/>
                <w:i/>
                <w:color w:val="FF0000"/>
                <w:szCs w:val="26"/>
              </w:rPr>
              <w:lastRenderedPageBreak/>
              <w:t>(tên cũ</w:t>
            </w:r>
            <w:r>
              <w:rPr>
                <w:rFonts w:cs="Times New Roman"/>
                <w:i/>
                <w:color w:val="FF0000"/>
                <w:szCs w:val="26"/>
              </w:rPr>
              <w:t>:</w:t>
            </w:r>
            <w:r w:rsidRPr="00550A24">
              <w:rPr>
                <w:rFonts w:cs="Times New Roman"/>
                <w:i/>
                <w:color w:val="FF0000"/>
                <w:szCs w:val="26"/>
              </w:rPr>
              <w:t xml:space="preserve"> Ghi)</w:t>
            </w:r>
          </w:p>
        </w:tc>
        <w:tc>
          <w:tcPr>
            <w:tcW w:w="3402" w:type="dxa"/>
          </w:tcPr>
          <w:p w14:paraId="6DE1F700"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lastRenderedPageBreak/>
              <w:t xml:space="preserve">Cho phép lựa chọn để </w:t>
            </w:r>
            <w:r>
              <w:rPr>
                <w:rFonts w:cs="Times New Roman"/>
                <w:szCs w:val="26"/>
              </w:rPr>
              <w:t xml:space="preserve">lưu lại </w:t>
            </w:r>
            <w:r>
              <w:rPr>
                <w:rFonts w:cs="Times New Roman"/>
                <w:szCs w:val="26"/>
              </w:rPr>
              <w:lastRenderedPageBreak/>
              <w:t>giao dịch với các thông tin đã nhập</w:t>
            </w:r>
          </w:p>
        </w:tc>
        <w:tc>
          <w:tcPr>
            <w:tcW w:w="3402" w:type="dxa"/>
          </w:tcPr>
          <w:p w14:paraId="10CDADDE"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lastRenderedPageBreak/>
              <w:t>Không cho phép lựa chọn</w:t>
            </w:r>
          </w:p>
        </w:tc>
      </w:tr>
      <w:tr w:rsidR="004A7D63" w:rsidRPr="00227445" w14:paraId="222DA60A" w14:textId="77777777" w:rsidTr="005E5229">
        <w:tc>
          <w:tcPr>
            <w:tcW w:w="2943" w:type="dxa"/>
          </w:tcPr>
          <w:p w14:paraId="6D6B2C08"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lastRenderedPageBreak/>
              <w:t>Xóa</w:t>
            </w:r>
          </w:p>
        </w:tc>
        <w:tc>
          <w:tcPr>
            <w:tcW w:w="3402" w:type="dxa"/>
          </w:tcPr>
          <w:p w14:paraId="4385296A" w14:textId="77777777" w:rsidR="004A7D63" w:rsidRPr="00DA63B2" w:rsidRDefault="004A7D63" w:rsidP="00424435">
            <w:pPr>
              <w:spacing w:line="312" w:lineRule="auto"/>
              <w:ind w:firstLine="0"/>
              <w:jc w:val="both"/>
              <w:rPr>
                <w:rFonts w:cs="Times New Roman"/>
                <w:szCs w:val="26"/>
              </w:rPr>
            </w:pPr>
            <w:r w:rsidRPr="00227445">
              <w:rPr>
                <w:rFonts w:cs="Times New Roman"/>
                <w:szCs w:val="26"/>
              </w:rPr>
              <w:t xml:space="preserve">Cho phép lựa chọn để </w:t>
            </w:r>
            <w:r>
              <w:rPr>
                <w:rFonts w:cs="Times New Roman"/>
                <w:szCs w:val="26"/>
              </w:rPr>
              <w:t>xóa giao dịch đang ở trạng thái S, R khi người dùng không muốn tiếp tục thực hiện giao dịch đó nữa.</w:t>
            </w:r>
          </w:p>
        </w:tc>
        <w:tc>
          <w:tcPr>
            <w:tcW w:w="3402" w:type="dxa"/>
          </w:tcPr>
          <w:p w14:paraId="6692A0BF" w14:textId="77777777" w:rsidR="004A7D63" w:rsidRPr="00227445" w:rsidRDefault="004A7D63" w:rsidP="00424435">
            <w:pPr>
              <w:spacing w:line="312" w:lineRule="auto"/>
              <w:ind w:firstLine="0"/>
              <w:jc w:val="both"/>
              <w:rPr>
                <w:rFonts w:cs="Times New Roman"/>
                <w:szCs w:val="26"/>
                <w:highlight w:val="lightGray"/>
              </w:rPr>
            </w:pPr>
            <w:r w:rsidRPr="00227445">
              <w:rPr>
                <w:rFonts w:cs="Times New Roman"/>
                <w:szCs w:val="26"/>
              </w:rPr>
              <w:t>Không cho phép lựa chọn</w:t>
            </w:r>
          </w:p>
        </w:tc>
      </w:tr>
      <w:tr w:rsidR="004A7D63" w:rsidRPr="00227445" w14:paraId="39D6F893" w14:textId="77777777" w:rsidTr="005E5229">
        <w:tc>
          <w:tcPr>
            <w:tcW w:w="2943" w:type="dxa"/>
          </w:tcPr>
          <w:p w14:paraId="4C47A1A1" w14:textId="77777777" w:rsidR="004A7D63" w:rsidRDefault="004A7D63" w:rsidP="00424435">
            <w:pPr>
              <w:spacing w:line="312" w:lineRule="auto"/>
              <w:ind w:firstLine="0"/>
              <w:jc w:val="both"/>
              <w:rPr>
                <w:rFonts w:cs="Times New Roman"/>
                <w:color w:val="FF0000"/>
                <w:szCs w:val="26"/>
              </w:rPr>
            </w:pPr>
            <w:r w:rsidRPr="00113BAA">
              <w:rPr>
                <w:rFonts w:cs="Times New Roman"/>
                <w:color w:val="FF0000"/>
                <w:szCs w:val="26"/>
              </w:rPr>
              <w:t>Hủy</w:t>
            </w:r>
          </w:p>
          <w:p w14:paraId="731068B7" w14:textId="77777777" w:rsidR="004A7D63" w:rsidRPr="00113BAA" w:rsidRDefault="004A7D63" w:rsidP="00424435">
            <w:pPr>
              <w:spacing w:line="312" w:lineRule="auto"/>
              <w:ind w:firstLine="0"/>
              <w:jc w:val="both"/>
              <w:rPr>
                <w:rFonts w:cs="Times New Roman"/>
                <w:color w:val="FF0000"/>
                <w:szCs w:val="26"/>
              </w:rPr>
            </w:pPr>
            <w:r w:rsidRPr="00550A24">
              <w:rPr>
                <w:rFonts w:cs="Times New Roman"/>
                <w:i/>
                <w:color w:val="FF0000"/>
                <w:szCs w:val="26"/>
              </w:rPr>
              <w:t>(tên cũ</w:t>
            </w:r>
            <w:r>
              <w:rPr>
                <w:rFonts w:cs="Times New Roman"/>
                <w:i/>
                <w:color w:val="FF0000"/>
                <w:szCs w:val="26"/>
              </w:rPr>
              <w:t>: Hủy bỏ kích hoạt</w:t>
            </w:r>
            <w:r w:rsidRPr="00550A24">
              <w:rPr>
                <w:rFonts w:cs="Times New Roman"/>
                <w:i/>
                <w:color w:val="FF0000"/>
                <w:szCs w:val="26"/>
              </w:rPr>
              <w:t>)</w:t>
            </w:r>
          </w:p>
        </w:tc>
        <w:tc>
          <w:tcPr>
            <w:tcW w:w="3402" w:type="dxa"/>
          </w:tcPr>
          <w:p w14:paraId="578E1C68" w14:textId="77777777" w:rsidR="004A7D63" w:rsidRPr="00227445" w:rsidRDefault="004A7D63" w:rsidP="00424435">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c>
          <w:tcPr>
            <w:tcW w:w="3402" w:type="dxa"/>
          </w:tcPr>
          <w:p w14:paraId="01E4993A" w14:textId="77777777" w:rsidR="004A7D63" w:rsidRPr="00227445" w:rsidRDefault="004A7D63" w:rsidP="00424435">
            <w:pPr>
              <w:spacing w:line="312" w:lineRule="auto"/>
              <w:ind w:firstLine="0"/>
              <w:jc w:val="both"/>
              <w:rPr>
                <w:rFonts w:cs="Times New Roman"/>
                <w:color w:val="808080" w:themeColor="background1" w:themeShade="80"/>
                <w:szCs w:val="26"/>
              </w:rPr>
            </w:pPr>
            <w:r w:rsidRPr="00227445">
              <w:rPr>
                <w:rFonts w:cs="Times New Roman"/>
                <w:szCs w:val="26"/>
              </w:rPr>
              <w:t>Cho phép lựa chọn để thoát khỏi màn hình giao dịch</w:t>
            </w:r>
          </w:p>
        </w:tc>
      </w:tr>
      <w:tr w:rsidR="004A7D63" w:rsidRPr="00227445" w14:paraId="391E9415" w14:textId="77777777" w:rsidTr="005E5229">
        <w:tc>
          <w:tcPr>
            <w:tcW w:w="2943" w:type="dxa"/>
          </w:tcPr>
          <w:p w14:paraId="070AE338" w14:textId="77777777" w:rsidR="004A7D63" w:rsidRPr="00113BAA" w:rsidRDefault="004A7D63" w:rsidP="00424435">
            <w:pPr>
              <w:spacing w:line="312" w:lineRule="auto"/>
              <w:ind w:firstLine="0"/>
              <w:jc w:val="both"/>
              <w:rPr>
                <w:rFonts w:cs="Times New Roman"/>
                <w:color w:val="FF0000"/>
                <w:szCs w:val="26"/>
              </w:rPr>
            </w:pPr>
            <w:r w:rsidRPr="00113BAA">
              <w:rPr>
                <w:rFonts w:cs="Times New Roman"/>
                <w:color w:val="FF0000"/>
                <w:szCs w:val="26"/>
              </w:rPr>
              <w:t>Chuyển phê duyệt</w:t>
            </w:r>
          </w:p>
          <w:p w14:paraId="47BB8E38" w14:textId="77777777" w:rsidR="004A7D63" w:rsidRPr="00550A24" w:rsidRDefault="004A7D63" w:rsidP="00424435">
            <w:pPr>
              <w:spacing w:line="312" w:lineRule="auto"/>
              <w:ind w:firstLine="0"/>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w:t>
            </w:r>
            <w:r>
              <w:rPr>
                <w:rFonts w:cs="Times New Roman"/>
                <w:i/>
                <w:color w:val="FF0000"/>
                <w:szCs w:val="26"/>
              </w:rPr>
              <w:t>KS</w:t>
            </w:r>
            <w:r w:rsidRPr="00550A24">
              <w:rPr>
                <w:rFonts w:cs="Times New Roman"/>
                <w:i/>
                <w:color w:val="FF0000"/>
                <w:szCs w:val="26"/>
              </w:rPr>
              <w:t>)</w:t>
            </w:r>
          </w:p>
        </w:tc>
        <w:tc>
          <w:tcPr>
            <w:tcW w:w="3402" w:type="dxa"/>
          </w:tcPr>
          <w:p w14:paraId="014BE100"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 xml:space="preserve">Cho phép lựa chọn để chuyển </w:t>
            </w:r>
            <w:r>
              <w:rPr>
                <w:rFonts w:cs="Times New Roman"/>
                <w:szCs w:val="26"/>
              </w:rPr>
              <w:t xml:space="preserve">KSV </w:t>
            </w:r>
            <w:r w:rsidRPr="00227445">
              <w:rPr>
                <w:rFonts w:cs="Times New Roman"/>
                <w:szCs w:val="26"/>
              </w:rPr>
              <w:t>phê duyệt</w:t>
            </w:r>
          </w:p>
        </w:tc>
        <w:tc>
          <w:tcPr>
            <w:tcW w:w="3402" w:type="dxa"/>
          </w:tcPr>
          <w:p w14:paraId="57036AA1"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Không cho phép lựa chọn</w:t>
            </w:r>
          </w:p>
        </w:tc>
      </w:tr>
      <w:tr w:rsidR="004A7D63" w:rsidRPr="00227445" w14:paraId="48843A45" w14:textId="77777777" w:rsidTr="005E5229">
        <w:tc>
          <w:tcPr>
            <w:tcW w:w="2943" w:type="dxa"/>
          </w:tcPr>
          <w:p w14:paraId="6523B6A7" w14:textId="77777777" w:rsidR="004A7D63" w:rsidRPr="00550A24" w:rsidRDefault="004A7D63" w:rsidP="00424435">
            <w:pPr>
              <w:spacing w:line="312" w:lineRule="auto"/>
              <w:ind w:firstLine="0"/>
              <w:jc w:val="both"/>
              <w:rPr>
                <w:rFonts w:cs="Times New Roman"/>
                <w:i/>
                <w:color w:val="FF0000"/>
                <w:szCs w:val="26"/>
              </w:rPr>
            </w:pPr>
            <w:commentRangeStart w:id="584"/>
            <w:commentRangeStart w:id="585"/>
            <w:r w:rsidRPr="00D20EE4">
              <w:rPr>
                <w:rFonts w:cs="Times New Roman"/>
                <w:szCs w:val="26"/>
              </w:rPr>
              <w:t>In Thông báo</w:t>
            </w:r>
            <w:commentRangeEnd w:id="584"/>
            <w:r>
              <w:rPr>
                <w:rStyle w:val="CommentReference"/>
              </w:rPr>
              <w:commentReference w:id="584"/>
            </w:r>
            <w:commentRangeEnd w:id="585"/>
            <w:r w:rsidR="00CA43AD">
              <w:rPr>
                <w:rStyle w:val="CommentReference"/>
              </w:rPr>
              <w:commentReference w:id="585"/>
            </w:r>
          </w:p>
        </w:tc>
        <w:tc>
          <w:tcPr>
            <w:tcW w:w="3402" w:type="dxa"/>
          </w:tcPr>
          <w:p w14:paraId="26231A62" w14:textId="77777777" w:rsidR="004A7D63" w:rsidRDefault="004A7D63" w:rsidP="00424435">
            <w:pPr>
              <w:spacing w:line="312" w:lineRule="auto"/>
              <w:ind w:firstLine="0"/>
              <w:jc w:val="both"/>
              <w:rPr>
                <w:rFonts w:cs="Times New Roman"/>
                <w:szCs w:val="26"/>
              </w:rPr>
            </w:pPr>
            <w:r>
              <w:rPr>
                <w:rFonts w:cs="Times New Roman"/>
                <w:szCs w:val="26"/>
              </w:rPr>
              <w:t>Cho phép lựa chọn để in nội dung Thông báo kích hoạt bảo lãnh được tạo trong giao dịch</w:t>
            </w:r>
          </w:p>
        </w:tc>
        <w:tc>
          <w:tcPr>
            <w:tcW w:w="3402" w:type="dxa"/>
          </w:tcPr>
          <w:p w14:paraId="2BB7E2CA" w14:textId="77777777" w:rsidR="004A7D63" w:rsidRDefault="004A7D63" w:rsidP="00424435">
            <w:pPr>
              <w:spacing w:line="312" w:lineRule="auto"/>
              <w:ind w:firstLine="0"/>
              <w:jc w:val="both"/>
              <w:rPr>
                <w:rFonts w:cs="Times New Roman"/>
                <w:szCs w:val="26"/>
              </w:rPr>
            </w:pPr>
            <w:r>
              <w:rPr>
                <w:rFonts w:cs="Times New Roman"/>
                <w:szCs w:val="26"/>
              </w:rPr>
              <w:t>Cho phép lựa chọn để in nội dung Thông báo kích hoạt bảo lãnh được tạo trong giao dịch</w:t>
            </w:r>
          </w:p>
        </w:tc>
      </w:tr>
      <w:tr w:rsidR="004A7D63" w:rsidRPr="00227445" w14:paraId="7FB8BC65" w14:textId="77777777" w:rsidTr="005E5229">
        <w:tc>
          <w:tcPr>
            <w:tcW w:w="2943" w:type="dxa"/>
          </w:tcPr>
          <w:p w14:paraId="13BC4F92" w14:textId="77777777" w:rsidR="004A7D63" w:rsidRPr="00113BAA" w:rsidRDefault="004A7D63" w:rsidP="00424435">
            <w:pPr>
              <w:spacing w:line="312" w:lineRule="auto"/>
              <w:ind w:firstLine="0"/>
              <w:jc w:val="both"/>
              <w:rPr>
                <w:rFonts w:cs="Times New Roman"/>
                <w:color w:val="FF0000"/>
                <w:szCs w:val="26"/>
              </w:rPr>
            </w:pPr>
            <w:r w:rsidRPr="00011515">
              <w:rPr>
                <w:rFonts w:cs="Times New Roman"/>
                <w:szCs w:val="26"/>
              </w:rPr>
              <w:t>In GĐN hạch toán</w:t>
            </w:r>
          </w:p>
        </w:tc>
        <w:tc>
          <w:tcPr>
            <w:tcW w:w="3402" w:type="dxa"/>
          </w:tcPr>
          <w:p w14:paraId="3A455A19" w14:textId="77777777" w:rsidR="004A7D63" w:rsidRPr="00227445" w:rsidRDefault="004A7D63" w:rsidP="00424435">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c>
          <w:tcPr>
            <w:tcW w:w="3402" w:type="dxa"/>
          </w:tcPr>
          <w:p w14:paraId="119E448E" w14:textId="77777777" w:rsidR="004A7D63" w:rsidRPr="00227445" w:rsidRDefault="004A7D63" w:rsidP="00424435">
            <w:pPr>
              <w:spacing w:line="312" w:lineRule="auto"/>
              <w:ind w:firstLine="0"/>
              <w:jc w:val="both"/>
              <w:rPr>
                <w:rFonts w:cs="Times New Roman"/>
                <w:szCs w:val="26"/>
              </w:rPr>
            </w:pPr>
            <w:r>
              <w:rPr>
                <w:rFonts w:cs="Times New Roman"/>
                <w:szCs w:val="26"/>
              </w:rPr>
              <w:t>Cho phép lựa chọn để in giấy đề nghị hạch toán được tạo trong giao dịch</w:t>
            </w:r>
          </w:p>
        </w:tc>
      </w:tr>
      <w:tr w:rsidR="004A7D63" w:rsidRPr="00227445" w14:paraId="0E26B635" w14:textId="77777777" w:rsidTr="005E5229">
        <w:tc>
          <w:tcPr>
            <w:tcW w:w="2943" w:type="dxa"/>
          </w:tcPr>
          <w:p w14:paraId="6D207376" w14:textId="77777777" w:rsidR="004A7D63" w:rsidRPr="00113BAA" w:rsidRDefault="004A7D63" w:rsidP="00424435">
            <w:pPr>
              <w:spacing w:line="312" w:lineRule="auto"/>
              <w:ind w:firstLine="0"/>
              <w:jc w:val="both"/>
              <w:rPr>
                <w:rFonts w:cs="Times New Roman"/>
                <w:color w:val="FF0000"/>
                <w:szCs w:val="26"/>
              </w:rPr>
            </w:pPr>
            <w:r w:rsidRPr="00113BAA">
              <w:rPr>
                <w:rFonts w:cs="Times New Roman"/>
                <w:color w:val="FF0000"/>
                <w:szCs w:val="26"/>
              </w:rPr>
              <w:t>Phê duyệt</w:t>
            </w:r>
          </w:p>
          <w:p w14:paraId="10FA70FA" w14:textId="77777777" w:rsidR="004A7D63" w:rsidRPr="00550A24" w:rsidRDefault="004A7D63" w:rsidP="0042443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Chấp nhận)</w:t>
            </w:r>
          </w:p>
        </w:tc>
        <w:tc>
          <w:tcPr>
            <w:tcW w:w="3402" w:type="dxa"/>
          </w:tcPr>
          <w:p w14:paraId="72CCEB14"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3A634A50"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Cho phép lựa chọn để phê duyệt giao dịch</w:t>
            </w:r>
          </w:p>
        </w:tc>
      </w:tr>
      <w:tr w:rsidR="004A7D63" w:rsidRPr="00227445" w14:paraId="7AE8A7FC" w14:textId="77777777" w:rsidTr="005E5229">
        <w:tc>
          <w:tcPr>
            <w:tcW w:w="2943" w:type="dxa"/>
          </w:tcPr>
          <w:p w14:paraId="7E28CC3E" w14:textId="77777777" w:rsidR="004A7D63" w:rsidRPr="00113BAA" w:rsidRDefault="004A7D63" w:rsidP="00424435">
            <w:pPr>
              <w:spacing w:line="312" w:lineRule="auto"/>
              <w:ind w:firstLine="0"/>
              <w:jc w:val="both"/>
              <w:rPr>
                <w:rFonts w:cs="Times New Roman"/>
                <w:color w:val="FF0000"/>
                <w:szCs w:val="26"/>
              </w:rPr>
            </w:pPr>
            <w:r w:rsidRPr="00113BAA">
              <w:rPr>
                <w:rFonts w:cs="Times New Roman"/>
                <w:color w:val="FF0000"/>
                <w:szCs w:val="26"/>
              </w:rPr>
              <w:t>Từ chối</w:t>
            </w:r>
          </w:p>
          <w:p w14:paraId="7E30612D" w14:textId="77777777" w:rsidR="004A7D63" w:rsidRPr="00550A24" w:rsidRDefault="004A7D63" w:rsidP="00424435">
            <w:pPr>
              <w:spacing w:line="312" w:lineRule="auto"/>
              <w:ind w:firstLine="0"/>
              <w:jc w:val="both"/>
              <w:rPr>
                <w:rFonts w:cs="Times New Roman"/>
                <w:i/>
                <w:color w:val="FF0000"/>
                <w:szCs w:val="26"/>
              </w:rPr>
            </w:pPr>
            <w:r w:rsidRPr="00550A24">
              <w:rPr>
                <w:rFonts w:cs="Times New Roman"/>
                <w:i/>
                <w:color w:val="FF0000"/>
                <w:szCs w:val="26"/>
              </w:rPr>
              <w:t>(tên cũ</w:t>
            </w:r>
            <w:r>
              <w:rPr>
                <w:rFonts w:cs="Times New Roman"/>
                <w:i/>
                <w:color w:val="FF0000"/>
                <w:szCs w:val="26"/>
              </w:rPr>
              <w:t>:</w:t>
            </w:r>
            <w:r w:rsidRPr="00550A24">
              <w:rPr>
                <w:rFonts w:cs="Times New Roman"/>
                <w:i/>
                <w:color w:val="FF0000"/>
                <w:szCs w:val="26"/>
              </w:rPr>
              <w:t xml:space="preserve"> Chuyển trả)</w:t>
            </w:r>
          </w:p>
        </w:tc>
        <w:tc>
          <w:tcPr>
            <w:tcW w:w="3402" w:type="dxa"/>
          </w:tcPr>
          <w:p w14:paraId="210D08E4"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Không cho phép lựa chọn</w:t>
            </w:r>
          </w:p>
        </w:tc>
        <w:tc>
          <w:tcPr>
            <w:tcW w:w="3402" w:type="dxa"/>
          </w:tcPr>
          <w:p w14:paraId="0C1ACAF4" w14:textId="77777777" w:rsidR="004A7D63" w:rsidRPr="00227445" w:rsidRDefault="004A7D63" w:rsidP="00424435">
            <w:pPr>
              <w:spacing w:line="312" w:lineRule="auto"/>
              <w:ind w:firstLine="0"/>
              <w:jc w:val="both"/>
              <w:rPr>
                <w:rFonts w:cs="Times New Roman"/>
                <w:szCs w:val="26"/>
              </w:rPr>
            </w:pPr>
            <w:r w:rsidRPr="00227445">
              <w:rPr>
                <w:rFonts w:cs="Times New Roman"/>
                <w:szCs w:val="26"/>
              </w:rPr>
              <w:t>Cho phép lựa chọn để từ chối phê duyệt giao dịch</w:t>
            </w:r>
          </w:p>
        </w:tc>
      </w:tr>
    </w:tbl>
    <w:p w14:paraId="4A817B56" w14:textId="77777777" w:rsidR="004A7D63" w:rsidRPr="00571988" w:rsidRDefault="004A7D63" w:rsidP="004A7D63">
      <w:pPr>
        <w:spacing w:before="120" w:after="120" w:line="312" w:lineRule="auto"/>
        <w:jc w:val="both"/>
        <w:rPr>
          <w:rFonts w:cs="Times New Roman"/>
          <w:color w:val="FF0000"/>
          <w:szCs w:val="26"/>
        </w:rPr>
      </w:pPr>
    </w:p>
    <w:p w14:paraId="646577C5"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Màn hình Thông tin giao dịch gồm các trường như sau:</w:t>
      </w:r>
    </w:p>
    <w:tbl>
      <w:tblPr>
        <w:tblStyle w:val="TableGrid"/>
        <w:tblW w:w="10314" w:type="dxa"/>
        <w:tblLayout w:type="fixed"/>
        <w:tblLook w:val="04A0" w:firstRow="1" w:lastRow="0" w:firstColumn="1" w:lastColumn="0" w:noHBand="0" w:noVBand="1"/>
      </w:tblPr>
      <w:tblGrid>
        <w:gridCol w:w="1720"/>
        <w:gridCol w:w="1082"/>
        <w:gridCol w:w="708"/>
        <w:gridCol w:w="993"/>
        <w:gridCol w:w="358"/>
        <w:gridCol w:w="4036"/>
        <w:gridCol w:w="1417"/>
      </w:tblGrid>
      <w:tr w:rsidR="004A7D63" w:rsidRPr="00571988" w14:paraId="07AFA5E1" w14:textId="77777777" w:rsidTr="005E5229">
        <w:tc>
          <w:tcPr>
            <w:tcW w:w="1720" w:type="dxa"/>
          </w:tcPr>
          <w:p w14:paraId="23B09F21" w14:textId="77777777" w:rsidR="004A7D63" w:rsidRPr="00571988" w:rsidRDefault="004A7D63" w:rsidP="00424435">
            <w:pPr>
              <w:spacing w:line="312" w:lineRule="auto"/>
              <w:ind w:firstLine="0"/>
              <w:jc w:val="center"/>
              <w:rPr>
                <w:rFonts w:cs="Times New Roman"/>
                <w:b/>
                <w:szCs w:val="26"/>
              </w:rPr>
            </w:pPr>
            <w:r w:rsidRPr="00571988">
              <w:rPr>
                <w:rFonts w:cs="Times New Roman"/>
                <w:b/>
                <w:szCs w:val="26"/>
              </w:rPr>
              <w:t>Tên trường</w:t>
            </w:r>
          </w:p>
        </w:tc>
        <w:tc>
          <w:tcPr>
            <w:tcW w:w="1082" w:type="dxa"/>
          </w:tcPr>
          <w:p w14:paraId="49D5714E" w14:textId="77777777" w:rsidR="004A7D63" w:rsidRPr="00571988" w:rsidRDefault="004A7D63" w:rsidP="00424435">
            <w:pPr>
              <w:spacing w:line="312" w:lineRule="auto"/>
              <w:ind w:firstLine="0"/>
              <w:jc w:val="center"/>
              <w:rPr>
                <w:rFonts w:cs="Times New Roman"/>
                <w:b/>
                <w:szCs w:val="26"/>
              </w:rPr>
            </w:pPr>
            <w:r w:rsidRPr="00571988">
              <w:rPr>
                <w:rFonts w:cs="Times New Roman"/>
                <w:b/>
                <w:szCs w:val="26"/>
              </w:rPr>
              <w:t>Kiểu ký tự</w:t>
            </w:r>
          </w:p>
        </w:tc>
        <w:tc>
          <w:tcPr>
            <w:tcW w:w="708" w:type="dxa"/>
          </w:tcPr>
          <w:p w14:paraId="1C689FA5" w14:textId="77777777" w:rsidR="004A7D63" w:rsidRPr="00571988" w:rsidRDefault="004A7D63" w:rsidP="00424435">
            <w:pPr>
              <w:spacing w:line="312" w:lineRule="auto"/>
              <w:ind w:firstLine="0"/>
              <w:jc w:val="center"/>
              <w:rPr>
                <w:rFonts w:cs="Times New Roman"/>
                <w:b/>
                <w:szCs w:val="26"/>
              </w:rPr>
            </w:pPr>
            <w:r w:rsidRPr="00571988">
              <w:rPr>
                <w:rFonts w:cs="Times New Roman"/>
                <w:b/>
                <w:szCs w:val="26"/>
              </w:rPr>
              <w:t>Độ dài</w:t>
            </w:r>
          </w:p>
        </w:tc>
        <w:tc>
          <w:tcPr>
            <w:tcW w:w="993" w:type="dxa"/>
          </w:tcPr>
          <w:p w14:paraId="74C13C67" w14:textId="77777777" w:rsidR="004A7D63" w:rsidRPr="00571988" w:rsidRDefault="004A7D63" w:rsidP="00424435">
            <w:pPr>
              <w:spacing w:line="312" w:lineRule="auto"/>
              <w:ind w:firstLine="0"/>
              <w:jc w:val="center"/>
              <w:rPr>
                <w:rFonts w:cs="Times New Roman"/>
                <w:b/>
                <w:szCs w:val="26"/>
              </w:rPr>
            </w:pPr>
            <w:r w:rsidRPr="00571988">
              <w:rPr>
                <w:rFonts w:cs="Times New Roman"/>
                <w:b/>
                <w:szCs w:val="26"/>
              </w:rPr>
              <w:t>Thuộc tính</w:t>
            </w:r>
          </w:p>
        </w:tc>
        <w:tc>
          <w:tcPr>
            <w:tcW w:w="4394" w:type="dxa"/>
            <w:gridSpan w:val="2"/>
          </w:tcPr>
          <w:p w14:paraId="343735DA" w14:textId="77777777" w:rsidR="004A7D63" w:rsidRPr="00571988" w:rsidRDefault="004A7D63" w:rsidP="00424435">
            <w:pPr>
              <w:spacing w:line="312" w:lineRule="auto"/>
              <w:ind w:firstLine="0"/>
              <w:jc w:val="center"/>
              <w:rPr>
                <w:rFonts w:cs="Times New Roman"/>
                <w:b/>
                <w:szCs w:val="26"/>
              </w:rPr>
            </w:pPr>
            <w:r w:rsidRPr="00571988">
              <w:rPr>
                <w:rFonts w:cs="Times New Roman"/>
                <w:b/>
                <w:szCs w:val="26"/>
              </w:rPr>
              <w:t>Mô tả</w:t>
            </w:r>
          </w:p>
        </w:tc>
        <w:tc>
          <w:tcPr>
            <w:tcW w:w="1417" w:type="dxa"/>
          </w:tcPr>
          <w:p w14:paraId="4519BE8B" w14:textId="77777777" w:rsidR="004A7D63" w:rsidRPr="00571988" w:rsidRDefault="004A7D63" w:rsidP="00424435">
            <w:pPr>
              <w:spacing w:line="312" w:lineRule="auto"/>
              <w:ind w:firstLine="0"/>
              <w:jc w:val="center"/>
              <w:rPr>
                <w:rFonts w:cs="Times New Roman"/>
                <w:b/>
                <w:szCs w:val="26"/>
              </w:rPr>
            </w:pPr>
            <w:r>
              <w:rPr>
                <w:rFonts w:cs="Times New Roman"/>
                <w:b/>
                <w:szCs w:val="26"/>
              </w:rPr>
              <w:t>New Field (Y/N)</w:t>
            </w:r>
          </w:p>
        </w:tc>
      </w:tr>
      <w:tr w:rsidR="004A7D63" w:rsidRPr="00571988" w14:paraId="5ED2C4B1" w14:textId="77777777" w:rsidTr="005E5229">
        <w:tc>
          <w:tcPr>
            <w:tcW w:w="8897" w:type="dxa"/>
            <w:gridSpan w:val="6"/>
            <w:shd w:val="clear" w:color="auto" w:fill="FFFF00"/>
          </w:tcPr>
          <w:p w14:paraId="787B51DF" w14:textId="77777777" w:rsidR="004A7D63" w:rsidRDefault="004A7D63" w:rsidP="00424435">
            <w:pPr>
              <w:spacing w:line="312" w:lineRule="auto"/>
              <w:ind w:firstLine="0"/>
              <w:jc w:val="both"/>
              <w:rPr>
                <w:rFonts w:cs="Times New Roman"/>
                <w:szCs w:val="26"/>
              </w:rPr>
            </w:pPr>
            <w:r>
              <w:rPr>
                <w:rFonts w:cs="Times New Roman"/>
                <w:szCs w:val="26"/>
              </w:rPr>
              <w:t>Các thông tin chung về bảo lãnh giống chức năng Đóng bảo lãnh trong nước.</w:t>
            </w:r>
          </w:p>
          <w:p w14:paraId="2E00CD80"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FFFF00"/>
          </w:tcPr>
          <w:p w14:paraId="6FD87A25" w14:textId="77777777" w:rsidR="004A7D63" w:rsidRPr="00571988" w:rsidRDefault="004A7D63" w:rsidP="00424435">
            <w:pPr>
              <w:spacing w:line="312" w:lineRule="auto"/>
              <w:ind w:firstLine="0"/>
              <w:jc w:val="center"/>
              <w:rPr>
                <w:rFonts w:cs="Times New Roman"/>
                <w:szCs w:val="26"/>
              </w:rPr>
            </w:pPr>
            <w:r>
              <w:rPr>
                <w:rFonts w:cs="Times New Roman"/>
                <w:szCs w:val="26"/>
              </w:rPr>
              <w:t>Y</w:t>
            </w:r>
          </w:p>
        </w:tc>
      </w:tr>
      <w:tr w:rsidR="004A7D63" w:rsidRPr="00571988" w14:paraId="6E74CC4C" w14:textId="77777777" w:rsidTr="005E5229">
        <w:tc>
          <w:tcPr>
            <w:tcW w:w="1720" w:type="dxa"/>
          </w:tcPr>
          <w:p w14:paraId="56D09FD4" w14:textId="77777777" w:rsidR="004A7D63" w:rsidRPr="00571988" w:rsidRDefault="004A7D63" w:rsidP="00424435">
            <w:pPr>
              <w:spacing w:line="312" w:lineRule="auto"/>
              <w:ind w:firstLine="0"/>
              <w:jc w:val="both"/>
              <w:rPr>
                <w:rFonts w:cs="Times New Roman"/>
                <w:b/>
                <w:szCs w:val="26"/>
              </w:rPr>
            </w:pPr>
            <w:commentRangeStart w:id="586"/>
            <w:commentRangeStart w:id="587"/>
            <w:r w:rsidRPr="00571988">
              <w:rPr>
                <w:rFonts w:cs="Times New Roman"/>
                <w:b/>
                <w:szCs w:val="26"/>
              </w:rPr>
              <w:t>Ngôn ngữ TB kích hoạt BL</w:t>
            </w:r>
            <w:commentRangeEnd w:id="586"/>
            <w:r>
              <w:rPr>
                <w:rStyle w:val="CommentReference"/>
              </w:rPr>
              <w:commentReference w:id="586"/>
            </w:r>
            <w:commentRangeEnd w:id="587"/>
            <w:r w:rsidR="00CA43AD">
              <w:rPr>
                <w:rStyle w:val="CommentReference"/>
              </w:rPr>
              <w:commentReference w:id="587"/>
            </w:r>
          </w:p>
        </w:tc>
        <w:tc>
          <w:tcPr>
            <w:tcW w:w="1082" w:type="dxa"/>
          </w:tcPr>
          <w:p w14:paraId="1C906694" w14:textId="77777777" w:rsidR="004A7D63" w:rsidRPr="00571988" w:rsidRDefault="004A7D63" w:rsidP="00424435">
            <w:pPr>
              <w:spacing w:line="312" w:lineRule="auto"/>
              <w:ind w:firstLine="0"/>
              <w:jc w:val="center"/>
              <w:rPr>
                <w:rFonts w:cs="Times New Roman"/>
                <w:szCs w:val="26"/>
              </w:rPr>
            </w:pPr>
            <w:r>
              <w:rPr>
                <w:rFonts w:cs="Times New Roman"/>
                <w:szCs w:val="26"/>
              </w:rPr>
              <w:t>nVarchar</w:t>
            </w:r>
          </w:p>
        </w:tc>
        <w:tc>
          <w:tcPr>
            <w:tcW w:w="708" w:type="dxa"/>
          </w:tcPr>
          <w:p w14:paraId="6ABBF815" w14:textId="77777777" w:rsidR="004A7D63" w:rsidRPr="00571988" w:rsidRDefault="004A7D63" w:rsidP="00424435">
            <w:pPr>
              <w:spacing w:line="312" w:lineRule="auto"/>
              <w:ind w:firstLine="0"/>
              <w:jc w:val="center"/>
              <w:rPr>
                <w:rFonts w:cs="Times New Roman"/>
                <w:szCs w:val="26"/>
              </w:rPr>
            </w:pPr>
            <w:r w:rsidRPr="00571988">
              <w:rPr>
                <w:rFonts w:cs="Times New Roman"/>
                <w:szCs w:val="26"/>
              </w:rPr>
              <w:t>12</w:t>
            </w:r>
          </w:p>
        </w:tc>
        <w:tc>
          <w:tcPr>
            <w:tcW w:w="993" w:type="dxa"/>
          </w:tcPr>
          <w:p w14:paraId="48291FEF" w14:textId="77777777" w:rsidR="004A7D63" w:rsidRPr="00571988" w:rsidRDefault="004A7D63" w:rsidP="00424435">
            <w:pPr>
              <w:spacing w:line="312" w:lineRule="auto"/>
              <w:ind w:firstLine="0"/>
              <w:jc w:val="center"/>
              <w:rPr>
                <w:rFonts w:cs="Times New Roman"/>
                <w:szCs w:val="26"/>
              </w:rPr>
            </w:pPr>
            <w:r w:rsidRPr="00571988">
              <w:rPr>
                <w:rFonts w:cs="Times New Roman"/>
                <w:szCs w:val="26"/>
              </w:rPr>
              <w:t>(M/H)</w:t>
            </w:r>
          </w:p>
        </w:tc>
        <w:tc>
          <w:tcPr>
            <w:tcW w:w="4394" w:type="dxa"/>
            <w:gridSpan w:val="2"/>
          </w:tcPr>
          <w:p w14:paraId="6CBAF9A6"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Loại ngôn ngữ được sử dụng để tạo Thông báo kích hoạt BL</w:t>
            </w:r>
          </w:p>
          <w:p w14:paraId="5C084FBC"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Gồm các giá trị cho người dùng chọn:</w:t>
            </w:r>
          </w:p>
          <w:p w14:paraId="45E7D802" w14:textId="3F47FECB" w:rsidR="004A7D63" w:rsidRPr="00571988" w:rsidRDefault="004A7D63" w:rsidP="00424435">
            <w:pPr>
              <w:pStyle w:val="ListParagraph"/>
              <w:numPr>
                <w:ilvl w:val="0"/>
                <w:numId w:val="1"/>
              </w:numPr>
              <w:spacing w:line="312" w:lineRule="auto"/>
              <w:ind w:left="357" w:firstLine="0"/>
              <w:contextualSpacing w:val="0"/>
              <w:jc w:val="both"/>
              <w:rPr>
                <w:rFonts w:cs="Times New Roman"/>
                <w:szCs w:val="26"/>
              </w:rPr>
            </w:pPr>
            <w:commentRangeStart w:id="588"/>
            <w:commentRangeStart w:id="589"/>
            <w:commentRangeStart w:id="590"/>
            <w:r w:rsidRPr="00571988">
              <w:rPr>
                <w:rFonts w:cs="Times New Roman"/>
                <w:szCs w:val="26"/>
              </w:rPr>
              <w:t xml:space="preserve">Tiếng </w:t>
            </w:r>
            <w:del w:id="591" w:author="Nguyen Thu Trang - VTFC - KVH" w:date="2022-03-16T18:46:00Z">
              <w:r w:rsidRPr="00571988" w:rsidDel="00E95C98">
                <w:rPr>
                  <w:rFonts w:cs="Times New Roman"/>
                  <w:szCs w:val="26"/>
                </w:rPr>
                <w:delText>Anh</w:delText>
              </w:r>
            </w:del>
            <w:ins w:id="592" w:author="Nguyen Thu Trang - VTFC - KVH" w:date="2022-03-16T18:46:00Z">
              <w:r w:rsidR="00E95C98">
                <w:rPr>
                  <w:rFonts w:cs="Times New Roman"/>
                  <w:szCs w:val="26"/>
                </w:rPr>
                <w:t>Lào</w:t>
              </w:r>
            </w:ins>
          </w:p>
          <w:p w14:paraId="6A56901A" w14:textId="216AB3EB" w:rsidR="004A7D63" w:rsidRPr="00571988" w:rsidRDefault="004A7D63" w:rsidP="00424435">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lastRenderedPageBreak/>
              <w:t xml:space="preserve">Tiếng </w:t>
            </w:r>
            <w:ins w:id="593" w:author="Nguyen Thu Trang - VTFC - KVH" w:date="2022-03-16T18:46:00Z">
              <w:r w:rsidR="00E95C98">
                <w:rPr>
                  <w:rFonts w:cs="Times New Roman"/>
                  <w:szCs w:val="26"/>
                </w:rPr>
                <w:t>Anh</w:t>
              </w:r>
            </w:ins>
            <w:del w:id="594" w:author="Nguyen Thu Trang - VTFC - KVH" w:date="2022-03-16T18:46:00Z">
              <w:r w:rsidRPr="00571988" w:rsidDel="00E95C98">
                <w:rPr>
                  <w:rFonts w:cs="Times New Roman"/>
                  <w:szCs w:val="26"/>
                </w:rPr>
                <w:delText>Lào</w:delText>
              </w:r>
            </w:del>
          </w:p>
          <w:p w14:paraId="15E32B4F" w14:textId="77777777" w:rsidR="004A7D63" w:rsidRPr="00571988" w:rsidRDefault="004A7D63" w:rsidP="00424435">
            <w:pPr>
              <w:pStyle w:val="ListParagraph"/>
              <w:numPr>
                <w:ilvl w:val="0"/>
                <w:numId w:val="1"/>
              </w:numPr>
              <w:spacing w:line="312" w:lineRule="auto"/>
              <w:ind w:left="357" w:firstLine="0"/>
              <w:contextualSpacing w:val="0"/>
              <w:jc w:val="both"/>
              <w:rPr>
                <w:rFonts w:cs="Times New Roman"/>
                <w:szCs w:val="26"/>
              </w:rPr>
            </w:pPr>
            <w:r w:rsidRPr="00571988">
              <w:rPr>
                <w:rFonts w:cs="Times New Roman"/>
                <w:szCs w:val="26"/>
              </w:rPr>
              <w:t>Tiếng Việt</w:t>
            </w:r>
            <w:commentRangeEnd w:id="588"/>
            <w:r>
              <w:rPr>
                <w:rStyle w:val="CommentReference"/>
              </w:rPr>
              <w:commentReference w:id="588"/>
            </w:r>
            <w:commentRangeEnd w:id="589"/>
            <w:r w:rsidR="00CA43AD">
              <w:rPr>
                <w:rStyle w:val="CommentReference"/>
              </w:rPr>
              <w:commentReference w:id="589"/>
            </w:r>
            <w:commentRangeEnd w:id="590"/>
            <w:r w:rsidR="00F463CD">
              <w:rPr>
                <w:rStyle w:val="CommentReference"/>
              </w:rPr>
              <w:commentReference w:id="590"/>
            </w:r>
          </w:p>
          <w:p w14:paraId="470144D3" w14:textId="677E6B50" w:rsidR="004A7D63" w:rsidRDefault="004A7D63" w:rsidP="00424435">
            <w:pPr>
              <w:spacing w:line="312" w:lineRule="auto"/>
              <w:ind w:firstLine="0"/>
              <w:jc w:val="both"/>
              <w:rPr>
                <w:rFonts w:cs="Times New Roman"/>
                <w:szCs w:val="26"/>
              </w:rPr>
            </w:pPr>
            <w:r w:rsidRPr="00571988">
              <w:rPr>
                <w:rFonts w:cs="Times New Roman"/>
                <w:szCs w:val="26"/>
              </w:rPr>
              <w:t xml:space="preserve">Mặc định giá trị là “Tiếng </w:t>
            </w:r>
            <w:del w:id="595" w:author="Nguyen Thu Trang - VTFC - KVH" w:date="2022-03-16T18:46:00Z">
              <w:r w:rsidRPr="00571988" w:rsidDel="00E95C98">
                <w:rPr>
                  <w:rFonts w:cs="Times New Roman"/>
                  <w:szCs w:val="26"/>
                </w:rPr>
                <w:delText>...</w:delText>
              </w:r>
            </w:del>
            <w:ins w:id="596" w:author="Nguyen Thu Trang - VTFC - KVH" w:date="2022-03-16T18:46:00Z">
              <w:r w:rsidR="00E95C98">
                <w:rPr>
                  <w:rFonts w:cs="Times New Roman"/>
                  <w:szCs w:val="26"/>
                </w:rPr>
                <w:t>Lào</w:t>
              </w:r>
            </w:ins>
            <w:r w:rsidRPr="00571988">
              <w:rPr>
                <w:rFonts w:cs="Times New Roman"/>
                <w:szCs w:val="26"/>
              </w:rPr>
              <w:t>”, người dùng có thể sửa lại</w:t>
            </w:r>
            <w:r>
              <w:rPr>
                <w:rFonts w:cs="Times New Roman"/>
                <w:szCs w:val="26"/>
              </w:rPr>
              <w:t>.</w:t>
            </w:r>
          </w:p>
          <w:p w14:paraId="16BA254D"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Hệ thống sẽ sử dụng thông tin các trường trên màn hình </w:t>
            </w:r>
            <w:r>
              <w:rPr>
                <w:rFonts w:cs="Times New Roman"/>
                <w:szCs w:val="26"/>
              </w:rPr>
              <w:t>và Ngôn ngữ để tạo Thông báo kích hoạt BL tương ứng.</w:t>
            </w:r>
          </w:p>
        </w:tc>
        <w:tc>
          <w:tcPr>
            <w:tcW w:w="1417" w:type="dxa"/>
          </w:tcPr>
          <w:p w14:paraId="7E35BBDB" w14:textId="77777777" w:rsidR="004A7D63" w:rsidRPr="00571988" w:rsidRDefault="004A7D63" w:rsidP="00424435">
            <w:pPr>
              <w:spacing w:line="312" w:lineRule="auto"/>
              <w:ind w:firstLine="0"/>
              <w:jc w:val="center"/>
              <w:rPr>
                <w:rFonts w:cs="Times New Roman"/>
                <w:szCs w:val="26"/>
              </w:rPr>
            </w:pPr>
            <w:r>
              <w:rPr>
                <w:rFonts w:cs="Times New Roman"/>
                <w:szCs w:val="26"/>
              </w:rPr>
              <w:lastRenderedPageBreak/>
              <w:t>Y</w:t>
            </w:r>
          </w:p>
        </w:tc>
      </w:tr>
      <w:tr w:rsidR="004A7D63" w:rsidRPr="00571988" w14:paraId="7BFD04B1" w14:textId="77777777" w:rsidTr="005E5229">
        <w:tc>
          <w:tcPr>
            <w:tcW w:w="8897" w:type="dxa"/>
            <w:gridSpan w:val="6"/>
            <w:shd w:val="clear" w:color="auto" w:fill="FFFF00"/>
          </w:tcPr>
          <w:p w14:paraId="11CE76AC" w14:textId="77777777" w:rsidR="004A7D63" w:rsidRPr="00571988" w:rsidRDefault="004A7D63" w:rsidP="00424435">
            <w:pPr>
              <w:spacing w:line="312" w:lineRule="auto"/>
              <w:ind w:firstLine="0"/>
              <w:jc w:val="both"/>
              <w:rPr>
                <w:rFonts w:cs="Times New Roman"/>
                <w:b/>
                <w:szCs w:val="26"/>
              </w:rPr>
            </w:pPr>
            <w:r w:rsidRPr="00571988">
              <w:rPr>
                <w:rFonts w:cs="Times New Roman"/>
                <w:b/>
                <w:szCs w:val="26"/>
              </w:rPr>
              <w:lastRenderedPageBreak/>
              <w:t xml:space="preserve">Các bên liên quan: </w:t>
            </w:r>
          </w:p>
          <w:p w14:paraId="38AB7016"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Màn hình thông tin của các bên liên quan giống trong chức năng </w:t>
            </w:r>
            <w:r>
              <w:rPr>
                <w:rFonts w:cs="Times New Roman"/>
                <w:szCs w:val="26"/>
              </w:rPr>
              <w:t>Đóng</w:t>
            </w:r>
            <w:r w:rsidRPr="00571988">
              <w:rPr>
                <w:rFonts w:cs="Times New Roman"/>
                <w:szCs w:val="26"/>
              </w:rPr>
              <w:t xml:space="preserve"> </w:t>
            </w:r>
            <w:r>
              <w:rPr>
                <w:rFonts w:cs="Times New Roman"/>
                <w:szCs w:val="26"/>
              </w:rPr>
              <w:t>bảo lãnh</w:t>
            </w:r>
            <w:r w:rsidRPr="00571988">
              <w:rPr>
                <w:rFonts w:cs="Times New Roman"/>
                <w:szCs w:val="26"/>
              </w:rPr>
              <w:t xml:space="preserve"> trong nướ</w:t>
            </w:r>
            <w:r>
              <w:rPr>
                <w:rFonts w:cs="Times New Roman"/>
                <w:szCs w:val="26"/>
              </w:rPr>
              <w:t>c.</w:t>
            </w:r>
          </w:p>
          <w:p w14:paraId="23F7E066"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FFFF00"/>
          </w:tcPr>
          <w:p w14:paraId="77686BD0" w14:textId="77777777" w:rsidR="004A7D63" w:rsidRPr="00571988" w:rsidRDefault="004A7D63" w:rsidP="00424435">
            <w:pPr>
              <w:spacing w:line="312" w:lineRule="auto"/>
              <w:ind w:firstLine="0"/>
              <w:jc w:val="center"/>
              <w:rPr>
                <w:rFonts w:cs="Times New Roman"/>
                <w:b/>
                <w:szCs w:val="26"/>
              </w:rPr>
            </w:pPr>
            <w:r>
              <w:rPr>
                <w:rFonts w:cs="Times New Roman"/>
                <w:b/>
                <w:szCs w:val="26"/>
              </w:rPr>
              <w:t>Y</w:t>
            </w:r>
          </w:p>
        </w:tc>
      </w:tr>
      <w:tr w:rsidR="004A7D63" w:rsidRPr="00571988" w14:paraId="537DE4A8" w14:textId="77777777" w:rsidTr="005E5229">
        <w:tc>
          <w:tcPr>
            <w:tcW w:w="8897" w:type="dxa"/>
            <w:gridSpan w:val="6"/>
            <w:shd w:val="clear" w:color="auto" w:fill="FFFF00"/>
          </w:tcPr>
          <w:p w14:paraId="34A9FD80" w14:textId="77777777" w:rsidR="004A7D63" w:rsidRPr="00571988" w:rsidRDefault="004A7D63" w:rsidP="00424435">
            <w:pPr>
              <w:spacing w:line="312" w:lineRule="auto"/>
              <w:ind w:firstLine="0"/>
              <w:jc w:val="both"/>
              <w:rPr>
                <w:rFonts w:cs="Times New Roman"/>
                <w:b/>
                <w:szCs w:val="26"/>
              </w:rPr>
            </w:pPr>
            <w:r w:rsidRPr="00571988">
              <w:rPr>
                <w:rFonts w:cs="Times New Roman"/>
                <w:b/>
                <w:szCs w:val="26"/>
              </w:rPr>
              <w:t>Thông tin tài chính</w:t>
            </w:r>
          </w:p>
        </w:tc>
        <w:tc>
          <w:tcPr>
            <w:tcW w:w="1417" w:type="dxa"/>
            <w:shd w:val="clear" w:color="auto" w:fill="FFFF00"/>
          </w:tcPr>
          <w:p w14:paraId="786EF36F" w14:textId="77777777" w:rsidR="004A7D63" w:rsidRPr="00571988" w:rsidRDefault="004A7D63" w:rsidP="00424435">
            <w:pPr>
              <w:spacing w:line="312" w:lineRule="auto"/>
              <w:ind w:firstLine="0"/>
              <w:jc w:val="center"/>
              <w:rPr>
                <w:rFonts w:cs="Times New Roman"/>
                <w:b/>
                <w:szCs w:val="26"/>
              </w:rPr>
            </w:pPr>
          </w:p>
        </w:tc>
      </w:tr>
      <w:tr w:rsidR="004A7D63" w:rsidRPr="00571988" w14:paraId="4C78FCCE" w14:textId="77777777" w:rsidTr="005E5229">
        <w:tc>
          <w:tcPr>
            <w:tcW w:w="1720" w:type="dxa"/>
            <w:shd w:val="clear" w:color="auto" w:fill="DBE5F1" w:themeFill="accent1" w:themeFillTint="33"/>
          </w:tcPr>
          <w:p w14:paraId="1FB9DA46" w14:textId="77777777" w:rsidR="004A7D63" w:rsidRPr="00571988" w:rsidRDefault="004A7D63" w:rsidP="00424435">
            <w:pPr>
              <w:spacing w:line="312" w:lineRule="auto"/>
              <w:ind w:firstLine="0"/>
              <w:jc w:val="both"/>
              <w:rPr>
                <w:rFonts w:cs="Times New Roman"/>
                <w:b/>
                <w:szCs w:val="26"/>
              </w:rPr>
            </w:pPr>
            <w:r w:rsidRPr="00571988">
              <w:rPr>
                <w:rFonts w:cs="Times New Roman"/>
                <w:b/>
                <w:szCs w:val="26"/>
              </w:rPr>
              <w:t>Giá trị bảo lãnh</w:t>
            </w:r>
          </w:p>
        </w:tc>
        <w:tc>
          <w:tcPr>
            <w:tcW w:w="7177" w:type="dxa"/>
            <w:gridSpan w:val="5"/>
            <w:shd w:val="clear" w:color="auto" w:fill="DBE5F1" w:themeFill="accent1" w:themeFillTint="33"/>
          </w:tcPr>
          <w:p w14:paraId="37F76FB8"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Màn hình thông tin của Giá trị bảo lãnh giống trong chức năng </w:t>
            </w:r>
            <w:r>
              <w:rPr>
                <w:rFonts w:cs="Times New Roman"/>
                <w:szCs w:val="26"/>
              </w:rPr>
              <w:t>Đóng</w:t>
            </w:r>
            <w:r w:rsidRPr="00571988">
              <w:rPr>
                <w:rFonts w:cs="Times New Roman"/>
                <w:szCs w:val="26"/>
              </w:rPr>
              <w:t xml:space="preserve"> </w:t>
            </w:r>
            <w:r>
              <w:rPr>
                <w:rFonts w:cs="Times New Roman"/>
                <w:szCs w:val="26"/>
              </w:rPr>
              <w:t>bảo lãnh</w:t>
            </w:r>
            <w:r w:rsidRPr="00571988">
              <w:rPr>
                <w:rFonts w:cs="Times New Roman"/>
                <w:szCs w:val="26"/>
              </w:rPr>
              <w:t xml:space="preserve"> trong nướ</w:t>
            </w:r>
            <w:r>
              <w:rPr>
                <w:rFonts w:cs="Times New Roman"/>
                <w:szCs w:val="26"/>
              </w:rPr>
              <w:t>c.</w:t>
            </w:r>
          </w:p>
          <w:p w14:paraId="2A85B9D7"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DBE5F1" w:themeFill="accent1" w:themeFillTint="33"/>
          </w:tcPr>
          <w:p w14:paraId="67373855" w14:textId="77777777" w:rsidR="004A7D63" w:rsidRPr="00571988" w:rsidRDefault="004A7D63" w:rsidP="00424435">
            <w:pPr>
              <w:spacing w:line="312" w:lineRule="auto"/>
              <w:ind w:firstLine="0"/>
              <w:jc w:val="center"/>
              <w:rPr>
                <w:rFonts w:cs="Times New Roman"/>
                <w:szCs w:val="26"/>
              </w:rPr>
            </w:pPr>
            <w:r>
              <w:rPr>
                <w:rFonts w:cs="Times New Roman"/>
                <w:szCs w:val="26"/>
              </w:rPr>
              <w:t>Y</w:t>
            </w:r>
          </w:p>
        </w:tc>
      </w:tr>
      <w:tr w:rsidR="004A7D63" w:rsidRPr="00571988" w14:paraId="1CC937C3" w14:textId="77777777" w:rsidTr="005E5229">
        <w:tc>
          <w:tcPr>
            <w:tcW w:w="1720" w:type="dxa"/>
            <w:shd w:val="clear" w:color="auto" w:fill="DBE5F1" w:themeFill="accent1" w:themeFillTint="33"/>
          </w:tcPr>
          <w:p w14:paraId="58874233" w14:textId="77777777" w:rsidR="004A7D63" w:rsidRPr="00571988" w:rsidRDefault="004A7D63" w:rsidP="00424435">
            <w:pPr>
              <w:spacing w:line="312" w:lineRule="auto"/>
              <w:ind w:firstLine="0"/>
              <w:jc w:val="both"/>
              <w:rPr>
                <w:rFonts w:cs="Times New Roman"/>
                <w:b/>
                <w:szCs w:val="26"/>
              </w:rPr>
            </w:pPr>
            <w:r w:rsidRPr="00571988">
              <w:rPr>
                <w:rFonts w:cs="Times New Roman"/>
                <w:b/>
                <w:szCs w:val="26"/>
              </w:rPr>
              <w:t>Hợp đồng cơ sở</w:t>
            </w:r>
          </w:p>
        </w:tc>
        <w:tc>
          <w:tcPr>
            <w:tcW w:w="7177" w:type="dxa"/>
            <w:gridSpan w:val="5"/>
            <w:shd w:val="clear" w:color="auto" w:fill="DBE5F1" w:themeFill="accent1" w:themeFillTint="33"/>
          </w:tcPr>
          <w:p w14:paraId="580396C9"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Màn hình thông tin của Hợp đồng cơ sở giống trong chức năng </w:t>
            </w:r>
            <w:r>
              <w:rPr>
                <w:rFonts w:cs="Times New Roman"/>
                <w:szCs w:val="26"/>
              </w:rPr>
              <w:t>Đóng</w:t>
            </w:r>
            <w:r w:rsidRPr="00571988">
              <w:rPr>
                <w:rFonts w:cs="Times New Roman"/>
                <w:szCs w:val="26"/>
              </w:rPr>
              <w:t xml:space="preserve"> </w:t>
            </w:r>
            <w:r>
              <w:rPr>
                <w:rFonts w:cs="Times New Roman"/>
                <w:szCs w:val="26"/>
              </w:rPr>
              <w:t>bảo lãnh</w:t>
            </w:r>
            <w:r w:rsidRPr="00571988">
              <w:rPr>
                <w:rFonts w:cs="Times New Roman"/>
                <w:szCs w:val="26"/>
              </w:rPr>
              <w:t xml:space="preserve"> trong nướ</w:t>
            </w:r>
            <w:r>
              <w:rPr>
                <w:rFonts w:cs="Times New Roman"/>
                <w:szCs w:val="26"/>
              </w:rPr>
              <w:t>c.</w:t>
            </w:r>
          </w:p>
          <w:p w14:paraId="1CBC8B51"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DBE5F1" w:themeFill="accent1" w:themeFillTint="33"/>
          </w:tcPr>
          <w:p w14:paraId="0839644B" w14:textId="77777777" w:rsidR="004A7D63" w:rsidRPr="00571988" w:rsidRDefault="004A7D63" w:rsidP="00424435">
            <w:pPr>
              <w:spacing w:line="312" w:lineRule="auto"/>
              <w:ind w:firstLine="0"/>
              <w:jc w:val="center"/>
              <w:rPr>
                <w:rFonts w:cs="Times New Roman"/>
                <w:szCs w:val="26"/>
              </w:rPr>
            </w:pPr>
            <w:r>
              <w:rPr>
                <w:rFonts w:cs="Times New Roman"/>
                <w:szCs w:val="26"/>
              </w:rPr>
              <w:t>Y</w:t>
            </w:r>
          </w:p>
        </w:tc>
      </w:tr>
      <w:tr w:rsidR="004A7D63" w:rsidRPr="00571988" w14:paraId="13CB3977" w14:textId="77777777" w:rsidTr="005E5229">
        <w:tc>
          <w:tcPr>
            <w:tcW w:w="1720" w:type="dxa"/>
            <w:shd w:val="clear" w:color="auto" w:fill="DBE5F1" w:themeFill="accent1" w:themeFillTint="33"/>
          </w:tcPr>
          <w:p w14:paraId="6E6CF540" w14:textId="77777777" w:rsidR="004A7D63" w:rsidRPr="00571988" w:rsidRDefault="004A7D63" w:rsidP="00424435">
            <w:pPr>
              <w:spacing w:line="312" w:lineRule="auto"/>
              <w:ind w:firstLine="0"/>
              <w:jc w:val="both"/>
              <w:rPr>
                <w:rFonts w:cs="Times New Roman"/>
                <w:b/>
                <w:szCs w:val="26"/>
              </w:rPr>
            </w:pPr>
            <w:r w:rsidRPr="00571988">
              <w:rPr>
                <w:rFonts w:cs="Times New Roman"/>
                <w:b/>
                <w:szCs w:val="26"/>
              </w:rPr>
              <w:t>Thông tin về Thời hạn</w:t>
            </w:r>
          </w:p>
        </w:tc>
        <w:tc>
          <w:tcPr>
            <w:tcW w:w="7177" w:type="dxa"/>
            <w:gridSpan w:val="5"/>
            <w:shd w:val="clear" w:color="auto" w:fill="DBE5F1" w:themeFill="accent1" w:themeFillTint="33"/>
          </w:tcPr>
          <w:p w14:paraId="6509880B"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Màn hình thông tin Thời hạn giống trong chức năng </w:t>
            </w:r>
            <w:r>
              <w:rPr>
                <w:rFonts w:cs="Times New Roman"/>
                <w:szCs w:val="26"/>
              </w:rPr>
              <w:t>Đóng</w:t>
            </w:r>
            <w:r w:rsidRPr="00571988">
              <w:rPr>
                <w:rFonts w:cs="Times New Roman"/>
                <w:szCs w:val="26"/>
              </w:rPr>
              <w:t xml:space="preserve"> </w:t>
            </w:r>
            <w:r>
              <w:rPr>
                <w:rFonts w:cs="Times New Roman"/>
                <w:szCs w:val="26"/>
              </w:rPr>
              <w:t>bảo lãnh</w:t>
            </w:r>
            <w:r w:rsidRPr="00571988">
              <w:rPr>
                <w:rFonts w:cs="Times New Roman"/>
                <w:szCs w:val="26"/>
              </w:rPr>
              <w:t xml:space="preserve"> trong nướ</w:t>
            </w:r>
            <w:r>
              <w:rPr>
                <w:rFonts w:cs="Times New Roman"/>
                <w:szCs w:val="26"/>
              </w:rPr>
              <w:t>c.</w:t>
            </w:r>
          </w:p>
          <w:p w14:paraId="39B4E823"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 xml:space="preserve">Hệ thống tự động lấy </w:t>
            </w:r>
            <w:r w:rsidRPr="006052FB">
              <w:rPr>
                <w:rFonts w:cs="Times New Roman"/>
                <w:szCs w:val="26"/>
                <w:lang w:val="en-GB"/>
              </w:rPr>
              <w:t>thông tin cuối cùng của giao dịch (Master)</w:t>
            </w:r>
            <w:r w:rsidRPr="00571988">
              <w:rPr>
                <w:rFonts w:cs="Times New Roman"/>
                <w:szCs w:val="26"/>
              </w:rPr>
              <w:t>.</w:t>
            </w:r>
          </w:p>
        </w:tc>
        <w:tc>
          <w:tcPr>
            <w:tcW w:w="1417" w:type="dxa"/>
            <w:shd w:val="clear" w:color="auto" w:fill="DBE5F1" w:themeFill="accent1" w:themeFillTint="33"/>
          </w:tcPr>
          <w:p w14:paraId="6C3A4DE5" w14:textId="77777777" w:rsidR="004A7D63" w:rsidRPr="00571988" w:rsidRDefault="004A7D63" w:rsidP="00424435">
            <w:pPr>
              <w:spacing w:line="312" w:lineRule="auto"/>
              <w:ind w:firstLine="0"/>
              <w:jc w:val="center"/>
              <w:rPr>
                <w:rFonts w:cs="Times New Roman"/>
                <w:szCs w:val="26"/>
              </w:rPr>
            </w:pPr>
            <w:r>
              <w:rPr>
                <w:rFonts w:cs="Times New Roman"/>
                <w:szCs w:val="26"/>
              </w:rPr>
              <w:t>Y</w:t>
            </w:r>
          </w:p>
        </w:tc>
      </w:tr>
      <w:tr w:rsidR="004A7D63" w:rsidRPr="00571988" w14:paraId="48D3948F" w14:textId="77777777" w:rsidTr="005E5229">
        <w:tc>
          <w:tcPr>
            <w:tcW w:w="1720" w:type="dxa"/>
          </w:tcPr>
          <w:p w14:paraId="766833AA" w14:textId="77777777" w:rsidR="004A7D63" w:rsidRPr="00491E75" w:rsidRDefault="004A7D63" w:rsidP="00424435">
            <w:pPr>
              <w:spacing w:line="312" w:lineRule="auto"/>
              <w:ind w:firstLine="0"/>
              <w:jc w:val="both"/>
              <w:rPr>
                <w:rFonts w:cs="Times New Roman"/>
                <w:b/>
                <w:color w:val="FF0000"/>
                <w:szCs w:val="26"/>
              </w:rPr>
            </w:pPr>
            <w:r w:rsidRPr="00491E75">
              <w:rPr>
                <w:rFonts w:cs="Times New Roman"/>
                <w:b/>
                <w:color w:val="FF0000"/>
                <w:szCs w:val="26"/>
              </w:rPr>
              <w:t>Thông tin khác</w:t>
            </w:r>
          </w:p>
        </w:tc>
        <w:tc>
          <w:tcPr>
            <w:tcW w:w="1082" w:type="dxa"/>
          </w:tcPr>
          <w:p w14:paraId="1692EBC2" w14:textId="77777777" w:rsidR="004A7D63" w:rsidRPr="00571988" w:rsidRDefault="004A7D63" w:rsidP="00424435">
            <w:pPr>
              <w:spacing w:line="312" w:lineRule="auto"/>
              <w:ind w:firstLine="0"/>
              <w:jc w:val="center"/>
              <w:rPr>
                <w:rFonts w:cs="Times New Roman"/>
                <w:szCs w:val="26"/>
              </w:rPr>
            </w:pPr>
            <w:r w:rsidRPr="00571988">
              <w:rPr>
                <w:rFonts w:cs="Times New Roman"/>
                <w:szCs w:val="26"/>
              </w:rPr>
              <w:t>clob</w:t>
            </w:r>
          </w:p>
        </w:tc>
        <w:tc>
          <w:tcPr>
            <w:tcW w:w="708" w:type="dxa"/>
          </w:tcPr>
          <w:p w14:paraId="1D6B33A4" w14:textId="77777777" w:rsidR="004A7D63" w:rsidRPr="00571988" w:rsidRDefault="004A7D63" w:rsidP="00424435">
            <w:pPr>
              <w:spacing w:line="312" w:lineRule="auto"/>
              <w:ind w:firstLine="0"/>
              <w:jc w:val="center"/>
              <w:rPr>
                <w:rFonts w:cs="Times New Roman"/>
                <w:szCs w:val="26"/>
              </w:rPr>
            </w:pPr>
          </w:p>
        </w:tc>
        <w:tc>
          <w:tcPr>
            <w:tcW w:w="1351" w:type="dxa"/>
            <w:gridSpan w:val="2"/>
          </w:tcPr>
          <w:p w14:paraId="34A8DCF7" w14:textId="77777777" w:rsidR="004A7D63" w:rsidRPr="00571988" w:rsidRDefault="004A7D63" w:rsidP="00424435">
            <w:pPr>
              <w:spacing w:line="312" w:lineRule="auto"/>
              <w:ind w:firstLine="0"/>
              <w:jc w:val="center"/>
              <w:rPr>
                <w:rFonts w:cs="Times New Roman"/>
                <w:szCs w:val="26"/>
              </w:rPr>
            </w:pPr>
            <w:r w:rsidRPr="00571988">
              <w:rPr>
                <w:rFonts w:cs="Times New Roman"/>
                <w:szCs w:val="26"/>
              </w:rPr>
              <w:t>(O)</w:t>
            </w:r>
          </w:p>
        </w:tc>
        <w:tc>
          <w:tcPr>
            <w:tcW w:w="4036" w:type="dxa"/>
          </w:tcPr>
          <w:p w14:paraId="4D31C705"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Các ghi chú liên quan đến giao dịch.</w:t>
            </w:r>
          </w:p>
          <w:p w14:paraId="09ACFC1D" w14:textId="77777777" w:rsidR="004A7D63" w:rsidRPr="00571988" w:rsidRDefault="004A7D63" w:rsidP="00424435">
            <w:pPr>
              <w:spacing w:line="312" w:lineRule="auto"/>
              <w:ind w:firstLine="0"/>
              <w:jc w:val="both"/>
              <w:rPr>
                <w:rFonts w:cs="Times New Roman"/>
                <w:szCs w:val="26"/>
              </w:rPr>
            </w:pPr>
            <w:r w:rsidRPr="00571988">
              <w:rPr>
                <w:rFonts w:cs="Times New Roman"/>
                <w:szCs w:val="26"/>
              </w:rPr>
              <w:t>Người dùng tự nhập nếu có.</w:t>
            </w:r>
          </w:p>
        </w:tc>
        <w:tc>
          <w:tcPr>
            <w:tcW w:w="1417" w:type="dxa"/>
          </w:tcPr>
          <w:p w14:paraId="4C508A39" w14:textId="77777777" w:rsidR="004A7D63" w:rsidRPr="00571988" w:rsidRDefault="004A7D63" w:rsidP="00424435">
            <w:pPr>
              <w:spacing w:line="312" w:lineRule="auto"/>
              <w:ind w:firstLine="0"/>
              <w:jc w:val="center"/>
              <w:rPr>
                <w:rFonts w:cs="Times New Roman"/>
                <w:szCs w:val="26"/>
              </w:rPr>
            </w:pPr>
            <w:r>
              <w:rPr>
                <w:rFonts w:cs="Times New Roman"/>
                <w:szCs w:val="26"/>
              </w:rPr>
              <w:t>N</w:t>
            </w:r>
          </w:p>
        </w:tc>
      </w:tr>
      <w:tr w:rsidR="004A7D63" w:rsidRPr="00571988" w14:paraId="3B2075A9" w14:textId="77777777" w:rsidTr="005E5229">
        <w:tc>
          <w:tcPr>
            <w:tcW w:w="1720" w:type="dxa"/>
          </w:tcPr>
          <w:p w14:paraId="77F70258" w14:textId="77777777" w:rsidR="004A7D63" w:rsidRPr="00491E75" w:rsidRDefault="004A7D63" w:rsidP="00424435">
            <w:pPr>
              <w:spacing w:line="312" w:lineRule="auto"/>
              <w:ind w:firstLine="0"/>
              <w:jc w:val="both"/>
              <w:rPr>
                <w:rFonts w:cs="Times New Roman"/>
                <w:b/>
                <w:color w:val="FF0000"/>
                <w:szCs w:val="26"/>
              </w:rPr>
            </w:pPr>
            <w:r>
              <w:rPr>
                <w:rFonts w:cs="Times New Roman"/>
                <w:b/>
                <w:color w:val="FF0000"/>
                <w:szCs w:val="26"/>
              </w:rPr>
              <w:t>Trạng thái</w:t>
            </w:r>
          </w:p>
        </w:tc>
        <w:tc>
          <w:tcPr>
            <w:tcW w:w="1082" w:type="dxa"/>
          </w:tcPr>
          <w:p w14:paraId="5A21E659" w14:textId="77777777" w:rsidR="004A7D63" w:rsidRPr="00571988" w:rsidRDefault="004A7D63" w:rsidP="00424435">
            <w:pPr>
              <w:spacing w:line="312" w:lineRule="auto"/>
              <w:ind w:firstLine="0"/>
              <w:jc w:val="center"/>
              <w:rPr>
                <w:rFonts w:cs="Times New Roman"/>
                <w:szCs w:val="26"/>
              </w:rPr>
            </w:pPr>
          </w:p>
        </w:tc>
        <w:tc>
          <w:tcPr>
            <w:tcW w:w="708" w:type="dxa"/>
          </w:tcPr>
          <w:p w14:paraId="618ED240" w14:textId="77777777" w:rsidR="004A7D63" w:rsidRPr="00571988" w:rsidRDefault="004A7D63" w:rsidP="00424435">
            <w:pPr>
              <w:spacing w:line="312" w:lineRule="auto"/>
              <w:ind w:firstLine="0"/>
              <w:jc w:val="center"/>
              <w:rPr>
                <w:rFonts w:cs="Times New Roman"/>
                <w:szCs w:val="26"/>
              </w:rPr>
            </w:pPr>
          </w:p>
        </w:tc>
        <w:tc>
          <w:tcPr>
            <w:tcW w:w="1351" w:type="dxa"/>
            <w:gridSpan w:val="2"/>
          </w:tcPr>
          <w:p w14:paraId="3F24CCFF" w14:textId="77777777" w:rsidR="004A7D63" w:rsidRPr="00571988" w:rsidRDefault="004A7D63" w:rsidP="00424435">
            <w:pPr>
              <w:spacing w:line="312" w:lineRule="auto"/>
              <w:ind w:firstLine="0"/>
              <w:jc w:val="center"/>
              <w:rPr>
                <w:rFonts w:cs="Times New Roman"/>
                <w:szCs w:val="26"/>
              </w:rPr>
            </w:pPr>
            <w:r>
              <w:rPr>
                <w:rFonts w:cs="Times New Roman"/>
                <w:szCs w:val="26"/>
              </w:rPr>
              <w:t>(P)</w:t>
            </w:r>
          </w:p>
        </w:tc>
        <w:tc>
          <w:tcPr>
            <w:tcW w:w="4036" w:type="dxa"/>
          </w:tcPr>
          <w:p w14:paraId="01D9341F" w14:textId="77777777" w:rsidR="004A7D63" w:rsidRDefault="004A7D63" w:rsidP="00424435">
            <w:pPr>
              <w:spacing w:line="312" w:lineRule="auto"/>
              <w:ind w:firstLine="0"/>
              <w:jc w:val="both"/>
              <w:rPr>
                <w:rFonts w:cs="Times New Roman"/>
                <w:szCs w:val="26"/>
              </w:rPr>
            </w:pPr>
            <w:r>
              <w:rPr>
                <w:rFonts w:cs="Times New Roman"/>
                <w:szCs w:val="26"/>
              </w:rPr>
              <w:t xml:space="preserve">Thể hiện trạng thái của giao dịch gồm các giá trị: </w:t>
            </w:r>
          </w:p>
          <w:p w14:paraId="04B148CE" w14:textId="77777777" w:rsidR="004A7D63" w:rsidRPr="00571988" w:rsidRDefault="004A7D63" w:rsidP="00424435">
            <w:pPr>
              <w:spacing w:line="312" w:lineRule="auto"/>
              <w:ind w:firstLine="0"/>
              <w:jc w:val="both"/>
              <w:rPr>
                <w:rFonts w:cs="Times New Roman"/>
                <w:szCs w:val="26"/>
              </w:rPr>
            </w:pPr>
            <w:r w:rsidRPr="00967EAA">
              <w:rPr>
                <w:rFonts w:cs="Times New Roman"/>
                <w:szCs w:val="26"/>
              </w:rPr>
              <w:t>S-Lưu, R-Từ chối phê duyệ</w:t>
            </w:r>
            <w:r>
              <w:rPr>
                <w:rFonts w:cs="Times New Roman"/>
                <w:szCs w:val="26"/>
              </w:rPr>
              <w:t>t, P-</w:t>
            </w:r>
            <w:r w:rsidRPr="004E5D81">
              <w:rPr>
                <w:rFonts w:cs="Times New Roman"/>
                <w:szCs w:val="26"/>
              </w:rPr>
              <w:t>Chờ phê duyệ</w:t>
            </w:r>
            <w:r>
              <w:rPr>
                <w:rFonts w:cs="Times New Roman"/>
                <w:szCs w:val="26"/>
              </w:rPr>
              <w:t>t, M-</w:t>
            </w:r>
            <w:r w:rsidRPr="001B0CB7">
              <w:rPr>
                <w:rFonts w:cs="Times New Roman"/>
                <w:szCs w:val="26"/>
              </w:rPr>
              <w:t xml:space="preserve">Đã </w:t>
            </w:r>
            <w:r>
              <w:rPr>
                <w:rFonts w:cs="Times New Roman"/>
                <w:szCs w:val="26"/>
              </w:rPr>
              <w:t>phê duyệt</w:t>
            </w:r>
          </w:p>
        </w:tc>
        <w:tc>
          <w:tcPr>
            <w:tcW w:w="1417" w:type="dxa"/>
          </w:tcPr>
          <w:p w14:paraId="2042BB84" w14:textId="77777777" w:rsidR="004A7D63" w:rsidRDefault="004A7D63" w:rsidP="00424435">
            <w:pPr>
              <w:spacing w:line="312" w:lineRule="auto"/>
              <w:ind w:firstLine="0"/>
              <w:jc w:val="center"/>
              <w:rPr>
                <w:rFonts w:cs="Times New Roman"/>
                <w:szCs w:val="26"/>
              </w:rPr>
            </w:pPr>
            <w:r>
              <w:rPr>
                <w:rFonts w:cs="Times New Roman"/>
                <w:szCs w:val="26"/>
              </w:rPr>
              <w:t>N</w:t>
            </w:r>
          </w:p>
        </w:tc>
      </w:tr>
      <w:tr w:rsidR="004A7D63" w:rsidRPr="00571988" w14:paraId="7ED3F0C0" w14:textId="77777777" w:rsidTr="005E5229">
        <w:tc>
          <w:tcPr>
            <w:tcW w:w="1720" w:type="dxa"/>
          </w:tcPr>
          <w:p w14:paraId="674EA042" w14:textId="77777777" w:rsidR="004A7D63" w:rsidRPr="00491E75" w:rsidRDefault="004A7D63" w:rsidP="00424435">
            <w:pPr>
              <w:spacing w:line="312" w:lineRule="auto"/>
              <w:ind w:firstLine="0"/>
              <w:jc w:val="both"/>
              <w:rPr>
                <w:rFonts w:cs="Times New Roman"/>
                <w:b/>
                <w:color w:val="FF0000"/>
                <w:szCs w:val="26"/>
              </w:rPr>
            </w:pPr>
            <w:r>
              <w:rPr>
                <w:rFonts w:cs="Times New Roman"/>
                <w:b/>
                <w:szCs w:val="26"/>
              </w:rPr>
              <w:t>Tình trạng hoạt động</w:t>
            </w:r>
          </w:p>
        </w:tc>
        <w:tc>
          <w:tcPr>
            <w:tcW w:w="1082" w:type="dxa"/>
          </w:tcPr>
          <w:p w14:paraId="4E66EDA0" w14:textId="77777777" w:rsidR="004A7D63" w:rsidRPr="00571988" w:rsidRDefault="004A7D63" w:rsidP="00424435">
            <w:pPr>
              <w:spacing w:line="312" w:lineRule="auto"/>
              <w:ind w:firstLine="0"/>
              <w:jc w:val="center"/>
              <w:rPr>
                <w:rFonts w:cs="Times New Roman"/>
                <w:szCs w:val="26"/>
              </w:rPr>
            </w:pPr>
          </w:p>
        </w:tc>
        <w:tc>
          <w:tcPr>
            <w:tcW w:w="708" w:type="dxa"/>
          </w:tcPr>
          <w:p w14:paraId="5DB6F14F" w14:textId="77777777" w:rsidR="004A7D63" w:rsidRPr="00571988" w:rsidRDefault="004A7D63" w:rsidP="00424435">
            <w:pPr>
              <w:spacing w:line="312" w:lineRule="auto"/>
              <w:ind w:firstLine="0"/>
              <w:jc w:val="center"/>
              <w:rPr>
                <w:rFonts w:cs="Times New Roman"/>
                <w:szCs w:val="26"/>
              </w:rPr>
            </w:pPr>
          </w:p>
        </w:tc>
        <w:tc>
          <w:tcPr>
            <w:tcW w:w="1351" w:type="dxa"/>
            <w:gridSpan w:val="2"/>
          </w:tcPr>
          <w:p w14:paraId="4E5449E7" w14:textId="77777777" w:rsidR="004A7D63" w:rsidRPr="00571988" w:rsidRDefault="004A7D63" w:rsidP="00424435">
            <w:pPr>
              <w:spacing w:line="312" w:lineRule="auto"/>
              <w:ind w:firstLine="0"/>
              <w:jc w:val="center"/>
              <w:rPr>
                <w:rFonts w:cs="Times New Roman"/>
                <w:szCs w:val="26"/>
              </w:rPr>
            </w:pPr>
            <w:r>
              <w:rPr>
                <w:rFonts w:cs="Times New Roman"/>
                <w:szCs w:val="26"/>
              </w:rPr>
              <w:t>(P)</w:t>
            </w:r>
          </w:p>
        </w:tc>
        <w:tc>
          <w:tcPr>
            <w:tcW w:w="4036" w:type="dxa"/>
          </w:tcPr>
          <w:p w14:paraId="12A3F378" w14:textId="77777777" w:rsidR="004A7D63" w:rsidRPr="00571988" w:rsidRDefault="004A7D63" w:rsidP="00424435">
            <w:pPr>
              <w:spacing w:line="312" w:lineRule="auto"/>
              <w:ind w:firstLine="0"/>
              <w:jc w:val="both"/>
              <w:rPr>
                <w:rFonts w:cs="Times New Roman"/>
                <w:szCs w:val="26"/>
              </w:rPr>
            </w:pPr>
            <w:r>
              <w:rPr>
                <w:rFonts w:cs="Times New Roman"/>
                <w:szCs w:val="26"/>
              </w:rPr>
              <w:t>Thể hiện tình trạng hoạt động của giao dịch trên hệ thống VISYS, gồm các giá trị: Đang hoạt động, Đóng</w:t>
            </w:r>
          </w:p>
        </w:tc>
        <w:tc>
          <w:tcPr>
            <w:tcW w:w="1417" w:type="dxa"/>
          </w:tcPr>
          <w:p w14:paraId="36C00030" w14:textId="77777777" w:rsidR="004A7D63" w:rsidRDefault="004A7D63" w:rsidP="00424435">
            <w:pPr>
              <w:spacing w:line="312" w:lineRule="auto"/>
              <w:ind w:firstLine="0"/>
              <w:jc w:val="center"/>
              <w:rPr>
                <w:rFonts w:cs="Times New Roman"/>
                <w:szCs w:val="26"/>
              </w:rPr>
            </w:pPr>
            <w:r>
              <w:rPr>
                <w:rFonts w:cs="Times New Roman"/>
                <w:szCs w:val="26"/>
              </w:rPr>
              <w:t>Y</w:t>
            </w:r>
          </w:p>
        </w:tc>
      </w:tr>
      <w:tr w:rsidR="004A7D63" w:rsidRPr="00571988" w14:paraId="67A2E473" w14:textId="77777777" w:rsidTr="005E5229">
        <w:tc>
          <w:tcPr>
            <w:tcW w:w="1720" w:type="dxa"/>
          </w:tcPr>
          <w:p w14:paraId="23C7E240" w14:textId="77777777" w:rsidR="004A7D63" w:rsidRPr="00491E75" w:rsidRDefault="004A7D63" w:rsidP="00424435">
            <w:pPr>
              <w:spacing w:line="312" w:lineRule="auto"/>
              <w:ind w:firstLine="0"/>
              <w:jc w:val="both"/>
              <w:rPr>
                <w:rFonts w:cs="Times New Roman"/>
                <w:b/>
                <w:color w:val="FF0000"/>
                <w:szCs w:val="26"/>
              </w:rPr>
            </w:pPr>
            <w:r>
              <w:rPr>
                <w:rFonts w:cs="Times New Roman"/>
                <w:b/>
                <w:color w:val="FF0000"/>
                <w:szCs w:val="26"/>
              </w:rPr>
              <w:t>Thông tin kích hoạt</w:t>
            </w:r>
          </w:p>
        </w:tc>
        <w:tc>
          <w:tcPr>
            <w:tcW w:w="1082" w:type="dxa"/>
          </w:tcPr>
          <w:p w14:paraId="463F6553" w14:textId="77777777" w:rsidR="004A7D63" w:rsidRPr="00571988" w:rsidRDefault="004A7D63" w:rsidP="00424435">
            <w:pPr>
              <w:spacing w:line="312" w:lineRule="auto"/>
              <w:ind w:firstLine="0"/>
              <w:jc w:val="center"/>
              <w:rPr>
                <w:rFonts w:cs="Times New Roman"/>
                <w:szCs w:val="26"/>
              </w:rPr>
            </w:pPr>
          </w:p>
        </w:tc>
        <w:tc>
          <w:tcPr>
            <w:tcW w:w="708" w:type="dxa"/>
          </w:tcPr>
          <w:p w14:paraId="091F0436" w14:textId="77777777" w:rsidR="004A7D63" w:rsidRPr="00571988" w:rsidRDefault="004A7D63" w:rsidP="00424435">
            <w:pPr>
              <w:spacing w:line="312" w:lineRule="auto"/>
              <w:ind w:firstLine="0"/>
              <w:jc w:val="center"/>
              <w:rPr>
                <w:rFonts w:cs="Times New Roman"/>
                <w:szCs w:val="26"/>
              </w:rPr>
            </w:pPr>
          </w:p>
        </w:tc>
        <w:tc>
          <w:tcPr>
            <w:tcW w:w="1351" w:type="dxa"/>
            <w:gridSpan w:val="2"/>
          </w:tcPr>
          <w:p w14:paraId="05F1440B" w14:textId="77777777" w:rsidR="004A7D63" w:rsidRPr="00571988" w:rsidRDefault="004A7D63" w:rsidP="00424435">
            <w:pPr>
              <w:spacing w:line="312" w:lineRule="auto"/>
              <w:ind w:firstLine="0"/>
              <w:jc w:val="center"/>
              <w:rPr>
                <w:rFonts w:cs="Times New Roman"/>
                <w:szCs w:val="26"/>
              </w:rPr>
            </w:pPr>
          </w:p>
        </w:tc>
        <w:tc>
          <w:tcPr>
            <w:tcW w:w="4036" w:type="dxa"/>
          </w:tcPr>
          <w:p w14:paraId="13CC04DC" w14:textId="77777777" w:rsidR="004A7D63" w:rsidRPr="00571988" w:rsidRDefault="004A7D63" w:rsidP="00424435">
            <w:pPr>
              <w:spacing w:line="312" w:lineRule="auto"/>
              <w:ind w:firstLine="0"/>
              <w:jc w:val="both"/>
              <w:rPr>
                <w:rFonts w:cs="Times New Roman"/>
                <w:szCs w:val="26"/>
              </w:rPr>
            </w:pPr>
            <w:r w:rsidRPr="0093207A">
              <w:rPr>
                <w:rFonts w:cs="Times New Roman"/>
                <w:i/>
                <w:color w:val="FF0000"/>
                <w:szCs w:val="26"/>
              </w:rPr>
              <w:t xml:space="preserve">(Xóa </w:t>
            </w:r>
            <w:r>
              <w:rPr>
                <w:rFonts w:cs="Times New Roman"/>
                <w:i/>
                <w:color w:val="FF0000"/>
                <w:szCs w:val="26"/>
              </w:rPr>
              <w:t xml:space="preserve">toàn bộ các </w:t>
            </w:r>
            <w:r w:rsidRPr="0093207A">
              <w:rPr>
                <w:rFonts w:cs="Times New Roman"/>
                <w:i/>
                <w:color w:val="FF0000"/>
                <w:szCs w:val="26"/>
              </w:rPr>
              <w:t>trường</w:t>
            </w:r>
            <w:r>
              <w:rPr>
                <w:rFonts w:cs="Times New Roman"/>
                <w:i/>
                <w:color w:val="FF0000"/>
                <w:szCs w:val="26"/>
              </w:rPr>
              <w:t xml:space="preserve"> thuộc phần</w:t>
            </w:r>
            <w:r w:rsidRPr="0093207A">
              <w:rPr>
                <w:rFonts w:cs="Times New Roman"/>
                <w:i/>
                <w:color w:val="FF0000"/>
                <w:szCs w:val="26"/>
              </w:rPr>
              <w:t xml:space="preserve"> này khỏi màn hình)</w:t>
            </w:r>
          </w:p>
        </w:tc>
        <w:tc>
          <w:tcPr>
            <w:tcW w:w="1417" w:type="dxa"/>
          </w:tcPr>
          <w:p w14:paraId="14E31B81" w14:textId="77777777" w:rsidR="004A7D63" w:rsidRDefault="004A7D63" w:rsidP="00424435">
            <w:pPr>
              <w:spacing w:line="312" w:lineRule="auto"/>
              <w:ind w:firstLine="0"/>
              <w:jc w:val="center"/>
              <w:rPr>
                <w:rFonts w:cs="Times New Roman"/>
                <w:szCs w:val="26"/>
              </w:rPr>
            </w:pPr>
            <w:r>
              <w:rPr>
                <w:rFonts w:cs="Times New Roman"/>
                <w:szCs w:val="26"/>
              </w:rPr>
              <w:t>N</w:t>
            </w:r>
          </w:p>
        </w:tc>
      </w:tr>
    </w:tbl>
    <w:p w14:paraId="6F22FFA5" w14:textId="33C2F545" w:rsidR="004A7D63" w:rsidRDefault="002544FC" w:rsidP="00724F94">
      <w:pPr>
        <w:pStyle w:val="Heading7"/>
        <w:numPr>
          <w:ilvl w:val="0"/>
          <w:numId w:val="26"/>
        </w:numPr>
        <w:tabs>
          <w:tab w:val="clear" w:pos="702"/>
          <w:tab w:val="clear" w:pos="1080"/>
        </w:tabs>
      </w:pPr>
      <w:r>
        <w:lastRenderedPageBreak/>
        <w:t xml:space="preserve">Tab </w:t>
      </w:r>
      <w:r w:rsidR="004A7D63">
        <w:t>Thông tin Tài sản bảo đảm</w:t>
      </w:r>
    </w:p>
    <w:p w14:paraId="2655F0B3" w14:textId="77777777" w:rsidR="00424435" w:rsidRPr="002F4D0F" w:rsidRDefault="00424435" w:rsidP="00424435">
      <w:pPr>
        <w:spacing w:before="120" w:after="120" w:line="312" w:lineRule="auto"/>
        <w:jc w:val="both"/>
        <w:rPr>
          <w:rFonts w:cs="Times New Roman"/>
          <w:szCs w:val="26"/>
        </w:rPr>
      </w:pPr>
      <w:r>
        <w:t>Giữ nguyên thông tin tab này như hệ thống hiện tại.</w:t>
      </w:r>
    </w:p>
    <w:p w14:paraId="3F8FF52E" w14:textId="6D375FAA" w:rsidR="004A7D63" w:rsidRDefault="002544FC" w:rsidP="00724F94">
      <w:pPr>
        <w:pStyle w:val="Heading7"/>
        <w:numPr>
          <w:ilvl w:val="0"/>
          <w:numId w:val="26"/>
        </w:numPr>
        <w:tabs>
          <w:tab w:val="clear" w:pos="702"/>
          <w:tab w:val="clear" w:pos="1080"/>
        </w:tabs>
      </w:pPr>
      <w:r>
        <w:t xml:space="preserve">Tab Thông tin </w:t>
      </w:r>
      <w:r w:rsidR="00424435">
        <w:t>Hạch toán</w:t>
      </w:r>
    </w:p>
    <w:tbl>
      <w:tblPr>
        <w:tblStyle w:val="TableGrid"/>
        <w:tblW w:w="10615" w:type="dxa"/>
        <w:tblLayout w:type="fixed"/>
        <w:tblLook w:val="04A0" w:firstRow="1" w:lastRow="0" w:firstColumn="1" w:lastColumn="0" w:noHBand="0" w:noVBand="1"/>
      </w:tblPr>
      <w:tblGrid>
        <w:gridCol w:w="1638"/>
        <w:gridCol w:w="1192"/>
        <w:gridCol w:w="709"/>
        <w:gridCol w:w="992"/>
        <w:gridCol w:w="4667"/>
        <w:gridCol w:w="1417"/>
      </w:tblGrid>
      <w:tr w:rsidR="00424435" w:rsidRPr="00571988" w14:paraId="2F95E379" w14:textId="77777777" w:rsidTr="001B5FE0">
        <w:tc>
          <w:tcPr>
            <w:tcW w:w="1638" w:type="dxa"/>
          </w:tcPr>
          <w:p w14:paraId="5B08E417" w14:textId="77777777" w:rsidR="00424435" w:rsidRPr="00571988" w:rsidRDefault="00424435" w:rsidP="001B5FE0">
            <w:pPr>
              <w:spacing w:line="312" w:lineRule="auto"/>
              <w:ind w:firstLine="0"/>
              <w:jc w:val="center"/>
              <w:rPr>
                <w:rFonts w:cs="Times New Roman"/>
                <w:b/>
                <w:szCs w:val="26"/>
              </w:rPr>
            </w:pPr>
            <w:r w:rsidRPr="00571988">
              <w:rPr>
                <w:rFonts w:cs="Times New Roman"/>
                <w:b/>
                <w:szCs w:val="26"/>
              </w:rPr>
              <w:t>Tên trường</w:t>
            </w:r>
          </w:p>
        </w:tc>
        <w:tc>
          <w:tcPr>
            <w:tcW w:w="1192" w:type="dxa"/>
          </w:tcPr>
          <w:p w14:paraId="7F232942" w14:textId="77777777" w:rsidR="00424435" w:rsidRPr="00571988" w:rsidRDefault="00424435" w:rsidP="001B5FE0">
            <w:pPr>
              <w:spacing w:line="312" w:lineRule="auto"/>
              <w:ind w:firstLine="0"/>
              <w:jc w:val="center"/>
              <w:rPr>
                <w:rFonts w:cs="Times New Roman"/>
                <w:b/>
                <w:szCs w:val="26"/>
              </w:rPr>
            </w:pPr>
            <w:r w:rsidRPr="00571988">
              <w:rPr>
                <w:rFonts w:cs="Times New Roman"/>
                <w:b/>
                <w:szCs w:val="26"/>
              </w:rPr>
              <w:t>Kiểu ký tự</w:t>
            </w:r>
          </w:p>
        </w:tc>
        <w:tc>
          <w:tcPr>
            <w:tcW w:w="709" w:type="dxa"/>
          </w:tcPr>
          <w:p w14:paraId="02F2C031" w14:textId="77777777" w:rsidR="00424435" w:rsidRPr="00571988" w:rsidRDefault="00424435" w:rsidP="001B5FE0">
            <w:pPr>
              <w:spacing w:line="312" w:lineRule="auto"/>
              <w:ind w:firstLine="0"/>
              <w:jc w:val="center"/>
              <w:rPr>
                <w:rFonts w:cs="Times New Roman"/>
                <w:b/>
                <w:szCs w:val="26"/>
              </w:rPr>
            </w:pPr>
            <w:r w:rsidRPr="00571988">
              <w:rPr>
                <w:rFonts w:cs="Times New Roman"/>
                <w:b/>
                <w:szCs w:val="26"/>
              </w:rPr>
              <w:t>Độ dài</w:t>
            </w:r>
          </w:p>
        </w:tc>
        <w:tc>
          <w:tcPr>
            <w:tcW w:w="992" w:type="dxa"/>
          </w:tcPr>
          <w:p w14:paraId="35C3CAFA" w14:textId="77777777" w:rsidR="00424435" w:rsidRPr="00571988" w:rsidRDefault="00424435" w:rsidP="001B5FE0">
            <w:pPr>
              <w:spacing w:line="312" w:lineRule="auto"/>
              <w:ind w:firstLine="0"/>
              <w:jc w:val="center"/>
              <w:rPr>
                <w:rFonts w:cs="Times New Roman"/>
                <w:b/>
                <w:szCs w:val="26"/>
              </w:rPr>
            </w:pPr>
            <w:r w:rsidRPr="00571988">
              <w:rPr>
                <w:rFonts w:cs="Times New Roman"/>
                <w:b/>
                <w:szCs w:val="26"/>
              </w:rPr>
              <w:t>Thuộc tính</w:t>
            </w:r>
          </w:p>
        </w:tc>
        <w:tc>
          <w:tcPr>
            <w:tcW w:w="4667" w:type="dxa"/>
          </w:tcPr>
          <w:p w14:paraId="334EB4FC" w14:textId="77777777" w:rsidR="00424435" w:rsidRPr="00571988" w:rsidRDefault="00424435" w:rsidP="001B5FE0">
            <w:pPr>
              <w:spacing w:line="312" w:lineRule="auto"/>
              <w:ind w:firstLine="0"/>
              <w:jc w:val="center"/>
              <w:rPr>
                <w:rFonts w:cs="Times New Roman"/>
                <w:b/>
                <w:szCs w:val="26"/>
              </w:rPr>
            </w:pPr>
            <w:r w:rsidRPr="00571988">
              <w:rPr>
                <w:rFonts w:cs="Times New Roman"/>
                <w:b/>
                <w:szCs w:val="26"/>
              </w:rPr>
              <w:t>Mô tả</w:t>
            </w:r>
          </w:p>
        </w:tc>
        <w:tc>
          <w:tcPr>
            <w:tcW w:w="1417" w:type="dxa"/>
          </w:tcPr>
          <w:p w14:paraId="6D82020F" w14:textId="77777777" w:rsidR="00424435" w:rsidRPr="00571988" w:rsidRDefault="00424435" w:rsidP="001B5FE0">
            <w:pPr>
              <w:spacing w:line="312" w:lineRule="auto"/>
              <w:ind w:firstLine="0"/>
              <w:jc w:val="center"/>
              <w:rPr>
                <w:rFonts w:cs="Times New Roman"/>
                <w:b/>
                <w:szCs w:val="26"/>
              </w:rPr>
            </w:pPr>
            <w:r>
              <w:rPr>
                <w:rFonts w:cs="Times New Roman"/>
                <w:b/>
                <w:szCs w:val="26"/>
              </w:rPr>
              <w:t>New Field (Y/N)</w:t>
            </w:r>
          </w:p>
        </w:tc>
      </w:tr>
      <w:tr w:rsidR="00424435" w:rsidRPr="00571988" w14:paraId="5AEA9C17" w14:textId="77777777" w:rsidTr="001B5FE0">
        <w:tc>
          <w:tcPr>
            <w:tcW w:w="1638" w:type="dxa"/>
            <w:shd w:val="clear" w:color="auto" w:fill="FFFF00"/>
          </w:tcPr>
          <w:p w14:paraId="244473B2" w14:textId="77777777" w:rsidR="00424435" w:rsidRPr="00BD3695" w:rsidRDefault="00424435" w:rsidP="001B5FE0">
            <w:pPr>
              <w:spacing w:line="312" w:lineRule="auto"/>
              <w:ind w:firstLine="0"/>
              <w:jc w:val="both"/>
              <w:rPr>
                <w:rFonts w:cs="Times New Roman"/>
                <w:b/>
                <w:color w:val="FF0000"/>
                <w:szCs w:val="26"/>
              </w:rPr>
            </w:pPr>
            <w:r w:rsidRPr="00BD3695">
              <w:rPr>
                <w:rFonts w:cs="Times New Roman"/>
                <w:b/>
                <w:bCs/>
                <w:szCs w:val="26"/>
              </w:rPr>
              <w:t>Thông tin phí</w:t>
            </w:r>
          </w:p>
        </w:tc>
        <w:tc>
          <w:tcPr>
            <w:tcW w:w="7560" w:type="dxa"/>
            <w:gridSpan w:val="4"/>
            <w:shd w:val="clear" w:color="auto" w:fill="FFFF00"/>
          </w:tcPr>
          <w:p w14:paraId="71174C3A" w14:textId="77777777" w:rsidR="00424435" w:rsidRPr="00571988" w:rsidRDefault="00424435" w:rsidP="001B5FE0">
            <w:pPr>
              <w:spacing w:line="312" w:lineRule="auto"/>
              <w:ind w:firstLine="0"/>
              <w:jc w:val="both"/>
              <w:rPr>
                <w:rFonts w:cs="Times New Roman"/>
                <w:szCs w:val="26"/>
              </w:rPr>
            </w:pPr>
            <w:r w:rsidRPr="00626CED">
              <w:rPr>
                <w:rFonts w:cs="Times New Roman"/>
                <w:bCs/>
                <w:i/>
                <w:color w:val="FF0000"/>
                <w:szCs w:val="26"/>
              </w:rPr>
              <w:t>Xem Phụ lục 1.5.1</w:t>
            </w:r>
          </w:p>
        </w:tc>
        <w:tc>
          <w:tcPr>
            <w:tcW w:w="1417" w:type="dxa"/>
            <w:shd w:val="clear" w:color="auto" w:fill="FFFF00"/>
          </w:tcPr>
          <w:p w14:paraId="25D441BC" w14:textId="77777777" w:rsidR="00424435" w:rsidRDefault="00424435" w:rsidP="001B5FE0">
            <w:pPr>
              <w:spacing w:line="312" w:lineRule="auto"/>
              <w:ind w:firstLine="0"/>
              <w:jc w:val="center"/>
              <w:rPr>
                <w:rFonts w:cs="Times New Roman"/>
                <w:szCs w:val="26"/>
              </w:rPr>
            </w:pPr>
            <w:r>
              <w:rPr>
                <w:rFonts w:cs="Times New Roman"/>
                <w:szCs w:val="26"/>
              </w:rPr>
              <w:t>Y</w:t>
            </w:r>
          </w:p>
        </w:tc>
      </w:tr>
      <w:tr w:rsidR="00424435" w:rsidRPr="00571988" w14:paraId="105A5E76" w14:textId="77777777" w:rsidTr="001B5FE0">
        <w:tc>
          <w:tcPr>
            <w:tcW w:w="1638" w:type="dxa"/>
            <w:shd w:val="clear" w:color="auto" w:fill="FFFF00"/>
          </w:tcPr>
          <w:p w14:paraId="7573138A" w14:textId="77777777" w:rsidR="00424435" w:rsidRPr="00DA473B" w:rsidRDefault="00424435" w:rsidP="001B5FE0">
            <w:pPr>
              <w:spacing w:line="312" w:lineRule="auto"/>
              <w:ind w:firstLine="0"/>
              <w:jc w:val="both"/>
              <w:rPr>
                <w:rFonts w:cs="Times New Roman"/>
                <w:b/>
                <w:color w:val="FF0000"/>
                <w:szCs w:val="26"/>
              </w:rPr>
            </w:pPr>
            <w:r w:rsidRPr="00BD3695">
              <w:rPr>
                <w:rFonts w:cs="Times New Roman"/>
                <w:b/>
                <w:szCs w:val="26"/>
              </w:rPr>
              <w:t>Thông tin ký quỹ</w:t>
            </w:r>
          </w:p>
        </w:tc>
        <w:tc>
          <w:tcPr>
            <w:tcW w:w="7560" w:type="dxa"/>
            <w:gridSpan w:val="4"/>
            <w:shd w:val="clear" w:color="auto" w:fill="FFFF00"/>
          </w:tcPr>
          <w:p w14:paraId="34C35EB3" w14:textId="77777777" w:rsidR="00424435" w:rsidRDefault="00424435" w:rsidP="001B5FE0">
            <w:pPr>
              <w:spacing w:line="312" w:lineRule="auto"/>
              <w:ind w:firstLine="0"/>
              <w:jc w:val="both"/>
              <w:rPr>
                <w:rFonts w:cs="Times New Roman"/>
                <w:szCs w:val="26"/>
              </w:rPr>
            </w:pPr>
            <w:r w:rsidRPr="00571988">
              <w:rPr>
                <w:rFonts w:cs="Times New Roman"/>
                <w:szCs w:val="26"/>
              </w:rPr>
              <w:t xml:space="preserve">Màn hình thông tin </w:t>
            </w:r>
            <w:r>
              <w:rPr>
                <w:rFonts w:cs="Times New Roman"/>
                <w:szCs w:val="26"/>
              </w:rPr>
              <w:t>giá trị ký quỹ</w:t>
            </w:r>
            <w:r w:rsidRPr="00571988">
              <w:rPr>
                <w:rFonts w:cs="Times New Roman"/>
                <w:szCs w:val="26"/>
              </w:rPr>
              <w:t xml:space="preserve"> giống trong chức năng </w:t>
            </w:r>
            <w:r>
              <w:rPr>
                <w:rFonts w:cs="Times New Roman"/>
                <w:szCs w:val="26"/>
              </w:rPr>
              <w:t>Phát hành</w:t>
            </w:r>
            <w:r w:rsidRPr="00571988">
              <w:rPr>
                <w:rFonts w:cs="Times New Roman"/>
                <w:szCs w:val="26"/>
              </w:rPr>
              <w:t xml:space="preserve"> </w:t>
            </w:r>
            <w:r>
              <w:rPr>
                <w:rFonts w:cs="Times New Roman"/>
                <w:szCs w:val="26"/>
              </w:rPr>
              <w:t>bảo lãnh</w:t>
            </w:r>
            <w:r w:rsidRPr="00571988">
              <w:rPr>
                <w:rFonts w:cs="Times New Roman"/>
                <w:szCs w:val="26"/>
              </w:rPr>
              <w:t xml:space="preserve"> trong nướ</w:t>
            </w:r>
            <w:r w:rsidR="00F301DE">
              <w:rPr>
                <w:rFonts w:cs="Times New Roman"/>
                <w:szCs w:val="26"/>
              </w:rPr>
              <w:t>c.</w:t>
            </w:r>
          </w:p>
          <w:p w14:paraId="5AC198A1" w14:textId="26F60B51" w:rsidR="00F301DE" w:rsidRPr="00571988" w:rsidRDefault="00F301DE" w:rsidP="001B5FE0">
            <w:pPr>
              <w:spacing w:line="312" w:lineRule="auto"/>
              <w:ind w:firstLine="0"/>
              <w:jc w:val="both"/>
              <w:rPr>
                <w:rFonts w:cs="Times New Roman"/>
                <w:szCs w:val="26"/>
              </w:rPr>
            </w:pPr>
            <w:r>
              <w:rPr>
                <w:rFonts w:cs="Times New Roman"/>
                <w:szCs w:val="26"/>
              </w:rPr>
              <w:t>Riêng trường thông tin dưới đây có chút khác biệt như sau:</w:t>
            </w:r>
          </w:p>
        </w:tc>
        <w:tc>
          <w:tcPr>
            <w:tcW w:w="1417" w:type="dxa"/>
            <w:shd w:val="clear" w:color="auto" w:fill="FFFF00"/>
          </w:tcPr>
          <w:p w14:paraId="5009504C" w14:textId="77777777" w:rsidR="00424435" w:rsidRDefault="00424435" w:rsidP="001B5FE0">
            <w:pPr>
              <w:spacing w:line="312" w:lineRule="auto"/>
              <w:ind w:firstLine="0"/>
              <w:jc w:val="center"/>
              <w:rPr>
                <w:rFonts w:cs="Times New Roman"/>
                <w:szCs w:val="26"/>
              </w:rPr>
            </w:pPr>
            <w:r>
              <w:rPr>
                <w:rFonts w:cs="Times New Roman"/>
                <w:szCs w:val="26"/>
              </w:rPr>
              <w:t>Y</w:t>
            </w:r>
          </w:p>
        </w:tc>
      </w:tr>
      <w:tr w:rsidR="00424435" w:rsidRPr="00571988" w14:paraId="6FDE38FD" w14:textId="77777777" w:rsidTr="001B5FE0">
        <w:tc>
          <w:tcPr>
            <w:tcW w:w="1638" w:type="dxa"/>
          </w:tcPr>
          <w:p w14:paraId="75E68917" w14:textId="4614CC7F" w:rsidR="00424435" w:rsidRDefault="00424435" w:rsidP="001B5FE0">
            <w:pPr>
              <w:spacing w:line="312" w:lineRule="auto"/>
              <w:ind w:firstLine="0"/>
              <w:jc w:val="both"/>
              <w:rPr>
                <w:rFonts w:cs="Times New Roman"/>
                <w:b/>
                <w:szCs w:val="26"/>
              </w:rPr>
            </w:pPr>
            <w:r w:rsidRPr="00260411">
              <w:rPr>
                <w:rFonts w:cs="Times New Roman"/>
                <w:b/>
                <w:color w:val="FF0000"/>
                <w:szCs w:val="26"/>
              </w:rPr>
              <w:t>Tỷ</w:t>
            </w:r>
            <w:r>
              <w:rPr>
                <w:rFonts w:cs="Times New Roman"/>
                <w:b/>
                <w:color w:val="FF0000"/>
                <w:szCs w:val="26"/>
              </w:rPr>
              <w:t xml:space="preserve"> giá ký quỹ</w:t>
            </w:r>
          </w:p>
        </w:tc>
        <w:tc>
          <w:tcPr>
            <w:tcW w:w="1192" w:type="dxa"/>
          </w:tcPr>
          <w:p w14:paraId="28262859" w14:textId="73FC761A" w:rsidR="00424435" w:rsidRDefault="00424435" w:rsidP="001B5FE0">
            <w:pPr>
              <w:spacing w:line="312" w:lineRule="auto"/>
              <w:ind w:firstLine="0"/>
              <w:jc w:val="center"/>
              <w:rPr>
                <w:rFonts w:cs="Times New Roman"/>
                <w:szCs w:val="26"/>
              </w:rPr>
            </w:pPr>
            <w:r w:rsidRPr="00571988">
              <w:rPr>
                <w:rFonts w:cs="Times New Roman"/>
                <w:szCs w:val="26"/>
              </w:rPr>
              <w:t>Double</w:t>
            </w:r>
          </w:p>
        </w:tc>
        <w:tc>
          <w:tcPr>
            <w:tcW w:w="709" w:type="dxa"/>
          </w:tcPr>
          <w:p w14:paraId="5AE6B4DF" w14:textId="374BAA53" w:rsidR="00424435" w:rsidRPr="00571988" w:rsidRDefault="00424435" w:rsidP="001B5FE0">
            <w:pPr>
              <w:spacing w:line="312" w:lineRule="auto"/>
              <w:ind w:firstLine="0"/>
              <w:jc w:val="center"/>
              <w:rPr>
                <w:rFonts w:cs="Times New Roman"/>
                <w:szCs w:val="26"/>
              </w:rPr>
            </w:pPr>
            <w:r w:rsidRPr="00571988">
              <w:rPr>
                <w:rFonts w:cs="Times New Roman"/>
                <w:szCs w:val="26"/>
              </w:rPr>
              <w:t>24</w:t>
            </w:r>
          </w:p>
        </w:tc>
        <w:tc>
          <w:tcPr>
            <w:tcW w:w="992" w:type="dxa"/>
          </w:tcPr>
          <w:p w14:paraId="5FB5C758" w14:textId="4DA7C909" w:rsidR="00424435" w:rsidRPr="00571988" w:rsidRDefault="00424435" w:rsidP="001B5FE0">
            <w:pPr>
              <w:spacing w:line="312" w:lineRule="auto"/>
              <w:ind w:firstLine="0"/>
              <w:jc w:val="center"/>
              <w:rPr>
                <w:rFonts w:cs="Times New Roman"/>
                <w:szCs w:val="26"/>
              </w:rPr>
            </w:pPr>
            <w:r w:rsidRPr="00571988">
              <w:rPr>
                <w:rFonts w:cs="Times New Roman"/>
                <w:szCs w:val="26"/>
              </w:rPr>
              <w:t>(</w:t>
            </w:r>
            <w:r>
              <w:rPr>
                <w:rFonts w:cs="Times New Roman"/>
                <w:szCs w:val="26"/>
              </w:rPr>
              <w:t>O/M</w:t>
            </w:r>
            <w:r w:rsidRPr="00571988">
              <w:rPr>
                <w:rFonts w:cs="Times New Roman"/>
                <w:szCs w:val="26"/>
              </w:rPr>
              <w:t>)</w:t>
            </w:r>
          </w:p>
        </w:tc>
        <w:tc>
          <w:tcPr>
            <w:tcW w:w="4667" w:type="dxa"/>
          </w:tcPr>
          <w:p w14:paraId="429E7EAD" w14:textId="77777777" w:rsidR="00424435" w:rsidRPr="00571988" w:rsidRDefault="00424435" w:rsidP="001B5FE0">
            <w:pPr>
              <w:spacing w:line="312" w:lineRule="auto"/>
              <w:jc w:val="both"/>
              <w:rPr>
                <w:rFonts w:cs="Times New Roman"/>
                <w:szCs w:val="26"/>
              </w:rPr>
            </w:pPr>
            <w:r w:rsidRPr="00571988">
              <w:rPr>
                <w:rFonts w:cs="Times New Roman"/>
                <w:szCs w:val="26"/>
              </w:rPr>
              <w:t>Tỷ giá quy đổi Số tiền ký quỹ của Bảo lãnh sang nội tệ.</w:t>
            </w:r>
          </w:p>
          <w:p w14:paraId="556E9228" w14:textId="77777777" w:rsidR="00424435" w:rsidRDefault="00424435" w:rsidP="001B5FE0">
            <w:pPr>
              <w:pStyle w:val="ListParagraph"/>
              <w:numPr>
                <w:ilvl w:val="0"/>
                <w:numId w:val="1"/>
              </w:numPr>
              <w:spacing w:line="312" w:lineRule="auto"/>
              <w:ind w:left="357" w:hanging="357"/>
              <w:contextualSpacing w:val="0"/>
              <w:jc w:val="both"/>
              <w:rPr>
                <w:rFonts w:cs="Times New Roman"/>
                <w:szCs w:val="26"/>
              </w:rPr>
            </w:pPr>
            <w:r w:rsidRPr="00571988">
              <w:rPr>
                <w:rFonts w:cs="Times New Roman"/>
                <w:szCs w:val="26"/>
              </w:rPr>
              <w:t xml:space="preserve">Nếu Loại tiền Số dư </w:t>
            </w:r>
            <w:r>
              <w:rPr>
                <w:rFonts w:cs="Times New Roman"/>
                <w:szCs w:val="26"/>
              </w:rPr>
              <w:t>ký quỹ</w:t>
            </w:r>
            <w:r w:rsidRPr="00571988">
              <w:rPr>
                <w:rFonts w:cs="Times New Roman"/>
                <w:szCs w:val="26"/>
              </w:rPr>
              <w:t xml:space="preserve"> giống đồng nội tệ, hệ thống mặc định giá trị trường này là 1</w:t>
            </w:r>
          </w:p>
          <w:p w14:paraId="1949BDC0" w14:textId="0DE9E42C" w:rsidR="00424435" w:rsidRPr="00571988" w:rsidRDefault="00424435" w:rsidP="001B5FE0">
            <w:pPr>
              <w:spacing w:line="312" w:lineRule="auto"/>
              <w:ind w:firstLine="0"/>
              <w:jc w:val="both"/>
              <w:rPr>
                <w:rFonts w:cs="Times New Roman"/>
                <w:szCs w:val="26"/>
              </w:rPr>
            </w:pPr>
            <w:r w:rsidRPr="009D616B">
              <w:rPr>
                <w:rFonts w:cs="Times New Roman"/>
                <w:szCs w:val="26"/>
              </w:rPr>
              <w:t xml:space="preserve">Nếu Loại tiền Số dư ký quỹ khác đồng nội tệ, </w:t>
            </w:r>
            <w:commentRangeStart w:id="597"/>
            <w:commentRangeStart w:id="598"/>
            <w:r w:rsidRPr="009D616B">
              <w:rPr>
                <w:rFonts w:cs="Times New Roman"/>
                <w:szCs w:val="26"/>
              </w:rPr>
              <w:t xml:space="preserve">hệ thống mặc định là tỷ giá Midrate của hệ thống tại thời điểm tạo mới hồ sơ/ chỉnh sửa hồ sơ </w:t>
            </w:r>
            <w:r>
              <w:rPr>
                <w:rFonts w:cs="Times New Roman"/>
                <w:szCs w:val="26"/>
              </w:rPr>
              <w:t>kích hoạt</w:t>
            </w:r>
            <w:r w:rsidRPr="009D616B">
              <w:rPr>
                <w:rFonts w:cs="Times New Roman"/>
                <w:szCs w:val="26"/>
              </w:rPr>
              <w:t>.</w:t>
            </w:r>
            <w:commentRangeEnd w:id="597"/>
            <w:r w:rsidRPr="009D616B">
              <w:commentReference w:id="597"/>
            </w:r>
            <w:commentRangeEnd w:id="598"/>
            <w:r w:rsidR="00CA43AD">
              <w:rPr>
                <w:rStyle w:val="CommentReference"/>
              </w:rPr>
              <w:commentReference w:id="598"/>
            </w:r>
          </w:p>
        </w:tc>
        <w:tc>
          <w:tcPr>
            <w:tcW w:w="1417" w:type="dxa"/>
          </w:tcPr>
          <w:p w14:paraId="3D012466" w14:textId="2C0D6453" w:rsidR="00424435" w:rsidRDefault="00424435" w:rsidP="001B5FE0">
            <w:pPr>
              <w:spacing w:line="312" w:lineRule="auto"/>
              <w:ind w:firstLine="0"/>
              <w:jc w:val="center"/>
              <w:rPr>
                <w:rFonts w:cs="Times New Roman"/>
                <w:szCs w:val="26"/>
              </w:rPr>
            </w:pPr>
            <w:r>
              <w:rPr>
                <w:rFonts w:cs="Times New Roman"/>
                <w:szCs w:val="26"/>
              </w:rPr>
              <w:t>N</w:t>
            </w:r>
          </w:p>
        </w:tc>
      </w:tr>
    </w:tbl>
    <w:p w14:paraId="6B80BF5D" w14:textId="77777777" w:rsidR="00751FF3" w:rsidRDefault="00751FF3" w:rsidP="00751FF3">
      <w:pPr>
        <w:pStyle w:val="Heading6"/>
        <w:numPr>
          <w:ilvl w:val="0"/>
          <w:numId w:val="0"/>
        </w:numPr>
        <w:ind w:left="1701" w:hanging="1275"/>
      </w:pPr>
      <w:r>
        <w:t>Đầu ra</w:t>
      </w:r>
    </w:p>
    <w:p w14:paraId="780A28BD"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Các hồ sơ sau khi được phê duyệt thành công sẽ có trạng thái </w:t>
      </w:r>
      <w:r w:rsidRPr="00571988">
        <w:rPr>
          <w:rFonts w:cs="Times New Roman"/>
          <w:b/>
          <w:szCs w:val="26"/>
        </w:rPr>
        <w:t>M</w:t>
      </w:r>
      <w:r w:rsidRPr="00571988">
        <w:rPr>
          <w:rFonts w:cs="Times New Roman"/>
          <w:szCs w:val="26"/>
        </w:rPr>
        <w:t xml:space="preserve"> và tình trạng hoạt động là </w:t>
      </w:r>
      <w:r w:rsidRPr="00571988">
        <w:rPr>
          <w:rFonts w:cs="Times New Roman"/>
          <w:b/>
          <w:szCs w:val="26"/>
        </w:rPr>
        <w:t>Đang hoạt động</w:t>
      </w:r>
      <w:r w:rsidRPr="00571988">
        <w:rPr>
          <w:rFonts w:cs="Times New Roman"/>
          <w:szCs w:val="26"/>
        </w:rPr>
        <w:t>.</w:t>
      </w:r>
    </w:p>
    <w:p w14:paraId="38C9D791" w14:textId="77777777" w:rsidR="004A7D63" w:rsidRPr="00F301DE" w:rsidRDefault="004A7D63" w:rsidP="004A7D63">
      <w:pPr>
        <w:pStyle w:val="ListParagraph"/>
        <w:numPr>
          <w:ilvl w:val="0"/>
          <w:numId w:val="1"/>
        </w:numPr>
        <w:spacing w:before="120" w:after="120" w:line="312" w:lineRule="auto"/>
        <w:ind w:left="0" w:firstLine="425"/>
        <w:contextualSpacing w:val="0"/>
        <w:jc w:val="both"/>
        <w:rPr>
          <w:rFonts w:cs="Times New Roman"/>
          <w:b/>
          <w:szCs w:val="26"/>
        </w:rPr>
      </w:pPr>
      <w:r w:rsidRPr="00F301DE">
        <w:rPr>
          <w:rFonts w:cs="Times New Roman"/>
          <w:b/>
          <w:szCs w:val="26"/>
        </w:rPr>
        <w:t>Cập nhật hạn mức sau khi phê duyệt:</w:t>
      </w:r>
    </w:p>
    <w:p w14:paraId="325FA7B9" w14:textId="77777777" w:rsidR="004A7D63" w:rsidRPr="00571988"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w:t>
      </w:r>
      <w:r w:rsidRPr="007B61C2">
        <w:rPr>
          <w:rFonts w:cs="Times New Roman"/>
          <w:szCs w:val="26"/>
        </w:rPr>
        <w:t>iai đoạn 1</w:t>
      </w:r>
      <w:r>
        <w:rPr>
          <w:rFonts w:cs="Times New Roman"/>
          <w:szCs w:val="26"/>
        </w:rPr>
        <w:t>:</w:t>
      </w:r>
      <w:r w:rsidRPr="00C76184">
        <w:rPr>
          <w:rFonts w:cs="Times New Roman"/>
          <w:szCs w:val="26"/>
        </w:rPr>
        <w:t xml:space="preserve"> thực hiện theo logic hiện tại của hệ thống</w:t>
      </w:r>
      <w:r w:rsidRPr="00571988">
        <w:rPr>
          <w:rFonts w:cs="Times New Roman"/>
          <w:szCs w:val="26"/>
        </w:rPr>
        <w:t xml:space="preserve"> </w:t>
      </w:r>
    </w:p>
    <w:p w14:paraId="1AB23A14" w14:textId="77777777" w:rsidR="004A7D63" w:rsidRDefault="004A7D63" w:rsidP="004A7D63">
      <w:pPr>
        <w:pStyle w:val="ListParagraph"/>
        <w:numPr>
          <w:ilvl w:val="1"/>
          <w:numId w:val="1"/>
        </w:numPr>
        <w:spacing w:before="120" w:after="120" w:line="312" w:lineRule="auto"/>
        <w:contextualSpacing w:val="0"/>
        <w:jc w:val="both"/>
        <w:rPr>
          <w:rFonts w:cs="Times New Roman"/>
          <w:szCs w:val="26"/>
        </w:rPr>
      </w:pPr>
      <w:r>
        <w:rPr>
          <w:rFonts w:cs="Times New Roman"/>
          <w:szCs w:val="26"/>
        </w:rPr>
        <w:t>Giai đoạn 2: tổ chức họp đánh giá để tìm giải pháp khả thi</w:t>
      </w:r>
    </w:p>
    <w:p w14:paraId="425FA698" w14:textId="77777777" w:rsidR="00C36407" w:rsidRPr="00C36407" w:rsidRDefault="00C36407" w:rsidP="00C36407">
      <w:pPr>
        <w:pStyle w:val="ListParagraph"/>
        <w:numPr>
          <w:ilvl w:val="0"/>
          <w:numId w:val="1"/>
        </w:numPr>
        <w:spacing w:before="120" w:after="120" w:line="312" w:lineRule="auto"/>
        <w:ind w:left="0" w:firstLine="425"/>
        <w:contextualSpacing w:val="0"/>
        <w:jc w:val="both"/>
        <w:rPr>
          <w:color w:val="FF0000"/>
        </w:rPr>
      </w:pPr>
      <w:r w:rsidRPr="00C36407">
        <w:rPr>
          <w:b/>
        </w:rPr>
        <w:t xml:space="preserve">Hạch toán các bút toán GL cuối ngày </w:t>
      </w:r>
      <w:r w:rsidRPr="009244AA">
        <w:t>để quản lý số dư sản phẩ</w:t>
      </w:r>
      <w:r>
        <w:t xml:space="preserve">m Bảo lãnh trong nước: </w:t>
      </w:r>
      <w:r w:rsidRPr="00C36407">
        <w:rPr>
          <w:color w:val="FF0000"/>
        </w:rPr>
        <w:t xml:space="preserve">Xem </w:t>
      </w:r>
      <w:r>
        <w:rPr>
          <w:color w:val="FF0000"/>
        </w:rPr>
        <w:t xml:space="preserve">phần </w:t>
      </w:r>
      <w:r w:rsidRPr="00C36407">
        <w:rPr>
          <w:color w:val="FF0000"/>
        </w:rPr>
        <w:t xml:space="preserve">Hạch toán GL cuối ngày </w:t>
      </w:r>
    </w:p>
    <w:p w14:paraId="6A86DCD9" w14:textId="77777777" w:rsidR="00C36407" w:rsidRPr="00085C72" w:rsidRDefault="00C36407" w:rsidP="00C36407">
      <w:pPr>
        <w:pStyle w:val="ListParagraph"/>
        <w:numPr>
          <w:ilvl w:val="0"/>
          <w:numId w:val="1"/>
        </w:numPr>
        <w:spacing w:before="120" w:after="120" w:line="312" w:lineRule="auto"/>
        <w:ind w:left="0" w:firstLine="425"/>
        <w:contextualSpacing w:val="0"/>
        <w:jc w:val="both"/>
        <w:rPr>
          <w:rFonts w:cs="Times New Roman"/>
          <w:szCs w:val="26"/>
        </w:rPr>
      </w:pPr>
      <w:r w:rsidRPr="00B84D98">
        <w:rPr>
          <w:rFonts w:cs="Times New Roman"/>
          <w:b/>
          <w:szCs w:val="26"/>
          <w:lang w:val="en-GB"/>
        </w:rPr>
        <w:t>Chứng từ</w:t>
      </w:r>
      <w:r>
        <w:rPr>
          <w:rFonts w:cs="Times New Roman"/>
          <w:b/>
          <w:szCs w:val="26"/>
          <w:lang w:val="en-GB"/>
        </w:rPr>
        <w:t xml:space="preserve"> bảo lãnh: </w:t>
      </w:r>
      <w:r w:rsidRPr="00126E87">
        <w:rPr>
          <w:color w:val="FF0000"/>
        </w:rPr>
        <w:t xml:space="preserve">Xem phần </w:t>
      </w:r>
      <w:r>
        <w:rPr>
          <w:color w:val="FF0000"/>
        </w:rPr>
        <w:t>Chứng từ bảo lãnh</w:t>
      </w:r>
    </w:p>
    <w:p w14:paraId="1CD26D59" w14:textId="77777777" w:rsidR="005B7296" w:rsidRDefault="005B7296" w:rsidP="005B7296">
      <w:pPr>
        <w:pStyle w:val="Heading6"/>
        <w:numPr>
          <w:ilvl w:val="0"/>
          <w:numId w:val="0"/>
        </w:numPr>
        <w:ind w:left="1701" w:hanging="1275"/>
      </w:pPr>
      <w:r>
        <w:lastRenderedPageBreak/>
        <w:t>Xử lý lỗi</w:t>
      </w:r>
    </w:p>
    <w:p w14:paraId="21393717"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dữ liệu nhập vào không hợp lệ</w:t>
      </w:r>
    </w:p>
    <w:p w14:paraId="2B0333F1"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Thông báo lỗi nếu hạn mức KH không đủ để thực hiện giao dị</w:t>
      </w:r>
      <w:r>
        <w:rPr>
          <w:rFonts w:cs="Times New Roman"/>
          <w:szCs w:val="26"/>
        </w:rPr>
        <w:t>ch.</w:t>
      </w:r>
    </w:p>
    <w:p w14:paraId="34EC5C13"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Pr>
          <w:rFonts w:cs="Times New Roman"/>
          <w:szCs w:val="26"/>
        </w:rPr>
        <w:t>Thông báo lỗi nếu t</w:t>
      </w:r>
      <w:r w:rsidRPr="009A4130">
        <w:rPr>
          <w:rFonts w:cs="Times New Roman"/>
          <w:szCs w:val="26"/>
        </w:rPr>
        <w:t>rường Số tiền và Số dư &lt; 0</w:t>
      </w:r>
    </w:p>
    <w:p w14:paraId="6A950F3B"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Các lỗi ngoại lệ (exception) nếu có.</w:t>
      </w:r>
    </w:p>
    <w:p w14:paraId="73762B77" w14:textId="2C153EF3" w:rsidR="004A7D63" w:rsidRPr="00571988" w:rsidRDefault="00417364" w:rsidP="004A7D63">
      <w:pPr>
        <w:pStyle w:val="Heading3"/>
      </w:pPr>
      <w:r>
        <w:t xml:space="preserve">Chức năng </w:t>
      </w:r>
      <w:r w:rsidR="004A7D63" w:rsidRPr="00571988">
        <w:t>Vấ</w:t>
      </w:r>
      <w:r w:rsidR="004A7D63">
        <w:t>n tin bảo lãnh</w:t>
      </w:r>
    </w:p>
    <w:p w14:paraId="176E56B0" w14:textId="77777777" w:rsidR="004A7D63" w:rsidRPr="00571988" w:rsidRDefault="004A7D63" w:rsidP="004A7D63">
      <w:pPr>
        <w:spacing w:before="120" w:after="120" w:line="312" w:lineRule="auto"/>
        <w:ind w:firstLine="426"/>
        <w:rPr>
          <w:rFonts w:cs="Times New Roman"/>
          <w:szCs w:val="26"/>
        </w:rPr>
      </w:pPr>
      <w:r w:rsidRPr="00571988">
        <w:rPr>
          <w:rFonts w:cs="Times New Roman"/>
          <w:szCs w:val="26"/>
        </w:rPr>
        <w:t>Chức năng này cho phép người dùng thực hiện các hoạt động sau:</w:t>
      </w:r>
    </w:p>
    <w:p w14:paraId="7F006B7C" w14:textId="77777777" w:rsidR="004A7D63" w:rsidRPr="00571988"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571988">
        <w:rPr>
          <w:rFonts w:cs="Times New Roman"/>
          <w:szCs w:val="26"/>
        </w:rPr>
        <w:t xml:space="preserve">Vấn tin các thông tin chính của </w:t>
      </w:r>
      <w:r>
        <w:rPr>
          <w:rFonts w:cs="Times New Roman"/>
          <w:szCs w:val="26"/>
        </w:rPr>
        <w:t>giao dịch bảo lãnh</w:t>
      </w:r>
      <w:r w:rsidRPr="00571988">
        <w:rPr>
          <w:rFonts w:cs="Times New Roman"/>
          <w:szCs w:val="26"/>
        </w:rPr>
        <w:t xml:space="preserve"> trong nước và/hoặc hồ sơ BCT đòi tiền theo </w:t>
      </w:r>
      <w:r>
        <w:rPr>
          <w:rFonts w:cs="Times New Roman"/>
          <w:szCs w:val="26"/>
        </w:rPr>
        <w:t>bảo lãnh</w:t>
      </w:r>
      <w:r w:rsidRPr="00571988">
        <w:rPr>
          <w:rFonts w:cs="Times New Roman"/>
          <w:szCs w:val="26"/>
        </w:rPr>
        <w:t xml:space="preserve"> trong nước được cập nhật nhất đến thời điểm hiện tại (Thông tin Master).</w:t>
      </w:r>
    </w:p>
    <w:p w14:paraId="4E28742C"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Vấn tin lịch sử giao dịch. Người dùng có thể chọn xem từng sự kiện giao dịch và in chứng từ nếu muốn.</w:t>
      </w:r>
    </w:p>
    <w:p w14:paraId="00FDAD35"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Vấn tin thông tin người khởi tạo, người phê duyệt hồ sơ.</w:t>
      </w:r>
    </w:p>
    <w:p w14:paraId="70B2DA7E" w14:textId="77777777" w:rsidR="00417364" w:rsidRDefault="00417364" w:rsidP="00417364">
      <w:pPr>
        <w:pStyle w:val="Heading6"/>
        <w:numPr>
          <w:ilvl w:val="0"/>
          <w:numId w:val="0"/>
        </w:numPr>
        <w:ind w:left="1701" w:hanging="1275"/>
      </w:pPr>
      <w:r>
        <w:t>Tìm kiếm giao dịch</w:t>
      </w:r>
    </w:p>
    <w:p w14:paraId="21CA046F" w14:textId="77777777" w:rsidR="004A7D63" w:rsidRPr="00571988" w:rsidRDefault="004A7D63" w:rsidP="004A7D63">
      <w:pPr>
        <w:spacing w:before="120" w:after="120" w:line="312" w:lineRule="auto"/>
        <w:ind w:firstLine="397"/>
        <w:jc w:val="both"/>
        <w:rPr>
          <w:rFonts w:cs="Times New Roman"/>
          <w:szCs w:val="26"/>
        </w:rPr>
      </w:pPr>
      <w:r>
        <w:rPr>
          <w:rFonts w:cs="Times New Roman"/>
          <w:szCs w:val="26"/>
        </w:rPr>
        <w:t>Hệ thống cho phép tìm kiếm t</w:t>
      </w:r>
      <w:r w:rsidRPr="00571988">
        <w:rPr>
          <w:rFonts w:cs="Times New Roman"/>
          <w:szCs w:val="26"/>
        </w:rPr>
        <w:t xml:space="preserve">ất cả các </w:t>
      </w:r>
      <w:r>
        <w:rPr>
          <w:rFonts w:cs="Times New Roman"/>
          <w:szCs w:val="26"/>
        </w:rPr>
        <w:t>giao dịch bảo lãnh</w:t>
      </w:r>
      <w:r w:rsidRPr="00571988">
        <w:rPr>
          <w:rFonts w:cs="Times New Roman"/>
          <w:szCs w:val="26"/>
        </w:rPr>
        <w:t xml:space="preserve"> trong nước đã được tạo trên hệ thống ở tất cả các trạng thái (</w:t>
      </w:r>
      <w:r w:rsidRPr="00571988">
        <w:rPr>
          <w:rFonts w:cs="Times New Roman"/>
          <w:b/>
          <w:szCs w:val="26"/>
        </w:rPr>
        <w:t>S, P,</w:t>
      </w:r>
      <w:r>
        <w:rPr>
          <w:rFonts w:cs="Times New Roman"/>
          <w:b/>
          <w:szCs w:val="26"/>
        </w:rPr>
        <w:t xml:space="preserve"> R,</w:t>
      </w:r>
      <w:r w:rsidRPr="00571988">
        <w:rPr>
          <w:rFonts w:cs="Times New Roman"/>
          <w:b/>
          <w:szCs w:val="26"/>
        </w:rPr>
        <w:t xml:space="preserve"> M) </w:t>
      </w:r>
      <w:r w:rsidRPr="00571988">
        <w:rPr>
          <w:rFonts w:cs="Times New Roman"/>
          <w:szCs w:val="26"/>
        </w:rPr>
        <w:t>và tất cả các tình trạng hoạt động (</w:t>
      </w:r>
      <w:r w:rsidRPr="00571988">
        <w:rPr>
          <w:rFonts w:cs="Times New Roman"/>
          <w:b/>
          <w:szCs w:val="26"/>
        </w:rPr>
        <w:t>Đang hoạt động,</w:t>
      </w:r>
      <w:r w:rsidRPr="00571988">
        <w:rPr>
          <w:rFonts w:cs="Times New Roman"/>
          <w:szCs w:val="26"/>
        </w:rPr>
        <w:t xml:space="preserve"> </w:t>
      </w:r>
      <w:r w:rsidRPr="00571988">
        <w:rPr>
          <w:rFonts w:cs="Times New Roman"/>
          <w:b/>
          <w:szCs w:val="26"/>
        </w:rPr>
        <w:t>Đóng</w:t>
      </w:r>
      <w:r w:rsidRPr="00571988">
        <w:rPr>
          <w:rFonts w:cs="Times New Roman"/>
          <w:szCs w:val="26"/>
        </w:rPr>
        <w:t>).</w:t>
      </w:r>
    </w:p>
    <w:p w14:paraId="78433C3B"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96235C">
        <w:rPr>
          <w:rFonts w:cs="Times New Roman"/>
          <w:b/>
          <w:color w:val="FF0000"/>
          <w:szCs w:val="26"/>
        </w:rPr>
        <w:t xml:space="preserve">Vấn tin </w:t>
      </w:r>
      <w:r>
        <w:rPr>
          <w:rFonts w:cs="Times New Roman"/>
          <w:b/>
          <w:color w:val="FF0000"/>
          <w:szCs w:val="26"/>
        </w:rPr>
        <w:t>giao dịch bảo lãnh:</w:t>
      </w:r>
      <w:r w:rsidRPr="0096235C">
        <w:rPr>
          <w:rFonts w:cs="Times New Roman"/>
          <w:color w:val="FF0000"/>
          <w:szCs w:val="26"/>
        </w:rPr>
        <w:t xml:space="preserve"> </w:t>
      </w:r>
      <w:r w:rsidRPr="00571988">
        <w:rPr>
          <w:rFonts w:cs="Times New Roman"/>
          <w:szCs w:val="26"/>
        </w:rPr>
        <w:t>hệ thống cho phép tìm kiếm theo các tiêu chí sau đây</w:t>
      </w:r>
    </w:p>
    <w:tbl>
      <w:tblPr>
        <w:tblStyle w:val="TableGrid"/>
        <w:tblW w:w="0" w:type="auto"/>
        <w:tblLook w:val="04A0" w:firstRow="1" w:lastRow="0" w:firstColumn="1" w:lastColumn="0" w:noHBand="0" w:noVBand="1"/>
      </w:tblPr>
      <w:tblGrid>
        <w:gridCol w:w="4508"/>
        <w:gridCol w:w="4508"/>
      </w:tblGrid>
      <w:tr w:rsidR="004A7D63" w14:paraId="1028ACD0" w14:textId="77777777" w:rsidTr="005E5229">
        <w:tc>
          <w:tcPr>
            <w:tcW w:w="4508" w:type="dxa"/>
          </w:tcPr>
          <w:p w14:paraId="466AA668" w14:textId="77777777" w:rsidR="004A7D63" w:rsidRPr="004E5D81" w:rsidRDefault="004A7D63" w:rsidP="00F301DE">
            <w:pPr>
              <w:spacing w:line="312" w:lineRule="auto"/>
              <w:ind w:firstLine="0"/>
              <w:jc w:val="center"/>
              <w:rPr>
                <w:rFonts w:cs="Times New Roman"/>
                <w:b/>
                <w:szCs w:val="26"/>
              </w:rPr>
            </w:pPr>
            <w:r w:rsidRPr="004E5D81">
              <w:rPr>
                <w:rFonts w:cs="Times New Roman"/>
                <w:b/>
                <w:szCs w:val="26"/>
              </w:rPr>
              <w:t>Tiêu chí</w:t>
            </w:r>
          </w:p>
        </w:tc>
        <w:tc>
          <w:tcPr>
            <w:tcW w:w="4508" w:type="dxa"/>
          </w:tcPr>
          <w:p w14:paraId="047ED11B" w14:textId="77777777" w:rsidR="004A7D63" w:rsidRPr="004E5D81" w:rsidRDefault="004A7D63" w:rsidP="00F301DE">
            <w:pPr>
              <w:spacing w:line="312" w:lineRule="auto"/>
              <w:ind w:firstLine="0"/>
              <w:jc w:val="center"/>
              <w:rPr>
                <w:rFonts w:cs="Times New Roman"/>
                <w:b/>
                <w:szCs w:val="26"/>
              </w:rPr>
            </w:pPr>
            <w:r w:rsidRPr="004E5D81">
              <w:rPr>
                <w:rFonts w:cs="Times New Roman"/>
                <w:b/>
                <w:szCs w:val="26"/>
              </w:rPr>
              <w:t>Mô tả</w:t>
            </w:r>
          </w:p>
        </w:tc>
      </w:tr>
      <w:tr w:rsidR="004A7D63" w14:paraId="62E038E0" w14:textId="77777777" w:rsidTr="005E5229">
        <w:tc>
          <w:tcPr>
            <w:tcW w:w="4508" w:type="dxa"/>
          </w:tcPr>
          <w:p w14:paraId="037A5D4A" w14:textId="77777777" w:rsidR="004A7D63" w:rsidRDefault="004A7D63" w:rsidP="00F301DE">
            <w:pPr>
              <w:spacing w:line="312" w:lineRule="auto"/>
              <w:ind w:firstLine="0"/>
              <w:jc w:val="both"/>
              <w:rPr>
                <w:rFonts w:cs="Times New Roman"/>
                <w:szCs w:val="26"/>
              </w:rPr>
            </w:pPr>
            <w:r w:rsidRPr="004E5D81">
              <w:rPr>
                <w:rFonts w:cs="Times New Roman"/>
                <w:szCs w:val="26"/>
              </w:rPr>
              <w:t>Trạng thái</w:t>
            </w:r>
          </w:p>
        </w:tc>
        <w:tc>
          <w:tcPr>
            <w:tcW w:w="4508" w:type="dxa"/>
          </w:tcPr>
          <w:p w14:paraId="08599C6E" w14:textId="77777777" w:rsidR="004A7D63" w:rsidRDefault="004A7D63" w:rsidP="00F301DE">
            <w:pPr>
              <w:spacing w:line="312" w:lineRule="auto"/>
              <w:ind w:firstLine="0"/>
              <w:jc w:val="both"/>
              <w:rPr>
                <w:rFonts w:cs="Times New Roman"/>
                <w:szCs w:val="26"/>
              </w:rPr>
            </w:pPr>
            <w:r>
              <w:rPr>
                <w:rFonts w:cs="Times New Roman"/>
                <w:szCs w:val="26"/>
              </w:rPr>
              <w:t>Gồm c</w:t>
            </w:r>
            <w:r w:rsidRPr="004E5D81">
              <w:rPr>
                <w:rFonts w:cs="Times New Roman"/>
                <w:szCs w:val="26"/>
              </w:rPr>
              <w:t xml:space="preserve">ác lựa chọn: </w:t>
            </w:r>
          </w:p>
          <w:p w14:paraId="70D2D271" w14:textId="77777777" w:rsidR="004A7D63" w:rsidRDefault="004A7D63" w:rsidP="00F301DE">
            <w:pPr>
              <w:spacing w:line="312" w:lineRule="auto"/>
              <w:ind w:firstLine="0"/>
              <w:jc w:val="both"/>
              <w:rPr>
                <w:rFonts w:cs="Times New Roman"/>
                <w:szCs w:val="26"/>
              </w:rPr>
            </w:pPr>
            <w:r w:rsidRPr="00967EAA">
              <w:rPr>
                <w:rFonts w:cs="Times New Roman"/>
                <w:szCs w:val="26"/>
              </w:rPr>
              <w:t>M-Đã phê duyệt, S-Lưu, R-Từ chối phê duyệ</w:t>
            </w:r>
            <w:r>
              <w:rPr>
                <w:rFonts w:cs="Times New Roman"/>
                <w:szCs w:val="26"/>
              </w:rPr>
              <w:t>t, P-</w:t>
            </w:r>
            <w:r w:rsidRPr="004E5D81">
              <w:rPr>
                <w:rFonts w:cs="Times New Roman"/>
                <w:szCs w:val="26"/>
              </w:rPr>
              <w:t>Chờ phê duyệ</w:t>
            </w:r>
            <w:r>
              <w:rPr>
                <w:rFonts w:cs="Times New Roman"/>
                <w:szCs w:val="26"/>
              </w:rPr>
              <w:t>t</w:t>
            </w:r>
          </w:p>
        </w:tc>
      </w:tr>
      <w:tr w:rsidR="004A7D63" w14:paraId="56809F53" w14:textId="77777777" w:rsidTr="005E5229">
        <w:tc>
          <w:tcPr>
            <w:tcW w:w="4508" w:type="dxa"/>
          </w:tcPr>
          <w:p w14:paraId="4EF2E515" w14:textId="77777777" w:rsidR="004A7D63" w:rsidRPr="004E5D81" w:rsidRDefault="004A7D63" w:rsidP="00F301DE">
            <w:pPr>
              <w:spacing w:line="312" w:lineRule="auto"/>
              <w:ind w:firstLine="0"/>
              <w:jc w:val="both"/>
              <w:rPr>
                <w:rFonts w:cs="Times New Roman"/>
                <w:szCs w:val="26"/>
              </w:rPr>
            </w:pPr>
            <w:r>
              <w:rPr>
                <w:rFonts w:cs="Times New Roman"/>
                <w:szCs w:val="26"/>
              </w:rPr>
              <w:t>Tình trạng hoạt động</w:t>
            </w:r>
          </w:p>
        </w:tc>
        <w:tc>
          <w:tcPr>
            <w:tcW w:w="4508" w:type="dxa"/>
          </w:tcPr>
          <w:p w14:paraId="574B2C32" w14:textId="77777777" w:rsidR="004A7D63" w:rsidRDefault="004A7D63" w:rsidP="00F301DE">
            <w:pPr>
              <w:spacing w:line="312" w:lineRule="auto"/>
              <w:ind w:firstLine="0"/>
              <w:jc w:val="both"/>
              <w:rPr>
                <w:rFonts w:cs="Times New Roman"/>
                <w:szCs w:val="26"/>
              </w:rPr>
            </w:pPr>
            <w:r>
              <w:rPr>
                <w:rFonts w:cs="Times New Roman"/>
                <w:szCs w:val="26"/>
              </w:rPr>
              <w:t>Gồm c</w:t>
            </w:r>
            <w:r w:rsidRPr="004E5D81">
              <w:rPr>
                <w:rFonts w:cs="Times New Roman"/>
                <w:szCs w:val="26"/>
              </w:rPr>
              <w:t xml:space="preserve">ác lựa chọn: </w:t>
            </w:r>
          </w:p>
          <w:p w14:paraId="79EB64A2" w14:textId="77777777" w:rsidR="004A7D63" w:rsidRDefault="004A7D63" w:rsidP="00F301DE">
            <w:pPr>
              <w:spacing w:line="312" w:lineRule="auto"/>
              <w:ind w:firstLine="0"/>
              <w:jc w:val="both"/>
              <w:rPr>
                <w:rFonts w:cs="Times New Roman"/>
                <w:szCs w:val="26"/>
              </w:rPr>
            </w:pPr>
            <w:r>
              <w:rPr>
                <w:rFonts w:cs="Times New Roman"/>
                <w:szCs w:val="26"/>
              </w:rPr>
              <w:t>Đang hoạt động, Đóng</w:t>
            </w:r>
          </w:p>
        </w:tc>
      </w:tr>
      <w:tr w:rsidR="004A7D63" w14:paraId="305B0E6F" w14:textId="77777777" w:rsidTr="005E5229">
        <w:tc>
          <w:tcPr>
            <w:tcW w:w="4508" w:type="dxa"/>
          </w:tcPr>
          <w:p w14:paraId="1F6D1263" w14:textId="77777777" w:rsidR="004A7D63" w:rsidRDefault="004A7D63" w:rsidP="00F301DE">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366734A2" w14:textId="77777777" w:rsidR="004A7D63" w:rsidRDefault="004A7D63" w:rsidP="00F301DE">
            <w:pPr>
              <w:spacing w:line="312" w:lineRule="auto"/>
              <w:ind w:firstLine="0"/>
              <w:jc w:val="both"/>
              <w:rPr>
                <w:rFonts w:cs="Times New Roman"/>
                <w:szCs w:val="26"/>
              </w:rPr>
            </w:pPr>
          </w:p>
        </w:tc>
      </w:tr>
      <w:tr w:rsidR="004A7D63" w14:paraId="3A42556B" w14:textId="77777777" w:rsidTr="005E5229">
        <w:tc>
          <w:tcPr>
            <w:tcW w:w="4508" w:type="dxa"/>
          </w:tcPr>
          <w:p w14:paraId="30457B29" w14:textId="77777777" w:rsidR="004A7D63" w:rsidRDefault="004A7D63" w:rsidP="00F301DE">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7492AEA1" w14:textId="77777777" w:rsidR="004A7D63" w:rsidRDefault="004A7D63" w:rsidP="00F301DE">
            <w:pPr>
              <w:spacing w:line="312" w:lineRule="auto"/>
              <w:ind w:firstLine="0"/>
              <w:jc w:val="both"/>
              <w:rPr>
                <w:rFonts w:cs="Times New Roman"/>
                <w:szCs w:val="26"/>
              </w:rPr>
            </w:pPr>
          </w:p>
        </w:tc>
      </w:tr>
      <w:tr w:rsidR="004A7D63" w14:paraId="3191B565" w14:textId="77777777" w:rsidTr="005E5229">
        <w:tc>
          <w:tcPr>
            <w:tcW w:w="4508" w:type="dxa"/>
          </w:tcPr>
          <w:p w14:paraId="1DD3B853" w14:textId="77777777" w:rsidR="004A7D63" w:rsidRPr="004E5D81" w:rsidRDefault="004A7D63" w:rsidP="00F301DE">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5E530272" w14:textId="77777777" w:rsidR="004A7D63" w:rsidRDefault="004A7D63" w:rsidP="00F301DE">
            <w:pPr>
              <w:spacing w:line="312" w:lineRule="auto"/>
              <w:ind w:firstLine="0"/>
              <w:jc w:val="both"/>
              <w:rPr>
                <w:rFonts w:cs="Times New Roman"/>
                <w:szCs w:val="26"/>
              </w:rPr>
            </w:pPr>
            <w:r w:rsidRPr="00572448">
              <w:rPr>
                <w:rFonts w:cs="Times New Roman"/>
                <w:szCs w:val="26"/>
              </w:rPr>
              <w:t>CIF Bên được BL</w:t>
            </w:r>
          </w:p>
        </w:tc>
      </w:tr>
      <w:tr w:rsidR="004A7D63" w14:paraId="3D1E12B8" w14:textId="77777777" w:rsidTr="005E5229">
        <w:tc>
          <w:tcPr>
            <w:tcW w:w="4508" w:type="dxa"/>
          </w:tcPr>
          <w:p w14:paraId="3DE89F56" w14:textId="77777777" w:rsidR="004A7D63" w:rsidRPr="004E5D81" w:rsidRDefault="004A7D63" w:rsidP="00F301DE">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20357033" w14:textId="77777777" w:rsidR="004A7D63" w:rsidRDefault="004A7D63" w:rsidP="00F301DE">
            <w:pPr>
              <w:spacing w:line="312" w:lineRule="auto"/>
              <w:ind w:firstLine="0"/>
              <w:jc w:val="both"/>
              <w:rPr>
                <w:rFonts w:cs="Times New Roman"/>
                <w:szCs w:val="26"/>
              </w:rPr>
            </w:pPr>
            <w:r w:rsidRPr="00572448">
              <w:rPr>
                <w:rFonts w:cs="Times New Roman"/>
                <w:szCs w:val="26"/>
              </w:rPr>
              <w:t>Tên Bên được BL</w:t>
            </w:r>
          </w:p>
        </w:tc>
      </w:tr>
    </w:tbl>
    <w:p w14:paraId="45C0ED8B" w14:textId="77777777" w:rsidR="004A7D63" w:rsidRDefault="004A7D63" w:rsidP="004A7D63">
      <w:pPr>
        <w:spacing w:before="120" w:after="120" w:line="312" w:lineRule="auto"/>
        <w:jc w:val="both"/>
        <w:rPr>
          <w:rFonts w:cs="Times New Roman"/>
          <w:szCs w:val="26"/>
        </w:rPr>
      </w:pPr>
      <w:r w:rsidRPr="00571988">
        <w:rPr>
          <w:rFonts w:cs="Times New Roman"/>
          <w:szCs w:val="26"/>
        </w:rPr>
        <w:lastRenderedPageBreak/>
        <w:t xml:space="preserve">Sau khi người dùng bấm nút </w:t>
      </w:r>
      <w:r w:rsidRPr="00B87C45">
        <w:rPr>
          <w:rFonts w:cs="Times New Roman"/>
          <w:b/>
          <w:szCs w:val="26"/>
        </w:rPr>
        <w:t>Tìm</w:t>
      </w:r>
      <w:r w:rsidRPr="00571988">
        <w:rPr>
          <w:rFonts w:cs="Times New Roman"/>
          <w:szCs w:val="26"/>
        </w:rPr>
        <w:t xml:space="preserve">, nếu có dữ liệu thoả mãn điều kiện tìm kiếm, Danh sách </w:t>
      </w:r>
      <w:r>
        <w:rPr>
          <w:rFonts w:cs="Times New Roman"/>
          <w:szCs w:val="26"/>
        </w:rPr>
        <w:t xml:space="preserve">giao dịch </w:t>
      </w:r>
      <w:r w:rsidRPr="00571988">
        <w:rPr>
          <w:rFonts w:cs="Times New Roman"/>
          <w:szCs w:val="26"/>
        </w:rPr>
        <w:t>sẽ hiển thị gồm các cột thông tin sau:</w:t>
      </w:r>
    </w:p>
    <w:tbl>
      <w:tblPr>
        <w:tblStyle w:val="TableGrid"/>
        <w:tblW w:w="10138" w:type="dxa"/>
        <w:tblLayout w:type="fixed"/>
        <w:tblLook w:val="04A0" w:firstRow="1" w:lastRow="0" w:firstColumn="1" w:lastColumn="0" w:noHBand="0" w:noVBand="1"/>
      </w:tblPr>
      <w:tblGrid>
        <w:gridCol w:w="828"/>
        <w:gridCol w:w="551"/>
        <w:gridCol w:w="982"/>
        <w:gridCol w:w="992"/>
        <w:gridCol w:w="992"/>
        <w:gridCol w:w="992"/>
        <w:gridCol w:w="851"/>
        <w:gridCol w:w="850"/>
        <w:gridCol w:w="709"/>
        <w:gridCol w:w="851"/>
        <w:gridCol w:w="770"/>
        <w:gridCol w:w="770"/>
      </w:tblGrid>
      <w:tr w:rsidR="004A7D63" w:rsidRPr="00582FD9" w14:paraId="0F854D79" w14:textId="77777777" w:rsidTr="00F301DE">
        <w:tc>
          <w:tcPr>
            <w:tcW w:w="828" w:type="dxa"/>
          </w:tcPr>
          <w:p w14:paraId="1565B907"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Ngày GD</w:t>
            </w:r>
          </w:p>
        </w:tc>
        <w:tc>
          <w:tcPr>
            <w:tcW w:w="551" w:type="dxa"/>
          </w:tcPr>
          <w:p w14:paraId="7A77F89D"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Số BL</w:t>
            </w:r>
          </w:p>
        </w:tc>
        <w:tc>
          <w:tcPr>
            <w:tcW w:w="982" w:type="dxa"/>
          </w:tcPr>
          <w:p w14:paraId="67898C47"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Số Ref liên quan</w:t>
            </w:r>
          </w:p>
        </w:tc>
        <w:tc>
          <w:tcPr>
            <w:tcW w:w="992" w:type="dxa"/>
          </w:tcPr>
          <w:p w14:paraId="22D779B4"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CIF Bên được BL</w:t>
            </w:r>
          </w:p>
        </w:tc>
        <w:tc>
          <w:tcPr>
            <w:tcW w:w="992" w:type="dxa"/>
          </w:tcPr>
          <w:p w14:paraId="3F64B62C"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Tên Bên được BL</w:t>
            </w:r>
          </w:p>
        </w:tc>
        <w:tc>
          <w:tcPr>
            <w:tcW w:w="992" w:type="dxa"/>
          </w:tcPr>
          <w:p w14:paraId="15AD9047"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Tên Bên nhận BL</w:t>
            </w:r>
          </w:p>
        </w:tc>
        <w:tc>
          <w:tcPr>
            <w:tcW w:w="851" w:type="dxa"/>
          </w:tcPr>
          <w:p w14:paraId="3E84A28C"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Loại tiền BL</w:t>
            </w:r>
          </w:p>
        </w:tc>
        <w:tc>
          <w:tcPr>
            <w:tcW w:w="850" w:type="dxa"/>
          </w:tcPr>
          <w:p w14:paraId="015CBBE4"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Số tiền BL</w:t>
            </w:r>
          </w:p>
        </w:tc>
        <w:tc>
          <w:tcPr>
            <w:tcW w:w="709" w:type="dxa"/>
          </w:tcPr>
          <w:p w14:paraId="5DA0C3F0"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Số dư BL</w:t>
            </w:r>
          </w:p>
        </w:tc>
        <w:tc>
          <w:tcPr>
            <w:tcW w:w="851" w:type="dxa"/>
          </w:tcPr>
          <w:p w14:paraId="7B89AB2C"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Người tạo GD</w:t>
            </w:r>
          </w:p>
        </w:tc>
        <w:tc>
          <w:tcPr>
            <w:tcW w:w="770" w:type="dxa"/>
          </w:tcPr>
          <w:p w14:paraId="6B78AC3F" w14:textId="77777777" w:rsidR="004A7D63" w:rsidRPr="00582FD9" w:rsidRDefault="004A7D63" w:rsidP="00F301DE">
            <w:pPr>
              <w:spacing w:before="120" w:after="120" w:line="312" w:lineRule="auto"/>
              <w:ind w:firstLine="0"/>
              <w:jc w:val="both"/>
              <w:rPr>
                <w:rFonts w:cs="Times New Roman"/>
                <w:sz w:val="20"/>
                <w:szCs w:val="20"/>
              </w:rPr>
            </w:pPr>
            <w:r>
              <w:rPr>
                <w:rFonts w:cs="Times New Roman"/>
                <w:sz w:val="20"/>
                <w:szCs w:val="20"/>
              </w:rPr>
              <w:t>Người phê duyệt</w:t>
            </w:r>
          </w:p>
        </w:tc>
        <w:tc>
          <w:tcPr>
            <w:tcW w:w="770" w:type="dxa"/>
          </w:tcPr>
          <w:p w14:paraId="0F74D112" w14:textId="77777777" w:rsidR="004A7D63" w:rsidRPr="00582FD9" w:rsidRDefault="004A7D63" w:rsidP="00F301DE">
            <w:pPr>
              <w:spacing w:before="120" w:after="120" w:line="312" w:lineRule="auto"/>
              <w:ind w:firstLine="0"/>
              <w:jc w:val="both"/>
              <w:rPr>
                <w:rFonts w:cs="Times New Roman"/>
                <w:sz w:val="20"/>
                <w:szCs w:val="20"/>
              </w:rPr>
            </w:pPr>
            <w:r w:rsidRPr="00582FD9">
              <w:rPr>
                <w:rFonts w:cs="Times New Roman"/>
                <w:sz w:val="20"/>
                <w:szCs w:val="20"/>
              </w:rPr>
              <w:t>Trạng thái</w:t>
            </w:r>
          </w:p>
        </w:tc>
      </w:tr>
    </w:tbl>
    <w:p w14:paraId="07F9DBB3" w14:textId="77777777" w:rsidR="004A7D63" w:rsidRPr="00571988" w:rsidRDefault="004A7D63" w:rsidP="004A7D63">
      <w:pPr>
        <w:spacing w:before="120" w:after="120" w:line="312" w:lineRule="auto"/>
        <w:ind w:firstLine="425"/>
        <w:jc w:val="both"/>
        <w:rPr>
          <w:rFonts w:cs="Times New Roman"/>
          <w:szCs w:val="26"/>
        </w:rPr>
      </w:pPr>
      <w:r w:rsidRPr="00571988">
        <w:rPr>
          <w:rFonts w:cs="Times New Roman"/>
          <w:szCs w:val="26"/>
        </w:rPr>
        <w:t xml:space="preserve">Khi </w:t>
      </w:r>
      <w:r w:rsidRPr="00B87C45">
        <w:rPr>
          <w:rFonts w:cs="Times New Roman"/>
          <w:b/>
          <w:szCs w:val="26"/>
        </w:rPr>
        <w:t>vấn tin lịch sử</w:t>
      </w:r>
      <w:r w:rsidRPr="00571988">
        <w:rPr>
          <w:rFonts w:cs="Times New Roman"/>
          <w:szCs w:val="26"/>
        </w:rPr>
        <w:t xml:space="preserve"> giao dịch của </w:t>
      </w:r>
      <w:r>
        <w:rPr>
          <w:rFonts w:cs="Times New Roman"/>
          <w:szCs w:val="26"/>
        </w:rPr>
        <w:t>giao dịch</w:t>
      </w:r>
      <w:r w:rsidRPr="00571988">
        <w:rPr>
          <w:rFonts w:cs="Times New Roman"/>
          <w:szCs w:val="26"/>
        </w:rPr>
        <w:t xml:space="preserve"> Bảo lãnh, người dùng có thể nhìn thấy cả thông tin </w:t>
      </w:r>
      <w:r>
        <w:rPr>
          <w:rFonts w:cs="Times New Roman"/>
          <w:szCs w:val="26"/>
        </w:rPr>
        <w:t>giao dịch bảo lãnh</w:t>
      </w:r>
      <w:r w:rsidRPr="00571988">
        <w:rPr>
          <w:rFonts w:cs="Times New Roman"/>
          <w:szCs w:val="26"/>
        </w:rPr>
        <w:t xml:space="preserve"> và BCT đòi tiề</w:t>
      </w:r>
      <w:r>
        <w:rPr>
          <w:rFonts w:cs="Times New Roman"/>
          <w:szCs w:val="26"/>
        </w:rPr>
        <w:t>n theo bảo lãnh</w:t>
      </w:r>
      <w:r w:rsidRPr="00571988">
        <w:rPr>
          <w:rFonts w:cs="Times New Roman"/>
          <w:szCs w:val="26"/>
        </w:rPr>
        <w:t xml:space="preserve"> đó. </w:t>
      </w:r>
    </w:p>
    <w:p w14:paraId="176E131C" w14:textId="77777777" w:rsidR="004A7D63" w:rsidRDefault="004A7D63" w:rsidP="004A7D63">
      <w:pPr>
        <w:pStyle w:val="ListParagraph"/>
        <w:numPr>
          <w:ilvl w:val="0"/>
          <w:numId w:val="1"/>
        </w:numPr>
        <w:spacing w:before="120" w:after="120" w:line="312" w:lineRule="auto"/>
        <w:ind w:left="0" w:firstLine="425"/>
        <w:contextualSpacing w:val="0"/>
        <w:jc w:val="both"/>
        <w:rPr>
          <w:rFonts w:cs="Times New Roman"/>
          <w:szCs w:val="26"/>
        </w:rPr>
      </w:pPr>
      <w:r w:rsidRPr="0096235C">
        <w:rPr>
          <w:rFonts w:cs="Times New Roman"/>
          <w:b/>
          <w:color w:val="FF0000"/>
          <w:szCs w:val="26"/>
        </w:rPr>
        <w:t>Vấ</w:t>
      </w:r>
      <w:r>
        <w:rPr>
          <w:rFonts w:cs="Times New Roman"/>
          <w:b/>
          <w:color w:val="FF0000"/>
          <w:szCs w:val="26"/>
        </w:rPr>
        <w:t>n tin</w:t>
      </w:r>
      <w:r w:rsidRPr="0096235C">
        <w:rPr>
          <w:rFonts w:cs="Times New Roman"/>
          <w:b/>
          <w:color w:val="FF0000"/>
          <w:szCs w:val="26"/>
        </w:rPr>
        <w:t xml:space="preserve"> BCT đòi tiền theo </w:t>
      </w:r>
      <w:r>
        <w:rPr>
          <w:rFonts w:cs="Times New Roman"/>
          <w:b/>
          <w:color w:val="FF0000"/>
          <w:szCs w:val="26"/>
        </w:rPr>
        <w:t>bảo lãnh</w:t>
      </w:r>
      <w:r w:rsidRPr="0096235C">
        <w:rPr>
          <w:rFonts w:cs="Times New Roman"/>
          <w:b/>
          <w:color w:val="FF0000"/>
          <w:szCs w:val="26"/>
        </w:rPr>
        <w:t xml:space="preserve">, </w:t>
      </w:r>
      <w:r w:rsidRPr="00571988">
        <w:rPr>
          <w:rFonts w:cs="Times New Roman"/>
          <w:szCs w:val="26"/>
        </w:rPr>
        <w:t>hệ thống cho phép tìm kiếm theo các tiêu chí sau đây</w:t>
      </w:r>
      <w:r>
        <w:rPr>
          <w:rFonts w:cs="Times New Roman"/>
          <w:szCs w:val="26"/>
        </w:rPr>
        <w:t>:</w:t>
      </w:r>
    </w:p>
    <w:tbl>
      <w:tblPr>
        <w:tblStyle w:val="TableGrid"/>
        <w:tblW w:w="0" w:type="auto"/>
        <w:tblLook w:val="04A0" w:firstRow="1" w:lastRow="0" w:firstColumn="1" w:lastColumn="0" w:noHBand="0" w:noVBand="1"/>
      </w:tblPr>
      <w:tblGrid>
        <w:gridCol w:w="4508"/>
        <w:gridCol w:w="4508"/>
      </w:tblGrid>
      <w:tr w:rsidR="004A7D63" w14:paraId="27E968B5" w14:textId="77777777" w:rsidTr="005E5229">
        <w:tc>
          <w:tcPr>
            <w:tcW w:w="4508" w:type="dxa"/>
          </w:tcPr>
          <w:p w14:paraId="74DFCBAC" w14:textId="77777777" w:rsidR="004A7D63" w:rsidRPr="004E5D81" w:rsidRDefault="004A7D63" w:rsidP="00F301DE">
            <w:pPr>
              <w:spacing w:line="312" w:lineRule="auto"/>
              <w:ind w:firstLine="0"/>
              <w:jc w:val="center"/>
              <w:rPr>
                <w:rFonts w:cs="Times New Roman"/>
                <w:b/>
                <w:szCs w:val="26"/>
              </w:rPr>
            </w:pPr>
            <w:r w:rsidRPr="004E5D81">
              <w:rPr>
                <w:rFonts w:cs="Times New Roman"/>
                <w:b/>
                <w:szCs w:val="26"/>
              </w:rPr>
              <w:t>Tiêu chí</w:t>
            </w:r>
          </w:p>
        </w:tc>
        <w:tc>
          <w:tcPr>
            <w:tcW w:w="4508" w:type="dxa"/>
          </w:tcPr>
          <w:p w14:paraId="48956FA8" w14:textId="77777777" w:rsidR="004A7D63" w:rsidRPr="004E5D81" w:rsidRDefault="004A7D63" w:rsidP="00F301DE">
            <w:pPr>
              <w:spacing w:line="312" w:lineRule="auto"/>
              <w:ind w:firstLine="0"/>
              <w:jc w:val="center"/>
              <w:rPr>
                <w:rFonts w:cs="Times New Roman"/>
                <w:b/>
                <w:szCs w:val="26"/>
              </w:rPr>
            </w:pPr>
            <w:r w:rsidRPr="004E5D81">
              <w:rPr>
                <w:rFonts w:cs="Times New Roman"/>
                <w:b/>
                <w:szCs w:val="26"/>
              </w:rPr>
              <w:t>Mô tả</w:t>
            </w:r>
          </w:p>
        </w:tc>
      </w:tr>
      <w:tr w:rsidR="004A7D63" w14:paraId="4CC5F9D1" w14:textId="77777777" w:rsidTr="005E5229">
        <w:tc>
          <w:tcPr>
            <w:tcW w:w="4508" w:type="dxa"/>
          </w:tcPr>
          <w:p w14:paraId="4062B814" w14:textId="77777777" w:rsidR="004A7D63" w:rsidRDefault="004A7D63" w:rsidP="00F301DE">
            <w:pPr>
              <w:spacing w:line="312" w:lineRule="auto"/>
              <w:ind w:firstLine="0"/>
              <w:jc w:val="both"/>
              <w:rPr>
                <w:rFonts w:cs="Times New Roman"/>
                <w:szCs w:val="26"/>
              </w:rPr>
            </w:pPr>
            <w:r w:rsidRPr="004E5D81">
              <w:rPr>
                <w:rFonts w:cs="Times New Roman"/>
                <w:szCs w:val="26"/>
              </w:rPr>
              <w:t>Trạng thái</w:t>
            </w:r>
          </w:p>
        </w:tc>
        <w:tc>
          <w:tcPr>
            <w:tcW w:w="4508" w:type="dxa"/>
          </w:tcPr>
          <w:p w14:paraId="263CA651" w14:textId="77777777" w:rsidR="004A7D63" w:rsidRDefault="004A7D63" w:rsidP="00F301DE">
            <w:pPr>
              <w:spacing w:line="312" w:lineRule="auto"/>
              <w:ind w:firstLine="0"/>
              <w:jc w:val="both"/>
              <w:rPr>
                <w:rFonts w:cs="Times New Roman"/>
                <w:szCs w:val="26"/>
              </w:rPr>
            </w:pPr>
            <w:r>
              <w:rPr>
                <w:rFonts w:cs="Times New Roman"/>
                <w:szCs w:val="26"/>
              </w:rPr>
              <w:t>Gồm c</w:t>
            </w:r>
            <w:r w:rsidRPr="004E5D81">
              <w:rPr>
                <w:rFonts w:cs="Times New Roman"/>
                <w:szCs w:val="26"/>
              </w:rPr>
              <w:t xml:space="preserve">ác lựa chọn: </w:t>
            </w:r>
          </w:p>
          <w:p w14:paraId="7FC53D1A" w14:textId="77777777" w:rsidR="004A7D63" w:rsidRDefault="004A7D63" w:rsidP="00F301DE">
            <w:pPr>
              <w:spacing w:line="312" w:lineRule="auto"/>
              <w:ind w:firstLine="0"/>
              <w:jc w:val="both"/>
              <w:rPr>
                <w:rFonts w:cs="Times New Roman"/>
                <w:szCs w:val="26"/>
              </w:rPr>
            </w:pPr>
            <w:r w:rsidRPr="00967EAA">
              <w:rPr>
                <w:rFonts w:cs="Times New Roman"/>
                <w:szCs w:val="26"/>
              </w:rPr>
              <w:t>M-Đã phê duyệt, S-Lưu, R-Từ chối phê duyệ</w:t>
            </w:r>
            <w:r>
              <w:rPr>
                <w:rFonts w:cs="Times New Roman"/>
                <w:szCs w:val="26"/>
              </w:rPr>
              <w:t>t, P-</w:t>
            </w:r>
            <w:r w:rsidRPr="004E5D81">
              <w:rPr>
                <w:rFonts w:cs="Times New Roman"/>
                <w:szCs w:val="26"/>
              </w:rPr>
              <w:t>Chờ phê duyệ</w:t>
            </w:r>
            <w:r>
              <w:rPr>
                <w:rFonts w:cs="Times New Roman"/>
                <w:szCs w:val="26"/>
              </w:rPr>
              <w:t>t</w:t>
            </w:r>
          </w:p>
        </w:tc>
      </w:tr>
      <w:tr w:rsidR="004A7D63" w14:paraId="064D7DD9" w14:textId="77777777" w:rsidTr="005E5229">
        <w:tc>
          <w:tcPr>
            <w:tcW w:w="4508" w:type="dxa"/>
          </w:tcPr>
          <w:p w14:paraId="620DAC01" w14:textId="77777777" w:rsidR="004A7D63" w:rsidRPr="004E5D81" w:rsidRDefault="004A7D63" w:rsidP="00F301DE">
            <w:pPr>
              <w:spacing w:line="312" w:lineRule="auto"/>
              <w:ind w:firstLine="0"/>
              <w:jc w:val="both"/>
              <w:rPr>
                <w:rFonts w:cs="Times New Roman"/>
                <w:szCs w:val="26"/>
              </w:rPr>
            </w:pPr>
            <w:r>
              <w:rPr>
                <w:rFonts w:cs="Times New Roman"/>
                <w:szCs w:val="26"/>
              </w:rPr>
              <w:t>Tình trạng hoạt động</w:t>
            </w:r>
          </w:p>
        </w:tc>
        <w:tc>
          <w:tcPr>
            <w:tcW w:w="4508" w:type="dxa"/>
          </w:tcPr>
          <w:p w14:paraId="418C7D7A" w14:textId="77777777" w:rsidR="004A7D63" w:rsidRDefault="004A7D63" w:rsidP="00F301DE">
            <w:pPr>
              <w:spacing w:line="312" w:lineRule="auto"/>
              <w:ind w:firstLine="0"/>
              <w:jc w:val="both"/>
              <w:rPr>
                <w:rFonts w:cs="Times New Roman"/>
                <w:szCs w:val="26"/>
              </w:rPr>
            </w:pPr>
            <w:r>
              <w:rPr>
                <w:rFonts w:cs="Times New Roman"/>
                <w:szCs w:val="26"/>
              </w:rPr>
              <w:t>Gồm c</w:t>
            </w:r>
            <w:r w:rsidRPr="004E5D81">
              <w:rPr>
                <w:rFonts w:cs="Times New Roman"/>
                <w:szCs w:val="26"/>
              </w:rPr>
              <w:t xml:space="preserve">ác lựa chọn: </w:t>
            </w:r>
          </w:p>
          <w:p w14:paraId="45B6865D" w14:textId="77777777" w:rsidR="004A7D63" w:rsidRDefault="004A7D63" w:rsidP="00F301DE">
            <w:pPr>
              <w:spacing w:line="312" w:lineRule="auto"/>
              <w:ind w:firstLine="0"/>
              <w:jc w:val="both"/>
              <w:rPr>
                <w:rFonts w:cs="Times New Roman"/>
                <w:szCs w:val="26"/>
              </w:rPr>
            </w:pPr>
            <w:r>
              <w:rPr>
                <w:rFonts w:cs="Times New Roman"/>
                <w:szCs w:val="26"/>
              </w:rPr>
              <w:t>Đang hoạt động, Đóng</w:t>
            </w:r>
          </w:p>
        </w:tc>
      </w:tr>
      <w:tr w:rsidR="004A7D63" w14:paraId="25C3928F" w14:textId="77777777" w:rsidTr="005E5229">
        <w:tc>
          <w:tcPr>
            <w:tcW w:w="4508" w:type="dxa"/>
          </w:tcPr>
          <w:p w14:paraId="65E19C10" w14:textId="77777777" w:rsidR="004A7D63" w:rsidRDefault="004A7D63" w:rsidP="00F301DE">
            <w:pPr>
              <w:spacing w:line="312" w:lineRule="auto"/>
              <w:ind w:firstLine="0"/>
              <w:jc w:val="both"/>
              <w:rPr>
                <w:rFonts w:cs="Times New Roman"/>
                <w:szCs w:val="26"/>
              </w:rPr>
            </w:pPr>
            <w:r w:rsidRPr="004E5D81">
              <w:rPr>
                <w:rFonts w:cs="Times New Roman"/>
                <w:szCs w:val="26"/>
                <w:lang w:val="en-GB"/>
              </w:rPr>
              <w:t>Số Bảo lãnh</w:t>
            </w:r>
          </w:p>
        </w:tc>
        <w:tc>
          <w:tcPr>
            <w:tcW w:w="4508" w:type="dxa"/>
          </w:tcPr>
          <w:p w14:paraId="1B2CEE6D" w14:textId="77777777" w:rsidR="004A7D63" w:rsidRDefault="004A7D63" w:rsidP="00F301DE">
            <w:pPr>
              <w:spacing w:line="312" w:lineRule="auto"/>
              <w:ind w:firstLine="0"/>
              <w:jc w:val="both"/>
              <w:rPr>
                <w:rFonts w:cs="Times New Roman"/>
                <w:szCs w:val="26"/>
              </w:rPr>
            </w:pPr>
          </w:p>
        </w:tc>
      </w:tr>
      <w:tr w:rsidR="004A7D63" w14:paraId="487003B1" w14:textId="77777777" w:rsidTr="005E5229">
        <w:tc>
          <w:tcPr>
            <w:tcW w:w="4508" w:type="dxa"/>
          </w:tcPr>
          <w:p w14:paraId="5ADA2BF3" w14:textId="77777777" w:rsidR="004A7D63" w:rsidRDefault="004A7D63" w:rsidP="00F301DE">
            <w:pPr>
              <w:spacing w:line="312" w:lineRule="auto"/>
              <w:ind w:firstLine="0"/>
              <w:jc w:val="both"/>
              <w:rPr>
                <w:rFonts w:cs="Times New Roman"/>
                <w:szCs w:val="26"/>
              </w:rPr>
            </w:pPr>
            <w:r w:rsidRPr="004E5D81">
              <w:rPr>
                <w:rFonts w:cs="Times New Roman"/>
                <w:szCs w:val="26"/>
                <w:lang w:val="en-GB"/>
              </w:rPr>
              <w:t>Số Ref liên quan</w:t>
            </w:r>
          </w:p>
        </w:tc>
        <w:tc>
          <w:tcPr>
            <w:tcW w:w="4508" w:type="dxa"/>
          </w:tcPr>
          <w:p w14:paraId="7ED4E55C" w14:textId="77777777" w:rsidR="004A7D63" w:rsidRDefault="004A7D63" w:rsidP="00F301DE">
            <w:pPr>
              <w:spacing w:line="312" w:lineRule="auto"/>
              <w:ind w:firstLine="0"/>
              <w:jc w:val="both"/>
              <w:rPr>
                <w:rFonts w:cs="Times New Roman"/>
                <w:szCs w:val="26"/>
              </w:rPr>
            </w:pPr>
          </w:p>
        </w:tc>
      </w:tr>
      <w:tr w:rsidR="004A7D63" w14:paraId="5D1C0942" w14:textId="77777777" w:rsidTr="005E5229">
        <w:tc>
          <w:tcPr>
            <w:tcW w:w="4508" w:type="dxa"/>
          </w:tcPr>
          <w:p w14:paraId="0C4A6E27" w14:textId="77777777" w:rsidR="004A7D63" w:rsidRPr="004E5D81" w:rsidRDefault="004A7D63" w:rsidP="00F301DE">
            <w:pPr>
              <w:spacing w:line="312" w:lineRule="auto"/>
              <w:ind w:firstLine="0"/>
              <w:jc w:val="both"/>
              <w:rPr>
                <w:rFonts w:cs="Times New Roman"/>
                <w:szCs w:val="26"/>
              </w:rPr>
            </w:pPr>
            <w:r w:rsidRPr="004E5D81">
              <w:rPr>
                <w:rFonts w:cs="Times New Roman"/>
                <w:szCs w:val="26"/>
                <w:lang w:val="en-GB"/>
              </w:rPr>
              <w:t>CIF</w:t>
            </w:r>
            <w:r>
              <w:rPr>
                <w:rFonts w:cs="Times New Roman"/>
                <w:szCs w:val="26"/>
                <w:lang w:val="en-GB"/>
              </w:rPr>
              <w:t xml:space="preserve"> khách hàng</w:t>
            </w:r>
          </w:p>
        </w:tc>
        <w:tc>
          <w:tcPr>
            <w:tcW w:w="4508" w:type="dxa"/>
          </w:tcPr>
          <w:p w14:paraId="1E708145" w14:textId="77777777" w:rsidR="004A7D63" w:rsidRDefault="004A7D63" w:rsidP="00F301DE">
            <w:pPr>
              <w:spacing w:line="312" w:lineRule="auto"/>
              <w:ind w:firstLine="0"/>
              <w:jc w:val="both"/>
              <w:rPr>
                <w:rFonts w:cs="Times New Roman"/>
                <w:szCs w:val="26"/>
              </w:rPr>
            </w:pPr>
            <w:r w:rsidRPr="00572448">
              <w:rPr>
                <w:rFonts w:cs="Times New Roman"/>
                <w:szCs w:val="26"/>
              </w:rPr>
              <w:t>CIF Bên được BL</w:t>
            </w:r>
          </w:p>
        </w:tc>
      </w:tr>
      <w:tr w:rsidR="004A7D63" w14:paraId="1C535490" w14:textId="77777777" w:rsidTr="005E5229">
        <w:tc>
          <w:tcPr>
            <w:tcW w:w="4508" w:type="dxa"/>
          </w:tcPr>
          <w:p w14:paraId="179C16F9" w14:textId="77777777" w:rsidR="004A7D63" w:rsidRPr="004E5D81" w:rsidRDefault="004A7D63" w:rsidP="00F301DE">
            <w:pPr>
              <w:spacing w:line="312" w:lineRule="auto"/>
              <w:ind w:firstLine="0"/>
              <w:jc w:val="both"/>
              <w:rPr>
                <w:rFonts w:cs="Times New Roman"/>
                <w:szCs w:val="26"/>
              </w:rPr>
            </w:pPr>
            <w:r>
              <w:rPr>
                <w:rFonts w:cs="Times New Roman"/>
                <w:szCs w:val="26"/>
                <w:lang w:val="en-GB"/>
              </w:rPr>
              <w:t>Tên k</w:t>
            </w:r>
            <w:r w:rsidRPr="004E5D81">
              <w:rPr>
                <w:rFonts w:cs="Times New Roman"/>
                <w:szCs w:val="26"/>
                <w:lang w:val="en-GB"/>
              </w:rPr>
              <w:t>hách hàng</w:t>
            </w:r>
          </w:p>
        </w:tc>
        <w:tc>
          <w:tcPr>
            <w:tcW w:w="4508" w:type="dxa"/>
          </w:tcPr>
          <w:p w14:paraId="5A2A1ACF" w14:textId="77777777" w:rsidR="004A7D63" w:rsidRDefault="004A7D63" w:rsidP="00F301DE">
            <w:pPr>
              <w:spacing w:line="312" w:lineRule="auto"/>
              <w:ind w:firstLine="0"/>
              <w:jc w:val="both"/>
              <w:rPr>
                <w:rFonts w:cs="Times New Roman"/>
                <w:szCs w:val="26"/>
              </w:rPr>
            </w:pPr>
            <w:r w:rsidRPr="00572448">
              <w:rPr>
                <w:rFonts w:cs="Times New Roman"/>
                <w:szCs w:val="26"/>
              </w:rPr>
              <w:t>Tên Bên được BL</w:t>
            </w:r>
          </w:p>
        </w:tc>
      </w:tr>
    </w:tbl>
    <w:p w14:paraId="43DFD83A" w14:textId="77777777" w:rsidR="004A7D63" w:rsidRDefault="004A7D63" w:rsidP="004A7D63">
      <w:pPr>
        <w:spacing w:before="120" w:after="120" w:line="312" w:lineRule="auto"/>
        <w:jc w:val="both"/>
        <w:rPr>
          <w:rFonts w:cs="Times New Roman"/>
          <w:szCs w:val="26"/>
        </w:rPr>
      </w:pPr>
      <w:r w:rsidRPr="00571988">
        <w:rPr>
          <w:rFonts w:cs="Times New Roman"/>
          <w:szCs w:val="26"/>
        </w:rPr>
        <w:t xml:space="preserve">Sau khi người dùng bấm nút </w:t>
      </w:r>
      <w:r w:rsidRPr="00B87C45">
        <w:rPr>
          <w:rFonts w:cs="Times New Roman"/>
          <w:b/>
          <w:szCs w:val="26"/>
        </w:rPr>
        <w:t>Tìm</w:t>
      </w:r>
      <w:r w:rsidRPr="00571988">
        <w:rPr>
          <w:rFonts w:cs="Times New Roman"/>
          <w:szCs w:val="26"/>
        </w:rPr>
        <w:t xml:space="preserve">, nếu có dữ liệu thoả mãn điều kiện tìm kiếm, Danh sách </w:t>
      </w:r>
      <w:r>
        <w:rPr>
          <w:rFonts w:cs="Times New Roman"/>
          <w:szCs w:val="26"/>
        </w:rPr>
        <w:t>giao dịch</w:t>
      </w:r>
      <w:r w:rsidRPr="00571988">
        <w:rPr>
          <w:rFonts w:cs="Times New Roman"/>
          <w:szCs w:val="26"/>
        </w:rPr>
        <w:t xml:space="preserve"> sẽ hiển thị gồm các cột thông tin sau:</w:t>
      </w:r>
    </w:p>
    <w:tbl>
      <w:tblPr>
        <w:tblStyle w:val="TableGrid"/>
        <w:tblW w:w="10470" w:type="dxa"/>
        <w:tblLayout w:type="fixed"/>
        <w:tblLook w:val="04A0" w:firstRow="1" w:lastRow="0" w:firstColumn="1" w:lastColumn="0" w:noHBand="0" w:noVBand="1"/>
      </w:tblPr>
      <w:tblGrid>
        <w:gridCol w:w="828"/>
        <w:gridCol w:w="827"/>
        <w:gridCol w:w="472"/>
        <w:gridCol w:w="803"/>
        <w:gridCol w:w="958"/>
        <w:gridCol w:w="965"/>
        <w:gridCol w:w="967"/>
        <w:gridCol w:w="699"/>
        <w:gridCol w:w="701"/>
        <w:gridCol w:w="698"/>
        <w:gridCol w:w="850"/>
        <w:gridCol w:w="851"/>
        <w:gridCol w:w="851"/>
      </w:tblGrid>
      <w:tr w:rsidR="004A7D63" w:rsidRPr="008106B7" w14:paraId="4564D357" w14:textId="77777777" w:rsidTr="00F301DE">
        <w:tc>
          <w:tcPr>
            <w:tcW w:w="828" w:type="dxa"/>
          </w:tcPr>
          <w:p w14:paraId="7D770095"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Ngày GD</w:t>
            </w:r>
          </w:p>
        </w:tc>
        <w:tc>
          <w:tcPr>
            <w:tcW w:w="827" w:type="dxa"/>
          </w:tcPr>
          <w:p w14:paraId="595E5A53"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Số TB BCT</w:t>
            </w:r>
          </w:p>
        </w:tc>
        <w:tc>
          <w:tcPr>
            <w:tcW w:w="472" w:type="dxa"/>
          </w:tcPr>
          <w:p w14:paraId="13BC0848"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Số BL</w:t>
            </w:r>
          </w:p>
        </w:tc>
        <w:tc>
          <w:tcPr>
            <w:tcW w:w="803" w:type="dxa"/>
          </w:tcPr>
          <w:p w14:paraId="2F967BBD"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Số Ref liên quan</w:t>
            </w:r>
          </w:p>
        </w:tc>
        <w:tc>
          <w:tcPr>
            <w:tcW w:w="958" w:type="dxa"/>
          </w:tcPr>
          <w:p w14:paraId="3B15C35F"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CIF Bên được BL</w:t>
            </w:r>
          </w:p>
        </w:tc>
        <w:tc>
          <w:tcPr>
            <w:tcW w:w="965" w:type="dxa"/>
          </w:tcPr>
          <w:p w14:paraId="4CF4F8D0"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Tên Bên được BL</w:t>
            </w:r>
          </w:p>
        </w:tc>
        <w:tc>
          <w:tcPr>
            <w:tcW w:w="967" w:type="dxa"/>
          </w:tcPr>
          <w:p w14:paraId="6CFA3394"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Tên Bên nhận BL</w:t>
            </w:r>
          </w:p>
        </w:tc>
        <w:tc>
          <w:tcPr>
            <w:tcW w:w="699" w:type="dxa"/>
          </w:tcPr>
          <w:p w14:paraId="5599A3CF"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Loại tiền BCT</w:t>
            </w:r>
          </w:p>
        </w:tc>
        <w:tc>
          <w:tcPr>
            <w:tcW w:w="701" w:type="dxa"/>
          </w:tcPr>
          <w:p w14:paraId="022E1D89"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Số tiền BCT</w:t>
            </w:r>
          </w:p>
        </w:tc>
        <w:tc>
          <w:tcPr>
            <w:tcW w:w="698" w:type="dxa"/>
          </w:tcPr>
          <w:p w14:paraId="3E2FC25F"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Số dư BCT</w:t>
            </w:r>
          </w:p>
        </w:tc>
        <w:tc>
          <w:tcPr>
            <w:tcW w:w="850" w:type="dxa"/>
          </w:tcPr>
          <w:p w14:paraId="494099CB" w14:textId="77777777" w:rsidR="004A7D63" w:rsidRPr="008106B7" w:rsidRDefault="004A7D63" w:rsidP="00F301DE">
            <w:pPr>
              <w:spacing w:before="120" w:after="120" w:line="312" w:lineRule="auto"/>
              <w:ind w:firstLine="0"/>
              <w:jc w:val="both"/>
              <w:rPr>
                <w:rFonts w:cs="Times New Roman"/>
                <w:sz w:val="20"/>
                <w:szCs w:val="20"/>
              </w:rPr>
            </w:pPr>
            <w:r w:rsidRPr="00E95BDD">
              <w:rPr>
                <w:rFonts w:cs="Times New Roman"/>
                <w:sz w:val="20"/>
                <w:szCs w:val="20"/>
                <w:lang w:val="en-GB"/>
              </w:rPr>
              <w:t>Người tạo GD</w:t>
            </w:r>
          </w:p>
        </w:tc>
        <w:tc>
          <w:tcPr>
            <w:tcW w:w="851" w:type="dxa"/>
          </w:tcPr>
          <w:p w14:paraId="4E58E513" w14:textId="77777777" w:rsidR="004A7D63" w:rsidRPr="008106B7" w:rsidRDefault="004A7D63" w:rsidP="00F301DE">
            <w:pPr>
              <w:spacing w:before="120" w:after="120" w:line="312" w:lineRule="auto"/>
              <w:ind w:firstLine="0"/>
              <w:jc w:val="both"/>
              <w:rPr>
                <w:rFonts w:cs="Times New Roman"/>
                <w:sz w:val="20"/>
                <w:szCs w:val="20"/>
              </w:rPr>
            </w:pPr>
            <w:r>
              <w:rPr>
                <w:rFonts w:cs="Times New Roman"/>
                <w:sz w:val="20"/>
                <w:szCs w:val="20"/>
              </w:rPr>
              <w:t>Người phê duyệt</w:t>
            </w:r>
          </w:p>
        </w:tc>
        <w:tc>
          <w:tcPr>
            <w:tcW w:w="851" w:type="dxa"/>
          </w:tcPr>
          <w:p w14:paraId="4358EC0F" w14:textId="77777777" w:rsidR="004A7D63" w:rsidRPr="008106B7" w:rsidRDefault="004A7D63" w:rsidP="00F301DE">
            <w:pPr>
              <w:spacing w:before="120" w:after="120" w:line="312" w:lineRule="auto"/>
              <w:ind w:firstLine="0"/>
              <w:jc w:val="both"/>
              <w:rPr>
                <w:rFonts w:cs="Times New Roman"/>
                <w:sz w:val="20"/>
                <w:szCs w:val="20"/>
              </w:rPr>
            </w:pPr>
            <w:r w:rsidRPr="008106B7">
              <w:rPr>
                <w:rFonts w:cs="Times New Roman"/>
                <w:sz w:val="20"/>
                <w:szCs w:val="20"/>
              </w:rPr>
              <w:t>Trạng thái</w:t>
            </w:r>
          </w:p>
        </w:tc>
      </w:tr>
    </w:tbl>
    <w:p w14:paraId="480C8CEB"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 xml:space="preserve">Khi tìm kiếm theo số Bảo lãnh, hệ thống liệt kê tất cả các BCT đòi tiền đã được đăng ký theo BL đó. </w:t>
      </w:r>
    </w:p>
    <w:p w14:paraId="2486E4D2" w14:textId="77777777" w:rsidR="004A7D63" w:rsidRPr="00571988" w:rsidRDefault="004A7D63" w:rsidP="004A7D63">
      <w:pPr>
        <w:spacing w:before="120" w:after="120" w:line="312" w:lineRule="auto"/>
        <w:jc w:val="both"/>
        <w:rPr>
          <w:rFonts w:cs="Times New Roman"/>
          <w:szCs w:val="26"/>
        </w:rPr>
      </w:pPr>
      <w:r w:rsidRPr="00571988">
        <w:rPr>
          <w:rFonts w:cs="Times New Roman"/>
          <w:szCs w:val="26"/>
        </w:rPr>
        <w:t xml:space="preserve">Người dùng chọn từng BCT để vấn tin thông tin Master hoặc lịch sử giao dịch của BCT. Khi vấn tin lịch sử giao dịch của BCT, người dùng có thể nhìn thấy cả thông tin hồ sơ </w:t>
      </w:r>
      <w:r>
        <w:rPr>
          <w:rFonts w:cs="Times New Roman"/>
          <w:szCs w:val="26"/>
        </w:rPr>
        <w:t>bảo lãnh</w:t>
      </w:r>
      <w:r w:rsidRPr="00571988">
        <w:rPr>
          <w:rFonts w:cs="Times New Roman"/>
          <w:szCs w:val="26"/>
        </w:rPr>
        <w:t xml:space="preserve"> và thông tin hồ sơ BCT đòi tiề</w:t>
      </w:r>
      <w:r>
        <w:rPr>
          <w:rFonts w:cs="Times New Roman"/>
          <w:szCs w:val="26"/>
        </w:rPr>
        <w:t>n theo bảo lãnh</w:t>
      </w:r>
      <w:r w:rsidRPr="00571988">
        <w:rPr>
          <w:rFonts w:cs="Times New Roman"/>
          <w:szCs w:val="26"/>
        </w:rPr>
        <w:t xml:space="preserve"> đó.</w:t>
      </w:r>
    </w:p>
    <w:p w14:paraId="6521F89C" w14:textId="5E807C8A" w:rsidR="00751FF3" w:rsidRDefault="00751FF3" w:rsidP="00751FF3">
      <w:pPr>
        <w:pStyle w:val="Heading6"/>
        <w:numPr>
          <w:ilvl w:val="0"/>
          <w:numId w:val="0"/>
        </w:numPr>
        <w:ind w:left="1701" w:hanging="1275"/>
      </w:pPr>
      <w:r>
        <w:lastRenderedPageBreak/>
        <w:t>Màn hình giao dịch</w:t>
      </w:r>
    </w:p>
    <w:p w14:paraId="6B615684" w14:textId="396B802A" w:rsidR="004A7D63" w:rsidRPr="00571988" w:rsidRDefault="002544FC" w:rsidP="00724F94">
      <w:pPr>
        <w:pStyle w:val="Heading7"/>
        <w:numPr>
          <w:ilvl w:val="0"/>
          <w:numId w:val="16"/>
        </w:numPr>
      </w:pPr>
      <w:r>
        <w:t xml:space="preserve">Tab </w:t>
      </w:r>
      <w:r w:rsidR="004A7D63" w:rsidRPr="00571988">
        <w:t xml:space="preserve">Thông tin </w:t>
      </w:r>
      <w:r w:rsidR="004A7D63">
        <w:t>giao dịch bảo lãnh</w:t>
      </w:r>
    </w:p>
    <w:p w14:paraId="1040F6F3" w14:textId="77777777" w:rsidR="004A7D63" w:rsidRPr="00977353"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977353">
        <w:rPr>
          <w:rFonts w:cs="Times New Roman"/>
          <w:b/>
          <w:szCs w:val="26"/>
        </w:rPr>
        <w:t>Màn hình thông tin Master</w:t>
      </w:r>
      <w:r>
        <w:rPr>
          <w:rFonts w:cs="Times New Roman"/>
          <w:b/>
          <w:szCs w:val="26"/>
        </w:rPr>
        <w:t>:</w:t>
      </w:r>
      <w:r w:rsidRPr="00571988">
        <w:rPr>
          <w:rFonts w:cs="Times New Roman"/>
          <w:szCs w:val="26"/>
        </w:rPr>
        <w:t xml:space="preserve"> </w:t>
      </w:r>
      <w:r>
        <w:rPr>
          <w:rFonts w:cs="Times New Roman"/>
          <w:szCs w:val="26"/>
        </w:rPr>
        <w:t>tương tự</w:t>
      </w:r>
      <w:r w:rsidRPr="00977353">
        <w:rPr>
          <w:rFonts w:cs="Times New Roman"/>
          <w:szCs w:val="26"/>
        </w:rPr>
        <w:t xml:space="preserve"> màn hình Thông tin giao dịch của chức năng Phát hành bảo lãnh trừ thông tin về Nội dung CKBL.</w:t>
      </w:r>
    </w:p>
    <w:p w14:paraId="274E7875" w14:textId="77777777" w:rsidR="004A7D63" w:rsidRPr="00571988" w:rsidRDefault="004A7D63" w:rsidP="004A7D63">
      <w:pPr>
        <w:pStyle w:val="ListParagraph"/>
        <w:spacing w:before="120" w:after="120" w:line="312" w:lineRule="auto"/>
        <w:ind w:left="426" w:firstLine="294"/>
        <w:contextualSpacing w:val="0"/>
        <w:jc w:val="both"/>
        <w:rPr>
          <w:rFonts w:cs="Times New Roman"/>
          <w:szCs w:val="26"/>
        </w:rPr>
      </w:pPr>
      <w:r w:rsidRPr="00571988">
        <w:rPr>
          <w:rFonts w:cs="Times New Roman"/>
          <w:szCs w:val="26"/>
        </w:rPr>
        <w:t>Các thông tin hiển thị giá trị cập nhật nhất và không cho người dùng thay đổi.</w:t>
      </w:r>
    </w:p>
    <w:p w14:paraId="086FF27B"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977353">
        <w:rPr>
          <w:rFonts w:cs="Times New Roman"/>
          <w:b/>
          <w:szCs w:val="26"/>
        </w:rPr>
        <w:t>Màn hình thông tin lịch sử giao dịch</w:t>
      </w:r>
      <w:r>
        <w:rPr>
          <w:rFonts w:cs="Times New Roman"/>
          <w:szCs w:val="26"/>
        </w:rPr>
        <w:t>:</w:t>
      </w:r>
      <w:r w:rsidRPr="00571988">
        <w:rPr>
          <w:rFonts w:cs="Times New Roman"/>
          <w:szCs w:val="26"/>
        </w:rPr>
        <w:t xml:space="preserve"> là màn hình của từng chức năng</w:t>
      </w:r>
      <w:r>
        <w:rPr>
          <w:rFonts w:cs="Times New Roman"/>
          <w:szCs w:val="26"/>
        </w:rPr>
        <w:t xml:space="preserve"> bảo lãnh</w:t>
      </w:r>
      <w:r w:rsidRPr="00571988">
        <w:rPr>
          <w:rFonts w:cs="Times New Roman"/>
          <w:szCs w:val="26"/>
        </w:rPr>
        <w:t xml:space="preserve">, gồm cả thông tin </w:t>
      </w:r>
      <w:r>
        <w:rPr>
          <w:rFonts w:cs="Times New Roman"/>
          <w:szCs w:val="26"/>
        </w:rPr>
        <w:t>giao dịch bảo lãnh</w:t>
      </w:r>
      <w:r w:rsidRPr="00571988">
        <w:rPr>
          <w:rFonts w:cs="Times New Roman"/>
          <w:szCs w:val="26"/>
        </w:rPr>
        <w:t xml:space="preserve"> và BCT đòi tiền theo </w:t>
      </w:r>
      <w:r>
        <w:rPr>
          <w:rFonts w:cs="Times New Roman"/>
          <w:szCs w:val="26"/>
        </w:rPr>
        <w:t>bảo lãnh</w:t>
      </w:r>
      <w:r w:rsidRPr="00571988">
        <w:rPr>
          <w:rFonts w:cs="Times New Roman"/>
          <w:szCs w:val="26"/>
        </w:rPr>
        <w:t xml:space="preserve"> đó</w:t>
      </w:r>
      <w:r>
        <w:rPr>
          <w:rFonts w:cs="Times New Roman"/>
          <w:szCs w:val="26"/>
        </w:rPr>
        <w:t>.</w:t>
      </w:r>
    </w:p>
    <w:p w14:paraId="49B60138"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Hệ thống cho biết thông tin ngày xử lý, người khởi tạo, người phê duyệt</w:t>
      </w:r>
      <w:r>
        <w:rPr>
          <w:rFonts w:cs="Times New Roman"/>
          <w:szCs w:val="26"/>
        </w:rPr>
        <w:t xml:space="preserve"> giao dịch.</w:t>
      </w:r>
    </w:p>
    <w:p w14:paraId="6659A572" w14:textId="6C208EB1" w:rsidR="004A7D63" w:rsidRPr="00571988" w:rsidRDefault="002544FC" w:rsidP="004A7D63">
      <w:pPr>
        <w:pStyle w:val="Heading7"/>
      </w:pPr>
      <w:r>
        <w:t xml:space="preserve">Tab </w:t>
      </w:r>
      <w:r w:rsidR="004A7D63">
        <w:t>Thông tin</w:t>
      </w:r>
      <w:r w:rsidR="004A7D63" w:rsidRPr="00571988">
        <w:t xml:space="preserve"> BCT đòi tiền</w:t>
      </w:r>
    </w:p>
    <w:p w14:paraId="182CFA08"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977353">
        <w:rPr>
          <w:rFonts w:cs="Times New Roman"/>
          <w:b/>
          <w:szCs w:val="26"/>
        </w:rPr>
        <w:t>Màn hình thông tin Master</w:t>
      </w:r>
      <w:r>
        <w:rPr>
          <w:rFonts w:cs="Times New Roman"/>
          <w:b/>
          <w:szCs w:val="26"/>
        </w:rPr>
        <w:t>:</w:t>
      </w:r>
      <w:r w:rsidRPr="00571988">
        <w:rPr>
          <w:rFonts w:cs="Times New Roman"/>
          <w:szCs w:val="26"/>
        </w:rPr>
        <w:t xml:space="preserve"> gồm thông tin chính </w:t>
      </w:r>
      <w:r>
        <w:rPr>
          <w:rFonts w:cs="Times New Roman"/>
          <w:szCs w:val="26"/>
        </w:rPr>
        <w:t>của giao dịch bảo lãnh</w:t>
      </w:r>
      <w:r w:rsidRPr="00571988">
        <w:rPr>
          <w:rFonts w:cs="Times New Roman"/>
          <w:szCs w:val="26"/>
        </w:rPr>
        <w:t xml:space="preserve"> và BCT (</w:t>
      </w:r>
      <w:r>
        <w:rPr>
          <w:rFonts w:cs="Times New Roman"/>
          <w:szCs w:val="26"/>
        </w:rPr>
        <w:t>tương tự màn hình chức năng Đăng ký BCT đòi tiền nhưng sẽ có thêm trường số dư BCT để khi vấn tin, người dùng có thể thấy được còn BCT nào chưa thanh toán và số tiền còn phải thanh toán là bao nhiêu</w:t>
      </w:r>
      <w:r w:rsidRPr="00571988">
        <w:rPr>
          <w:rFonts w:cs="Times New Roman"/>
          <w:szCs w:val="26"/>
        </w:rPr>
        <w:t>)</w:t>
      </w:r>
    </w:p>
    <w:p w14:paraId="1080C2CD" w14:textId="77777777" w:rsidR="004A7D63" w:rsidRPr="00571988" w:rsidRDefault="004A7D63" w:rsidP="004A7D63">
      <w:pPr>
        <w:pStyle w:val="ListParagraph"/>
        <w:spacing w:before="120" w:after="120" w:line="312" w:lineRule="auto"/>
        <w:ind w:left="426" w:firstLine="294"/>
        <w:contextualSpacing w:val="0"/>
        <w:jc w:val="both"/>
        <w:rPr>
          <w:rFonts w:cs="Times New Roman"/>
          <w:szCs w:val="26"/>
        </w:rPr>
      </w:pPr>
      <w:r w:rsidRPr="00571988">
        <w:rPr>
          <w:rFonts w:cs="Times New Roman"/>
          <w:szCs w:val="26"/>
        </w:rPr>
        <w:t>Các thông tin hiển thị giá trị cập nhật nhất và không cho người dùng thay đổi.</w:t>
      </w:r>
    </w:p>
    <w:p w14:paraId="36BDE74C" w14:textId="77777777" w:rsidR="004A7D63" w:rsidRPr="00571988"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977353">
        <w:rPr>
          <w:rFonts w:cs="Times New Roman"/>
          <w:b/>
          <w:szCs w:val="26"/>
        </w:rPr>
        <w:t>Màn hình thông tin lịch sử giao dịch</w:t>
      </w:r>
      <w:r>
        <w:rPr>
          <w:rFonts w:cs="Times New Roman"/>
          <w:szCs w:val="26"/>
        </w:rPr>
        <w:t>:</w:t>
      </w:r>
      <w:r w:rsidRPr="00571988">
        <w:rPr>
          <w:rFonts w:cs="Times New Roman"/>
          <w:szCs w:val="26"/>
        </w:rPr>
        <w:t xml:space="preserve"> là màn hình của từng chức năng </w:t>
      </w:r>
      <w:r>
        <w:rPr>
          <w:rFonts w:cs="Times New Roman"/>
          <w:szCs w:val="26"/>
        </w:rPr>
        <w:t>bảo lãnh</w:t>
      </w:r>
      <w:r w:rsidRPr="00571988">
        <w:rPr>
          <w:rFonts w:cs="Times New Roman"/>
          <w:szCs w:val="26"/>
        </w:rPr>
        <w:t xml:space="preserve">, gồm cả thông tin </w:t>
      </w:r>
      <w:r>
        <w:rPr>
          <w:rFonts w:cs="Times New Roman"/>
          <w:szCs w:val="26"/>
        </w:rPr>
        <w:t>giao dịch</w:t>
      </w:r>
      <w:r w:rsidRPr="00571988">
        <w:rPr>
          <w:rFonts w:cs="Times New Roman"/>
          <w:szCs w:val="26"/>
        </w:rPr>
        <w:t xml:space="preserve"> </w:t>
      </w:r>
      <w:r>
        <w:rPr>
          <w:rFonts w:cs="Times New Roman"/>
          <w:szCs w:val="26"/>
        </w:rPr>
        <w:t>bảo lãnh</w:t>
      </w:r>
      <w:r w:rsidRPr="00571988">
        <w:rPr>
          <w:rFonts w:cs="Times New Roman"/>
          <w:szCs w:val="26"/>
        </w:rPr>
        <w:t xml:space="preserve"> và </w:t>
      </w:r>
      <w:r>
        <w:rPr>
          <w:rFonts w:cs="Times New Roman"/>
          <w:szCs w:val="26"/>
        </w:rPr>
        <w:t>giao dịch</w:t>
      </w:r>
      <w:r w:rsidRPr="00571988">
        <w:rPr>
          <w:rFonts w:cs="Times New Roman"/>
          <w:szCs w:val="26"/>
        </w:rPr>
        <w:t xml:space="preserve"> BCT đòi tiền theo </w:t>
      </w:r>
      <w:r>
        <w:rPr>
          <w:rFonts w:cs="Times New Roman"/>
          <w:szCs w:val="26"/>
        </w:rPr>
        <w:t>bảo lãnh</w:t>
      </w:r>
      <w:r w:rsidRPr="00571988">
        <w:rPr>
          <w:rFonts w:cs="Times New Roman"/>
          <w:szCs w:val="26"/>
        </w:rPr>
        <w:t xml:space="preserve"> đó</w:t>
      </w:r>
      <w:r>
        <w:rPr>
          <w:rFonts w:cs="Times New Roman"/>
          <w:szCs w:val="26"/>
        </w:rPr>
        <w:t>.</w:t>
      </w:r>
    </w:p>
    <w:p w14:paraId="2E5F2A9F" w14:textId="77777777" w:rsidR="004A7D63" w:rsidRDefault="004A7D63" w:rsidP="004A7D63">
      <w:pPr>
        <w:pStyle w:val="ListParagraph"/>
        <w:numPr>
          <w:ilvl w:val="0"/>
          <w:numId w:val="1"/>
        </w:numPr>
        <w:spacing w:before="120" w:after="120" w:line="312" w:lineRule="auto"/>
        <w:ind w:left="0" w:firstLine="426"/>
        <w:contextualSpacing w:val="0"/>
        <w:jc w:val="both"/>
        <w:rPr>
          <w:rFonts w:cs="Times New Roman"/>
          <w:szCs w:val="26"/>
        </w:rPr>
      </w:pPr>
      <w:r w:rsidRPr="00571988">
        <w:rPr>
          <w:rFonts w:cs="Times New Roman"/>
          <w:szCs w:val="26"/>
        </w:rPr>
        <w:t>Hệ thống cho biết thông tin ngày xử lý, người khởi tạo, người phê duyệt hồ sơ</w:t>
      </w:r>
    </w:p>
    <w:p w14:paraId="11139372" w14:textId="66759FDC" w:rsidR="00E42790" w:rsidRPr="00E42790" w:rsidRDefault="00E42790" w:rsidP="00E42790">
      <w:pPr>
        <w:pStyle w:val="Heading3"/>
        <w:rPr>
          <w:szCs w:val="26"/>
        </w:rPr>
      </w:pPr>
      <w:r w:rsidRPr="00E42790">
        <w:t>Hạch toán GL cuối ngày</w:t>
      </w:r>
      <w:r>
        <w:t xml:space="preserve"> </w:t>
      </w:r>
    </w:p>
    <w:p w14:paraId="370C263A" w14:textId="28F2F1D1" w:rsidR="00E42790" w:rsidRPr="003A0EC1" w:rsidRDefault="00E95C98" w:rsidP="00E42790">
      <w:pPr>
        <w:pStyle w:val="ListParagraph"/>
        <w:spacing w:before="120" w:after="120" w:line="312" w:lineRule="auto"/>
        <w:ind w:firstLine="0"/>
        <w:contextualSpacing w:val="0"/>
        <w:jc w:val="both"/>
        <w:rPr>
          <w:rFonts w:cs="Times New Roman"/>
          <w:szCs w:val="26"/>
        </w:rPr>
      </w:pPr>
      <w:r>
        <w:object w:dxaOrig="1531" w:dyaOrig="1002" w14:anchorId="76AE248A">
          <v:shape id="_x0000_i1045" type="#_x0000_t75" style="width:76.7pt;height:50.5pt" o:ole="">
            <v:imagedata r:id="rId39" o:title=""/>
          </v:shape>
          <o:OLEObject Type="Embed" ProgID="Excel.Sheet.12" ShapeID="_x0000_i1045" DrawAspect="Icon" ObjectID="_1709132686" r:id="rId53"/>
        </w:object>
      </w:r>
    </w:p>
    <w:p w14:paraId="6823402E" w14:textId="77777777" w:rsidR="00E42790" w:rsidRPr="00E42790" w:rsidRDefault="00E42790" w:rsidP="00E42790">
      <w:pPr>
        <w:pStyle w:val="Heading3"/>
        <w:ind w:left="1170" w:hanging="900"/>
      </w:pPr>
      <w:r w:rsidRPr="00E42790">
        <w:t>Chứng từ bảo lãnh:</w:t>
      </w:r>
    </w:p>
    <w:p w14:paraId="2B621EFF" w14:textId="77777777" w:rsidR="00E42790" w:rsidRPr="003A498C" w:rsidRDefault="00E42790" w:rsidP="00724F94">
      <w:pPr>
        <w:pStyle w:val="ListParagraph"/>
        <w:numPr>
          <w:ilvl w:val="0"/>
          <w:numId w:val="27"/>
        </w:numPr>
        <w:spacing w:before="120" w:after="120" w:line="312" w:lineRule="auto"/>
        <w:ind w:left="720" w:hanging="450"/>
        <w:contextualSpacing w:val="0"/>
        <w:jc w:val="both"/>
        <w:rPr>
          <w:b/>
        </w:rPr>
      </w:pPr>
      <w:commentRangeStart w:id="599"/>
      <w:commentRangeStart w:id="600"/>
      <w:r w:rsidRPr="003A498C">
        <w:rPr>
          <w:b/>
        </w:rPr>
        <w:t>Cam kết bảo lãnh</w:t>
      </w:r>
    </w:p>
    <w:p w14:paraId="6E4BE0E5" w14:textId="77777777" w:rsidR="00E42790" w:rsidRPr="003A498C" w:rsidRDefault="00E42790" w:rsidP="00E42790">
      <w:pPr>
        <w:pStyle w:val="ListParagraph"/>
        <w:spacing w:before="120" w:after="120" w:line="312" w:lineRule="auto"/>
        <w:ind w:firstLine="0"/>
        <w:contextualSpacing w:val="0"/>
        <w:jc w:val="both"/>
        <w:rPr>
          <w:color w:val="FF0000"/>
        </w:rPr>
      </w:pPr>
      <w:r w:rsidRPr="003A498C">
        <w:rPr>
          <w:color w:val="FF0000"/>
        </w:rPr>
        <w:t>(Cần bổ sung các mẫu Cam kết bảo lãnh được tạo trong giao dịch)</w:t>
      </w:r>
    </w:p>
    <w:p w14:paraId="6FFF9D3C" w14:textId="77777777" w:rsidR="00E42790" w:rsidRPr="003A498C" w:rsidRDefault="00E42790" w:rsidP="00724F94">
      <w:pPr>
        <w:pStyle w:val="ListParagraph"/>
        <w:numPr>
          <w:ilvl w:val="0"/>
          <w:numId w:val="27"/>
        </w:numPr>
        <w:spacing w:before="120" w:after="120" w:line="312" w:lineRule="auto"/>
        <w:ind w:left="720" w:hanging="450"/>
        <w:contextualSpacing w:val="0"/>
        <w:jc w:val="both"/>
        <w:rPr>
          <w:b/>
        </w:rPr>
      </w:pPr>
      <w:r w:rsidRPr="003A498C">
        <w:rPr>
          <w:b/>
        </w:rPr>
        <w:t>Các loại Thông báo</w:t>
      </w:r>
    </w:p>
    <w:p w14:paraId="3C40044D" w14:textId="77777777" w:rsidR="00E42790" w:rsidRPr="003A498C" w:rsidRDefault="00E42790" w:rsidP="00E42790">
      <w:pPr>
        <w:pStyle w:val="ListParagraph"/>
        <w:spacing w:before="120" w:after="120" w:line="312" w:lineRule="auto"/>
        <w:ind w:firstLine="0"/>
        <w:contextualSpacing w:val="0"/>
        <w:jc w:val="both"/>
        <w:rPr>
          <w:color w:val="FF0000"/>
        </w:rPr>
      </w:pPr>
      <w:r w:rsidRPr="003A498C">
        <w:rPr>
          <w:color w:val="FF0000"/>
        </w:rPr>
        <w:t>(Cần bổ sung các mẫu Thông báo được tạo trong giao dịch)</w:t>
      </w:r>
      <w:commentRangeEnd w:id="599"/>
      <w:r w:rsidR="005217C2">
        <w:rPr>
          <w:rStyle w:val="CommentReference"/>
        </w:rPr>
        <w:commentReference w:id="599"/>
      </w:r>
      <w:commentRangeEnd w:id="600"/>
      <w:r w:rsidR="00F463CD">
        <w:rPr>
          <w:rStyle w:val="CommentReference"/>
        </w:rPr>
        <w:commentReference w:id="600"/>
      </w:r>
    </w:p>
    <w:p w14:paraId="7EF1E166" w14:textId="77777777" w:rsidR="00E42790" w:rsidRPr="003A498C" w:rsidRDefault="00E42790" w:rsidP="00724F94">
      <w:pPr>
        <w:pStyle w:val="ListParagraph"/>
        <w:numPr>
          <w:ilvl w:val="0"/>
          <w:numId w:val="27"/>
        </w:numPr>
        <w:spacing w:before="120" w:after="120" w:line="312" w:lineRule="auto"/>
        <w:ind w:left="720" w:hanging="450"/>
        <w:contextualSpacing w:val="0"/>
        <w:jc w:val="both"/>
        <w:rPr>
          <w:b/>
        </w:rPr>
      </w:pPr>
      <w:r w:rsidRPr="003A498C">
        <w:rPr>
          <w:b/>
        </w:rPr>
        <w:t>Giấy đề nghị hạch toán</w:t>
      </w:r>
    </w:p>
    <w:p w14:paraId="206107AF" w14:textId="77777777" w:rsidR="00E42790" w:rsidRDefault="00E42790" w:rsidP="00E42790">
      <w:pPr>
        <w:pStyle w:val="ListParagraph"/>
        <w:spacing w:before="120" w:after="120" w:line="312" w:lineRule="auto"/>
        <w:ind w:firstLine="0"/>
        <w:contextualSpacing w:val="0"/>
        <w:jc w:val="both"/>
      </w:pPr>
      <w:r>
        <w:object w:dxaOrig="1531" w:dyaOrig="1002" w14:anchorId="11BCBFB7">
          <v:shape id="_x0000_i1046" type="#_x0000_t75" style="width:76.7pt;height:50.5pt" o:ole="">
            <v:imagedata r:id="rId41" o:title=""/>
          </v:shape>
          <o:OLEObject Type="Embed" ProgID="Word.Document.8" ShapeID="_x0000_i1046" DrawAspect="Icon" ObjectID="_1709132687" r:id="rId54">
            <o:FieldCodes>\s</o:FieldCodes>
          </o:OLEObject>
        </w:object>
      </w:r>
    </w:p>
    <w:p w14:paraId="1D2D8759" w14:textId="5E4548A0" w:rsidR="00CE7C3D" w:rsidRDefault="00CE7C3D" w:rsidP="00E42790">
      <w:pPr>
        <w:spacing w:before="120" w:after="120" w:line="312" w:lineRule="auto"/>
        <w:ind w:firstLine="0"/>
        <w:jc w:val="both"/>
        <w:rPr>
          <w:rFonts w:cs="Times New Roman"/>
          <w:szCs w:val="26"/>
        </w:rPr>
      </w:pPr>
    </w:p>
    <w:p w14:paraId="1F90492A" w14:textId="7AD5524A" w:rsidR="001C7921" w:rsidRDefault="001C7921" w:rsidP="001C7921">
      <w:pPr>
        <w:pStyle w:val="Heading1"/>
      </w:pPr>
      <w:r>
        <w:t>BÁO CÁO</w:t>
      </w:r>
    </w:p>
    <w:p w14:paraId="0CD762CF" w14:textId="77777777" w:rsidR="00CE7C3D" w:rsidRPr="00350313" w:rsidRDefault="00CE7C3D" w:rsidP="00CE7C3D">
      <w:pPr>
        <w:spacing w:before="120" w:after="120" w:line="312" w:lineRule="auto"/>
        <w:ind w:firstLine="425"/>
        <w:jc w:val="both"/>
        <w:rPr>
          <w:b/>
        </w:rPr>
      </w:pPr>
      <w:r w:rsidRPr="00350313">
        <w:rPr>
          <w:b/>
        </w:rPr>
        <w:t>Yêu cầu chung:</w:t>
      </w:r>
    </w:p>
    <w:p w14:paraId="3DF65F43" w14:textId="77777777" w:rsidR="00CE7C3D" w:rsidRPr="00321A2F" w:rsidRDefault="00CE7C3D" w:rsidP="00CE7C3D">
      <w:pPr>
        <w:pStyle w:val="ListParagraph"/>
        <w:numPr>
          <w:ilvl w:val="0"/>
          <w:numId w:val="1"/>
        </w:numPr>
        <w:spacing w:before="120" w:after="120" w:line="312" w:lineRule="auto"/>
        <w:ind w:left="0" w:firstLine="425"/>
        <w:contextualSpacing w:val="0"/>
        <w:jc w:val="both"/>
      </w:pPr>
      <w:r w:rsidRPr="00321A2F">
        <w:t>Toàn bộ báo cáo TTTM thuộc báo cáo tức thì</w:t>
      </w:r>
    </w:p>
    <w:p w14:paraId="2FB172CB" w14:textId="77777777" w:rsidR="00CE7C3D" w:rsidRDefault="00CE7C3D" w:rsidP="00CE7C3D">
      <w:pPr>
        <w:pStyle w:val="ListParagraph"/>
        <w:numPr>
          <w:ilvl w:val="0"/>
          <w:numId w:val="1"/>
        </w:numPr>
        <w:spacing w:before="120" w:after="120" w:line="312" w:lineRule="auto"/>
        <w:ind w:left="0" w:firstLine="425"/>
        <w:contextualSpacing w:val="0"/>
        <w:jc w:val="both"/>
      </w:pPr>
      <w:r w:rsidRPr="00321A2F">
        <w:t>Hệ thống báo cáo cho phép người sử dụng in trực tiếp ra máy in và cho phép export</w:t>
      </w:r>
      <w:r>
        <w:t xml:space="preserve"> </w:t>
      </w:r>
      <w:r w:rsidRPr="00321A2F">
        <w:t>ra file EXCEL</w:t>
      </w:r>
      <w:r>
        <w:t>, WORD, PDF.</w:t>
      </w:r>
    </w:p>
    <w:p w14:paraId="458DAD56" w14:textId="77777777" w:rsidR="00CE7C3D" w:rsidRDefault="00CE7C3D" w:rsidP="00CE7C3D">
      <w:pPr>
        <w:pStyle w:val="Heading3"/>
      </w:pPr>
      <w:r>
        <w:t>Báo cáo sao kê số dư</w:t>
      </w:r>
    </w:p>
    <w:p w14:paraId="0F5EBEEE" w14:textId="45368444" w:rsidR="00CE7C3D" w:rsidRDefault="00CE7C3D" w:rsidP="00CE7C3D">
      <w:pPr>
        <w:spacing w:after="0"/>
        <w:ind w:firstLine="567"/>
      </w:pPr>
      <w:r>
        <w:t xml:space="preserve">Xây dựng 1 báo sao kê số dư các sản phẩm TTTM </w:t>
      </w:r>
      <w:proofErr w:type="gramStart"/>
      <w:r>
        <w:t>chung</w:t>
      </w:r>
      <w:proofErr w:type="gramEnd"/>
      <w:r>
        <w:t xml:space="preserve"> cho tất cả các sản phẩm.Layout và mapping báo cáo xem file đính kèm:</w:t>
      </w:r>
    </w:p>
    <w:p w14:paraId="40CF7372" w14:textId="7B068C05" w:rsidR="00CE7C3D" w:rsidRDefault="00A10234" w:rsidP="00CE7C3D">
      <w:pPr>
        <w:spacing w:after="0"/>
        <w:ind w:firstLine="567"/>
      </w:pPr>
      <w:r>
        <w:rPr>
          <w:noProof/>
        </w:rPr>
        <w:pict w14:anchorId="71B79F86">
          <v:shape id="_x0000_s1049" type="#_x0000_t75" style="position:absolute;left:0;text-align:left;margin-left:0;margin-top:-.3pt;width:74.8pt;height:48.6pt;z-index:251660288;mso-position-horizontal:left;mso-position-horizontal-relative:text;mso-position-vertical-relative:text">
            <v:imagedata r:id="rId55" o:title=""/>
            <w10:wrap type="square" side="right"/>
          </v:shape>
          <o:OLEObject Type="Embed" ProgID="Excel.Sheet.12" ShapeID="_x0000_s1049" DrawAspect="Icon" ObjectID="_1709132688" r:id="rId56"/>
        </w:pict>
      </w:r>
      <w:r w:rsidR="00CE7C3D">
        <w:br w:type="textWrapping" w:clear="all"/>
      </w:r>
    </w:p>
    <w:p w14:paraId="718CC516" w14:textId="77777777" w:rsidR="00CE7C3D" w:rsidRDefault="00CE7C3D" w:rsidP="00CE7C3D">
      <w:pPr>
        <w:pStyle w:val="Heading3"/>
      </w:pPr>
      <w:r>
        <w:t>Báo cáo doanh số</w:t>
      </w:r>
    </w:p>
    <w:p w14:paraId="4071D3AE" w14:textId="77777777" w:rsidR="00CE7C3D" w:rsidRDefault="00CE7C3D" w:rsidP="00CE7C3D">
      <w:pPr>
        <w:spacing w:after="0"/>
        <w:ind w:firstLine="567"/>
      </w:pPr>
      <w:r>
        <w:t>Xây dựng 3 báo cáo doanh số cho các nhóm sản phẩm Nhập khẩu, Xuất khẩu và Bảo lãnh</w:t>
      </w:r>
    </w:p>
    <w:p w14:paraId="69D28942" w14:textId="77777777" w:rsidR="00CE7C3D" w:rsidRDefault="00CE7C3D" w:rsidP="00CE7C3D">
      <w:pPr>
        <w:spacing w:after="0"/>
        <w:ind w:firstLine="567"/>
      </w:pPr>
      <w:r>
        <w:t>Layout báo cáo xem file đính kèm.</w:t>
      </w:r>
    </w:p>
    <w:p w14:paraId="4CE89B04" w14:textId="77777777" w:rsidR="00CE7C3D" w:rsidRDefault="00CE7C3D" w:rsidP="00CE7C3D">
      <w:pPr>
        <w:spacing w:after="0"/>
        <w:ind w:firstLine="567"/>
      </w:pPr>
      <w:r>
        <w:t>-</w:t>
      </w:r>
      <w:r>
        <w:tab/>
        <w:t>Sheet1: Bảo cáo doanh số Nhập khẩu</w:t>
      </w:r>
    </w:p>
    <w:p w14:paraId="128FD3D4" w14:textId="77777777" w:rsidR="00CE7C3D" w:rsidRDefault="00CE7C3D" w:rsidP="00CE7C3D">
      <w:pPr>
        <w:spacing w:after="0"/>
        <w:ind w:firstLine="567"/>
      </w:pPr>
      <w:r>
        <w:t>-</w:t>
      </w:r>
      <w:r>
        <w:tab/>
        <w:t>Sheet2: Báo cáo doanh số Xuất khẩu</w:t>
      </w:r>
    </w:p>
    <w:p w14:paraId="32BE2AA8" w14:textId="77777777" w:rsidR="00CE7C3D" w:rsidRDefault="00CE7C3D" w:rsidP="00CE7C3D">
      <w:pPr>
        <w:spacing w:after="0"/>
        <w:ind w:firstLine="567"/>
      </w:pPr>
      <w:r>
        <w:t>-</w:t>
      </w:r>
      <w:r>
        <w:tab/>
        <w:t>Sheet3: Báo cáo doanh số Bảo lãnh</w:t>
      </w:r>
    </w:p>
    <w:p w14:paraId="2300099A" w14:textId="4477432D" w:rsidR="00E42790" w:rsidRPr="00CE7C3D" w:rsidRDefault="00A10234" w:rsidP="00CE7C3D">
      <w:pPr>
        <w:tabs>
          <w:tab w:val="left" w:pos="1814"/>
        </w:tabs>
        <w:rPr>
          <w:rFonts w:cs="Times New Roman"/>
          <w:szCs w:val="26"/>
        </w:rPr>
      </w:pPr>
      <w:r>
        <w:rPr>
          <w:noProof/>
        </w:rPr>
        <w:pict w14:anchorId="1ADC2455">
          <v:shape id="_x0000_s1048" type="#_x0000_t75" style="position:absolute;left:0;text-align:left;margin-left:0;margin-top:.15pt;width:100.05pt;height:64.5pt;z-index:251658240;mso-position-horizontal:left;mso-position-horizontal-relative:text;mso-position-vertical-relative:text">
            <v:imagedata r:id="rId57" o:title=""/>
            <w10:wrap type="square" side="right"/>
          </v:shape>
          <o:OLEObject Type="Embed" ProgID="Excel.Sheet.12" ShapeID="_x0000_s1048" DrawAspect="Icon" ObjectID="_1709132689" r:id="rId58"/>
        </w:pict>
      </w:r>
      <w:r w:rsidR="00CE7C3D">
        <w:br w:type="textWrapping" w:clear="all"/>
      </w:r>
    </w:p>
    <w:sectPr w:rsidR="00E42790" w:rsidRPr="00CE7C3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Vu Thi Quynh Anh" w:date="2022-03-02T15:41:00Z" w:initials="VTQA">
    <w:p w14:paraId="702EA764" w14:textId="77777777" w:rsidR="00A10234" w:rsidRPr="008707F0" w:rsidRDefault="00A10234" w:rsidP="001C7921">
      <w:pPr>
        <w:pStyle w:val="CommentText"/>
        <w:rPr>
          <w:highlight w:val="yellow"/>
        </w:rPr>
      </w:pPr>
      <w:r>
        <w:rPr>
          <w:rStyle w:val="CommentReference"/>
        </w:rPr>
        <w:annotationRef/>
      </w:r>
      <w:r w:rsidRPr="008707F0">
        <w:rPr>
          <w:highlight w:val="yellow"/>
        </w:rPr>
        <w:t>[Trang] Sau cuộc hợp ngày 15.9: Các bên thống nhất các nội dung sau</w:t>
      </w:r>
    </w:p>
    <w:p w14:paraId="48D8AC67" w14:textId="77777777" w:rsidR="00A10234" w:rsidRPr="008707F0" w:rsidRDefault="00A10234" w:rsidP="001C7921">
      <w:pPr>
        <w:pStyle w:val="CommentText"/>
        <w:rPr>
          <w:b/>
          <w:highlight w:val="yellow"/>
          <w:u w:val="single"/>
        </w:rPr>
      </w:pPr>
      <w:r w:rsidRPr="008707F0">
        <w:rPr>
          <w:b/>
          <w:highlight w:val="yellow"/>
          <w:u w:val="single"/>
        </w:rPr>
        <w:t>1. Quản lý thông tin KH, hạn mức, tài sản đảm bảo:</w:t>
      </w:r>
    </w:p>
    <w:p w14:paraId="3B5AB5AC" w14:textId="77777777" w:rsidR="00A10234" w:rsidRDefault="00A10234" w:rsidP="001C7921">
      <w:pPr>
        <w:pStyle w:val="CommentText"/>
        <w:rPr>
          <w:highlight w:val="yellow"/>
        </w:rPr>
      </w:pPr>
      <w:r w:rsidRPr="008707F0">
        <w:rPr>
          <w:b/>
          <w:highlight w:val="yellow"/>
        </w:rPr>
        <w:t>- Giai đoạn 1</w:t>
      </w:r>
      <w:r w:rsidRPr="008707F0">
        <w:rPr>
          <w:highlight w:val="yellow"/>
        </w:rPr>
        <w:t xml:space="preserve">: sẽ duy trì </w:t>
      </w:r>
      <w:r>
        <w:rPr>
          <w:highlight w:val="yellow"/>
        </w:rPr>
        <w:t xml:space="preserve">và quản lý </w:t>
      </w:r>
      <w:r w:rsidRPr="008707F0">
        <w:rPr>
          <w:highlight w:val="yellow"/>
        </w:rPr>
        <w:t>thủ công trên hệ thống TTTM – NHCT Lào, không tích hợp với core Lanexang</w:t>
      </w:r>
    </w:p>
    <w:p w14:paraId="21F8618D" w14:textId="77777777" w:rsidR="00A10234" w:rsidRPr="008707F0" w:rsidRDefault="00A10234" w:rsidP="001C7921">
      <w:pPr>
        <w:pStyle w:val="CommentText"/>
        <w:rPr>
          <w:color w:val="C00000"/>
          <w:highlight w:val="yellow"/>
        </w:rPr>
      </w:pPr>
      <w:r w:rsidRPr="008707F0">
        <w:rPr>
          <w:b/>
          <w:color w:val="C00000"/>
          <w:highlight w:val="yellow"/>
          <w:u w:val="single"/>
        </w:rPr>
        <w:t>Ví dụ:</w:t>
      </w:r>
      <w:r w:rsidRPr="008707F0">
        <w:rPr>
          <w:color w:val="C00000"/>
          <w:highlight w:val="yellow"/>
        </w:rPr>
        <w:t xml:space="preserve"> </w:t>
      </w:r>
    </w:p>
    <w:p w14:paraId="50C31E6F" w14:textId="77777777" w:rsidR="00A10234" w:rsidRDefault="00A10234" w:rsidP="001C7921">
      <w:pPr>
        <w:pStyle w:val="CommentText"/>
        <w:rPr>
          <w:highlight w:val="yellow"/>
        </w:rPr>
      </w:pPr>
      <w:r w:rsidRPr="008707F0">
        <w:rPr>
          <w:color w:val="C00000"/>
          <w:highlight w:val="yellow"/>
        </w:rPr>
        <w:t>Hạn mức của KH là 80 cho vay, 20 TTTM thì trên core Lanexang chỉ theo dõi 80 còn tại TF Lào tự theo dõi 20.</w:t>
      </w:r>
    </w:p>
    <w:p w14:paraId="68737BB6" w14:textId="77777777" w:rsidR="00A10234" w:rsidRPr="008707F0" w:rsidRDefault="00A10234" w:rsidP="001C7921">
      <w:pPr>
        <w:pStyle w:val="CommentText"/>
        <w:rPr>
          <w:highlight w:val="yellow"/>
        </w:rPr>
      </w:pPr>
      <w:r w:rsidRPr="008707F0">
        <w:rPr>
          <w:b/>
          <w:highlight w:val="yellow"/>
        </w:rPr>
        <w:t>- Giai đoạn 2</w:t>
      </w:r>
      <w:r w:rsidRPr="008707F0">
        <w:rPr>
          <w:highlight w:val="yellow"/>
        </w:rPr>
        <w:t>: có tích hợp với core để lấy thông tin CIF, cập nhật hạn mức, TSBĐ</w:t>
      </w:r>
    </w:p>
    <w:p w14:paraId="315DEAD5" w14:textId="77777777" w:rsidR="00A10234" w:rsidRPr="008707F0" w:rsidRDefault="00A10234" w:rsidP="001C7921">
      <w:pPr>
        <w:pStyle w:val="CommentText"/>
        <w:rPr>
          <w:highlight w:val="yellow"/>
        </w:rPr>
      </w:pPr>
    </w:p>
    <w:p w14:paraId="7B06AE90" w14:textId="77777777" w:rsidR="00A10234" w:rsidRPr="008707F0" w:rsidRDefault="00A10234" w:rsidP="001C7921">
      <w:pPr>
        <w:pStyle w:val="CommentText"/>
        <w:rPr>
          <w:b/>
          <w:highlight w:val="yellow"/>
          <w:u w:val="single"/>
        </w:rPr>
      </w:pPr>
      <w:r w:rsidRPr="008707F0">
        <w:rPr>
          <w:b/>
          <w:highlight w:val="yellow"/>
          <w:u w:val="single"/>
        </w:rPr>
        <w:t>2. Hạch toán G/L</w:t>
      </w:r>
    </w:p>
    <w:p w14:paraId="4A63CB90" w14:textId="77777777" w:rsidR="00A10234" w:rsidRPr="008707F0" w:rsidRDefault="00A10234" w:rsidP="001C7921">
      <w:pPr>
        <w:pStyle w:val="CommentText"/>
        <w:rPr>
          <w:highlight w:val="yellow"/>
        </w:rPr>
      </w:pPr>
      <w:r w:rsidRPr="008707F0">
        <w:rPr>
          <w:b/>
          <w:highlight w:val="yellow"/>
        </w:rPr>
        <w:t>- Giai đoạn 1:</w:t>
      </w:r>
      <w:r w:rsidRPr="008707F0">
        <w:rPr>
          <w:highlight w:val="yellow"/>
        </w:rPr>
        <w:t xml:space="preserve"> Hạch toán các bút toán GL cuối ngày để quản lý số dư các sản phẩm TTTM</w:t>
      </w:r>
    </w:p>
    <w:p w14:paraId="718539E3" w14:textId="77777777" w:rsidR="00A10234" w:rsidRDefault="00A10234" w:rsidP="001C7921">
      <w:pPr>
        <w:pStyle w:val="CommentText"/>
      </w:pPr>
      <w:r w:rsidRPr="008707F0">
        <w:rPr>
          <w:b/>
          <w:highlight w:val="yellow"/>
        </w:rPr>
        <w:t>- Giai đoạn 2</w:t>
      </w:r>
      <w:r w:rsidRPr="008707F0">
        <w:rPr>
          <w:highlight w:val="yellow"/>
        </w:rPr>
        <w:t>: Tích hợp GL realtime.</w:t>
      </w:r>
    </w:p>
    <w:p w14:paraId="1F0AACDB" w14:textId="77777777" w:rsidR="00A10234" w:rsidRDefault="00A10234" w:rsidP="001C7921">
      <w:pPr>
        <w:pStyle w:val="CommentText"/>
      </w:pPr>
    </w:p>
    <w:p w14:paraId="77961CE8" w14:textId="77777777" w:rsidR="00A10234" w:rsidRPr="0004485A" w:rsidRDefault="00A10234" w:rsidP="001C7921">
      <w:pPr>
        <w:pStyle w:val="CommentText"/>
        <w:rPr>
          <w:highlight w:val="yellow"/>
        </w:rPr>
      </w:pPr>
      <w:r w:rsidRPr="0004485A">
        <w:rPr>
          <w:highlight w:val="yellow"/>
        </w:rPr>
        <w:t>=&gt; Cần join bên Lào tham gia mô tả và test vì hạch toán GL của Lào có thể khác VN.</w:t>
      </w:r>
    </w:p>
    <w:p w14:paraId="54DFD7D5" w14:textId="77777777" w:rsidR="00A10234" w:rsidRDefault="00A10234" w:rsidP="001C7921">
      <w:pPr>
        <w:pStyle w:val="CommentText"/>
      </w:pPr>
      <w:r w:rsidRPr="0004485A">
        <w:rPr>
          <w:highlight w:val="yellow"/>
        </w:rPr>
        <w:t>Liên hệ với bên chị Xuân để phối hợp làm phần tích hợp với hệ thống RP G/L ở core Lào</w:t>
      </w:r>
    </w:p>
    <w:p w14:paraId="2A67E16B" w14:textId="77777777" w:rsidR="00A10234" w:rsidRDefault="00A10234" w:rsidP="001C7921">
      <w:pPr>
        <w:pStyle w:val="CommentText"/>
      </w:pPr>
    </w:p>
    <w:p w14:paraId="6E3F93F2" w14:textId="77777777" w:rsidR="00A10234" w:rsidRDefault="00A10234" w:rsidP="001C7921">
      <w:pPr>
        <w:pStyle w:val="CommentText"/>
      </w:pPr>
      <w:r>
        <w:t xml:space="preserve"> </w:t>
      </w:r>
    </w:p>
    <w:p w14:paraId="6877003D" w14:textId="385115D4" w:rsidR="00A10234" w:rsidRDefault="00A10234" w:rsidP="001C7921">
      <w:pPr>
        <w:pStyle w:val="CommentText"/>
        <w:ind w:firstLine="0"/>
      </w:pPr>
    </w:p>
  </w:comment>
  <w:comment w:id="141" w:author="Nguyen Thu Trang - VTFC - KVH" w:date="2022-03-01T12:06:00Z" w:initials="NTT-V-K">
    <w:p w14:paraId="37CA8D50" w14:textId="77777777" w:rsidR="00A10234" w:rsidRDefault="00A10234" w:rsidP="00F119FA">
      <w:pPr>
        <w:pStyle w:val="CommentText"/>
        <w:rPr>
          <w:b/>
          <w:color w:val="FF0000"/>
        </w:rPr>
      </w:pPr>
    </w:p>
    <w:p w14:paraId="709C19B7" w14:textId="77777777" w:rsidR="00A10234" w:rsidRDefault="00A10234" w:rsidP="00F119FA">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2F9371A6" w14:textId="77777777" w:rsidR="00A10234" w:rsidRDefault="00A10234" w:rsidP="00F119FA">
      <w:pPr>
        <w:pStyle w:val="CommentText"/>
      </w:pPr>
      <w:r>
        <w:t>Có cần tạo Thông báo BCT đòi tiền, Thông báo thanh toán/ từ chối thanh toán, Thông báo đóng/kích hoạt bảo lãnh ở VISYS cho Bảo lãnh nước ngoài không?</w:t>
      </w:r>
    </w:p>
    <w:p w14:paraId="467BC3FF" w14:textId="77777777" w:rsidR="00A10234" w:rsidRDefault="00A10234" w:rsidP="00F119FA">
      <w:pPr>
        <w:pStyle w:val="CommentText"/>
      </w:pPr>
      <w:r>
        <w:t>=&gt; Nếu không cần tạo thông báo thì không cần thêm nút này.</w:t>
      </w:r>
    </w:p>
    <w:p w14:paraId="151AED8C" w14:textId="77777777" w:rsidR="00A10234" w:rsidRDefault="00A10234" w:rsidP="00F119FA">
      <w:pPr>
        <w:pStyle w:val="CommentText"/>
      </w:pPr>
    </w:p>
  </w:comment>
  <w:comment w:id="142" w:author="Admin" w:date="2022-03-15T20:45:00Z" w:initials="A">
    <w:p w14:paraId="5995CF15" w14:textId="4EE73AA2" w:rsidR="00A10234" w:rsidRDefault="00A10234">
      <w:pPr>
        <w:pStyle w:val="CommentText"/>
      </w:pPr>
      <w:r>
        <w:rPr>
          <w:rStyle w:val="CommentReference"/>
        </w:rPr>
        <w:annotationRef/>
      </w:r>
      <w:r>
        <w:t xml:space="preserve">Đối với bảo lãnh nước ngoài thì ko cần vì VTB Lào sẽ in ra từ file mà TTTTTM gửi theo đường scanimg hoặc email. </w:t>
      </w:r>
    </w:p>
    <w:p w14:paraId="17C13B89" w14:textId="6B15B2B6" w:rsidR="00A10234" w:rsidRDefault="00A10234">
      <w:pPr>
        <w:pStyle w:val="CommentText"/>
      </w:pPr>
    </w:p>
    <w:p w14:paraId="559D790F" w14:textId="77777777" w:rsidR="00A10234" w:rsidRDefault="00A10234" w:rsidP="00B664D5">
      <w:pPr>
        <w:pStyle w:val="CommentText"/>
        <w:shd w:val="clear" w:color="auto" w:fill="00B0F0"/>
        <w:rPr>
          <w:highlight w:val="cyan"/>
        </w:rPr>
      </w:pPr>
      <w:r w:rsidRPr="008C5122">
        <w:rPr>
          <w:b/>
          <w:highlight w:val="cyan"/>
        </w:rPr>
        <w:t>[Trang – 16.03.2022]</w:t>
      </w:r>
      <w:r w:rsidRPr="008C5122">
        <w:rPr>
          <w:highlight w:val="cyan"/>
        </w:rPr>
        <w:t xml:space="preserve"> </w:t>
      </w:r>
    </w:p>
    <w:p w14:paraId="3A75D5F2" w14:textId="339D8495" w:rsidR="00A10234" w:rsidRDefault="00A10234" w:rsidP="00B664D5">
      <w:pPr>
        <w:pStyle w:val="CommentText"/>
      </w:pPr>
      <w:r>
        <w:rPr>
          <w:highlight w:val="cyan"/>
        </w:rPr>
        <w:t>Nhất trí bỏ đi</w:t>
      </w:r>
    </w:p>
  </w:comment>
  <w:comment w:id="148" w:author="Nguyen Thu Trang - VTFC - KVH" w:date="2022-03-01T12:06:00Z" w:initials="NTT-V-K">
    <w:p w14:paraId="4517DA84" w14:textId="77777777" w:rsidR="00A10234" w:rsidRDefault="00A10234" w:rsidP="00F119FA">
      <w:pPr>
        <w:pStyle w:val="CommentText"/>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thứ tự hiển thị Loại tiền và Số tiền, cái nào đứng trước, cái nào sau?</w:t>
      </w:r>
    </w:p>
  </w:comment>
  <w:comment w:id="149" w:author="Admin" w:date="2022-03-15T20:48:00Z" w:initials="A">
    <w:p w14:paraId="5A407D57" w14:textId="111BE8D3" w:rsidR="00A10234" w:rsidRDefault="00A10234">
      <w:pPr>
        <w:pStyle w:val="CommentText"/>
      </w:pPr>
      <w:r>
        <w:rPr>
          <w:rStyle w:val="CommentReference"/>
        </w:rPr>
        <w:annotationRef/>
      </w:r>
      <w:r>
        <w:t>Số tiền trước, loại tiền sau</w:t>
      </w:r>
    </w:p>
    <w:p w14:paraId="76BF91BC" w14:textId="2E46C425" w:rsidR="00A10234" w:rsidRDefault="00A10234">
      <w:pPr>
        <w:pStyle w:val="CommentText"/>
      </w:pPr>
    </w:p>
    <w:p w14:paraId="7C2AAF46" w14:textId="77777777" w:rsidR="00A10234" w:rsidRDefault="00A10234" w:rsidP="00B664D5">
      <w:pPr>
        <w:pStyle w:val="CommentText"/>
        <w:shd w:val="clear" w:color="auto" w:fill="00B0F0"/>
        <w:rPr>
          <w:highlight w:val="cyan"/>
        </w:rPr>
      </w:pPr>
      <w:r w:rsidRPr="008C5122">
        <w:rPr>
          <w:b/>
          <w:highlight w:val="cyan"/>
        </w:rPr>
        <w:t>[Trang – 16.03.2022]</w:t>
      </w:r>
      <w:r w:rsidRPr="008C5122">
        <w:rPr>
          <w:highlight w:val="cyan"/>
        </w:rPr>
        <w:t xml:space="preserve"> </w:t>
      </w:r>
    </w:p>
    <w:p w14:paraId="6BDF9A2D" w14:textId="0F80934A" w:rsidR="00A10234" w:rsidRDefault="00A10234" w:rsidP="00B664D5">
      <w:pPr>
        <w:pStyle w:val="CommentText"/>
      </w:pPr>
      <w:r>
        <w:rPr>
          <w:highlight w:val="cyan"/>
        </w:rPr>
        <w:t>OK, đã sửa</w:t>
      </w:r>
    </w:p>
  </w:comment>
  <w:comment w:id="159" w:author="Nguyen Thu Trang - VTFC - KVH" w:date="2022-03-01T12:06:00Z" w:initials="NTT-V-K">
    <w:p w14:paraId="3F26DECF" w14:textId="77777777" w:rsidR="00A10234" w:rsidRDefault="00A10234" w:rsidP="00F119FA">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513E7168" w14:textId="77777777" w:rsidR="00A10234" w:rsidRDefault="00A10234" w:rsidP="00F119FA">
      <w:pPr>
        <w:pStyle w:val="CommentText"/>
      </w:pPr>
      <w:r>
        <w:rPr>
          <w:rStyle w:val="CommentReference"/>
        </w:rPr>
        <w:annotationRef/>
      </w:r>
      <w:r>
        <w:t>Nếu cần theo dõi sản phẩm BCT đòi tiền riêng thì mới cần tạo mã Thông báo BCT này.</w:t>
      </w:r>
    </w:p>
    <w:p w14:paraId="63918430" w14:textId="77777777" w:rsidR="00A10234" w:rsidRDefault="00A10234" w:rsidP="00F119FA">
      <w:pPr>
        <w:pStyle w:val="CommentText"/>
      </w:pPr>
      <w:r>
        <w:t>Nếu không, theo dõi theo số bảo lãnh</w:t>
      </w:r>
    </w:p>
  </w:comment>
  <w:comment w:id="160" w:author="Admin" w:date="2022-03-15T20:49:00Z" w:initials="A">
    <w:p w14:paraId="0DDFBCCA" w14:textId="529F49EF" w:rsidR="00A10234" w:rsidRDefault="00A10234">
      <w:pPr>
        <w:pStyle w:val="CommentText"/>
      </w:pPr>
      <w:r>
        <w:rPr>
          <w:rStyle w:val="CommentReference"/>
        </w:rPr>
        <w:annotationRef/>
      </w:r>
      <w:r>
        <w:t xml:space="preserve">Cần theo dõi trong trường hợp KH đòi tiền nhiều lần </w:t>
      </w:r>
    </w:p>
    <w:p w14:paraId="43E43DAD" w14:textId="261EE63F" w:rsidR="00A10234" w:rsidRDefault="00A10234">
      <w:pPr>
        <w:pStyle w:val="CommentText"/>
      </w:pPr>
    </w:p>
    <w:p w14:paraId="18BB8FD7" w14:textId="77777777" w:rsidR="00A10234" w:rsidRDefault="00A10234" w:rsidP="00B664D5">
      <w:pPr>
        <w:pStyle w:val="CommentText"/>
        <w:shd w:val="clear" w:color="auto" w:fill="00B0F0"/>
        <w:rPr>
          <w:highlight w:val="cyan"/>
        </w:rPr>
      </w:pPr>
      <w:r w:rsidRPr="008C5122">
        <w:rPr>
          <w:b/>
          <w:highlight w:val="cyan"/>
        </w:rPr>
        <w:t>[Trang – 16.03.2022]</w:t>
      </w:r>
      <w:r w:rsidRPr="008C5122">
        <w:rPr>
          <w:highlight w:val="cyan"/>
        </w:rPr>
        <w:t xml:space="preserve"> </w:t>
      </w:r>
    </w:p>
    <w:p w14:paraId="0A73D4E8" w14:textId="5DB1D7FB" w:rsidR="00A10234" w:rsidRDefault="00A10234" w:rsidP="00B664D5">
      <w:pPr>
        <w:pStyle w:val="CommentText"/>
      </w:pPr>
      <w:r>
        <w:rPr>
          <w:highlight w:val="cyan"/>
        </w:rPr>
        <w:t>Nhất trí giữ lại</w:t>
      </w:r>
    </w:p>
  </w:comment>
  <w:comment w:id="161" w:author="Nguyen Thu Trang - VTFC - KVH" w:date="2022-03-01T12:06:00Z" w:initials="NTT-V-K">
    <w:p w14:paraId="6089045F" w14:textId="77777777" w:rsidR="00A10234" w:rsidRDefault="00A10234" w:rsidP="00F119FA">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03798FAD" w14:textId="77777777" w:rsidR="00A10234" w:rsidRDefault="00A10234" w:rsidP="00F119FA">
      <w:pPr>
        <w:pStyle w:val="CommentText"/>
      </w:pPr>
      <w:r>
        <w:rPr>
          <w:rStyle w:val="CommentReference"/>
        </w:rPr>
        <w:annotationRef/>
      </w:r>
      <w:r>
        <w:t>Nếu cần theo dõi sản phẩm BCT đòi tiền riêng thì mới cần tạo mã Thông báo BCT này.</w:t>
      </w:r>
    </w:p>
    <w:p w14:paraId="6989872F" w14:textId="77777777" w:rsidR="00A10234" w:rsidRDefault="00A10234" w:rsidP="00F119FA">
      <w:pPr>
        <w:pStyle w:val="CommentText"/>
      </w:pPr>
      <w:r>
        <w:t>Nếu không, theo dõi theo số bảo lãnh</w:t>
      </w:r>
    </w:p>
  </w:comment>
  <w:comment w:id="162" w:author="Admin" w:date="2022-03-15T20:50:00Z" w:initials="A">
    <w:p w14:paraId="2C004AA0" w14:textId="661B46C6" w:rsidR="00A10234" w:rsidRDefault="00A10234">
      <w:pPr>
        <w:pStyle w:val="CommentText"/>
      </w:pPr>
      <w:r>
        <w:rPr>
          <w:rStyle w:val="CommentReference"/>
        </w:rPr>
        <w:annotationRef/>
      </w:r>
      <w:r>
        <w:t>Cần theo dõi trong trường hợp KH đòi tiền nhiều lần và giá trị nghĩa vụ còn lại phải thực hiện theo bảo lãnh</w:t>
      </w:r>
    </w:p>
    <w:p w14:paraId="3F7717BC" w14:textId="56D66029" w:rsidR="00A10234" w:rsidRDefault="00A10234">
      <w:pPr>
        <w:pStyle w:val="CommentText"/>
      </w:pPr>
    </w:p>
    <w:p w14:paraId="586747C6" w14:textId="77777777" w:rsidR="00A10234" w:rsidRDefault="00A10234" w:rsidP="00CD6B66">
      <w:pPr>
        <w:pStyle w:val="CommentText"/>
        <w:shd w:val="clear" w:color="auto" w:fill="00B0F0"/>
        <w:rPr>
          <w:highlight w:val="cyan"/>
        </w:rPr>
      </w:pPr>
      <w:r w:rsidRPr="008C5122">
        <w:rPr>
          <w:b/>
          <w:highlight w:val="cyan"/>
        </w:rPr>
        <w:t>[Trang – 16.03.2022]</w:t>
      </w:r>
      <w:r w:rsidRPr="008C5122">
        <w:rPr>
          <w:highlight w:val="cyan"/>
        </w:rPr>
        <w:t xml:space="preserve"> </w:t>
      </w:r>
    </w:p>
    <w:p w14:paraId="7933EF11" w14:textId="60C2E6A5" w:rsidR="00A10234" w:rsidRDefault="00A10234" w:rsidP="00CD6B66">
      <w:pPr>
        <w:pStyle w:val="CommentText"/>
      </w:pPr>
      <w:r>
        <w:rPr>
          <w:highlight w:val="cyan"/>
        </w:rPr>
        <w:t>Nhất trí giữ lại</w:t>
      </w:r>
    </w:p>
  </w:comment>
  <w:comment w:id="168" w:author="Trang" w:date="2022-03-01T12:06:00Z" w:initials="T">
    <w:p w14:paraId="5C13FDC6" w14:textId="77777777" w:rsidR="00A10234" w:rsidRDefault="00A10234" w:rsidP="00F119FA">
      <w:pPr>
        <w:pStyle w:val="CommentText"/>
        <w:rPr>
          <w:b/>
          <w:color w:val="FF0000"/>
        </w:rPr>
      </w:pPr>
      <w:r>
        <w:rPr>
          <w:rStyle w:val="CommentReference"/>
        </w:rPr>
        <w:annotationRef/>
      </w:r>
    </w:p>
    <w:p w14:paraId="05FB7DC2" w14:textId="77777777" w:rsidR="00A10234" w:rsidRDefault="00A10234" w:rsidP="00F119FA">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1C143360" w14:textId="77777777" w:rsidR="00A10234" w:rsidRDefault="00A10234" w:rsidP="00F119FA">
      <w:pPr>
        <w:pStyle w:val="CommentText"/>
      </w:pPr>
      <w:r>
        <w:rPr>
          <w:rStyle w:val="CommentReference"/>
        </w:rPr>
        <w:annotationRef/>
      </w:r>
      <w:r>
        <w:t>Nếu cần tạo Thông báo trên hệ thống thì mới thiết kế trường này, nếu không cần thì không thêm trường này nữa</w:t>
      </w:r>
    </w:p>
  </w:comment>
  <w:comment w:id="169" w:author="Admin" w:date="2022-03-15T20:51:00Z" w:initials="A">
    <w:p w14:paraId="5A5DDF3B" w14:textId="30173B7C" w:rsidR="00A10234" w:rsidRDefault="00A10234">
      <w:pPr>
        <w:pStyle w:val="CommentText"/>
      </w:pPr>
      <w:r>
        <w:rPr>
          <w:rStyle w:val="CommentReference"/>
        </w:rPr>
        <w:annotationRef/>
      </w:r>
      <w:r>
        <w:t>Bỏ trường này</w:t>
      </w:r>
    </w:p>
    <w:p w14:paraId="0651C670" w14:textId="0A36679F" w:rsidR="00A10234" w:rsidRDefault="00A10234">
      <w:pPr>
        <w:pStyle w:val="CommentText"/>
      </w:pPr>
    </w:p>
    <w:p w14:paraId="68EAD991" w14:textId="77777777" w:rsidR="00A10234" w:rsidRDefault="00A10234" w:rsidP="00CD6B66">
      <w:pPr>
        <w:pStyle w:val="CommentText"/>
        <w:shd w:val="clear" w:color="auto" w:fill="00B0F0"/>
        <w:rPr>
          <w:highlight w:val="cyan"/>
        </w:rPr>
      </w:pPr>
      <w:r w:rsidRPr="008C5122">
        <w:rPr>
          <w:b/>
          <w:highlight w:val="cyan"/>
        </w:rPr>
        <w:t>[Trang – 16.03.2022]</w:t>
      </w:r>
      <w:r w:rsidRPr="008C5122">
        <w:rPr>
          <w:highlight w:val="cyan"/>
        </w:rPr>
        <w:t xml:space="preserve"> </w:t>
      </w:r>
    </w:p>
    <w:p w14:paraId="6431E353" w14:textId="14A97788" w:rsidR="00A10234" w:rsidRDefault="00A10234" w:rsidP="00CD6B66">
      <w:pPr>
        <w:pStyle w:val="CommentText"/>
      </w:pPr>
      <w:r>
        <w:rPr>
          <w:highlight w:val="cyan"/>
        </w:rPr>
        <w:t>Nhất trí bỏ đi</w:t>
      </w:r>
    </w:p>
  </w:comment>
  <w:comment w:id="192" w:author="Trang" w:date="2022-03-01T12:06:00Z" w:initials="T">
    <w:p w14:paraId="4E03B0AF" w14:textId="77777777" w:rsidR="00A10234" w:rsidRDefault="00A10234" w:rsidP="00F119FA">
      <w:pPr>
        <w:pStyle w:val="CommentText"/>
        <w:rPr>
          <w:b/>
          <w:color w:val="FF0000"/>
        </w:rPr>
      </w:pPr>
      <w:r>
        <w:rPr>
          <w:rStyle w:val="CommentReference"/>
        </w:rPr>
        <w:annotationRef/>
      </w:r>
    </w:p>
    <w:p w14:paraId="7E9DF5FF" w14:textId="77777777" w:rsidR="00A10234" w:rsidRDefault="00A10234" w:rsidP="00F119FA">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0CF34255" w14:textId="77777777" w:rsidR="00A10234" w:rsidRDefault="00A10234" w:rsidP="00F119FA">
      <w:pPr>
        <w:pStyle w:val="CommentText"/>
      </w:pPr>
      <w:r>
        <w:rPr>
          <w:rStyle w:val="CommentReference"/>
        </w:rPr>
        <w:annotationRef/>
      </w:r>
      <w:r>
        <w:t>Nếu cần tạo Thông báo trên hệ thống thì mới thiết kế trường này, nếu không cần thì không thêm trường này nữa</w:t>
      </w:r>
    </w:p>
  </w:comment>
  <w:comment w:id="193" w:author="Admin" w:date="2022-03-15T20:51:00Z" w:initials="A">
    <w:p w14:paraId="7BEFB30C" w14:textId="445B4671" w:rsidR="00A10234" w:rsidRDefault="00A10234">
      <w:pPr>
        <w:pStyle w:val="CommentText"/>
      </w:pPr>
      <w:r>
        <w:rPr>
          <w:rStyle w:val="CommentReference"/>
        </w:rPr>
        <w:annotationRef/>
      </w:r>
      <w:r>
        <w:t>Bỏ trường này</w:t>
      </w:r>
    </w:p>
    <w:p w14:paraId="7CAA3311" w14:textId="28760119" w:rsidR="00A10234" w:rsidRDefault="00A10234">
      <w:pPr>
        <w:pStyle w:val="CommentText"/>
      </w:pPr>
    </w:p>
    <w:p w14:paraId="061D5396" w14:textId="77777777" w:rsidR="00A10234" w:rsidRDefault="00A10234" w:rsidP="00CD6B66">
      <w:pPr>
        <w:pStyle w:val="CommentText"/>
        <w:shd w:val="clear" w:color="auto" w:fill="00B0F0"/>
        <w:rPr>
          <w:highlight w:val="cyan"/>
        </w:rPr>
      </w:pPr>
      <w:r w:rsidRPr="008C5122">
        <w:rPr>
          <w:b/>
          <w:highlight w:val="cyan"/>
        </w:rPr>
        <w:t>[Trang – 16.03.2022]</w:t>
      </w:r>
      <w:r w:rsidRPr="008C5122">
        <w:rPr>
          <w:highlight w:val="cyan"/>
        </w:rPr>
        <w:t xml:space="preserve"> </w:t>
      </w:r>
    </w:p>
    <w:p w14:paraId="5214E18A" w14:textId="2E1C5CE9" w:rsidR="00A10234" w:rsidRDefault="00A10234" w:rsidP="00CD6B66">
      <w:pPr>
        <w:pStyle w:val="CommentText"/>
      </w:pPr>
      <w:r>
        <w:rPr>
          <w:highlight w:val="cyan"/>
        </w:rPr>
        <w:t>Nhất trí bỏ đi</w:t>
      </w:r>
    </w:p>
  </w:comment>
  <w:comment w:id="219" w:author="Trang" w:date="2022-03-01T12:06:00Z" w:initials="T">
    <w:p w14:paraId="6B4472BF" w14:textId="77777777" w:rsidR="00A10234" w:rsidRDefault="00A10234" w:rsidP="00F119FA">
      <w:pPr>
        <w:pStyle w:val="CommentText"/>
      </w:pPr>
      <w:r>
        <w:rPr>
          <w:rStyle w:val="CommentReference"/>
        </w:rPr>
        <w:annotationRef/>
      </w:r>
    </w:p>
    <w:p w14:paraId="3BF2E83F" w14:textId="77777777" w:rsidR="00A10234" w:rsidRDefault="00A10234" w:rsidP="00F119FA">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70C49139" w14:textId="076C4892" w:rsidR="00A10234" w:rsidRDefault="00A10234" w:rsidP="00F119FA">
      <w:pPr>
        <w:pStyle w:val="CommentText"/>
      </w:pPr>
      <w:r>
        <w:rPr>
          <w:rStyle w:val="CommentReference"/>
        </w:rPr>
        <w:annotationRef/>
      </w:r>
      <w:r>
        <w:t>Nếu cần tạo Thông báo trên hệ thống thì mới thiết kế trường này, nếu không cần thì không thêm trường này nữa</w:t>
      </w:r>
    </w:p>
    <w:p w14:paraId="6028BE3D" w14:textId="161702A7" w:rsidR="00A10234" w:rsidRDefault="00A10234" w:rsidP="00F119FA">
      <w:pPr>
        <w:pStyle w:val="CommentText"/>
      </w:pPr>
    </w:p>
    <w:p w14:paraId="2D5EFDC0" w14:textId="77777777" w:rsidR="00A10234" w:rsidRPr="008C5122" w:rsidRDefault="00A10234" w:rsidP="008C5122">
      <w:pPr>
        <w:pStyle w:val="CommentText"/>
        <w:shd w:val="clear" w:color="auto" w:fill="00B0F0"/>
        <w:rPr>
          <w:color w:val="FF0000"/>
          <w:highlight w:val="cyan"/>
        </w:rPr>
      </w:pPr>
      <w:r w:rsidRPr="008C5122">
        <w:rPr>
          <w:b/>
          <w:highlight w:val="cyan"/>
        </w:rPr>
        <w:t>[Trang – 16.03.2022]</w:t>
      </w:r>
      <w:r w:rsidRPr="008C5122">
        <w:rPr>
          <w:highlight w:val="cyan"/>
        </w:rPr>
        <w:t xml:space="preserve"> Trong comment cho nút “In thông báo” ở trên, NHCT Lào đã phản hồi là </w:t>
      </w:r>
      <w:r w:rsidRPr="008C5122">
        <w:rPr>
          <w:color w:val="FF0000"/>
          <w:highlight w:val="cyan"/>
        </w:rPr>
        <w:t>“Đối với bảo lãnh nước ngoài thì VTB Lào sẽ in ra từ file mà TTTTTM gửi theo đường scanimg hoặc email.”</w:t>
      </w:r>
    </w:p>
    <w:p w14:paraId="15E91DCD" w14:textId="30397B8E" w:rsidR="00A10234" w:rsidRDefault="00A10234" w:rsidP="008C5122">
      <w:pPr>
        <w:pStyle w:val="CommentText"/>
        <w:shd w:val="clear" w:color="auto" w:fill="00B0F0"/>
      </w:pPr>
      <w:r w:rsidRPr="008C5122">
        <w:rPr>
          <w:highlight w:val="cyan"/>
        </w:rPr>
        <w:t>Nên các trường này sẽ bỏ đi, không cần nữa.</w:t>
      </w:r>
    </w:p>
    <w:p w14:paraId="5C1EED66" w14:textId="2986420A" w:rsidR="00A10234" w:rsidRDefault="00A10234" w:rsidP="00F119FA">
      <w:pPr>
        <w:pStyle w:val="CommentText"/>
      </w:pPr>
    </w:p>
    <w:p w14:paraId="1EA04743" w14:textId="77777777" w:rsidR="00A10234" w:rsidRDefault="00A10234" w:rsidP="00F119FA">
      <w:pPr>
        <w:pStyle w:val="CommentText"/>
      </w:pPr>
    </w:p>
  </w:comment>
  <w:comment w:id="220" w:author="Phạm Quốc Hùng" w:date="2022-03-16T13:26:00Z" w:initials="PQH">
    <w:p w14:paraId="5D63962B" w14:textId="22E091A5" w:rsidR="00A10234" w:rsidRDefault="00A10234">
      <w:pPr>
        <w:pStyle w:val="CommentText"/>
      </w:pPr>
      <w:r>
        <w:rPr>
          <w:rStyle w:val="CommentReference"/>
        </w:rPr>
        <w:annotationRef/>
      </w:r>
      <w:r>
        <w:t>Đồng ý</w:t>
      </w:r>
    </w:p>
  </w:comment>
  <w:comment w:id="258" w:author="Nguyen Thu Trang - VTFC - KVH" w:date="2022-03-01T12:06:00Z" w:initials="NTT-V-K">
    <w:p w14:paraId="40043DD4" w14:textId="77777777" w:rsidR="00A10234" w:rsidRDefault="00A10234" w:rsidP="00F119FA">
      <w:pPr>
        <w:pStyle w:val="CommentText"/>
        <w:rPr>
          <w:b/>
          <w:color w:val="FF0000"/>
        </w:rPr>
      </w:pPr>
      <w:r>
        <w:rPr>
          <w:rStyle w:val="CommentReference"/>
        </w:rPr>
        <w:annotationRef/>
      </w:r>
    </w:p>
    <w:p w14:paraId="7DC4CD3F" w14:textId="77777777" w:rsidR="00A10234" w:rsidRDefault="00A10234" w:rsidP="00F119FA">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0202E4EC" w14:textId="77777777" w:rsidR="00A10234" w:rsidRDefault="00A10234" w:rsidP="00F119FA">
      <w:pPr>
        <w:pStyle w:val="CommentText"/>
      </w:pPr>
      <w:r>
        <w:t>Nếu thêm trường này thì NHCT Lào cần những loại ngôn ngữ nào và giá trị mặc định sẵn ban đầu mong muốn là tiếng gì?</w:t>
      </w:r>
    </w:p>
  </w:comment>
  <w:comment w:id="259" w:author="Admin" w:date="2022-03-15T20:53:00Z" w:initials="A">
    <w:p w14:paraId="33B151FB" w14:textId="3FAF0781" w:rsidR="00A10234" w:rsidRDefault="00A10234">
      <w:pPr>
        <w:pStyle w:val="CommentText"/>
      </w:pPr>
      <w:r>
        <w:rPr>
          <w:rStyle w:val="CommentReference"/>
        </w:rPr>
        <w:annotationRef/>
      </w:r>
      <w:r>
        <w:t>Ưu tiên theo thứ tự Tiếng Anh Tiếng Lào Tiếng Việt. Mặc định là tiếng Anh, người dùng có thể tùy chọn đổi thứ tiếng</w:t>
      </w:r>
    </w:p>
    <w:p w14:paraId="38BFB030" w14:textId="2CD6F07D" w:rsidR="00A10234" w:rsidRDefault="00A10234">
      <w:pPr>
        <w:pStyle w:val="CommentText"/>
      </w:pPr>
    </w:p>
    <w:p w14:paraId="1780B25E" w14:textId="77777777" w:rsidR="00A10234" w:rsidRPr="008C5122" w:rsidRDefault="00A10234" w:rsidP="008C5122">
      <w:pPr>
        <w:pStyle w:val="CommentText"/>
        <w:shd w:val="clear" w:color="auto" w:fill="00B0F0"/>
        <w:rPr>
          <w:color w:val="FF0000"/>
          <w:highlight w:val="cyan"/>
        </w:rPr>
      </w:pPr>
      <w:r w:rsidRPr="008C5122">
        <w:rPr>
          <w:b/>
          <w:highlight w:val="cyan"/>
        </w:rPr>
        <w:t>[Trang – 16.03.2022]</w:t>
      </w:r>
      <w:r w:rsidRPr="008C5122">
        <w:rPr>
          <w:highlight w:val="cyan"/>
        </w:rPr>
        <w:t xml:space="preserve"> Trong comment cho nút “In thông báo” ở trên, NHCT Lào đã phản hồi là </w:t>
      </w:r>
      <w:r w:rsidRPr="008C5122">
        <w:rPr>
          <w:color w:val="FF0000"/>
          <w:highlight w:val="cyan"/>
        </w:rPr>
        <w:t>“Đối với bảo lãnh nước ngoài thì VTB Lào sẽ in ra từ file mà TTTTTM gửi theo đường scanimg hoặc email.”</w:t>
      </w:r>
    </w:p>
    <w:p w14:paraId="4CD4B716" w14:textId="3F477ECA" w:rsidR="00A10234" w:rsidRDefault="00A10234" w:rsidP="008C5122">
      <w:pPr>
        <w:pStyle w:val="CommentText"/>
      </w:pPr>
      <w:r w:rsidRPr="008C5122">
        <w:rPr>
          <w:highlight w:val="cyan"/>
        </w:rPr>
        <w:t>Nên các trường này sẽ bỏ đi, không cần nữa.</w:t>
      </w:r>
    </w:p>
  </w:comment>
  <w:comment w:id="260" w:author="Phạm Quốc Hùng" w:date="2022-03-16T13:26:00Z" w:initials="PQH">
    <w:p w14:paraId="1C40201D" w14:textId="11B0E80A" w:rsidR="00A10234" w:rsidRDefault="00A10234">
      <w:pPr>
        <w:pStyle w:val="CommentText"/>
      </w:pPr>
      <w:r>
        <w:rPr>
          <w:rStyle w:val="CommentReference"/>
        </w:rPr>
        <w:annotationRef/>
      </w:r>
      <w:r>
        <w:t>Đồng ý</w:t>
      </w:r>
    </w:p>
  </w:comment>
  <w:comment w:id="273" w:author="Nguyen Thu Trang - VTFC - KVH" w:date="2022-03-16T11:19:00Z" w:initials="NTT-V-K">
    <w:p w14:paraId="549B1D56" w14:textId="77777777" w:rsidR="00A10234" w:rsidRDefault="00A10234" w:rsidP="000E42C3">
      <w:pPr>
        <w:pStyle w:val="CommentText"/>
        <w:shd w:val="clear" w:color="auto" w:fill="00B0F0"/>
        <w:rPr>
          <w:highlight w:val="cyan"/>
        </w:rPr>
      </w:pPr>
      <w:r>
        <w:rPr>
          <w:rStyle w:val="CommentReference"/>
        </w:rPr>
        <w:annotationRef/>
      </w:r>
      <w:r w:rsidRPr="008C5122">
        <w:rPr>
          <w:b/>
          <w:highlight w:val="cyan"/>
        </w:rPr>
        <w:t>[Trang – 16.03.2022]</w:t>
      </w:r>
      <w:r w:rsidRPr="008C5122">
        <w:rPr>
          <w:highlight w:val="cyan"/>
        </w:rPr>
        <w:t xml:space="preserve"> </w:t>
      </w:r>
    </w:p>
    <w:p w14:paraId="145CF1DC" w14:textId="41348B71" w:rsidR="00A10234" w:rsidRPr="00292353" w:rsidRDefault="00A10234" w:rsidP="000E42C3">
      <w:pPr>
        <w:pStyle w:val="CommentText"/>
        <w:shd w:val="clear" w:color="auto" w:fill="00B0F0"/>
        <w:rPr>
          <w:highlight w:val="cyan"/>
        </w:rPr>
      </w:pPr>
      <w:r w:rsidRPr="00292353">
        <w:rPr>
          <w:highlight w:val="cyan"/>
        </w:rPr>
        <w:t>Trong file này có tình huống giao dịch xử lý xong hôm nay và được đẩy từ trung tâm TTTM sang NHCT Lào nhưng bị quá giờ cut-off time. NHCT Lào phải để lại hôm sau</w:t>
      </w:r>
      <w:r>
        <w:rPr>
          <w:highlight w:val="cyan"/>
        </w:rPr>
        <w:t xml:space="preserve"> mới nhập được thông tin giao dịch để</w:t>
      </w:r>
      <w:r w:rsidRPr="00292353">
        <w:rPr>
          <w:highlight w:val="cyan"/>
        </w:rPr>
        <w:t xml:space="preserve"> xử lý </w:t>
      </w:r>
    </w:p>
    <w:p w14:paraId="4AC5F64F" w14:textId="77777777" w:rsidR="00A10234" w:rsidRPr="00CD6B66" w:rsidRDefault="00A10234" w:rsidP="000E42C3">
      <w:pPr>
        <w:pStyle w:val="CommentText"/>
        <w:shd w:val="clear" w:color="auto" w:fill="00B0F0"/>
        <w:rPr>
          <w:b/>
          <w:color w:val="FF0000"/>
          <w:highlight w:val="cyan"/>
        </w:rPr>
      </w:pPr>
      <w:r w:rsidRPr="00CD6B66">
        <w:rPr>
          <w:b/>
          <w:color w:val="FF0000"/>
          <w:highlight w:val="cyan"/>
        </w:rPr>
        <w:t>=&gt; Kinh đề nghị NHCT Lào cho ý kiến về một trong hai phương án sau:</w:t>
      </w:r>
    </w:p>
    <w:p w14:paraId="4323CE4A" w14:textId="77777777" w:rsidR="00A10234" w:rsidRPr="00CD6B66" w:rsidRDefault="00A10234" w:rsidP="000E42C3">
      <w:pPr>
        <w:pStyle w:val="CommentText"/>
        <w:shd w:val="clear" w:color="auto" w:fill="00B0F0"/>
        <w:rPr>
          <w:b/>
          <w:highlight w:val="cyan"/>
          <w:u w:val="single"/>
        </w:rPr>
      </w:pPr>
      <w:r w:rsidRPr="00CD6B66">
        <w:rPr>
          <w:b/>
          <w:highlight w:val="cyan"/>
          <w:u w:val="single"/>
        </w:rPr>
        <w:t>1. Phương án 1:</w:t>
      </w:r>
    </w:p>
    <w:p w14:paraId="5B6BB946" w14:textId="01C23729" w:rsidR="00A10234" w:rsidRPr="00CD6B66" w:rsidRDefault="00A10234" w:rsidP="000E42C3">
      <w:pPr>
        <w:pStyle w:val="CommentText"/>
        <w:shd w:val="clear" w:color="auto" w:fill="00B0F0"/>
        <w:rPr>
          <w:highlight w:val="cyan"/>
        </w:rPr>
      </w:pPr>
      <w:r w:rsidRPr="00CD6B66">
        <w:rPr>
          <w:highlight w:val="cyan"/>
        </w:rPr>
        <w:t xml:space="preserve">- Hôm nay giao dịch được đẩy từ trung tâm TTTM sang VISYS, hệ thống tự động hạch toán cặp bút toán (1+2) trước. </w:t>
      </w:r>
    </w:p>
    <w:p w14:paraId="5ED43589" w14:textId="12CAC237" w:rsidR="00A10234" w:rsidRPr="00CD6B66" w:rsidRDefault="00A10234" w:rsidP="000E42C3">
      <w:pPr>
        <w:pStyle w:val="CommentText"/>
        <w:shd w:val="clear" w:color="auto" w:fill="00B0F0"/>
        <w:rPr>
          <w:highlight w:val="cyan"/>
        </w:rPr>
      </w:pPr>
      <w:r w:rsidRPr="00CD6B66">
        <w:rPr>
          <w:highlight w:val="cyan"/>
        </w:rPr>
        <w:t>- Ngày hôm sau NHCT Lào hoàn thành việc xử lý hồ sơ giao dịch này, hệ thống mới hạch toán cặp bút toán (3+4)</w:t>
      </w:r>
    </w:p>
    <w:p w14:paraId="078972CE" w14:textId="7A0C63AF" w:rsidR="00A10234" w:rsidRPr="00CD6B66" w:rsidRDefault="00A10234" w:rsidP="000E42C3">
      <w:pPr>
        <w:pStyle w:val="CommentText"/>
        <w:shd w:val="clear" w:color="auto" w:fill="00B0F0"/>
        <w:rPr>
          <w:b/>
          <w:highlight w:val="cyan"/>
          <w:u w:val="single"/>
        </w:rPr>
      </w:pPr>
      <w:r w:rsidRPr="00CD6B66">
        <w:rPr>
          <w:b/>
          <w:highlight w:val="cyan"/>
          <w:u w:val="single"/>
        </w:rPr>
        <w:t>2. Phương án 2:</w:t>
      </w:r>
    </w:p>
    <w:p w14:paraId="0CC8E782" w14:textId="77777777" w:rsidR="00A10234" w:rsidRPr="00CD6B66" w:rsidRDefault="00A10234" w:rsidP="00CD6B66">
      <w:pPr>
        <w:pStyle w:val="CommentText"/>
        <w:shd w:val="clear" w:color="auto" w:fill="00B0F0"/>
        <w:rPr>
          <w:highlight w:val="cyan"/>
        </w:rPr>
      </w:pPr>
      <w:r w:rsidRPr="00CD6B66">
        <w:rPr>
          <w:highlight w:val="cyan"/>
        </w:rPr>
        <w:t xml:space="preserve">- Hôm nay giao dịch được đẩy từ trung tâm TTTM sang VISYS, hệ thống chưa hạch toán gì </w:t>
      </w:r>
    </w:p>
    <w:p w14:paraId="05A7722D" w14:textId="1ECFF36E" w:rsidR="00A10234" w:rsidRPr="00CD6B66" w:rsidRDefault="00A10234" w:rsidP="00CD6B66">
      <w:pPr>
        <w:pStyle w:val="CommentText"/>
        <w:shd w:val="clear" w:color="auto" w:fill="00B0F0"/>
        <w:rPr>
          <w:color w:val="FF0000"/>
        </w:rPr>
      </w:pPr>
      <w:r w:rsidRPr="00CD6B66">
        <w:rPr>
          <w:highlight w:val="cyan"/>
        </w:rPr>
        <w:t xml:space="preserve">- Ngày hôm sau NHCT Lào hoàn thành việc xử lý hồ sơ giao dịch này, hệ thống hạch toán đồng thời cả 2 cặp bút toán </w:t>
      </w:r>
      <w:r>
        <w:rPr>
          <w:highlight w:val="cyan"/>
        </w:rPr>
        <w:t>(</w:t>
      </w:r>
      <w:r w:rsidRPr="00CD6B66">
        <w:rPr>
          <w:highlight w:val="cyan"/>
        </w:rPr>
        <w:t>1+2</w:t>
      </w:r>
      <w:r>
        <w:rPr>
          <w:highlight w:val="cyan"/>
        </w:rPr>
        <w:t>)</w:t>
      </w:r>
      <w:r w:rsidRPr="00CD6B66">
        <w:rPr>
          <w:highlight w:val="cyan"/>
        </w:rPr>
        <w:t xml:space="preserve">, </w:t>
      </w:r>
      <w:r>
        <w:rPr>
          <w:highlight w:val="cyan"/>
        </w:rPr>
        <w:t>(</w:t>
      </w:r>
      <w:r w:rsidRPr="00CD6B66">
        <w:rPr>
          <w:highlight w:val="cyan"/>
        </w:rPr>
        <w:t>3+4)</w:t>
      </w:r>
    </w:p>
  </w:comment>
  <w:comment w:id="274" w:author="Phạm Quốc Hùng" w:date="2022-03-16T13:28:00Z" w:initials="PQH">
    <w:p w14:paraId="4AC278EF" w14:textId="3FDB801D" w:rsidR="00A10234" w:rsidRDefault="00A10234">
      <w:pPr>
        <w:pStyle w:val="CommentText"/>
      </w:pPr>
      <w:r>
        <w:rPr>
          <w:rStyle w:val="CommentReference"/>
        </w:rPr>
        <w:annotationRef/>
      </w:r>
      <w:r>
        <w:t>Phương án 2</w:t>
      </w:r>
    </w:p>
  </w:comment>
  <w:comment w:id="280" w:author="Nguyen Thu Trang - VTFC - KVH" w:date="2022-03-16T11:26:00Z" w:initials="NTT-V-K">
    <w:p w14:paraId="3815226C" w14:textId="77777777" w:rsidR="00A10234" w:rsidRDefault="00A10234" w:rsidP="00B664D5">
      <w:pPr>
        <w:pStyle w:val="CommentText"/>
        <w:shd w:val="clear" w:color="auto" w:fill="00B0F0"/>
        <w:rPr>
          <w:highlight w:val="cyan"/>
        </w:rPr>
      </w:pPr>
      <w:r>
        <w:rPr>
          <w:rStyle w:val="CommentReference"/>
        </w:rPr>
        <w:annotationRef/>
      </w:r>
      <w:r w:rsidRPr="008C5122">
        <w:rPr>
          <w:b/>
          <w:highlight w:val="cyan"/>
        </w:rPr>
        <w:t>[Trang – 16.03.2022]</w:t>
      </w:r>
      <w:r w:rsidRPr="008C5122">
        <w:rPr>
          <w:highlight w:val="cyan"/>
        </w:rPr>
        <w:t xml:space="preserve"> </w:t>
      </w:r>
    </w:p>
    <w:p w14:paraId="6755F0F9" w14:textId="4F3A174B" w:rsidR="00A10234" w:rsidRDefault="00A10234" w:rsidP="00B664D5">
      <w:pPr>
        <w:pStyle w:val="CommentText"/>
      </w:pPr>
      <w:r>
        <w:rPr>
          <w:highlight w:val="cyan"/>
        </w:rPr>
        <w:t>Bỏ đi vì các Thông báo liên quan sản phẩm do trung tâm TTTM xử lý sẽ được NHCT Lào in từ Email/Scan Imaging</w:t>
      </w:r>
    </w:p>
    <w:p w14:paraId="475F8F9C" w14:textId="77777777" w:rsidR="00A10234" w:rsidRDefault="00A10234" w:rsidP="00B664D5">
      <w:pPr>
        <w:pStyle w:val="CommentText"/>
        <w:ind w:firstLine="0"/>
      </w:pPr>
    </w:p>
  </w:comment>
  <w:comment w:id="281" w:author="Phạm Quốc Hùng" w:date="2022-03-16T13:28:00Z" w:initials="PQH">
    <w:p w14:paraId="62CEBCCA" w14:textId="67B7B1D0" w:rsidR="00A10234" w:rsidRDefault="00A10234">
      <w:pPr>
        <w:pStyle w:val="CommentText"/>
      </w:pPr>
      <w:r>
        <w:rPr>
          <w:rStyle w:val="CommentReference"/>
        </w:rPr>
        <w:annotationRef/>
      </w:r>
      <w:r>
        <w:t>Đồng ý</w:t>
      </w:r>
    </w:p>
  </w:comment>
  <w:comment w:id="286" w:author="Nguyen Thu Trang - VTFC - KVH" w:date="2022-03-16T11:37:00Z" w:initials="NTT-V-K">
    <w:p w14:paraId="0248C62F" w14:textId="62831F1B" w:rsidR="00A10234" w:rsidRDefault="00A10234" w:rsidP="00D26E99">
      <w:pPr>
        <w:pStyle w:val="CommentText"/>
        <w:shd w:val="clear" w:color="auto" w:fill="00B0F0"/>
        <w:rPr>
          <w:highlight w:val="cyan"/>
        </w:rPr>
      </w:pPr>
      <w:r>
        <w:rPr>
          <w:rStyle w:val="CommentReference"/>
        </w:rPr>
        <w:annotationRef/>
      </w:r>
      <w:r>
        <w:rPr>
          <w:b/>
          <w:highlight w:val="cyan"/>
        </w:rPr>
        <w:t>[</w:t>
      </w:r>
      <w:r w:rsidRPr="008C5122">
        <w:rPr>
          <w:b/>
          <w:highlight w:val="cyan"/>
        </w:rPr>
        <w:t>Trang – 16.03.2022]</w:t>
      </w:r>
      <w:r w:rsidRPr="008C5122">
        <w:rPr>
          <w:highlight w:val="cyan"/>
        </w:rPr>
        <w:t xml:space="preserve"> </w:t>
      </w:r>
    </w:p>
    <w:p w14:paraId="0C45407C" w14:textId="3037289A" w:rsidR="00A10234" w:rsidRDefault="00A10234" w:rsidP="00D26E99">
      <w:pPr>
        <w:pStyle w:val="CommentText"/>
      </w:pPr>
      <w:r>
        <w:rPr>
          <w:highlight w:val="cyan"/>
        </w:rPr>
        <w:t xml:space="preserve">Kính đề nghị NHCT Lào cho ý kiến về nội dung mẫu GĐN hạch toán này đã phù hợp chưa? </w:t>
      </w:r>
    </w:p>
  </w:comment>
  <w:comment w:id="287" w:author="Phạm Quốc Hùng" w:date="2022-03-16T13:28:00Z" w:initials="PQH">
    <w:p w14:paraId="62790165" w14:textId="2F40E645" w:rsidR="00A10234" w:rsidRDefault="00A10234">
      <w:pPr>
        <w:pStyle w:val="CommentText"/>
      </w:pPr>
      <w:r>
        <w:rPr>
          <w:rStyle w:val="CommentReference"/>
        </w:rPr>
        <w:annotationRef/>
      </w:r>
      <w:r>
        <w:t>Xác nhận phù hợp</w:t>
      </w:r>
    </w:p>
  </w:comment>
  <w:comment w:id="290" w:author="Nguyen Thu Trang - VTFC - KVH" w:date="2022-03-01T12:06:00Z" w:initials="NTT-V-K">
    <w:p w14:paraId="4414EF1A" w14:textId="77777777" w:rsidR="00A10234" w:rsidRDefault="00A10234" w:rsidP="00F119FA">
      <w:pPr>
        <w:pStyle w:val="CommentText"/>
        <w:rPr>
          <w:b/>
          <w:color w:val="FF0000"/>
        </w:rPr>
      </w:pPr>
    </w:p>
    <w:p w14:paraId="72258938" w14:textId="77777777" w:rsidR="00A10234" w:rsidRDefault="00A10234" w:rsidP="00F119FA">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250E12D8" w14:textId="77777777" w:rsidR="00A10234" w:rsidRDefault="00A10234" w:rsidP="00F119FA">
      <w:pPr>
        <w:pStyle w:val="CommentText"/>
      </w:pPr>
      <w:r>
        <w:t>Có cần tạo Thông báo bảo lãnh/ sửa đổi bảo lãnh, Thông báo BCT đòi tiền, Thông báo thanh toán/ từ chối thanh toán, Thông báo đóng/kích hoạt bảo lãnh ở VISYS cho Bảo lãnh đến không?</w:t>
      </w:r>
    </w:p>
    <w:p w14:paraId="27F5B8B8" w14:textId="77777777" w:rsidR="00A10234" w:rsidRDefault="00A10234" w:rsidP="00F119FA">
      <w:pPr>
        <w:pStyle w:val="CommentText"/>
      </w:pPr>
      <w:r>
        <w:t>=&gt; Nếu không cần tạo thông báo thì không cần thêm nút này.</w:t>
      </w:r>
    </w:p>
    <w:p w14:paraId="18BC32ED" w14:textId="77777777" w:rsidR="00A10234" w:rsidRDefault="00A10234" w:rsidP="00F119FA">
      <w:pPr>
        <w:pStyle w:val="CommentText"/>
      </w:pPr>
    </w:p>
  </w:comment>
  <w:comment w:id="291" w:author="Admin" w:date="2022-03-15T20:55:00Z" w:initials="A">
    <w:p w14:paraId="672C406D" w14:textId="4DBE9280" w:rsidR="00A10234" w:rsidRDefault="00A10234">
      <w:pPr>
        <w:pStyle w:val="CommentText"/>
      </w:pPr>
      <w:r>
        <w:rPr>
          <w:rStyle w:val="CommentReference"/>
        </w:rPr>
        <w:annotationRef/>
      </w:r>
      <w:r>
        <w:t>Vì TTTTTM đã xử lý giao dịch thay và gửi kết quả nên ko cần trường này</w:t>
      </w:r>
    </w:p>
    <w:p w14:paraId="23070D8C" w14:textId="609F6D8D" w:rsidR="00A10234" w:rsidRDefault="00A10234">
      <w:pPr>
        <w:pStyle w:val="CommentText"/>
      </w:pPr>
    </w:p>
    <w:p w14:paraId="70F11988" w14:textId="77777777" w:rsidR="00A10234" w:rsidRDefault="00A10234" w:rsidP="00D26E99">
      <w:pPr>
        <w:pStyle w:val="CommentText"/>
        <w:shd w:val="clear" w:color="auto" w:fill="00B0F0"/>
        <w:rPr>
          <w:highlight w:val="cyan"/>
        </w:rPr>
      </w:pPr>
      <w:r w:rsidRPr="008C5122">
        <w:rPr>
          <w:b/>
          <w:highlight w:val="cyan"/>
        </w:rPr>
        <w:t>[Trang – 16.03.2022]</w:t>
      </w:r>
      <w:r w:rsidRPr="008C5122">
        <w:rPr>
          <w:highlight w:val="cyan"/>
        </w:rPr>
        <w:t xml:space="preserve"> </w:t>
      </w:r>
    </w:p>
    <w:p w14:paraId="5F3AB52E" w14:textId="6C6D78DB" w:rsidR="00A10234" w:rsidRDefault="00A10234" w:rsidP="00D26E99">
      <w:pPr>
        <w:pStyle w:val="CommentText"/>
      </w:pPr>
      <w:r>
        <w:rPr>
          <w:highlight w:val="cyan"/>
        </w:rPr>
        <w:t>Nhất trí bỏ đi</w:t>
      </w:r>
    </w:p>
    <w:p w14:paraId="07A5711D" w14:textId="77777777" w:rsidR="00A10234" w:rsidRDefault="00A10234">
      <w:pPr>
        <w:pStyle w:val="CommentText"/>
      </w:pPr>
    </w:p>
  </w:comment>
  <w:comment w:id="297" w:author="Nguyen Thu Trang - VTFC - KVH" w:date="2022-03-01T12:06:00Z" w:initials="NTT-V-K">
    <w:p w14:paraId="06FA7DE6" w14:textId="77777777" w:rsidR="00A10234" w:rsidRDefault="00A10234" w:rsidP="00F119FA">
      <w:pPr>
        <w:pStyle w:val="CommentText"/>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thứ tự hiển thị Loại tiền và Số tiền, cái nào đứng trước, cái nào sau?</w:t>
      </w:r>
    </w:p>
  </w:comment>
  <w:comment w:id="298" w:author="Admin" w:date="2022-03-15T20:55:00Z" w:initials="A">
    <w:p w14:paraId="3A1A4C1E" w14:textId="3EC24C8A" w:rsidR="00A10234" w:rsidRDefault="00A10234">
      <w:pPr>
        <w:pStyle w:val="CommentText"/>
      </w:pPr>
      <w:r>
        <w:rPr>
          <w:rStyle w:val="CommentReference"/>
        </w:rPr>
        <w:annotationRef/>
      </w:r>
      <w:r>
        <w:t>Số tiền trước, loại tiền sau</w:t>
      </w:r>
    </w:p>
    <w:p w14:paraId="3EFF2206" w14:textId="5CC91C7D" w:rsidR="00A10234" w:rsidRDefault="00A10234">
      <w:pPr>
        <w:pStyle w:val="CommentText"/>
      </w:pPr>
    </w:p>
    <w:p w14:paraId="5FD652F5" w14:textId="77777777" w:rsidR="00A10234" w:rsidRDefault="00A10234" w:rsidP="00D26E99">
      <w:pPr>
        <w:pStyle w:val="CommentText"/>
        <w:shd w:val="clear" w:color="auto" w:fill="00B0F0"/>
        <w:rPr>
          <w:highlight w:val="cyan"/>
        </w:rPr>
      </w:pPr>
      <w:r w:rsidRPr="008C5122">
        <w:rPr>
          <w:b/>
          <w:highlight w:val="cyan"/>
        </w:rPr>
        <w:t>[Trang – 16.03.2022]</w:t>
      </w:r>
      <w:r w:rsidRPr="008C5122">
        <w:rPr>
          <w:highlight w:val="cyan"/>
        </w:rPr>
        <w:t xml:space="preserve"> </w:t>
      </w:r>
    </w:p>
    <w:p w14:paraId="2A56DF39" w14:textId="695BC9AB" w:rsidR="00A10234" w:rsidRDefault="00A10234" w:rsidP="00D26E99">
      <w:pPr>
        <w:pStyle w:val="CommentText"/>
      </w:pPr>
      <w:r>
        <w:rPr>
          <w:highlight w:val="cyan"/>
        </w:rPr>
        <w:t>OK, đã sửa lại</w:t>
      </w:r>
    </w:p>
    <w:p w14:paraId="5D63FC63" w14:textId="77777777" w:rsidR="00A10234" w:rsidRDefault="00A10234">
      <w:pPr>
        <w:pStyle w:val="CommentText"/>
      </w:pPr>
    </w:p>
  </w:comment>
  <w:comment w:id="308" w:author="Nguyen Thu Trang - VTFC - KVH" w:date="2022-03-01T12:06:00Z" w:initials="NTT-V-K">
    <w:p w14:paraId="52BCA530" w14:textId="77777777" w:rsidR="00A10234" w:rsidRDefault="00A10234" w:rsidP="00F119FA">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2A1A0AF7" w14:textId="77777777" w:rsidR="00A10234" w:rsidRDefault="00A10234" w:rsidP="00F119FA">
      <w:pPr>
        <w:pStyle w:val="CommentText"/>
      </w:pPr>
      <w:r>
        <w:rPr>
          <w:rStyle w:val="CommentReference"/>
        </w:rPr>
        <w:annotationRef/>
      </w:r>
      <w:r>
        <w:t>Nếu cần theo dõi sản phẩm BCT đòi tiền riêng thì mới cần tạo mã BCT này.</w:t>
      </w:r>
    </w:p>
    <w:p w14:paraId="4423681E" w14:textId="77777777" w:rsidR="00A10234" w:rsidRDefault="00A10234" w:rsidP="00F119FA">
      <w:pPr>
        <w:pStyle w:val="CommentText"/>
      </w:pPr>
      <w:r>
        <w:t>Nếu không, theo dõi theo số TB bảo lãnh</w:t>
      </w:r>
    </w:p>
  </w:comment>
  <w:comment w:id="309" w:author="Admin" w:date="2022-03-15T20:43:00Z" w:initials="A">
    <w:p w14:paraId="5A5B1681" w14:textId="01549106" w:rsidR="00A10234" w:rsidRDefault="00A10234">
      <w:pPr>
        <w:pStyle w:val="CommentText"/>
      </w:pPr>
      <w:r>
        <w:rPr>
          <w:rStyle w:val="CommentReference"/>
        </w:rPr>
        <w:annotationRef/>
      </w:r>
      <w:r>
        <w:t>Cần theo dõi trong trường hợp KH đòi tiền nhiều lần và giá trị nghĩa vụ còn lại phải thực hiện theo bảo lãnh</w:t>
      </w:r>
    </w:p>
    <w:p w14:paraId="244C35E0" w14:textId="1ABB89AD" w:rsidR="00A10234" w:rsidRDefault="00A10234">
      <w:pPr>
        <w:pStyle w:val="CommentText"/>
      </w:pPr>
    </w:p>
    <w:p w14:paraId="0AD44AA9" w14:textId="77777777" w:rsidR="00A10234" w:rsidRDefault="00A10234" w:rsidP="00D26E99">
      <w:pPr>
        <w:pStyle w:val="CommentText"/>
        <w:shd w:val="clear" w:color="auto" w:fill="00B0F0"/>
        <w:rPr>
          <w:highlight w:val="cyan"/>
        </w:rPr>
      </w:pPr>
      <w:r w:rsidRPr="008C5122">
        <w:rPr>
          <w:b/>
          <w:highlight w:val="cyan"/>
        </w:rPr>
        <w:t>[Trang – 16.03.2022]</w:t>
      </w:r>
      <w:r w:rsidRPr="008C5122">
        <w:rPr>
          <w:highlight w:val="cyan"/>
        </w:rPr>
        <w:t xml:space="preserve"> </w:t>
      </w:r>
    </w:p>
    <w:p w14:paraId="279D72C6" w14:textId="309C4233" w:rsidR="00A10234" w:rsidRDefault="00A10234" w:rsidP="00D26E99">
      <w:pPr>
        <w:pStyle w:val="CommentText"/>
      </w:pPr>
      <w:r>
        <w:rPr>
          <w:highlight w:val="cyan"/>
        </w:rPr>
        <w:t>Nhất trí giữ lại</w:t>
      </w:r>
    </w:p>
    <w:p w14:paraId="2E83A16B" w14:textId="77777777" w:rsidR="00A10234" w:rsidRDefault="00A10234">
      <w:pPr>
        <w:pStyle w:val="CommentText"/>
      </w:pPr>
    </w:p>
  </w:comment>
  <w:comment w:id="310" w:author="Nguyen Thu Trang - VTFC - KVH" w:date="2022-03-01T12:06:00Z" w:initials="NTT-V-K">
    <w:p w14:paraId="1D5E1E31" w14:textId="77777777" w:rsidR="00A10234" w:rsidRDefault="00A10234" w:rsidP="00F119FA">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3EB908BB" w14:textId="77777777" w:rsidR="00A10234" w:rsidRDefault="00A10234" w:rsidP="00F119FA">
      <w:pPr>
        <w:pStyle w:val="CommentText"/>
      </w:pPr>
      <w:r>
        <w:rPr>
          <w:rStyle w:val="CommentReference"/>
        </w:rPr>
        <w:annotationRef/>
      </w:r>
      <w:r>
        <w:t>Nếu cần theo dõi sản phẩm BCT đòi tiền riêng thì mới cần tạo mã BCT này.</w:t>
      </w:r>
    </w:p>
    <w:p w14:paraId="5B90B9FC" w14:textId="77777777" w:rsidR="00A10234" w:rsidRDefault="00A10234" w:rsidP="00F119FA">
      <w:pPr>
        <w:pStyle w:val="CommentText"/>
      </w:pPr>
      <w:r>
        <w:t>Nếu không, theo dõi theo số TB bảo lãnh</w:t>
      </w:r>
    </w:p>
  </w:comment>
  <w:comment w:id="311" w:author="Admin" w:date="2022-03-15T20:43:00Z" w:initials="A">
    <w:p w14:paraId="15D4D0E8" w14:textId="03CF9159" w:rsidR="00A10234" w:rsidRDefault="00A10234">
      <w:pPr>
        <w:pStyle w:val="CommentText"/>
      </w:pPr>
      <w:r>
        <w:rPr>
          <w:rStyle w:val="CommentReference"/>
        </w:rPr>
        <w:annotationRef/>
      </w:r>
      <w:r>
        <w:t>Cần theo dõi trong trường hợp KH đòi tiền nhiều lần và giá trị nghĩa vụ còn lại phải thực hiện theo bảo lãnh</w:t>
      </w:r>
    </w:p>
    <w:p w14:paraId="4D07B35C" w14:textId="3B78BAD2" w:rsidR="00A10234" w:rsidRDefault="00A10234">
      <w:pPr>
        <w:pStyle w:val="CommentText"/>
      </w:pPr>
    </w:p>
    <w:p w14:paraId="270C1C51" w14:textId="77777777" w:rsidR="00A10234" w:rsidRDefault="00A10234" w:rsidP="00D26E99">
      <w:pPr>
        <w:pStyle w:val="CommentText"/>
        <w:shd w:val="clear" w:color="auto" w:fill="00B0F0"/>
        <w:rPr>
          <w:highlight w:val="cyan"/>
        </w:rPr>
      </w:pPr>
      <w:r w:rsidRPr="008C5122">
        <w:rPr>
          <w:b/>
          <w:highlight w:val="cyan"/>
        </w:rPr>
        <w:t>[Trang – 16.03.2022]</w:t>
      </w:r>
      <w:r w:rsidRPr="008C5122">
        <w:rPr>
          <w:highlight w:val="cyan"/>
        </w:rPr>
        <w:t xml:space="preserve"> </w:t>
      </w:r>
    </w:p>
    <w:p w14:paraId="21A3E16F" w14:textId="16A723B9" w:rsidR="00A10234" w:rsidRDefault="00A10234" w:rsidP="00D26E99">
      <w:pPr>
        <w:pStyle w:val="CommentText"/>
      </w:pPr>
      <w:r>
        <w:rPr>
          <w:highlight w:val="cyan"/>
        </w:rPr>
        <w:t>Nhất trí giữ lại</w:t>
      </w:r>
    </w:p>
  </w:comment>
  <w:comment w:id="313" w:author="Nguyen Thu Trang - VTFC - KVH" w:date="2022-03-16T11:40:00Z" w:initials="NTT-V-K">
    <w:p w14:paraId="7E937979" w14:textId="77777777" w:rsidR="00A10234" w:rsidRPr="008C5122" w:rsidRDefault="00A10234" w:rsidP="00D26E99">
      <w:pPr>
        <w:pStyle w:val="CommentText"/>
        <w:shd w:val="clear" w:color="auto" w:fill="00B0F0"/>
        <w:rPr>
          <w:color w:val="FF0000"/>
          <w:highlight w:val="cyan"/>
        </w:rPr>
      </w:pPr>
      <w:r>
        <w:rPr>
          <w:rStyle w:val="CommentReference"/>
        </w:rPr>
        <w:annotationRef/>
      </w:r>
      <w:r w:rsidRPr="008C5122">
        <w:rPr>
          <w:b/>
          <w:highlight w:val="cyan"/>
        </w:rPr>
        <w:t>[Trang – 16.03.2022]</w:t>
      </w:r>
      <w:r w:rsidRPr="008C5122">
        <w:rPr>
          <w:highlight w:val="cyan"/>
        </w:rPr>
        <w:t xml:space="preserve"> Trong comment cho nút “In thông báo” ở trên, NHCT Lào đã phản hồi là </w:t>
      </w:r>
      <w:r w:rsidRPr="008C5122">
        <w:rPr>
          <w:color w:val="FF0000"/>
          <w:highlight w:val="cyan"/>
        </w:rPr>
        <w:t>“Đối với bảo lãnh nước ngoài thì VTB Lào sẽ in ra từ file mà TTTTTM gửi theo đường scanimg hoặc email.”</w:t>
      </w:r>
    </w:p>
    <w:p w14:paraId="4891CC26" w14:textId="37D1DFF2" w:rsidR="00A10234" w:rsidRDefault="00A10234" w:rsidP="00D26E99">
      <w:pPr>
        <w:pStyle w:val="CommentText"/>
      </w:pPr>
      <w:r w:rsidRPr="008C5122">
        <w:rPr>
          <w:highlight w:val="cyan"/>
        </w:rPr>
        <w:t xml:space="preserve">Nên </w:t>
      </w:r>
      <w:r>
        <w:rPr>
          <w:highlight w:val="cyan"/>
        </w:rPr>
        <w:t xml:space="preserve">toàn bộ tab </w:t>
      </w:r>
      <w:r w:rsidRPr="008C5122">
        <w:rPr>
          <w:highlight w:val="cyan"/>
        </w:rPr>
        <w:t>này sẽ bỏ đi, không cần nữa.</w:t>
      </w:r>
    </w:p>
  </w:comment>
  <w:comment w:id="314" w:author="Phạm Quốc Hùng" w:date="2022-03-16T13:29:00Z" w:initials="PQH">
    <w:p w14:paraId="6DE06554" w14:textId="3641B18A" w:rsidR="00A10234" w:rsidRDefault="00A10234">
      <w:pPr>
        <w:pStyle w:val="CommentText"/>
      </w:pPr>
      <w:r>
        <w:rPr>
          <w:rStyle w:val="CommentReference"/>
        </w:rPr>
        <w:annotationRef/>
      </w:r>
      <w:r>
        <w:t>Đồng ý</w:t>
      </w:r>
    </w:p>
  </w:comment>
  <w:comment w:id="338" w:author="Nguyen Thu Trang - VTFC - KVH" w:date="2022-03-01T12:06:00Z" w:initials="NTT-V-K">
    <w:p w14:paraId="5A3BE065" w14:textId="77777777" w:rsidR="00A10234" w:rsidRDefault="00A10234" w:rsidP="00F119FA">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461C7974" w14:textId="77777777" w:rsidR="00A10234" w:rsidRDefault="00A10234" w:rsidP="00F119FA">
      <w:pPr>
        <w:pStyle w:val="CommentText"/>
      </w:pPr>
      <w:r>
        <w:rPr>
          <w:rStyle w:val="CommentReference"/>
        </w:rPr>
        <w:annotationRef/>
      </w:r>
      <w:r>
        <w:t>Nếu cần tạo Thông báo trên hệ thống thì mới thiết kế trường này, nếu không cần thì không thêm trường này nữa</w:t>
      </w:r>
    </w:p>
  </w:comment>
  <w:comment w:id="339" w:author="Admin" w:date="2022-03-15T20:56:00Z" w:initials="A">
    <w:p w14:paraId="112E5721" w14:textId="77777777" w:rsidR="00A10234" w:rsidRDefault="00A10234" w:rsidP="00770BE6">
      <w:pPr>
        <w:pStyle w:val="CommentText"/>
      </w:pPr>
      <w:r>
        <w:rPr>
          <w:rStyle w:val="CommentReference"/>
        </w:rPr>
        <w:annotationRef/>
      </w:r>
      <w:r>
        <w:rPr>
          <w:rStyle w:val="CommentReference"/>
        </w:rPr>
        <w:annotationRef/>
      </w:r>
      <w:r>
        <w:t>Ko cần trường này, lấy theo kết quả xử lý của TTTTTM</w:t>
      </w:r>
    </w:p>
    <w:p w14:paraId="1829026B" w14:textId="1D604471" w:rsidR="00A10234" w:rsidRDefault="00A10234">
      <w:pPr>
        <w:pStyle w:val="CommentText"/>
      </w:pPr>
    </w:p>
  </w:comment>
  <w:comment w:id="363" w:author="Trang" w:date="2022-03-01T12:06:00Z" w:initials="T">
    <w:p w14:paraId="4D6C2D28" w14:textId="77777777" w:rsidR="00A10234" w:rsidRDefault="00A10234" w:rsidP="00F119FA">
      <w:pPr>
        <w:pStyle w:val="CommentText"/>
        <w:rPr>
          <w:b/>
          <w:color w:val="FF0000"/>
        </w:rPr>
      </w:pPr>
      <w:r>
        <w:rPr>
          <w:rStyle w:val="CommentReference"/>
        </w:rPr>
        <w:annotationRef/>
      </w:r>
    </w:p>
    <w:p w14:paraId="4A0D4573" w14:textId="77777777" w:rsidR="00A10234" w:rsidRDefault="00A10234" w:rsidP="00F119FA">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7A2E3885" w14:textId="77777777" w:rsidR="00A10234" w:rsidRDefault="00A10234" w:rsidP="00F119FA">
      <w:pPr>
        <w:pStyle w:val="CommentText"/>
      </w:pPr>
      <w:r>
        <w:rPr>
          <w:rStyle w:val="CommentReference"/>
        </w:rPr>
        <w:annotationRef/>
      </w:r>
      <w:r>
        <w:t>Nếu cần tạo Thông báo trên hệ thống thì mới thiết kế trường này, nếu không cần thì không thêm trường này nữa</w:t>
      </w:r>
    </w:p>
  </w:comment>
  <w:comment w:id="364" w:author="Admin" w:date="2022-03-15T20:56:00Z" w:initials="A">
    <w:p w14:paraId="7591C0D5" w14:textId="6DCD796C" w:rsidR="00A10234" w:rsidRDefault="00A10234">
      <w:pPr>
        <w:pStyle w:val="CommentText"/>
      </w:pPr>
      <w:r>
        <w:rPr>
          <w:rStyle w:val="CommentReference"/>
        </w:rPr>
        <w:annotationRef/>
      </w:r>
      <w:r>
        <w:t>Ko cần trường này, lấy theo kết quả xử lý của TTTTTM</w:t>
      </w:r>
    </w:p>
  </w:comment>
  <w:comment w:id="387" w:author="Trang" w:date="2022-03-01T12:06:00Z" w:initials="T">
    <w:p w14:paraId="5A3B4E29" w14:textId="77777777" w:rsidR="00A10234" w:rsidRDefault="00A10234" w:rsidP="00F119FA">
      <w:pPr>
        <w:pStyle w:val="CommentText"/>
        <w:rPr>
          <w:b/>
          <w:color w:val="FF0000"/>
        </w:rPr>
      </w:pPr>
      <w:r>
        <w:rPr>
          <w:rStyle w:val="CommentReference"/>
        </w:rPr>
        <w:annotationRef/>
      </w:r>
    </w:p>
    <w:p w14:paraId="303260E0" w14:textId="77777777" w:rsidR="00A10234" w:rsidRDefault="00A10234" w:rsidP="00F119FA">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17BB2D05" w14:textId="77777777" w:rsidR="00A10234" w:rsidRDefault="00A10234" w:rsidP="00F119FA">
      <w:pPr>
        <w:pStyle w:val="CommentText"/>
      </w:pPr>
      <w:r>
        <w:rPr>
          <w:rStyle w:val="CommentReference"/>
        </w:rPr>
        <w:annotationRef/>
      </w:r>
      <w:r>
        <w:t>Nếu cần tạo Thông báo trên hệ thống thì mới thiết kế trường này, nếu không cần thì không thêm trường này nữa</w:t>
      </w:r>
    </w:p>
  </w:comment>
  <w:comment w:id="388" w:author="Admin" w:date="2022-03-15T20:57:00Z" w:initials="A">
    <w:p w14:paraId="39D149AE" w14:textId="26C14B3D" w:rsidR="00A10234" w:rsidRDefault="00A10234" w:rsidP="00770BE6">
      <w:pPr>
        <w:pStyle w:val="CommentText"/>
      </w:pPr>
      <w:r>
        <w:rPr>
          <w:rStyle w:val="CommentReference"/>
        </w:rPr>
        <w:annotationRef/>
      </w:r>
      <w:r>
        <w:rPr>
          <w:rStyle w:val="CommentReference"/>
        </w:rPr>
        <w:annotationRef/>
      </w:r>
      <w:r>
        <w:t>Ko cần trường này, lấy theo kết quả xử lý của TTTTTM</w:t>
      </w:r>
    </w:p>
  </w:comment>
  <w:comment w:id="451" w:author="Nguyen Thu Trang - VTFC - KVH" w:date="2022-03-01T12:06:00Z" w:initials="NTT-V-K">
    <w:p w14:paraId="02BAE2C6" w14:textId="77777777" w:rsidR="00A10234" w:rsidRDefault="00A10234" w:rsidP="00F119FA">
      <w:pPr>
        <w:pStyle w:val="CommentText"/>
        <w:rPr>
          <w:b/>
          <w:color w:val="FF0000"/>
        </w:rPr>
      </w:pPr>
      <w:r>
        <w:rPr>
          <w:rStyle w:val="CommentReference"/>
        </w:rPr>
        <w:annotationRef/>
      </w:r>
    </w:p>
    <w:p w14:paraId="569A841E" w14:textId="77777777" w:rsidR="00A10234" w:rsidRDefault="00A10234" w:rsidP="00F119FA">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00CB69F7" w14:textId="77777777" w:rsidR="00A10234" w:rsidRDefault="00A10234" w:rsidP="00F119FA">
      <w:pPr>
        <w:pStyle w:val="CommentText"/>
      </w:pPr>
      <w:r>
        <w:t>Nếu thêm trường này thì NHCT Lào cần những loại ngôn ngữ nào và giá trị mặc định sẵn ban đầu mong muốn là tiếng gì?</w:t>
      </w:r>
    </w:p>
  </w:comment>
  <w:comment w:id="452" w:author="Admin" w:date="2022-03-15T20:57:00Z" w:initials="A">
    <w:p w14:paraId="60702CAA" w14:textId="5A884299" w:rsidR="00A10234" w:rsidRDefault="00A10234">
      <w:pPr>
        <w:pStyle w:val="CommentText"/>
      </w:pPr>
      <w:r>
        <w:rPr>
          <w:rStyle w:val="CommentReference"/>
        </w:rPr>
        <w:annotationRef/>
      </w:r>
      <w:r>
        <w:t>Ngôn ngữ ưu tiến là Tiếng Anh Tiếng Lào Tiếng Việt, người dùng có thể tùy chỉnh chọn thứ tiếng</w:t>
      </w:r>
    </w:p>
  </w:comment>
  <w:comment w:id="465" w:author="Nguyen Thu Trang - VTFC - KVH" w:date="2022-03-16T11:41:00Z" w:initials="NTT-V-K">
    <w:p w14:paraId="74D9D123" w14:textId="77777777" w:rsidR="00A10234" w:rsidRDefault="00A10234" w:rsidP="00957637">
      <w:pPr>
        <w:pStyle w:val="CommentText"/>
        <w:shd w:val="clear" w:color="auto" w:fill="00B0F0"/>
        <w:rPr>
          <w:highlight w:val="cyan"/>
        </w:rPr>
      </w:pPr>
      <w:r>
        <w:rPr>
          <w:rStyle w:val="CommentReference"/>
        </w:rPr>
        <w:annotationRef/>
      </w:r>
      <w:r w:rsidRPr="008C5122">
        <w:rPr>
          <w:b/>
          <w:highlight w:val="cyan"/>
        </w:rPr>
        <w:t>[Trang – 16.03.2022]</w:t>
      </w:r>
      <w:r w:rsidRPr="008C5122">
        <w:rPr>
          <w:highlight w:val="cyan"/>
        </w:rPr>
        <w:t xml:space="preserve"> </w:t>
      </w:r>
    </w:p>
    <w:p w14:paraId="4F567199" w14:textId="6339301C" w:rsidR="00A10234" w:rsidRDefault="00A10234" w:rsidP="00957637">
      <w:pPr>
        <w:pStyle w:val="CommentText"/>
      </w:pPr>
      <w:r>
        <w:rPr>
          <w:highlight w:val="cyan"/>
        </w:rPr>
        <w:t>Bỏ đi vì các Thông báo liên quan sản phẩm do trung tâm TTTM xử lý sẽ được NHCT Lào in từ Email/Scan Imaging</w:t>
      </w:r>
    </w:p>
    <w:p w14:paraId="5E5B6FB8" w14:textId="77777777" w:rsidR="00A10234" w:rsidRDefault="00A10234">
      <w:pPr>
        <w:pStyle w:val="CommentText"/>
      </w:pPr>
    </w:p>
  </w:comment>
  <w:comment w:id="466" w:author="Phạm Quốc Hùng" w:date="2022-03-16T13:29:00Z" w:initials="PQH">
    <w:p w14:paraId="1144D174" w14:textId="248296BB" w:rsidR="00A10234" w:rsidRDefault="00A10234">
      <w:pPr>
        <w:pStyle w:val="CommentText"/>
      </w:pPr>
      <w:r>
        <w:rPr>
          <w:rStyle w:val="CommentReference"/>
        </w:rPr>
        <w:annotationRef/>
      </w:r>
      <w:r>
        <w:t>Đồng ý</w:t>
      </w:r>
    </w:p>
  </w:comment>
  <w:comment w:id="474" w:author="Vu Thi Quynh Anh" w:date="2022-03-02T16:57:00Z" w:initials="VTQA">
    <w:p w14:paraId="02B0CF41" w14:textId="1832B4DA" w:rsidR="00A10234" w:rsidRDefault="00A10234">
      <w:pPr>
        <w:pStyle w:val="CommentText"/>
      </w:pPr>
      <w:r>
        <w:rPr>
          <w:rStyle w:val="CommentReference"/>
        </w:rPr>
        <w:annotationRef/>
      </w:r>
      <w:r>
        <w:t>Cần trao đổi thêm với ITC</w:t>
      </w:r>
    </w:p>
  </w:comment>
  <w:comment w:id="476" w:author="Nguyen Thu Trang - VTFC - KVH" w:date="2022-03-02T17:12:00Z" w:initials="NTT-V-K">
    <w:p w14:paraId="4BB39E1C" w14:textId="18A0E9CC" w:rsidR="00A10234" w:rsidRPr="00FA013C" w:rsidRDefault="00A10234" w:rsidP="006B37B2">
      <w:pPr>
        <w:pStyle w:val="CommentText"/>
        <w:rPr>
          <w:b/>
          <w:color w:val="FF0000"/>
          <w:sz w:val="26"/>
          <w:szCs w:val="26"/>
        </w:rPr>
      </w:pPr>
      <w:r>
        <w:rPr>
          <w:rStyle w:val="CommentReference"/>
        </w:rPr>
        <w:annotationRef/>
      </w:r>
    </w:p>
    <w:p w14:paraId="2EE14CC6" w14:textId="741D38E8" w:rsidR="00A10234" w:rsidRPr="00FA013C" w:rsidRDefault="00A10234" w:rsidP="00556965">
      <w:pPr>
        <w:pStyle w:val="CommentText"/>
        <w:rPr>
          <w:color w:val="FF0000"/>
          <w:sz w:val="26"/>
          <w:szCs w:val="26"/>
          <w:highlight w:val="yellow"/>
        </w:rPr>
      </w:pPr>
      <w:r w:rsidRPr="00FA013C">
        <w:rPr>
          <w:b/>
          <w:color w:val="FF0000"/>
          <w:sz w:val="26"/>
          <w:szCs w:val="26"/>
          <w:highlight w:val="yellow"/>
        </w:rPr>
        <w:t xml:space="preserve"> </w:t>
      </w:r>
      <w:r w:rsidRPr="00FA013C">
        <w:rPr>
          <w:color w:val="FF0000"/>
          <w:sz w:val="26"/>
          <w:szCs w:val="26"/>
          <w:highlight w:val="yellow"/>
        </w:rPr>
        <w:t xml:space="preserve">Kính nhờ các anh/chị nghiệp vụ NHCT Lào đánh giá đặc tả của </w:t>
      </w:r>
      <w:r w:rsidRPr="00FA013C">
        <w:rPr>
          <w:b/>
          <w:color w:val="FF0000"/>
          <w:sz w:val="26"/>
          <w:szCs w:val="26"/>
          <w:highlight w:val="yellow"/>
        </w:rPr>
        <w:t>sản phẩm BL trong nước</w:t>
      </w:r>
      <w:r w:rsidRPr="00FA013C">
        <w:rPr>
          <w:color w:val="FF0000"/>
          <w:sz w:val="26"/>
          <w:szCs w:val="26"/>
          <w:highlight w:val="yellow"/>
        </w:rPr>
        <w:t xml:space="preserve">: </w:t>
      </w:r>
    </w:p>
    <w:p w14:paraId="0DF50B23" w14:textId="144B1F26" w:rsidR="00A10234" w:rsidRDefault="00A10234" w:rsidP="00556965">
      <w:pPr>
        <w:pStyle w:val="CommentText"/>
      </w:pPr>
      <w:r w:rsidRPr="00FA013C">
        <w:rPr>
          <w:color w:val="FF0000"/>
          <w:sz w:val="26"/>
          <w:szCs w:val="26"/>
          <w:highlight w:val="yellow"/>
        </w:rPr>
        <w:t xml:space="preserve">Nếu anh/chị nhận thấy </w:t>
      </w:r>
      <w:r w:rsidRPr="00FA013C">
        <w:rPr>
          <w:b/>
          <w:color w:val="FF0000"/>
          <w:sz w:val="26"/>
          <w:szCs w:val="26"/>
          <w:highlight w:val="yellow"/>
          <w:u w:val="single"/>
        </w:rPr>
        <w:t>chức năng/ trường thông tin</w:t>
      </w:r>
      <w:r w:rsidRPr="00FA013C">
        <w:rPr>
          <w:color w:val="FF0000"/>
          <w:sz w:val="26"/>
          <w:szCs w:val="26"/>
          <w:highlight w:val="yellow"/>
        </w:rPr>
        <w:t xml:space="preserve"> nào mô tả trong tài liệu này không phát sinh thực tế thì comment để lược bỏ cho đơn giản</w:t>
      </w:r>
    </w:p>
  </w:comment>
  <w:comment w:id="478" w:author="Nguyen Thu Trang - VTFC - KVH" w:date="2022-03-01T16:06:00Z" w:initials="NTT-V-K">
    <w:p w14:paraId="64986A5B" w14:textId="77777777" w:rsidR="00A10234" w:rsidRDefault="00A10234" w:rsidP="004A7D63">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463512AE" w14:textId="77777777" w:rsidR="00A10234" w:rsidRDefault="00A10234" w:rsidP="004A7D63">
      <w:pPr>
        <w:pStyle w:val="CommentText"/>
      </w:pPr>
      <w:r>
        <w:t xml:space="preserve">Nếu bộ chứng từ đòi tiền theo bảo lãnh ít phát sinh và NHCT Lào cũng không cần theo dõi riêng số lượng/tình trạng của BCT đòi tiền =&gt; Xem xét gộp 3 chức năng sau thành 1 chức năng chung là </w:t>
      </w:r>
      <w:r w:rsidRPr="00B44918">
        <w:rPr>
          <w:b/>
        </w:rPr>
        <w:t>Xử lý BCT đòi tiền</w:t>
      </w:r>
      <w:r>
        <w:t>:</w:t>
      </w:r>
    </w:p>
    <w:p w14:paraId="7D1A6D15" w14:textId="77777777" w:rsidR="00A10234" w:rsidRDefault="00A10234" w:rsidP="004A7D63">
      <w:pPr>
        <w:pStyle w:val="CommentText"/>
      </w:pPr>
      <w:r>
        <w:t>- Đăng ký BCT đòi tiền</w:t>
      </w:r>
    </w:p>
    <w:p w14:paraId="79D7B097" w14:textId="77777777" w:rsidR="00A10234" w:rsidRDefault="00A10234" w:rsidP="004A7D63">
      <w:pPr>
        <w:pStyle w:val="CommentText"/>
      </w:pPr>
      <w:r>
        <w:t>- Sửa đổi BCT đòi tiền</w:t>
      </w:r>
    </w:p>
    <w:p w14:paraId="629E9BB2" w14:textId="77777777" w:rsidR="00A10234" w:rsidRDefault="00A10234" w:rsidP="004A7D63">
      <w:pPr>
        <w:pStyle w:val="CommentText"/>
      </w:pPr>
      <w:r>
        <w:t>- Thanh toán/Đóng BCT đòi tiền</w:t>
      </w:r>
    </w:p>
  </w:comment>
  <w:comment w:id="477" w:author="Admin" w:date="2022-03-15T20:59:00Z" w:initials="A">
    <w:p w14:paraId="319B8692" w14:textId="247D30BC" w:rsidR="00A10234" w:rsidRDefault="00A10234">
      <w:pPr>
        <w:pStyle w:val="CommentText"/>
      </w:pPr>
      <w:r>
        <w:rPr>
          <w:rStyle w:val="CommentReference"/>
        </w:rPr>
        <w:annotationRef/>
      </w:r>
      <w:r>
        <w:t>Đề xuất giữ nguyên 3 chức năng để theo dõi từng BCT gửi đi đòi tiền của KH, cũng như giá trị nghĩa vụ còn phải thực hiện theo bảo lãnh</w:t>
      </w:r>
    </w:p>
    <w:p w14:paraId="71C3742F" w14:textId="724D31BF" w:rsidR="00A10234" w:rsidRDefault="00A10234">
      <w:pPr>
        <w:pStyle w:val="CommentText"/>
      </w:pPr>
    </w:p>
    <w:p w14:paraId="7062BD16" w14:textId="77777777" w:rsidR="00A10234" w:rsidRDefault="00A10234" w:rsidP="00460864">
      <w:pPr>
        <w:pStyle w:val="CommentText"/>
        <w:shd w:val="clear" w:color="auto" w:fill="00B0F0"/>
        <w:rPr>
          <w:highlight w:val="cyan"/>
        </w:rPr>
      </w:pPr>
      <w:r w:rsidRPr="008C5122">
        <w:rPr>
          <w:b/>
          <w:highlight w:val="cyan"/>
        </w:rPr>
        <w:t>[Trang – 16.03.2022]</w:t>
      </w:r>
      <w:r w:rsidRPr="008C5122">
        <w:rPr>
          <w:highlight w:val="cyan"/>
        </w:rPr>
        <w:t xml:space="preserve"> </w:t>
      </w:r>
    </w:p>
    <w:p w14:paraId="167A6433" w14:textId="66338714" w:rsidR="00A10234" w:rsidRDefault="00A10234" w:rsidP="00460864">
      <w:pPr>
        <w:pStyle w:val="CommentText"/>
      </w:pPr>
      <w:r>
        <w:rPr>
          <w:highlight w:val="cyan"/>
        </w:rPr>
        <w:t xml:space="preserve">Nhất trí giữ lại. </w:t>
      </w:r>
    </w:p>
  </w:comment>
  <w:comment w:id="479" w:author="Nguyen Thu Trang - VTFC - KVH" w:date="2022-03-01T16:06:00Z" w:initials="NTT-V-K">
    <w:p w14:paraId="79C7EBD4" w14:textId="77777777" w:rsidR="00A10234" w:rsidRDefault="00A10234" w:rsidP="004A7D63">
      <w:pPr>
        <w:pStyle w:val="CommentText"/>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thứ tự hiển thị Loại tiền và Số tiền, cái nào đứng trước, cái nào sau?</w:t>
      </w:r>
    </w:p>
  </w:comment>
  <w:comment w:id="480" w:author="Admin" w:date="2022-03-15T20:59:00Z" w:initials="A">
    <w:p w14:paraId="71CB4E25" w14:textId="05C2DB91" w:rsidR="00A10234" w:rsidRDefault="00A10234">
      <w:pPr>
        <w:pStyle w:val="CommentText"/>
      </w:pPr>
      <w:r>
        <w:rPr>
          <w:rStyle w:val="CommentReference"/>
        </w:rPr>
        <w:annotationRef/>
      </w:r>
      <w:r>
        <w:t>Số tiền trước, loại tiền sau</w:t>
      </w:r>
    </w:p>
    <w:p w14:paraId="1F6E0A6B" w14:textId="5B925BF3" w:rsidR="00A10234" w:rsidRDefault="00A10234">
      <w:pPr>
        <w:pStyle w:val="CommentText"/>
      </w:pPr>
    </w:p>
    <w:p w14:paraId="24021941" w14:textId="77777777" w:rsidR="00A10234" w:rsidRDefault="00A10234" w:rsidP="00460864">
      <w:pPr>
        <w:pStyle w:val="CommentText"/>
        <w:shd w:val="clear" w:color="auto" w:fill="00B0F0"/>
        <w:rPr>
          <w:highlight w:val="cyan"/>
        </w:rPr>
      </w:pPr>
      <w:r w:rsidRPr="008C5122">
        <w:rPr>
          <w:b/>
          <w:highlight w:val="cyan"/>
        </w:rPr>
        <w:t>[Trang – 16.03.2022]</w:t>
      </w:r>
      <w:r w:rsidRPr="008C5122">
        <w:rPr>
          <w:highlight w:val="cyan"/>
        </w:rPr>
        <w:t xml:space="preserve"> </w:t>
      </w:r>
    </w:p>
    <w:p w14:paraId="18DE5225" w14:textId="6ECE86C1" w:rsidR="00A10234" w:rsidRDefault="00A10234" w:rsidP="00460864">
      <w:pPr>
        <w:pStyle w:val="CommentText"/>
      </w:pPr>
      <w:r>
        <w:rPr>
          <w:highlight w:val="cyan"/>
        </w:rPr>
        <w:t>OK, đã sửa.</w:t>
      </w:r>
    </w:p>
  </w:comment>
  <w:comment w:id="486" w:author="Nguyen Thu Trang - VTFC - KVH" w:date="2022-03-01T16:06:00Z" w:initials="NTT-V-K">
    <w:p w14:paraId="05AF2100" w14:textId="77777777" w:rsidR="00A10234" w:rsidRDefault="00A10234" w:rsidP="004A7D63">
      <w:pPr>
        <w:pStyle w:val="CommentText"/>
        <w:ind w:firstLine="0"/>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BL của Lào có bao giờ có dung sai không? Nếu không cần thiết trường này thì có thể bỏ đi</w:t>
      </w:r>
    </w:p>
  </w:comment>
  <w:comment w:id="487" w:author="Admin" w:date="2022-03-15T20:59:00Z" w:initials="A">
    <w:p w14:paraId="13A5349D" w14:textId="04149AC5" w:rsidR="00A10234" w:rsidRDefault="00A10234">
      <w:pPr>
        <w:pStyle w:val="CommentText"/>
      </w:pPr>
      <w:r>
        <w:rPr>
          <w:rStyle w:val="CommentReference"/>
        </w:rPr>
        <w:annotationRef/>
      </w:r>
      <w:r>
        <w:t>Đồng ý bỏ dung sai vs BL</w:t>
      </w:r>
    </w:p>
    <w:p w14:paraId="25822666" w14:textId="74EE3E3E" w:rsidR="00A10234" w:rsidRDefault="00A10234">
      <w:pPr>
        <w:pStyle w:val="CommentText"/>
      </w:pPr>
    </w:p>
    <w:p w14:paraId="322FC4FE" w14:textId="77777777" w:rsidR="00A10234" w:rsidRDefault="00A10234" w:rsidP="00460864">
      <w:pPr>
        <w:pStyle w:val="CommentText"/>
        <w:shd w:val="clear" w:color="auto" w:fill="00B0F0"/>
        <w:rPr>
          <w:highlight w:val="cyan"/>
        </w:rPr>
      </w:pPr>
      <w:r w:rsidRPr="008C5122">
        <w:rPr>
          <w:b/>
          <w:highlight w:val="cyan"/>
        </w:rPr>
        <w:t>[Trang – 16.03.2022]</w:t>
      </w:r>
      <w:r w:rsidRPr="008C5122">
        <w:rPr>
          <w:highlight w:val="cyan"/>
        </w:rPr>
        <w:t xml:space="preserve"> </w:t>
      </w:r>
    </w:p>
    <w:p w14:paraId="72D6B6CD" w14:textId="05665535" w:rsidR="00A10234" w:rsidRDefault="00A10234" w:rsidP="00460864">
      <w:pPr>
        <w:pStyle w:val="CommentText"/>
        <w:ind w:firstLine="0"/>
      </w:pPr>
      <w:r>
        <w:rPr>
          <w:highlight w:val="cyan"/>
        </w:rPr>
        <w:t>Để thống nhất với sản phẩm BL nước ngoài và BL đến (vẫn có trường dung sai) nên ở BL trong nước sẽ không bỏ trường này.</w:t>
      </w:r>
    </w:p>
    <w:p w14:paraId="01F6D24B" w14:textId="77777777" w:rsidR="00A10234" w:rsidRDefault="00A10234" w:rsidP="00460864">
      <w:pPr>
        <w:pStyle w:val="CommentText"/>
        <w:ind w:firstLine="0"/>
      </w:pPr>
    </w:p>
  </w:comment>
  <w:comment w:id="492" w:author="Nguyen Thu Trang - VTFC - KVH" w:date="2022-03-01T16:06:00Z" w:initials="NTT-V-K">
    <w:p w14:paraId="2A91AF94" w14:textId="77777777" w:rsidR="00A10234" w:rsidRDefault="00A10234" w:rsidP="004A7D63">
      <w:pPr>
        <w:pStyle w:val="CommentText"/>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NHCT Lào cần những loại ngôn ngữ nào trong danh sách này và giá trị mặc định sẵn ban đầu mong muốn là tiếng gì?</w:t>
      </w:r>
    </w:p>
  </w:comment>
  <w:comment w:id="493" w:author="Admin" w:date="2022-03-15T21:00:00Z" w:initials="A">
    <w:p w14:paraId="0ECE7538" w14:textId="77777777" w:rsidR="00A10234" w:rsidRDefault="00A10234" w:rsidP="00770BE6">
      <w:pPr>
        <w:pStyle w:val="CommentText"/>
      </w:pPr>
      <w:r>
        <w:rPr>
          <w:rStyle w:val="CommentReference"/>
        </w:rPr>
        <w:annotationRef/>
      </w:r>
      <w:r>
        <w:t>Đề xuất mặc định là Tiếng Lào</w:t>
      </w:r>
    </w:p>
    <w:p w14:paraId="2173A4BC" w14:textId="77777777" w:rsidR="00A10234" w:rsidRDefault="00A10234" w:rsidP="00770BE6">
      <w:pPr>
        <w:pStyle w:val="CommentText"/>
      </w:pPr>
      <w:r>
        <w:t>Thứ tự ưu tiên như sau:</w:t>
      </w:r>
    </w:p>
    <w:p w14:paraId="6C838D65" w14:textId="77777777" w:rsidR="00A10234" w:rsidRDefault="00A10234" w:rsidP="00770BE6">
      <w:pPr>
        <w:pStyle w:val="CommentText"/>
        <w:numPr>
          <w:ilvl w:val="0"/>
          <w:numId w:val="32"/>
        </w:numPr>
      </w:pPr>
      <w:r>
        <w:t>Tiếng Lào</w:t>
      </w:r>
    </w:p>
    <w:p w14:paraId="0DD45860" w14:textId="77777777" w:rsidR="00A10234" w:rsidRDefault="00A10234" w:rsidP="00770BE6">
      <w:pPr>
        <w:pStyle w:val="CommentText"/>
        <w:numPr>
          <w:ilvl w:val="0"/>
          <w:numId w:val="32"/>
        </w:numPr>
      </w:pPr>
      <w:r>
        <w:t>Tiếng Anh</w:t>
      </w:r>
    </w:p>
    <w:p w14:paraId="264F17F2" w14:textId="77777777" w:rsidR="00A10234" w:rsidRDefault="00A10234" w:rsidP="00770BE6">
      <w:pPr>
        <w:pStyle w:val="CommentText"/>
        <w:numPr>
          <w:ilvl w:val="0"/>
          <w:numId w:val="32"/>
        </w:numPr>
      </w:pPr>
      <w:r>
        <w:t>Tiếng Việt</w:t>
      </w:r>
    </w:p>
    <w:p w14:paraId="435653D0" w14:textId="77777777" w:rsidR="00A10234" w:rsidRDefault="00A10234" w:rsidP="00770BE6">
      <w:pPr>
        <w:pStyle w:val="CommentText"/>
        <w:numPr>
          <w:ilvl w:val="0"/>
          <w:numId w:val="32"/>
        </w:numPr>
      </w:pPr>
      <w:r>
        <w:t>Song ngữ Lào – Anh</w:t>
      </w:r>
    </w:p>
    <w:p w14:paraId="61DA358B" w14:textId="77777777" w:rsidR="00A10234" w:rsidRDefault="00A10234" w:rsidP="00770BE6">
      <w:pPr>
        <w:pStyle w:val="CommentText"/>
        <w:numPr>
          <w:ilvl w:val="0"/>
          <w:numId w:val="32"/>
        </w:numPr>
      </w:pPr>
      <w:r>
        <w:t>Song ngữ Lào – Việt</w:t>
      </w:r>
    </w:p>
    <w:p w14:paraId="74408824" w14:textId="5370B11A" w:rsidR="00A10234" w:rsidRDefault="00A10234" w:rsidP="00770BE6">
      <w:pPr>
        <w:pStyle w:val="CommentText"/>
      </w:pPr>
      <w:r>
        <w:t>Song ngữ Anh – Việt</w:t>
      </w:r>
    </w:p>
    <w:p w14:paraId="25470325" w14:textId="30506DF8" w:rsidR="00A10234" w:rsidRDefault="00A10234" w:rsidP="00770BE6">
      <w:pPr>
        <w:pStyle w:val="CommentText"/>
      </w:pPr>
    </w:p>
    <w:p w14:paraId="0BF6484B" w14:textId="77777777" w:rsidR="00A10234" w:rsidRDefault="00A10234" w:rsidP="00460864">
      <w:pPr>
        <w:pStyle w:val="CommentText"/>
        <w:shd w:val="clear" w:color="auto" w:fill="00B0F0"/>
        <w:rPr>
          <w:highlight w:val="cyan"/>
        </w:rPr>
      </w:pPr>
      <w:r w:rsidRPr="008C5122">
        <w:rPr>
          <w:b/>
          <w:highlight w:val="cyan"/>
        </w:rPr>
        <w:t>[Trang – 16.03.2022]</w:t>
      </w:r>
      <w:r w:rsidRPr="008C5122">
        <w:rPr>
          <w:highlight w:val="cyan"/>
        </w:rPr>
        <w:t xml:space="preserve"> </w:t>
      </w:r>
    </w:p>
    <w:p w14:paraId="7ED66E85" w14:textId="77777777" w:rsidR="00A10234" w:rsidRDefault="00A10234" w:rsidP="00460864">
      <w:pPr>
        <w:pStyle w:val="CommentText"/>
        <w:rPr>
          <w:highlight w:val="cyan"/>
        </w:rPr>
      </w:pPr>
      <w:r>
        <w:rPr>
          <w:highlight w:val="cyan"/>
        </w:rPr>
        <w:t xml:space="preserve">Kính đề nghị NHCT Lào cung cấp các mẫu thư BL bằng các thứ tiếng trên để đưa vào hệ thống. </w:t>
      </w:r>
    </w:p>
    <w:p w14:paraId="4AA5176B" w14:textId="1C506062" w:rsidR="00A10234" w:rsidRDefault="00A10234" w:rsidP="00460864">
      <w:pPr>
        <w:pStyle w:val="CommentText"/>
        <w:rPr>
          <w:highlight w:val="cyan"/>
        </w:rPr>
      </w:pPr>
      <w:r>
        <w:rPr>
          <w:highlight w:val="cyan"/>
        </w:rPr>
        <w:t xml:space="preserve">Nếu không có mẫu sẵn bằng các thứ tiếng này thì sẽ không cần thiết kế trường </w:t>
      </w:r>
      <w:r w:rsidRPr="005217C2">
        <w:rPr>
          <w:b/>
          <w:highlight w:val="cyan"/>
        </w:rPr>
        <w:t>Ngôn ngữ BL</w:t>
      </w:r>
      <w:r>
        <w:rPr>
          <w:highlight w:val="cyan"/>
        </w:rPr>
        <w:t xml:space="preserve"> và </w:t>
      </w:r>
      <w:r w:rsidRPr="005217C2">
        <w:rPr>
          <w:b/>
          <w:highlight w:val="cyan"/>
        </w:rPr>
        <w:t>Mẫu CKBL</w:t>
      </w:r>
      <w:r>
        <w:rPr>
          <w:highlight w:val="cyan"/>
        </w:rPr>
        <w:t xml:space="preserve"> nữa. </w:t>
      </w:r>
    </w:p>
    <w:p w14:paraId="1897A088" w14:textId="6B5B80CD" w:rsidR="00A10234" w:rsidRDefault="00A10234" w:rsidP="00460864">
      <w:pPr>
        <w:pStyle w:val="CommentText"/>
      </w:pPr>
      <w:r>
        <w:rPr>
          <w:highlight w:val="cyan"/>
        </w:rPr>
        <w:t>Hệ thống sẽ chỉ cần trường Nội dung CKBL, người dùng tự copy/nhập liệu thủ công nội dung bằng bất kỳ tiếng nào vào trường này.</w:t>
      </w:r>
    </w:p>
  </w:comment>
  <w:comment w:id="506" w:author="Nguyen Thu Trang - VTFC - KVH" w:date="2022-03-01T16:06:00Z" w:initials="NTT-V-K">
    <w:p w14:paraId="04C31DFC" w14:textId="77777777" w:rsidR="00A10234" w:rsidRDefault="00A10234" w:rsidP="004A7D63">
      <w:pPr>
        <w:pStyle w:val="CommentText"/>
      </w:pPr>
      <w:r>
        <w:rPr>
          <w:rStyle w:val="CommentReference"/>
        </w:rPr>
        <w:annotationRef/>
      </w:r>
      <w:r w:rsidRPr="009244AA">
        <w:t>Hiện tại</w:t>
      </w:r>
      <w:r>
        <w:t>,</w:t>
      </w:r>
      <w:r w:rsidRPr="009244AA">
        <w:t xml:space="preserve"> nếu chưa tích hợp được với core để lấy thông tin tỷ giá thì người dùng bắt buộc phải nhậ</w:t>
      </w:r>
      <w:r>
        <w:t>p thông tin này (nếu ký quỹ bằng loại tiền khác đồng nội tệ)</w:t>
      </w:r>
    </w:p>
  </w:comment>
  <w:comment w:id="507" w:author="Admin" w:date="2022-03-15T21:00:00Z" w:initials="A">
    <w:p w14:paraId="6E50EB67" w14:textId="6F2F3CD6" w:rsidR="00A10234" w:rsidRDefault="00A10234">
      <w:pPr>
        <w:pStyle w:val="CommentText"/>
      </w:pPr>
      <w:r>
        <w:rPr>
          <w:rStyle w:val="CommentReference"/>
        </w:rPr>
        <w:annotationRef/>
      </w:r>
      <w:r>
        <w:t>Đồng ý</w:t>
      </w:r>
    </w:p>
  </w:comment>
  <w:comment w:id="508" w:author="Nguyen Thu Trang - VTFC - KVH" w:date="2022-03-01T16:06:00Z" w:initials="NTT-V-K">
    <w:p w14:paraId="01DF3B8E" w14:textId="77777777" w:rsidR="00A10234" w:rsidRDefault="00A10234" w:rsidP="004A7D63">
      <w:pPr>
        <w:pStyle w:val="CommentText"/>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Nếu BL do NHCT Lào phát hành không bao giờ phát sinh dung sai thì có thể bỏ thông tin này đi</w:t>
      </w:r>
    </w:p>
  </w:comment>
  <w:comment w:id="509" w:author="Admin" w:date="2022-03-15T21:00:00Z" w:initials="A">
    <w:p w14:paraId="023DBFC1" w14:textId="70B3340C" w:rsidR="00A10234" w:rsidRDefault="00A10234">
      <w:pPr>
        <w:pStyle w:val="CommentText"/>
      </w:pPr>
      <w:r>
        <w:rPr>
          <w:rStyle w:val="CommentReference"/>
        </w:rPr>
        <w:annotationRef/>
      </w:r>
      <w:r>
        <w:t>Bỏ dung sai vs BL</w:t>
      </w:r>
    </w:p>
    <w:p w14:paraId="25E0A0C1" w14:textId="3583D146" w:rsidR="00A10234" w:rsidRDefault="00A10234">
      <w:pPr>
        <w:pStyle w:val="CommentText"/>
      </w:pPr>
    </w:p>
    <w:p w14:paraId="2C4B13A1" w14:textId="77777777" w:rsidR="00A10234" w:rsidRDefault="00A10234" w:rsidP="00D614EE">
      <w:pPr>
        <w:pStyle w:val="CommentText"/>
        <w:shd w:val="clear" w:color="auto" w:fill="00B0F0"/>
        <w:rPr>
          <w:highlight w:val="cyan"/>
        </w:rPr>
      </w:pPr>
      <w:r w:rsidRPr="008C5122">
        <w:rPr>
          <w:b/>
          <w:highlight w:val="cyan"/>
        </w:rPr>
        <w:t>[Trang – 16.03.2022]</w:t>
      </w:r>
      <w:r w:rsidRPr="008C5122">
        <w:rPr>
          <w:highlight w:val="cyan"/>
        </w:rPr>
        <w:t xml:space="preserve"> </w:t>
      </w:r>
    </w:p>
    <w:p w14:paraId="1D003702" w14:textId="573CE167" w:rsidR="00A10234" w:rsidRDefault="00A10234" w:rsidP="00D614EE">
      <w:pPr>
        <w:pStyle w:val="CommentText"/>
      </w:pPr>
      <w:r>
        <w:rPr>
          <w:highlight w:val="cyan"/>
        </w:rPr>
        <w:t>Để thống nhất với sản phẩm BL nước ngoài và BL đến (vẫn có trường dung sai) nên ở BL trong nước sẽ không bỏ trường này.</w:t>
      </w:r>
    </w:p>
  </w:comment>
  <w:comment w:id="510" w:author="Nguyen Thu Trang - VTFC - KVH" w:date="2022-03-01T16:06:00Z" w:initials="NTT-V-K">
    <w:p w14:paraId="6BFC5FDE" w14:textId="77777777" w:rsidR="00A10234" w:rsidRDefault="00A10234" w:rsidP="004A7D63">
      <w:pPr>
        <w:pStyle w:val="CommentText"/>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Nếu BL do NHCT Lào phát hành không bao giờ phát sinh dung sai thì có thể bỏ thông tin này đi</w:t>
      </w:r>
    </w:p>
  </w:comment>
  <w:comment w:id="511" w:author="Admin" w:date="2022-03-15T21:01:00Z" w:initials="A">
    <w:p w14:paraId="6877B3D9" w14:textId="55A0050F" w:rsidR="00A10234" w:rsidRDefault="00A10234">
      <w:pPr>
        <w:pStyle w:val="CommentText"/>
      </w:pPr>
      <w:r>
        <w:rPr>
          <w:rStyle w:val="CommentReference"/>
        </w:rPr>
        <w:annotationRef/>
      </w:r>
      <w:r>
        <w:t>NHCT Lào đồng ý bỏ dung sai khi phát hành</w:t>
      </w:r>
    </w:p>
    <w:p w14:paraId="76EEE5B7" w14:textId="45EF9272" w:rsidR="00A10234" w:rsidRDefault="00A10234">
      <w:pPr>
        <w:pStyle w:val="CommentText"/>
      </w:pPr>
    </w:p>
    <w:p w14:paraId="19B3628D" w14:textId="77777777" w:rsidR="00A10234" w:rsidRDefault="00A10234" w:rsidP="00D614EE">
      <w:pPr>
        <w:pStyle w:val="CommentText"/>
        <w:shd w:val="clear" w:color="auto" w:fill="00B0F0"/>
        <w:rPr>
          <w:highlight w:val="cyan"/>
        </w:rPr>
      </w:pPr>
      <w:r w:rsidRPr="008C5122">
        <w:rPr>
          <w:b/>
          <w:highlight w:val="cyan"/>
        </w:rPr>
        <w:t>[Trang – 16.03.2022]</w:t>
      </w:r>
      <w:r w:rsidRPr="008C5122">
        <w:rPr>
          <w:highlight w:val="cyan"/>
        </w:rPr>
        <w:t xml:space="preserve"> </w:t>
      </w:r>
    </w:p>
    <w:p w14:paraId="12D1E7B9" w14:textId="11D8737F" w:rsidR="00A10234" w:rsidRDefault="00A10234" w:rsidP="00D614EE">
      <w:pPr>
        <w:pStyle w:val="CommentText"/>
      </w:pPr>
      <w:r>
        <w:rPr>
          <w:highlight w:val="cyan"/>
        </w:rPr>
        <w:t>Để thống nhất với sản phẩm BL nước ngoài và BL đến (vẫn có trường dung sai) nên ở BL trong nước sẽ không bỏ trường này.</w:t>
      </w:r>
    </w:p>
  </w:comment>
  <w:comment w:id="512" w:author="Nguyen Thu Trang - VTFC - KVH" w:date="2022-03-01T16:06:00Z" w:initials="NTT-V-K">
    <w:p w14:paraId="4BF6CB13" w14:textId="77777777" w:rsidR="00A10234" w:rsidRDefault="00A10234" w:rsidP="004A7D63">
      <w:pPr>
        <w:pStyle w:val="CommentText"/>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r>
        <w:t>NHCT Lào cần những loại ngôn ngữ nào trong danh sách này và giá trị mặc định sẵn ban đầu mong muốn là tiếng gì?</w:t>
      </w:r>
    </w:p>
  </w:comment>
  <w:comment w:id="513" w:author="Admin" w:date="2022-03-15T21:01:00Z" w:initials="A">
    <w:p w14:paraId="2555B6EF" w14:textId="77777777" w:rsidR="00A10234" w:rsidRDefault="00A10234" w:rsidP="00770BE6">
      <w:pPr>
        <w:pStyle w:val="CommentText"/>
      </w:pPr>
      <w:r>
        <w:rPr>
          <w:rStyle w:val="CommentReference"/>
        </w:rPr>
        <w:annotationRef/>
      </w:r>
      <w:r>
        <w:t>Đề xuất mặc định là Tiếng Lào</w:t>
      </w:r>
    </w:p>
    <w:p w14:paraId="6457B5B4" w14:textId="77777777" w:rsidR="00A10234" w:rsidRDefault="00A10234" w:rsidP="00770BE6">
      <w:pPr>
        <w:pStyle w:val="CommentText"/>
      </w:pPr>
      <w:r>
        <w:t>Thứ tự ưu tiên như sau:</w:t>
      </w:r>
    </w:p>
    <w:p w14:paraId="13E2B427" w14:textId="77777777" w:rsidR="00A10234" w:rsidRDefault="00A10234" w:rsidP="00770BE6">
      <w:pPr>
        <w:pStyle w:val="CommentText"/>
        <w:numPr>
          <w:ilvl w:val="0"/>
          <w:numId w:val="32"/>
        </w:numPr>
      </w:pPr>
      <w:r>
        <w:t>Tiếng Lào</w:t>
      </w:r>
    </w:p>
    <w:p w14:paraId="7B25F602" w14:textId="77777777" w:rsidR="00A10234" w:rsidRDefault="00A10234" w:rsidP="00770BE6">
      <w:pPr>
        <w:pStyle w:val="CommentText"/>
        <w:numPr>
          <w:ilvl w:val="0"/>
          <w:numId w:val="32"/>
        </w:numPr>
      </w:pPr>
      <w:r>
        <w:t>Tiếng Anh</w:t>
      </w:r>
    </w:p>
    <w:p w14:paraId="7A5BB39E" w14:textId="77777777" w:rsidR="00A10234" w:rsidRDefault="00A10234" w:rsidP="00770BE6">
      <w:pPr>
        <w:pStyle w:val="CommentText"/>
        <w:numPr>
          <w:ilvl w:val="0"/>
          <w:numId w:val="32"/>
        </w:numPr>
      </w:pPr>
      <w:r>
        <w:t>Tiếng Việt</w:t>
      </w:r>
    </w:p>
    <w:p w14:paraId="2B06AF35" w14:textId="77777777" w:rsidR="00A10234" w:rsidRDefault="00A10234" w:rsidP="00770BE6">
      <w:pPr>
        <w:pStyle w:val="CommentText"/>
        <w:numPr>
          <w:ilvl w:val="0"/>
          <w:numId w:val="32"/>
        </w:numPr>
      </w:pPr>
      <w:r>
        <w:t>Song ngữ Lào – Anh</w:t>
      </w:r>
    </w:p>
    <w:p w14:paraId="3A7C5301" w14:textId="77777777" w:rsidR="00A10234" w:rsidRDefault="00A10234" w:rsidP="00770BE6">
      <w:pPr>
        <w:pStyle w:val="CommentText"/>
        <w:numPr>
          <w:ilvl w:val="0"/>
          <w:numId w:val="32"/>
        </w:numPr>
      </w:pPr>
      <w:r>
        <w:t>Song ngữ Lào – Việt</w:t>
      </w:r>
    </w:p>
    <w:p w14:paraId="4E892388" w14:textId="77777777" w:rsidR="00A10234" w:rsidRDefault="00A10234" w:rsidP="00770BE6">
      <w:pPr>
        <w:pStyle w:val="CommentText"/>
        <w:numPr>
          <w:ilvl w:val="0"/>
          <w:numId w:val="32"/>
        </w:numPr>
      </w:pPr>
      <w:r>
        <w:t>Song ngữ Anh – Việt</w:t>
      </w:r>
    </w:p>
    <w:p w14:paraId="74D7AD21" w14:textId="0427DEF0" w:rsidR="00A10234" w:rsidRDefault="00A10234">
      <w:pPr>
        <w:pStyle w:val="CommentText"/>
      </w:pPr>
    </w:p>
    <w:p w14:paraId="076630E7"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766EBA7F" w14:textId="77777777" w:rsidR="00A10234" w:rsidRDefault="00A10234" w:rsidP="005217C2">
      <w:pPr>
        <w:pStyle w:val="CommentText"/>
        <w:rPr>
          <w:highlight w:val="cyan"/>
        </w:rPr>
      </w:pPr>
      <w:r>
        <w:rPr>
          <w:highlight w:val="cyan"/>
        </w:rPr>
        <w:t xml:space="preserve">Kính đề nghị NHCT Lào cung cấp các mẫu thư BL bằng các thứ tiếng trên để đưa vào hệ thống. </w:t>
      </w:r>
    </w:p>
    <w:p w14:paraId="10F59D44" w14:textId="5CC2A974" w:rsidR="00A10234" w:rsidRDefault="00A10234" w:rsidP="005217C2">
      <w:pPr>
        <w:pStyle w:val="CommentText"/>
        <w:rPr>
          <w:highlight w:val="cyan"/>
        </w:rPr>
      </w:pPr>
      <w:r>
        <w:rPr>
          <w:highlight w:val="cyan"/>
        </w:rPr>
        <w:t xml:space="preserve">Nếu không có mẫu sẵn bằng các thứ tiếng này thì sẽ không cần thiết kế trường </w:t>
      </w:r>
      <w:r w:rsidRPr="005217C2">
        <w:rPr>
          <w:b/>
          <w:highlight w:val="cyan"/>
        </w:rPr>
        <w:t>Ngôn ngữ BL</w:t>
      </w:r>
      <w:r>
        <w:rPr>
          <w:highlight w:val="cyan"/>
        </w:rPr>
        <w:t xml:space="preserve"> và</w:t>
      </w:r>
      <w:r w:rsidRPr="005217C2">
        <w:rPr>
          <w:b/>
          <w:highlight w:val="cyan"/>
        </w:rPr>
        <w:t xml:space="preserve"> Mẫu CKBL</w:t>
      </w:r>
      <w:r>
        <w:rPr>
          <w:highlight w:val="cyan"/>
        </w:rPr>
        <w:t xml:space="preserve"> nữa. </w:t>
      </w:r>
    </w:p>
    <w:p w14:paraId="08A0443B" w14:textId="399EE862" w:rsidR="00A10234" w:rsidRDefault="00A10234" w:rsidP="005217C2">
      <w:pPr>
        <w:pStyle w:val="CommentText"/>
      </w:pPr>
      <w:r>
        <w:rPr>
          <w:highlight w:val="cyan"/>
        </w:rPr>
        <w:t>Hệ thống sẽ chỉ cần trường Nội dung CKBL, người dùng tự copy/nhập liệu thủ công nội dung bằng bất kỳ tiếng nào vào trường này.</w:t>
      </w:r>
    </w:p>
  </w:comment>
  <w:comment w:id="527" w:author="Nguyen Thu Trang - VTFC - KVH" w:date="2022-03-01T16:06:00Z" w:initials="NTT-V-K">
    <w:p w14:paraId="1E25D9DE" w14:textId="77777777" w:rsidR="00A10234" w:rsidRDefault="00A10234" w:rsidP="004A7D63">
      <w:pPr>
        <w:pStyle w:val="CommentText"/>
      </w:pPr>
      <w:r>
        <w:rPr>
          <w:rStyle w:val="CommentReference"/>
        </w:rPr>
        <w:annotationRef/>
      </w:r>
      <w:r w:rsidRPr="009244AA">
        <w:t>Hiện tại</w:t>
      </w:r>
      <w:r>
        <w:t>,</w:t>
      </w:r>
      <w:r w:rsidRPr="009244AA">
        <w:t xml:space="preserve"> nếu chưa tích hợp được với core để lấy thông tin tỷ giá thì người dùng bắt buộc phải nhậ</w:t>
      </w:r>
      <w:r>
        <w:t>p thông tin này (nếu ký quỹ bằng loại tiền khác đồng nội tệ)</w:t>
      </w:r>
    </w:p>
  </w:comment>
  <w:comment w:id="528" w:author="Admin" w:date="2022-03-15T21:01:00Z" w:initials="A">
    <w:p w14:paraId="69C7740F" w14:textId="08CA0313" w:rsidR="00A10234" w:rsidRDefault="00A10234">
      <w:pPr>
        <w:pStyle w:val="CommentText"/>
      </w:pPr>
      <w:r>
        <w:rPr>
          <w:rStyle w:val="CommentReference"/>
        </w:rPr>
        <w:annotationRef/>
      </w:r>
      <w:r>
        <w:t xml:space="preserve">NHCT Lào đồng ý với đề xuất </w:t>
      </w:r>
    </w:p>
  </w:comment>
  <w:comment w:id="529" w:author="Nguyen Thu Trang - VTFC - KVH" w:date="2022-03-01T16:06:00Z" w:initials="NTT-V-K">
    <w:p w14:paraId="495851E7" w14:textId="77777777" w:rsidR="00A10234" w:rsidRDefault="00A10234" w:rsidP="004A7D63">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5C4AD8FE" w14:textId="77777777" w:rsidR="00A10234" w:rsidRDefault="00A10234" w:rsidP="004A7D63">
      <w:pPr>
        <w:pStyle w:val="CommentText"/>
      </w:pPr>
      <w:r>
        <w:t>Nếu bộ chứng từ đòi tiền theo bảo lãnh ít phát sinh và NHCT Lào cũng không cần theo dõi riêng số lượng/tình trạng của BCT đòi tiền =&gt; Không cần xây dựng chức năng này</w:t>
      </w:r>
    </w:p>
    <w:p w14:paraId="3E736C74" w14:textId="77777777" w:rsidR="00A10234" w:rsidRDefault="00A10234" w:rsidP="004A7D63">
      <w:pPr>
        <w:pStyle w:val="CommentText"/>
      </w:pPr>
    </w:p>
  </w:comment>
  <w:comment w:id="530" w:author="Admin" w:date="2022-03-15T21:01:00Z" w:initials="A">
    <w:p w14:paraId="2E495771" w14:textId="4AB489D4" w:rsidR="00A10234" w:rsidRDefault="00A10234">
      <w:pPr>
        <w:pStyle w:val="CommentText"/>
      </w:pPr>
      <w:r>
        <w:rPr>
          <w:rStyle w:val="CommentReference"/>
        </w:rPr>
        <w:annotationRef/>
      </w:r>
      <w:r>
        <w:t>NHCT Lào đề xuất giữ chức năng này để quản lý từng BCT đòi tiền và quản lý nghĩa vụ còn phải thực hiện theo bảo lãnh</w:t>
      </w:r>
    </w:p>
    <w:p w14:paraId="0B187444" w14:textId="44311DE8" w:rsidR="00A10234" w:rsidRDefault="00A10234">
      <w:pPr>
        <w:pStyle w:val="CommentText"/>
      </w:pPr>
    </w:p>
    <w:p w14:paraId="7F73E348"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2B5538E1" w14:textId="79AAF86A" w:rsidR="00A10234" w:rsidRDefault="00A10234" w:rsidP="005217C2">
      <w:pPr>
        <w:pStyle w:val="CommentText"/>
      </w:pPr>
      <w:r>
        <w:rPr>
          <w:highlight w:val="cyan"/>
        </w:rPr>
        <w:t>Nhất trí giữ lại.</w:t>
      </w:r>
    </w:p>
  </w:comment>
  <w:comment w:id="531" w:author="Nguyen Thu Trang - VTFC - KVH" w:date="2022-03-01T16:06:00Z" w:initials="NTT-V-K">
    <w:p w14:paraId="6D14725C" w14:textId="77777777" w:rsidR="00A10234" w:rsidRDefault="00A10234" w:rsidP="004A7D63">
      <w:pPr>
        <w:pStyle w:val="CommentText"/>
        <w:rPr>
          <w:b/>
          <w:color w:val="FF0000"/>
        </w:rPr>
      </w:pPr>
    </w:p>
    <w:p w14:paraId="4474138E" w14:textId="77777777" w:rsidR="00A10234" w:rsidRDefault="00A10234" w:rsidP="004A7D63">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341F0A39" w14:textId="77777777" w:rsidR="00A10234" w:rsidRDefault="00A10234" w:rsidP="004A7D63">
      <w:pPr>
        <w:pStyle w:val="CommentText"/>
      </w:pPr>
      <w:r>
        <w:t>Nếu xây dựng chức năng này thì có cần tạo Thông báo BCT đòi tiền gửi khách hàng nay trong chức năng này không?</w:t>
      </w:r>
    </w:p>
    <w:p w14:paraId="25D80C2B" w14:textId="77777777" w:rsidR="00A10234" w:rsidRDefault="00A10234" w:rsidP="004A7D63">
      <w:pPr>
        <w:pStyle w:val="CommentText"/>
      </w:pPr>
      <w:r>
        <w:t>=&gt; Nếu không cần tạo thông báo thì không cần thêm nút này.</w:t>
      </w:r>
    </w:p>
    <w:p w14:paraId="6C5790D4" w14:textId="77777777" w:rsidR="00A10234" w:rsidRDefault="00A10234" w:rsidP="004A7D63">
      <w:pPr>
        <w:pStyle w:val="CommentText"/>
      </w:pPr>
    </w:p>
  </w:comment>
  <w:comment w:id="532" w:author="Admin" w:date="2022-03-15T21:02:00Z" w:initials="A">
    <w:p w14:paraId="7B628CCC" w14:textId="65E9B811" w:rsidR="00A10234" w:rsidRDefault="00A10234">
      <w:pPr>
        <w:pStyle w:val="CommentText"/>
      </w:pPr>
      <w:r>
        <w:rPr>
          <w:rStyle w:val="CommentReference"/>
        </w:rPr>
        <w:annotationRef/>
      </w:r>
      <w:r>
        <w:t>Do vs BL trong nc NHCTL tự xử lý nên NHCT Lào đề xuất giữ chức năng tạo thông báo để in cho KH</w:t>
      </w:r>
    </w:p>
    <w:p w14:paraId="524747FB" w14:textId="13A13FED" w:rsidR="00A10234" w:rsidRDefault="00A10234">
      <w:pPr>
        <w:pStyle w:val="CommentText"/>
      </w:pPr>
    </w:p>
    <w:p w14:paraId="1DF63CA6"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2C1E3579" w14:textId="0A81700B" w:rsidR="00A10234" w:rsidRDefault="00A10234" w:rsidP="005217C2">
      <w:pPr>
        <w:pStyle w:val="CommentText"/>
      </w:pPr>
      <w:r>
        <w:rPr>
          <w:highlight w:val="cyan"/>
        </w:rPr>
        <w:t>Nhất trí giữ lại.</w:t>
      </w:r>
    </w:p>
  </w:comment>
  <w:comment w:id="533" w:author="Nguyen Thu Trang - VTFC - KVH" w:date="2022-03-01T16:06:00Z" w:initials="NTT-V-K">
    <w:p w14:paraId="765C1298"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45423B8B" w14:textId="77777777" w:rsidR="00A10234" w:rsidRDefault="00A10234" w:rsidP="004A7D63">
      <w:pPr>
        <w:pStyle w:val="CommentText"/>
      </w:pPr>
      <w:r>
        <w:rPr>
          <w:rStyle w:val="CommentReference"/>
        </w:rPr>
        <w:annotationRef/>
      </w:r>
      <w:r>
        <w:t>Nếu cần theo dõi sản phẩm BCT đòi tiền riêng thì mới cần tạo mã BCT này.</w:t>
      </w:r>
    </w:p>
    <w:p w14:paraId="18F313BF" w14:textId="22B41144" w:rsidR="00A10234" w:rsidRDefault="00A10234" w:rsidP="004A7D63">
      <w:pPr>
        <w:pStyle w:val="CommentText"/>
      </w:pPr>
      <w:r>
        <w:t>Nếu không, theo dõi theo số bảo lãnh</w:t>
      </w:r>
    </w:p>
    <w:p w14:paraId="71072B2D" w14:textId="3B105682" w:rsidR="00A10234" w:rsidRDefault="00A10234" w:rsidP="004A7D63">
      <w:pPr>
        <w:pStyle w:val="CommentText"/>
      </w:pPr>
    </w:p>
    <w:p w14:paraId="5A1A17BA"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7CD3881F" w14:textId="360D2E30" w:rsidR="00A10234" w:rsidRDefault="00A10234" w:rsidP="005217C2">
      <w:pPr>
        <w:pStyle w:val="CommentText"/>
      </w:pPr>
      <w:r>
        <w:rPr>
          <w:highlight w:val="cyan"/>
        </w:rPr>
        <w:t>Nhất trí giữ lại.</w:t>
      </w:r>
    </w:p>
  </w:comment>
  <w:comment w:id="534" w:author="Trang" w:date="2022-03-01T16:06:00Z" w:initials="T">
    <w:p w14:paraId="40494E78" w14:textId="77777777" w:rsidR="00A10234" w:rsidRDefault="00A10234" w:rsidP="004A7D63">
      <w:pPr>
        <w:pStyle w:val="CommentText"/>
      </w:pPr>
    </w:p>
    <w:p w14:paraId="57542164"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5191E453"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35" w:author="Admin" w:date="2022-03-15T21:03:00Z" w:initials="A">
    <w:p w14:paraId="0BC4CB12" w14:textId="32B1A554" w:rsidR="00A10234" w:rsidRDefault="00A10234">
      <w:pPr>
        <w:pStyle w:val="CommentText"/>
      </w:pPr>
      <w:r>
        <w:rPr>
          <w:rStyle w:val="CommentReference"/>
        </w:rPr>
        <w:annotationRef/>
      </w:r>
      <w:r>
        <w:t>Do vs BL trong nc NHCTL tự xử lý nên NHCT Lào đề xuất giữ chức năng tạo thông báo để in cho KH</w:t>
      </w:r>
    </w:p>
    <w:p w14:paraId="642062B4" w14:textId="49776F67" w:rsidR="00A10234" w:rsidRDefault="00A10234">
      <w:pPr>
        <w:pStyle w:val="CommentText"/>
      </w:pPr>
    </w:p>
    <w:p w14:paraId="543CDE07"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05F99E5C" w14:textId="3E1E8BA2" w:rsidR="00A10234" w:rsidRDefault="00A10234" w:rsidP="005217C2">
      <w:pPr>
        <w:pStyle w:val="CommentText"/>
      </w:pPr>
      <w:r>
        <w:rPr>
          <w:highlight w:val="cyan"/>
        </w:rPr>
        <w:t>Nhất trí giữ lại.</w:t>
      </w:r>
    </w:p>
  </w:comment>
  <w:comment w:id="536" w:author="Trang" w:date="2022-03-01T16:06:00Z" w:initials="T">
    <w:p w14:paraId="64F12CAD" w14:textId="77777777" w:rsidR="00A10234" w:rsidRDefault="00A10234" w:rsidP="004A7D63">
      <w:pPr>
        <w:pStyle w:val="CommentText"/>
        <w:rPr>
          <w:b/>
          <w:color w:val="FF0000"/>
        </w:rPr>
      </w:pPr>
      <w:r>
        <w:rPr>
          <w:rStyle w:val="CommentReference"/>
        </w:rPr>
        <w:annotationRef/>
      </w:r>
    </w:p>
    <w:p w14:paraId="134BD19A"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5EB4B1DF"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37" w:author="Admin" w:date="2022-03-15T21:03:00Z" w:initials="A">
    <w:p w14:paraId="5A6C854E" w14:textId="34DF9E91" w:rsidR="00A10234" w:rsidRDefault="00A10234">
      <w:pPr>
        <w:pStyle w:val="CommentText"/>
      </w:pPr>
      <w:r>
        <w:rPr>
          <w:rStyle w:val="CommentReference"/>
        </w:rPr>
        <w:annotationRef/>
      </w:r>
      <w:r>
        <w:t>Do vs BL trong nc NHCTL tự xử lý nên NHCT Lào đề xuất giữ chức năng tạo thông báo để in cho KH</w:t>
      </w:r>
    </w:p>
    <w:p w14:paraId="01D2FCEB" w14:textId="163D677D" w:rsidR="00A10234" w:rsidRDefault="00A10234">
      <w:pPr>
        <w:pStyle w:val="CommentText"/>
      </w:pPr>
    </w:p>
    <w:p w14:paraId="47595DAB"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4CB7EF04" w14:textId="4A6B5491" w:rsidR="00A10234" w:rsidRDefault="00A10234" w:rsidP="005217C2">
      <w:pPr>
        <w:pStyle w:val="CommentText"/>
      </w:pPr>
      <w:r>
        <w:rPr>
          <w:highlight w:val="cyan"/>
        </w:rPr>
        <w:t>Nhất trí giữ lại.</w:t>
      </w:r>
    </w:p>
  </w:comment>
  <w:comment w:id="538" w:author="Trang" w:date="2022-03-01T16:06:00Z" w:initials="T">
    <w:p w14:paraId="5518A94D" w14:textId="77777777" w:rsidR="00A10234" w:rsidRDefault="00A10234" w:rsidP="004A7D63">
      <w:pPr>
        <w:pStyle w:val="CommentText"/>
        <w:rPr>
          <w:b/>
          <w:color w:val="FF0000"/>
        </w:rPr>
      </w:pPr>
      <w:r>
        <w:rPr>
          <w:rStyle w:val="CommentReference"/>
        </w:rPr>
        <w:annotationRef/>
      </w:r>
    </w:p>
    <w:p w14:paraId="2E23E164"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318A7AD1"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39" w:author="Admin" w:date="2022-03-15T21:03:00Z" w:initials="A">
    <w:p w14:paraId="1A3FF494" w14:textId="12982AA7" w:rsidR="00A10234" w:rsidRDefault="00A10234">
      <w:pPr>
        <w:pStyle w:val="CommentText"/>
      </w:pPr>
      <w:r>
        <w:rPr>
          <w:rStyle w:val="CommentReference"/>
        </w:rPr>
        <w:annotationRef/>
      </w:r>
      <w:r>
        <w:t>Do vs BL trong nc NHCTL tự xử lý nên NHCT Lào đề xuất giữ chức năng tạo thông báo để in cho KH</w:t>
      </w:r>
    </w:p>
    <w:p w14:paraId="72A8F253" w14:textId="56655A0E" w:rsidR="00A10234" w:rsidRDefault="00A10234">
      <w:pPr>
        <w:pStyle w:val="CommentText"/>
      </w:pPr>
    </w:p>
    <w:p w14:paraId="76EBE5A1"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093CA754" w14:textId="52D54075" w:rsidR="00A10234" w:rsidRDefault="00A10234" w:rsidP="005217C2">
      <w:pPr>
        <w:pStyle w:val="CommentText"/>
      </w:pPr>
      <w:r>
        <w:rPr>
          <w:highlight w:val="cyan"/>
        </w:rPr>
        <w:t>Nhất trí giữ lại.</w:t>
      </w:r>
    </w:p>
  </w:comment>
  <w:comment w:id="540" w:author="Trang" w:date="2022-03-01T16:06:00Z" w:initials="T">
    <w:p w14:paraId="28967453" w14:textId="77777777" w:rsidR="00A10234" w:rsidRDefault="00A10234" w:rsidP="004A7D63">
      <w:pPr>
        <w:pStyle w:val="CommentText"/>
      </w:pPr>
      <w:r>
        <w:rPr>
          <w:rStyle w:val="CommentReference"/>
        </w:rPr>
        <w:annotationRef/>
      </w:r>
    </w:p>
    <w:p w14:paraId="2EF96A2C"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316AE18B"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41" w:author="Admin" w:date="2022-03-15T21:03:00Z" w:initials="A">
    <w:p w14:paraId="0E0CBD50" w14:textId="5A16A2CB" w:rsidR="00A10234" w:rsidRDefault="00A10234">
      <w:pPr>
        <w:pStyle w:val="CommentText"/>
      </w:pPr>
      <w:r>
        <w:rPr>
          <w:rStyle w:val="CommentReference"/>
        </w:rPr>
        <w:annotationRef/>
      </w:r>
      <w:r>
        <w:t>Do vs BL trong nc NHCTL tự xử lý nên NHCT Lào đề xuất giữ chức năng tạo thông báo để in cho KH</w:t>
      </w:r>
    </w:p>
    <w:p w14:paraId="31701ADE" w14:textId="34C37750" w:rsidR="00A10234" w:rsidRDefault="00A10234">
      <w:pPr>
        <w:pStyle w:val="CommentText"/>
      </w:pPr>
    </w:p>
    <w:p w14:paraId="26E54CC2"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49C50889" w14:textId="45BE71E9" w:rsidR="00A10234" w:rsidRDefault="00A10234" w:rsidP="005217C2">
      <w:pPr>
        <w:pStyle w:val="CommentText"/>
      </w:pPr>
      <w:r>
        <w:rPr>
          <w:highlight w:val="cyan"/>
        </w:rPr>
        <w:t>Nhất trí giữ lại.</w:t>
      </w:r>
    </w:p>
  </w:comment>
  <w:comment w:id="542" w:author="Trang" w:date="2022-03-01T16:06:00Z" w:initials="T">
    <w:p w14:paraId="6C5B56E1" w14:textId="77777777" w:rsidR="00A10234" w:rsidRDefault="00A10234" w:rsidP="004A7D63">
      <w:pPr>
        <w:pStyle w:val="CommentText"/>
        <w:rPr>
          <w:b/>
          <w:color w:val="FF0000"/>
        </w:rPr>
      </w:pPr>
      <w:r>
        <w:rPr>
          <w:rStyle w:val="CommentReference"/>
        </w:rPr>
        <w:annotationRef/>
      </w:r>
    </w:p>
    <w:p w14:paraId="0720D739"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11ED6553"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43" w:author="Admin" w:date="2022-03-15T21:03:00Z" w:initials="A">
    <w:p w14:paraId="0100D6F1" w14:textId="3624E3C4" w:rsidR="00A10234" w:rsidRDefault="00A10234">
      <w:pPr>
        <w:pStyle w:val="CommentText"/>
      </w:pPr>
      <w:r>
        <w:rPr>
          <w:rStyle w:val="CommentReference"/>
        </w:rPr>
        <w:annotationRef/>
      </w:r>
      <w:r>
        <w:t>Do vs BL trong nc NHCTL tự xử lý nên NHCT Lào đề xuất giữ chức năng tạo thông báo để in cho KH</w:t>
      </w:r>
    </w:p>
    <w:p w14:paraId="4042B42A" w14:textId="5A06808E" w:rsidR="00A10234" w:rsidRDefault="00A10234">
      <w:pPr>
        <w:pStyle w:val="CommentText"/>
      </w:pPr>
    </w:p>
    <w:p w14:paraId="03797EF9"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467EA47F" w14:textId="6708B9F9" w:rsidR="00A10234" w:rsidRDefault="00A10234" w:rsidP="005217C2">
      <w:pPr>
        <w:pStyle w:val="CommentText"/>
      </w:pPr>
      <w:r>
        <w:rPr>
          <w:highlight w:val="cyan"/>
        </w:rPr>
        <w:t>Nhất trí giữ lại.</w:t>
      </w:r>
    </w:p>
  </w:comment>
  <w:comment w:id="544" w:author="Nguyen Thu Trang - VTFC - KVH" w:date="2022-03-01T16:06:00Z" w:initials="NTT-V-K">
    <w:p w14:paraId="5B54DCCB" w14:textId="77777777" w:rsidR="00A10234" w:rsidRDefault="00A10234" w:rsidP="004A7D63">
      <w:pPr>
        <w:pStyle w:val="CommentText"/>
        <w:rPr>
          <w:b/>
          <w:color w:val="FF0000"/>
        </w:rPr>
      </w:pPr>
    </w:p>
    <w:p w14:paraId="61A74810" w14:textId="77777777" w:rsidR="00A10234" w:rsidRDefault="00A10234" w:rsidP="004A7D63">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6984725D" w14:textId="77777777" w:rsidR="00A10234" w:rsidRDefault="00A10234" w:rsidP="004A7D63">
      <w:pPr>
        <w:pStyle w:val="CommentText"/>
      </w:pPr>
      <w:r>
        <w:t>Nếu xây dựng chức năng này thì có cần tạo Thông báo BCT đòi tiền gửi khách hàng nay trong chức năng này không?</w:t>
      </w:r>
    </w:p>
    <w:p w14:paraId="192450D9" w14:textId="77777777" w:rsidR="00A10234" w:rsidRDefault="00A10234" w:rsidP="004A7D63">
      <w:pPr>
        <w:pStyle w:val="CommentText"/>
      </w:pPr>
      <w:r>
        <w:t>=&gt; Nếu không cần tạo thông báo thì không cần thêm nút này.</w:t>
      </w:r>
    </w:p>
    <w:p w14:paraId="213E605D" w14:textId="77777777" w:rsidR="00A10234" w:rsidRDefault="00A10234" w:rsidP="004A7D63">
      <w:pPr>
        <w:pStyle w:val="CommentText"/>
      </w:pPr>
    </w:p>
  </w:comment>
  <w:comment w:id="545" w:author="Admin" w:date="2022-03-15T21:04:00Z" w:initials="A">
    <w:p w14:paraId="438CE856" w14:textId="54D3630B" w:rsidR="00A10234" w:rsidRDefault="00A10234">
      <w:pPr>
        <w:pStyle w:val="CommentText"/>
      </w:pPr>
      <w:r>
        <w:rPr>
          <w:rStyle w:val="CommentReference"/>
        </w:rPr>
        <w:annotationRef/>
      </w:r>
      <w:r>
        <w:t>Do vs BL trong nc NHCTL tự xử lý nên NHCT Lào đề xuất giữ chức năng tạo thông báo để in cho KH</w:t>
      </w:r>
    </w:p>
    <w:p w14:paraId="4C8B71D1" w14:textId="1C9A2A15" w:rsidR="00A10234" w:rsidRDefault="00A10234">
      <w:pPr>
        <w:pStyle w:val="CommentText"/>
      </w:pPr>
    </w:p>
    <w:p w14:paraId="6726C031"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614D2239" w14:textId="54A80FAF" w:rsidR="00A10234" w:rsidRDefault="00A10234" w:rsidP="005217C2">
      <w:pPr>
        <w:pStyle w:val="CommentText"/>
      </w:pPr>
      <w:r>
        <w:rPr>
          <w:highlight w:val="cyan"/>
        </w:rPr>
        <w:t>Nhất trí giữ lại.</w:t>
      </w:r>
    </w:p>
  </w:comment>
  <w:comment w:id="546" w:author="Trang" w:date="2022-03-01T16:06:00Z" w:initials="T">
    <w:p w14:paraId="710386DB" w14:textId="77777777" w:rsidR="00A10234" w:rsidRDefault="00A10234" w:rsidP="004A7D63">
      <w:pPr>
        <w:pStyle w:val="CommentText"/>
      </w:pPr>
      <w:r>
        <w:rPr>
          <w:rStyle w:val="CommentReference"/>
        </w:rPr>
        <w:annotationRef/>
      </w:r>
    </w:p>
    <w:p w14:paraId="2F596CCE"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14AFEE62"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47" w:author="Admin" w:date="2022-03-15T21:04:00Z" w:initials="A">
    <w:p w14:paraId="65A10338" w14:textId="4E6E9E64" w:rsidR="00A10234" w:rsidRDefault="00A10234">
      <w:pPr>
        <w:pStyle w:val="CommentText"/>
      </w:pPr>
      <w:r>
        <w:rPr>
          <w:rStyle w:val="CommentReference"/>
        </w:rPr>
        <w:annotationRef/>
      </w:r>
      <w:r>
        <w:t>Do vs BL trong nc NHCTL tự xử lý nên NHCT Lào đề xuất giữ chức năng tạo thông báo để in cho KH</w:t>
      </w:r>
    </w:p>
    <w:p w14:paraId="04BF38CD" w14:textId="36F2B51D" w:rsidR="00A10234" w:rsidRDefault="00A10234">
      <w:pPr>
        <w:pStyle w:val="CommentText"/>
      </w:pPr>
    </w:p>
    <w:p w14:paraId="5BF1E750"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181AEC8F" w14:textId="6A43DF32" w:rsidR="00A10234" w:rsidRDefault="00A10234" w:rsidP="005217C2">
      <w:pPr>
        <w:pStyle w:val="CommentText"/>
      </w:pPr>
      <w:r>
        <w:rPr>
          <w:highlight w:val="cyan"/>
        </w:rPr>
        <w:t>Nhất trí giữ lại.</w:t>
      </w:r>
    </w:p>
  </w:comment>
  <w:comment w:id="548" w:author="Trang" w:date="2022-03-01T16:06:00Z" w:initials="T">
    <w:p w14:paraId="3C58ED62" w14:textId="77777777" w:rsidR="00A10234" w:rsidRDefault="00A10234" w:rsidP="004A7D63">
      <w:pPr>
        <w:pStyle w:val="CommentText"/>
      </w:pPr>
      <w:r>
        <w:rPr>
          <w:rStyle w:val="CommentReference"/>
        </w:rPr>
        <w:annotationRef/>
      </w:r>
    </w:p>
    <w:p w14:paraId="3A97A2E4"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6650D9F2"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49" w:author="Admin" w:date="2022-03-15T21:04:00Z" w:initials="A">
    <w:p w14:paraId="02C9A431" w14:textId="48D67A06" w:rsidR="00A10234" w:rsidRDefault="00A10234">
      <w:pPr>
        <w:pStyle w:val="CommentText"/>
      </w:pPr>
      <w:r>
        <w:rPr>
          <w:rStyle w:val="CommentReference"/>
        </w:rPr>
        <w:annotationRef/>
      </w:r>
      <w:r>
        <w:t>Do vs BL trong nc NHCTL tự xử lý nên NHCT Lào đề xuất giữ chức năng tạo thông báo để in cho KH</w:t>
      </w:r>
    </w:p>
    <w:p w14:paraId="6714117E" w14:textId="07EFFC66" w:rsidR="00A10234" w:rsidRDefault="00A10234">
      <w:pPr>
        <w:pStyle w:val="CommentText"/>
      </w:pPr>
    </w:p>
    <w:p w14:paraId="06AE4C48"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1CB27E91" w14:textId="67B12432" w:rsidR="00A10234" w:rsidRDefault="00A10234" w:rsidP="005217C2">
      <w:pPr>
        <w:pStyle w:val="CommentText"/>
      </w:pPr>
      <w:r>
        <w:rPr>
          <w:highlight w:val="cyan"/>
        </w:rPr>
        <w:t>Nhất trí giữ lại.</w:t>
      </w:r>
    </w:p>
  </w:comment>
  <w:comment w:id="550" w:author="Trang" w:date="2022-03-01T16:06:00Z" w:initials="T">
    <w:p w14:paraId="46C5FFF1" w14:textId="77777777" w:rsidR="00A10234" w:rsidRDefault="00A10234" w:rsidP="004A7D63">
      <w:pPr>
        <w:pStyle w:val="CommentText"/>
        <w:rPr>
          <w:b/>
          <w:color w:val="FF0000"/>
        </w:rPr>
      </w:pPr>
      <w:r>
        <w:rPr>
          <w:rStyle w:val="CommentReference"/>
        </w:rPr>
        <w:annotationRef/>
      </w:r>
    </w:p>
    <w:p w14:paraId="34F89106"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3EE0702B"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51" w:author="Admin" w:date="2022-03-15T21:04:00Z" w:initials="A">
    <w:p w14:paraId="7E0C2377" w14:textId="11C67B4B" w:rsidR="00A10234" w:rsidRDefault="00A10234">
      <w:pPr>
        <w:pStyle w:val="CommentText"/>
      </w:pPr>
      <w:r>
        <w:rPr>
          <w:rStyle w:val="CommentReference"/>
        </w:rPr>
        <w:annotationRef/>
      </w:r>
      <w:r>
        <w:t>Do vs BL trong nc NHCTL tự xử lý nên NHCT Lào đề xuất giữ chức năng tạo thông báo để in cho KH</w:t>
      </w:r>
    </w:p>
    <w:p w14:paraId="067499A8" w14:textId="4237785B" w:rsidR="00A10234" w:rsidRDefault="00A10234">
      <w:pPr>
        <w:pStyle w:val="CommentText"/>
      </w:pPr>
    </w:p>
    <w:p w14:paraId="599281CA"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651108FB" w14:textId="6489FED8" w:rsidR="00A10234" w:rsidRDefault="00A10234" w:rsidP="005217C2">
      <w:pPr>
        <w:pStyle w:val="CommentText"/>
      </w:pPr>
      <w:r>
        <w:rPr>
          <w:highlight w:val="cyan"/>
        </w:rPr>
        <w:t>Nhất trí giữ lại.</w:t>
      </w:r>
    </w:p>
  </w:comment>
  <w:comment w:id="552" w:author="Trang" w:date="2022-03-01T16:06:00Z" w:initials="T">
    <w:p w14:paraId="433BE50F" w14:textId="77777777" w:rsidR="00A10234" w:rsidRDefault="00A10234" w:rsidP="004A7D63">
      <w:pPr>
        <w:pStyle w:val="CommentText"/>
        <w:rPr>
          <w:b/>
          <w:color w:val="FF0000"/>
        </w:rPr>
      </w:pPr>
      <w:r>
        <w:rPr>
          <w:rStyle w:val="CommentReference"/>
        </w:rPr>
        <w:annotationRef/>
      </w:r>
    </w:p>
    <w:p w14:paraId="6BCF3635"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075F6D38"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53" w:author="Admin" w:date="2022-03-15T21:04:00Z" w:initials="A">
    <w:p w14:paraId="203FA48F" w14:textId="1D0283DB" w:rsidR="00A10234" w:rsidRDefault="00A10234">
      <w:pPr>
        <w:pStyle w:val="CommentText"/>
      </w:pPr>
      <w:r>
        <w:rPr>
          <w:rStyle w:val="CommentReference"/>
        </w:rPr>
        <w:annotationRef/>
      </w:r>
      <w:r>
        <w:t>Do vs BL trong nc NHCTL tự xử lý nên NHCT Lào đề xuất giữ chức năng tạo thông báo để in cho KH</w:t>
      </w:r>
    </w:p>
    <w:p w14:paraId="048924CE" w14:textId="1C55A7D0" w:rsidR="00A10234" w:rsidRDefault="00A10234">
      <w:pPr>
        <w:pStyle w:val="CommentText"/>
      </w:pPr>
    </w:p>
    <w:p w14:paraId="140D7781"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1D139A26" w14:textId="63AE3F37" w:rsidR="00A10234" w:rsidRDefault="00A10234" w:rsidP="005217C2">
      <w:pPr>
        <w:pStyle w:val="CommentText"/>
      </w:pPr>
      <w:r>
        <w:rPr>
          <w:highlight w:val="cyan"/>
        </w:rPr>
        <w:t>Nhất trí giữ lại.</w:t>
      </w:r>
    </w:p>
  </w:comment>
  <w:comment w:id="554" w:author="Trang" w:date="2022-03-01T16:06:00Z" w:initials="T">
    <w:p w14:paraId="72EDA86D" w14:textId="77777777" w:rsidR="00A10234" w:rsidRDefault="00A10234" w:rsidP="004A7D63">
      <w:pPr>
        <w:pStyle w:val="CommentText"/>
        <w:rPr>
          <w:b/>
          <w:color w:val="FF0000"/>
        </w:rPr>
      </w:pPr>
      <w:r>
        <w:rPr>
          <w:rStyle w:val="CommentReference"/>
        </w:rPr>
        <w:annotationRef/>
      </w:r>
    </w:p>
    <w:p w14:paraId="22634873"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55DF1827"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55" w:author="Admin" w:date="2022-03-15T21:04:00Z" w:initials="A">
    <w:p w14:paraId="15AADC71" w14:textId="2EBC1964" w:rsidR="00A10234" w:rsidRDefault="00A10234">
      <w:pPr>
        <w:pStyle w:val="CommentText"/>
      </w:pPr>
      <w:r>
        <w:rPr>
          <w:rStyle w:val="CommentReference"/>
        </w:rPr>
        <w:annotationRef/>
      </w:r>
      <w:r>
        <w:t>Do vs BL trong nc NHCTL tự xử lý nên NHCT Lào đề xuất giữ chức năng tạo thông báo để in cho KH</w:t>
      </w:r>
    </w:p>
    <w:p w14:paraId="0126E733" w14:textId="4C804926" w:rsidR="00A10234" w:rsidRDefault="00A10234">
      <w:pPr>
        <w:pStyle w:val="CommentText"/>
      </w:pPr>
    </w:p>
    <w:p w14:paraId="6D4DDC28"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7083046E" w14:textId="5F03CF75" w:rsidR="00A10234" w:rsidRDefault="00A10234" w:rsidP="005217C2">
      <w:pPr>
        <w:pStyle w:val="CommentText"/>
      </w:pPr>
      <w:r>
        <w:rPr>
          <w:highlight w:val="cyan"/>
        </w:rPr>
        <w:t>Nhất trí giữ lại.</w:t>
      </w:r>
    </w:p>
  </w:comment>
  <w:comment w:id="556" w:author="Nguyen Thu Trang - VTFC - KVH" w:date="2022-03-01T16:06:00Z" w:initials="NTT-V-K">
    <w:p w14:paraId="6AAE68BB" w14:textId="77777777" w:rsidR="00A10234" w:rsidRDefault="00A10234" w:rsidP="004A7D63">
      <w:pPr>
        <w:pStyle w:val="CommentText"/>
        <w:rPr>
          <w:b/>
          <w:color w:val="FF0000"/>
        </w:rPr>
      </w:pPr>
    </w:p>
    <w:p w14:paraId="3FF4C299" w14:textId="77777777" w:rsidR="00A10234" w:rsidRDefault="00A10234" w:rsidP="004A7D63">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2BDA3A4E" w14:textId="77777777" w:rsidR="00A10234" w:rsidRDefault="00A10234" w:rsidP="004A7D63">
      <w:pPr>
        <w:pStyle w:val="CommentText"/>
      </w:pPr>
      <w:r>
        <w:t>Nếu xây dựng chức năng này thì có cần tạo Thông báo BCT đòi tiền gửi khách hàng nay trong chức năng này không?</w:t>
      </w:r>
    </w:p>
    <w:p w14:paraId="6DFB8A31" w14:textId="77777777" w:rsidR="00A10234" w:rsidRDefault="00A10234" w:rsidP="004A7D63">
      <w:pPr>
        <w:pStyle w:val="CommentText"/>
      </w:pPr>
      <w:r>
        <w:t>=&gt; Nếu không cần tạo thông báo thì không cần thêm nút này.</w:t>
      </w:r>
    </w:p>
    <w:p w14:paraId="65F15B0E" w14:textId="77777777" w:rsidR="00A10234" w:rsidRDefault="00A10234" w:rsidP="004A7D63">
      <w:pPr>
        <w:pStyle w:val="CommentText"/>
      </w:pPr>
    </w:p>
  </w:comment>
  <w:comment w:id="557" w:author="Admin" w:date="2022-03-15T21:04:00Z" w:initials="A">
    <w:p w14:paraId="03419EAD" w14:textId="303AAF1F" w:rsidR="00A10234" w:rsidRDefault="00A10234">
      <w:pPr>
        <w:pStyle w:val="CommentText"/>
      </w:pPr>
      <w:r>
        <w:rPr>
          <w:rStyle w:val="CommentReference"/>
        </w:rPr>
        <w:annotationRef/>
      </w:r>
      <w:r>
        <w:t>Do vs BL trong nc NHCTL tự xử lý nên NHCT Lào đề xuất giữ chức năng tạo thông báo để in cho KH</w:t>
      </w:r>
    </w:p>
    <w:p w14:paraId="565CF627" w14:textId="475C115B" w:rsidR="00A10234" w:rsidRDefault="00A10234">
      <w:pPr>
        <w:pStyle w:val="CommentText"/>
      </w:pPr>
    </w:p>
    <w:p w14:paraId="11600A7B"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3212AC12" w14:textId="2C7EBF4A" w:rsidR="00A10234" w:rsidRDefault="00A10234" w:rsidP="005217C2">
      <w:pPr>
        <w:pStyle w:val="CommentText"/>
      </w:pPr>
      <w:r>
        <w:rPr>
          <w:highlight w:val="cyan"/>
        </w:rPr>
        <w:t>Nhất trí giữ lại.</w:t>
      </w:r>
    </w:p>
  </w:comment>
  <w:comment w:id="558" w:author="Trang" w:date="2022-03-01T16:06:00Z" w:initials="T">
    <w:p w14:paraId="773F1F98" w14:textId="77777777" w:rsidR="00A10234" w:rsidRDefault="00A10234" w:rsidP="004A7D63">
      <w:pPr>
        <w:pStyle w:val="CommentText"/>
      </w:pPr>
      <w:r>
        <w:rPr>
          <w:rStyle w:val="CommentReference"/>
        </w:rPr>
        <w:annotationRef/>
      </w:r>
    </w:p>
    <w:p w14:paraId="4BABFF8E"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2077D5D0"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59" w:author="Admin" w:date="2022-03-15T21:04:00Z" w:initials="A">
    <w:p w14:paraId="05DE76FA" w14:textId="157D52FA" w:rsidR="00A10234" w:rsidRDefault="00A10234">
      <w:pPr>
        <w:pStyle w:val="CommentText"/>
      </w:pPr>
      <w:r>
        <w:rPr>
          <w:rStyle w:val="CommentReference"/>
        </w:rPr>
        <w:annotationRef/>
      </w:r>
      <w:r>
        <w:t>Do vs BL trong nc NHCTL tự xử lý nên NHCT Lào đề xuất giữ chức năng tạo thông báo để in cho KH</w:t>
      </w:r>
    </w:p>
    <w:p w14:paraId="03E4F32D" w14:textId="0151BB3A" w:rsidR="00A10234" w:rsidRDefault="00A10234">
      <w:pPr>
        <w:pStyle w:val="CommentText"/>
      </w:pPr>
    </w:p>
    <w:p w14:paraId="01ACAE0C"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37884430" w14:textId="589DC1AC" w:rsidR="00A10234" w:rsidRDefault="00A10234" w:rsidP="005217C2">
      <w:pPr>
        <w:pStyle w:val="CommentText"/>
      </w:pPr>
      <w:r>
        <w:rPr>
          <w:highlight w:val="cyan"/>
        </w:rPr>
        <w:t>Nhất trí giữ lại.</w:t>
      </w:r>
    </w:p>
  </w:comment>
  <w:comment w:id="560" w:author="Nguyen Thu Trang - VTFC - KVH" w:date="2022-03-01T16:06:00Z" w:initials="NTT-V-K">
    <w:p w14:paraId="30523D44" w14:textId="77777777" w:rsidR="00A10234" w:rsidRDefault="00A10234" w:rsidP="004A7D63">
      <w:pPr>
        <w:pStyle w:val="CommentText"/>
        <w:rPr>
          <w:b/>
          <w:color w:val="FF0000"/>
        </w:rPr>
      </w:pPr>
      <w:r>
        <w:rPr>
          <w:rStyle w:val="CommentReference"/>
        </w:rPr>
        <w:annotationRef/>
      </w:r>
    </w:p>
    <w:p w14:paraId="5E053617"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08F8E8C6" w14:textId="77777777" w:rsidR="00A10234" w:rsidRDefault="00A10234" w:rsidP="004A7D63">
      <w:pPr>
        <w:pStyle w:val="CommentText"/>
      </w:pPr>
      <w:r>
        <w:t>Nếu thêm trường này thì NHCT Lào cần những loại ngôn ngữ nào và giá trị mặc định sẵn ban đầu mong muốn là tiếng gì?</w:t>
      </w:r>
    </w:p>
  </w:comment>
  <w:comment w:id="561" w:author="Admin" w:date="2022-03-15T21:04:00Z" w:initials="A">
    <w:p w14:paraId="3E2086B9" w14:textId="371BCFFC" w:rsidR="00A10234" w:rsidRDefault="00A10234">
      <w:pPr>
        <w:pStyle w:val="CommentText"/>
      </w:pPr>
      <w:r>
        <w:rPr>
          <w:rStyle w:val="CommentReference"/>
        </w:rPr>
        <w:annotationRef/>
      </w:r>
      <w:r>
        <w:t>Ưu tiên theo thứ tự Tiếng Lào Tiếng Anh Tiếng Việt và có tùy chọn điều chỉnh ngôn ngữ</w:t>
      </w:r>
    </w:p>
    <w:p w14:paraId="4106C1A0" w14:textId="3B3EF11D" w:rsidR="00A10234" w:rsidRDefault="00A10234">
      <w:pPr>
        <w:pStyle w:val="CommentText"/>
      </w:pPr>
    </w:p>
    <w:p w14:paraId="49B65BE2"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78B4C524" w14:textId="280503D7" w:rsidR="00A10234" w:rsidRDefault="00A10234" w:rsidP="005217C2">
      <w:pPr>
        <w:pStyle w:val="CommentText"/>
      </w:pPr>
      <w:r>
        <w:rPr>
          <w:highlight w:val="cyan"/>
        </w:rPr>
        <w:t>Kính đề nghị NHCT Lào cung cấp mẫu Thông báo bằng các thứ tiếng trên để đưa vào hệ thống.</w:t>
      </w:r>
    </w:p>
  </w:comment>
  <w:comment w:id="568" w:author="Nguyen Thu Trang - VTFC - KVH" w:date="2022-03-01T16:06:00Z" w:initials="NTT-V-K">
    <w:p w14:paraId="10289CA7" w14:textId="77777777" w:rsidR="00A10234" w:rsidRDefault="00A10234" w:rsidP="004A7D63">
      <w:pPr>
        <w:pStyle w:val="CommentText"/>
      </w:pPr>
      <w:r>
        <w:rPr>
          <w:rStyle w:val="CommentReference"/>
        </w:rPr>
        <w:annotationRef/>
      </w:r>
      <w:r w:rsidRPr="009244AA">
        <w:t>Hiện tại</w:t>
      </w:r>
      <w:r>
        <w:t>,</w:t>
      </w:r>
      <w:r w:rsidRPr="009244AA">
        <w:t xml:space="preserve"> nếu chưa tích hợp được với core để lấy thông tin tỷ giá thì người dùng bắt buộc phải nhậ</w:t>
      </w:r>
      <w:r>
        <w:t>p thông tin này (nếu ký quỹ bằng loại tiền khác đồng nội tệ)</w:t>
      </w:r>
    </w:p>
  </w:comment>
  <w:comment w:id="569" w:author="Admin" w:date="2022-03-15T21:05:00Z" w:initials="A">
    <w:p w14:paraId="01CACEC4" w14:textId="56B483C4" w:rsidR="00A10234" w:rsidRDefault="00A10234">
      <w:pPr>
        <w:pStyle w:val="CommentText"/>
      </w:pPr>
      <w:r>
        <w:rPr>
          <w:rStyle w:val="CommentReference"/>
        </w:rPr>
        <w:annotationRef/>
      </w:r>
      <w:r>
        <w:t>Đồng ý</w:t>
      </w:r>
    </w:p>
  </w:comment>
  <w:comment w:id="570" w:author="Nguyen Thu Trang - VTFC - KVH" w:date="2022-03-01T16:06:00Z" w:initials="NTT-V-K">
    <w:p w14:paraId="1A8CEABA" w14:textId="77777777" w:rsidR="00A10234" w:rsidRDefault="00A10234" w:rsidP="004A7D63">
      <w:pPr>
        <w:pStyle w:val="CommentText"/>
        <w:rPr>
          <w:b/>
          <w:color w:val="FF0000"/>
        </w:rPr>
      </w:pPr>
    </w:p>
    <w:p w14:paraId="2B15A382" w14:textId="77777777" w:rsidR="00A10234" w:rsidRDefault="00A10234" w:rsidP="004A7D63">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782E8611" w14:textId="77777777" w:rsidR="00A10234" w:rsidRDefault="00A10234" w:rsidP="004A7D63">
      <w:pPr>
        <w:pStyle w:val="CommentText"/>
      </w:pPr>
      <w:r>
        <w:t>Nếu xây dựng chức năng này thì có cần tạo Thông báo BCT đòi tiền gửi khách hàng nay trong chức năng này không?</w:t>
      </w:r>
    </w:p>
    <w:p w14:paraId="2BDA4432" w14:textId="77777777" w:rsidR="00A10234" w:rsidRDefault="00A10234" w:rsidP="004A7D63">
      <w:pPr>
        <w:pStyle w:val="CommentText"/>
      </w:pPr>
      <w:r>
        <w:t>=&gt; Nếu không cần tạo thông báo thì không cần thêm nút này.</w:t>
      </w:r>
    </w:p>
    <w:p w14:paraId="6F76FC1E" w14:textId="77777777" w:rsidR="00A10234" w:rsidRDefault="00A10234" w:rsidP="004A7D63">
      <w:pPr>
        <w:pStyle w:val="CommentText"/>
      </w:pPr>
    </w:p>
  </w:comment>
  <w:comment w:id="571" w:author="Admin" w:date="2022-03-15T21:05:00Z" w:initials="A">
    <w:p w14:paraId="662FCF97" w14:textId="7558EC7E" w:rsidR="00A10234" w:rsidRDefault="00A10234">
      <w:pPr>
        <w:pStyle w:val="CommentText"/>
      </w:pPr>
      <w:r>
        <w:rPr>
          <w:rStyle w:val="CommentReference"/>
        </w:rPr>
        <w:annotationRef/>
      </w:r>
      <w:r>
        <w:t>Do vs BL trong nc NHCTL tự xử lý nên NHCT Lào đề xuất giữ chức năng tạo thông báo để in cho KH</w:t>
      </w:r>
    </w:p>
    <w:p w14:paraId="6F758D44" w14:textId="0BB94E56" w:rsidR="00A10234" w:rsidRDefault="00A10234">
      <w:pPr>
        <w:pStyle w:val="CommentText"/>
      </w:pPr>
    </w:p>
    <w:p w14:paraId="391CEA75"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5EFEEA9E" w14:textId="255B53DC" w:rsidR="00A10234" w:rsidRDefault="00A10234" w:rsidP="005217C2">
      <w:pPr>
        <w:pStyle w:val="CommentText"/>
      </w:pPr>
      <w:r>
        <w:rPr>
          <w:highlight w:val="cyan"/>
        </w:rPr>
        <w:t>Nhất trí giữ lại.</w:t>
      </w:r>
    </w:p>
  </w:comment>
  <w:comment w:id="572" w:author="Trang" w:date="2022-03-01T16:06:00Z" w:initials="T">
    <w:p w14:paraId="42B2EF74" w14:textId="77777777" w:rsidR="00A10234" w:rsidRDefault="00A10234" w:rsidP="004A7D63">
      <w:pPr>
        <w:pStyle w:val="CommentText"/>
      </w:pPr>
      <w:r>
        <w:rPr>
          <w:rStyle w:val="CommentReference"/>
        </w:rPr>
        <w:annotationRef/>
      </w:r>
    </w:p>
    <w:p w14:paraId="659905FC"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3A879460"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73" w:author="Admin" w:date="2022-03-15T21:05:00Z" w:initials="A">
    <w:p w14:paraId="18EC029A" w14:textId="3BACF218" w:rsidR="00A10234" w:rsidRDefault="00A10234">
      <w:pPr>
        <w:pStyle w:val="CommentText"/>
      </w:pPr>
      <w:r>
        <w:rPr>
          <w:rStyle w:val="CommentReference"/>
        </w:rPr>
        <w:annotationRef/>
      </w:r>
      <w:r>
        <w:t>Do vs BL trong nc NHCTL tự xử lý nên NHCT Lào đề xuất giữ chức năng tạo thông báo để in cho KH</w:t>
      </w:r>
    </w:p>
    <w:p w14:paraId="74D04E05" w14:textId="764E04B5" w:rsidR="00A10234" w:rsidRDefault="00A10234">
      <w:pPr>
        <w:pStyle w:val="CommentText"/>
      </w:pPr>
    </w:p>
    <w:p w14:paraId="6496FB21"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2A178D5D" w14:textId="0F2D12BC" w:rsidR="00A10234" w:rsidRDefault="00A10234" w:rsidP="005217C2">
      <w:pPr>
        <w:pStyle w:val="CommentText"/>
      </w:pPr>
      <w:r>
        <w:rPr>
          <w:highlight w:val="cyan"/>
        </w:rPr>
        <w:t>Nhất trí giữ lại.</w:t>
      </w:r>
    </w:p>
  </w:comment>
  <w:comment w:id="574" w:author="Nguyen Thu Trang - VTFC - KVH" w:date="2022-03-01T16:06:00Z" w:initials="NTT-V-K">
    <w:p w14:paraId="7E53FC11" w14:textId="77777777" w:rsidR="00A10234" w:rsidRDefault="00A10234" w:rsidP="004A7D63">
      <w:pPr>
        <w:pStyle w:val="CommentText"/>
        <w:rPr>
          <w:b/>
          <w:color w:val="FF0000"/>
        </w:rPr>
      </w:pPr>
      <w:r>
        <w:rPr>
          <w:rStyle w:val="CommentReference"/>
        </w:rPr>
        <w:annotationRef/>
      </w:r>
    </w:p>
    <w:p w14:paraId="76FA062B"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70CB9255" w14:textId="77777777" w:rsidR="00A10234" w:rsidRDefault="00A10234" w:rsidP="004A7D63">
      <w:pPr>
        <w:pStyle w:val="CommentText"/>
      </w:pPr>
      <w:r>
        <w:t>Nếu thêm trường này thì NHCT Lào cần những loại ngôn ngữ nào và giá trị mặc định sẵn ban đầu mong muốn là tiếng gì?</w:t>
      </w:r>
    </w:p>
  </w:comment>
  <w:comment w:id="575" w:author="Admin" w:date="2022-03-15T21:05:00Z" w:initials="A">
    <w:p w14:paraId="76C1C864" w14:textId="4F345F6F" w:rsidR="00A10234" w:rsidRDefault="00A10234" w:rsidP="00CA43AD">
      <w:pPr>
        <w:pStyle w:val="CommentText"/>
        <w:ind w:firstLine="0"/>
      </w:pPr>
      <w:r>
        <w:rPr>
          <w:rStyle w:val="CommentReference"/>
        </w:rPr>
        <w:annotationRef/>
      </w:r>
      <w:r>
        <w:t>Uwwu tiên theo thứ tự Lào – Anh – Việt và có tùy chỉnh ngôn ngữ</w:t>
      </w:r>
    </w:p>
    <w:p w14:paraId="273DF473" w14:textId="0ED7B26D" w:rsidR="00A10234" w:rsidRDefault="00A10234" w:rsidP="00CA43AD">
      <w:pPr>
        <w:pStyle w:val="CommentText"/>
        <w:ind w:firstLine="0"/>
      </w:pPr>
    </w:p>
    <w:p w14:paraId="286DBD43"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03E4C07D" w14:textId="150279DA" w:rsidR="00A10234" w:rsidRDefault="00A10234" w:rsidP="005217C2">
      <w:pPr>
        <w:pStyle w:val="CommentText"/>
        <w:ind w:firstLine="0"/>
      </w:pPr>
      <w:r>
        <w:rPr>
          <w:highlight w:val="cyan"/>
        </w:rPr>
        <w:t>Kính đề nghị NHCT Lào cung cấp mẫu Thông báo bằng các thứ tiếng trên để đưa vào hệ thống.</w:t>
      </w:r>
    </w:p>
  </w:comment>
  <w:comment w:id="582" w:author="Nguyen Thu Trang - VTFC - KVH" w:date="2022-03-01T16:06:00Z" w:initials="NTT-V-K">
    <w:p w14:paraId="5910A15B" w14:textId="77777777" w:rsidR="00A10234" w:rsidRDefault="00A10234" w:rsidP="004A7D63">
      <w:pPr>
        <w:pStyle w:val="CommentText"/>
      </w:pPr>
      <w:r>
        <w:rPr>
          <w:rStyle w:val="CommentReference"/>
        </w:rPr>
        <w:annotationRef/>
      </w:r>
      <w:r w:rsidRPr="009244AA">
        <w:t>Hiện tại</w:t>
      </w:r>
      <w:r>
        <w:t>,</w:t>
      </w:r>
      <w:r w:rsidRPr="009244AA">
        <w:t xml:space="preserve"> nếu chưa tích hợp được với core để lấy thông tin tỷ giá thì người dùng bắt buộc phải nhậ</w:t>
      </w:r>
      <w:r>
        <w:t>p thông tin này (nếu ký quỹ bằng loại tiền khác đồng nội tệ)</w:t>
      </w:r>
    </w:p>
  </w:comment>
  <w:comment w:id="583" w:author="Admin" w:date="2022-03-15T21:06:00Z" w:initials="A">
    <w:p w14:paraId="058382A0" w14:textId="3CF0A62F" w:rsidR="00A10234" w:rsidRDefault="00A10234">
      <w:pPr>
        <w:pStyle w:val="CommentText"/>
      </w:pPr>
      <w:r>
        <w:rPr>
          <w:rStyle w:val="CommentReference"/>
        </w:rPr>
        <w:annotationRef/>
      </w:r>
      <w:r>
        <w:t>Đồng ý</w:t>
      </w:r>
    </w:p>
  </w:comment>
  <w:comment w:id="584" w:author="Nguyen Thu Trang - VTFC - KVH" w:date="2022-03-01T16:06:00Z" w:initials="NTT-V-K">
    <w:p w14:paraId="5A8E17FC" w14:textId="77777777" w:rsidR="00A10234" w:rsidRDefault="00A10234" w:rsidP="004A7D63">
      <w:pPr>
        <w:pStyle w:val="CommentText"/>
        <w:rPr>
          <w:b/>
          <w:color w:val="FF0000"/>
        </w:rPr>
      </w:pPr>
    </w:p>
    <w:p w14:paraId="183AFAA3" w14:textId="77777777" w:rsidR="00A10234" w:rsidRDefault="00A10234" w:rsidP="004A7D63">
      <w:pPr>
        <w:pStyle w:val="CommentText"/>
        <w:rPr>
          <w:color w:val="FF0000"/>
        </w:rPr>
      </w:pPr>
      <w:r>
        <w:rPr>
          <w:rStyle w:val="CommentReference"/>
        </w:rPr>
        <w:annotationRef/>
      </w: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29ADFBC2" w14:textId="77777777" w:rsidR="00A10234" w:rsidRDefault="00A10234" w:rsidP="004A7D63">
      <w:pPr>
        <w:pStyle w:val="CommentText"/>
      </w:pPr>
      <w:r>
        <w:t>Nếu xây dựng chức năng này thì có cần tạo Thông báo BCT đòi tiền gửi khách hàng nay trong chức năng này không?</w:t>
      </w:r>
    </w:p>
    <w:p w14:paraId="12A01254" w14:textId="77777777" w:rsidR="00A10234" w:rsidRDefault="00A10234" w:rsidP="004A7D63">
      <w:pPr>
        <w:pStyle w:val="CommentText"/>
      </w:pPr>
      <w:r>
        <w:t>=&gt; Nếu không cần tạo thông báo thì không cần thêm nút này.</w:t>
      </w:r>
    </w:p>
    <w:p w14:paraId="21EBD39E" w14:textId="77777777" w:rsidR="00A10234" w:rsidRDefault="00A10234" w:rsidP="004A7D63">
      <w:pPr>
        <w:pStyle w:val="CommentText"/>
      </w:pPr>
    </w:p>
  </w:comment>
  <w:comment w:id="585" w:author="Admin" w:date="2022-03-15T21:06:00Z" w:initials="A">
    <w:p w14:paraId="77243CF3" w14:textId="2CDE060E" w:rsidR="00A10234" w:rsidRDefault="00A10234">
      <w:pPr>
        <w:pStyle w:val="CommentText"/>
      </w:pPr>
      <w:r>
        <w:rPr>
          <w:rStyle w:val="CommentReference"/>
        </w:rPr>
        <w:annotationRef/>
      </w:r>
      <w:r>
        <w:t>Do vs BL trong nc NHCTL tự xử lý nên NHCT Lào đề xuất giữ chức năng tạo thông báo để in cho KH</w:t>
      </w:r>
    </w:p>
    <w:p w14:paraId="5C9B02CD" w14:textId="41C769C2" w:rsidR="00A10234" w:rsidRDefault="00A10234">
      <w:pPr>
        <w:pStyle w:val="CommentText"/>
      </w:pPr>
    </w:p>
    <w:p w14:paraId="686F16B7"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1A3117E9" w14:textId="08C758DB" w:rsidR="00A10234" w:rsidRDefault="00A10234" w:rsidP="005217C2">
      <w:pPr>
        <w:pStyle w:val="CommentText"/>
      </w:pPr>
      <w:r>
        <w:rPr>
          <w:highlight w:val="cyan"/>
        </w:rPr>
        <w:t>Nhất trí giữ lại.</w:t>
      </w:r>
    </w:p>
  </w:comment>
  <w:comment w:id="586" w:author="Trang" w:date="2022-03-01T16:06:00Z" w:initials="T">
    <w:p w14:paraId="6F222997" w14:textId="77777777" w:rsidR="00A10234" w:rsidRDefault="00A10234" w:rsidP="004A7D63">
      <w:pPr>
        <w:pStyle w:val="CommentText"/>
      </w:pPr>
      <w:r>
        <w:rPr>
          <w:rStyle w:val="CommentReference"/>
        </w:rPr>
        <w:annotationRef/>
      </w:r>
    </w:p>
    <w:p w14:paraId="0CA273DB"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4F433E8C" w14:textId="77777777" w:rsidR="00A10234" w:rsidRDefault="00A10234" w:rsidP="004A7D63">
      <w:pPr>
        <w:pStyle w:val="CommentText"/>
      </w:pPr>
      <w:r>
        <w:rPr>
          <w:rStyle w:val="CommentReference"/>
        </w:rPr>
        <w:annotationRef/>
      </w:r>
      <w:r>
        <w:t>Nếu cần tạo Thông báo trên hệ thống thì mới thiết kế trường này, nếu không cần thì không thêm trường này nữa</w:t>
      </w:r>
    </w:p>
  </w:comment>
  <w:comment w:id="587" w:author="Admin" w:date="2022-03-15T21:06:00Z" w:initials="A">
    <w:p w14:paraId="1A790558" w14:textId="62A86C06" w:rsidR="00A10234" w:rsidRDefault="00A10234">
      <w:pPr>
        <w:pStyle w:val="CommentText"/>
      </w:pPr>
      <w:r>
        <w:rPr>
          <w:rStyle w:val="CommentReference"/>
        </w:rPr>
        <w:annotationRef/>
      </w:r>
      <w:r>
        <w:t>Do vs BL trong nc NHCTL tự xử lý nên NHCT Lào đề xuất giữ chức năng tạo thông báo để in cho KH</w:t>
      </w:r>
    </w:p>
    <w:p w14:paraId="7245114C" w14:textId="5EB578C2" w:rsidR="00A10234" w:rsidRDefault="00A10234">
      <w:pPr>
        <w:pStyle w:val="CommentText"/>
      </w:pPr>
    </w:p>
    <w:p w14:paraId="1337C907"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72E696E5" w14:textId="5E27D281" w:rsidR="00A10234" w:rsidRDefault="00A10234" w:rsidP="005217C2">
      <w:pPr>
        <w:pStyle w:val="CommentText"/>
      </w:pPr>
      <w:r>
        <w:rPr>
          <w:highlight w:val="cyan"/>
        </w:rPr>
        <w:t>Nhất trí giữ lại.</w:t>
      </w:r>
    </w:p>
  </w:comment>
  <w:comment w:id="588" w:author="Nguyen Thu Trang - VTFC - KVH" w:date="2022-03-01T16:06:00Z" w:initials="NTT-V-K">
    <w:p w14:paraId="61C35E38" w14:textId="77777777" w:rsidR="00A10234" w:rsidRDefault="00A10234" w:rsidP="004A7D63">
      <w:pPr>
        <w:pStyle w:val="CommentText"/>
        <w:rPr>
          <w:b/>
          <w:color w:val="FF0000"/>
        </w:rPr>
      </w:pPr>
      <w:r>
        <w:rPr>
          <w:rStyle w:val="CommentReference"/>
        </w:rPr>
        <w:annotationRef/>
      </w:r>
    </w:p>
    <w:p w14:paraId="1F0270A0" w14:textId="77777777" w:rsidR="00A10234" w:rsidRDefault="00A10234" w:rsidP="004A7D63">
      <w:pPr>
        <w:pStyle w:val="CommentText"/>
        <w:rPr>
          <w:color w:val="FF0000"/>
        </w:rPr>
      </w:pPr>
      <w:r w:rsidRPr="00773F64">
        <w:rPr>
          <w:b/>
          <w:color w:val="FF0000"/>
        </w:rPr>
        <w:t>Cần hỏi lại</w:t>
      </w:r>
      <w:r>
        <w:rPr>
          <w:b/>
          <w:color w:val="FF0000"/>
        </w:rPr>
        <w:t xml:space="preserve"> NHCT Lào</w:t>
      </w:r>
      <w:r w:rsidRPr="00773F64">
        <w:rPr>
          <w:b/>
          <w:color w:val="FF0000"/>
        </w:rPr>
        <w:t>:</w:t>
      </w:r>
      <w:r w:rsidRPr="00773F64">
        <w:rPr>
          <w:color w:val="FF0000"/>
        </w:rPr>
        <w:t xml:space="preserve"> </w:t>
      </w:r>
      <w:r w:rsidRPr="00773F64">
        <w:rPr>
          <w:rStyle w:val="CommentReference"/>
          <w:color w:val="FF0000"/>
        </w:rPr>
        <w:annotationRef/>
      </w:r>
    </w:p>
    <w:p w14:paraId="3BA75B47" w14:textId="77777777" w:rsidR="00A10234" w:rsidRDefault="00A10234" w:rsidP="004A7D63">
      <w:pPr>
        <w:pStyle w:val="CommentText"/>
      </w:pPr>
      <w:r>
        <w:t>Nếu thêm trường này thì NHCT Lào cần những loại ngôn ngữ nào và giá trị mặc định sẵn ban đầu mong muốn là tiếng gì?</w:t>
      </w:r>
    </w:p>
  </w:comment>
  <w:comment w:id="589" w:author="Admin" w:date="2022-03-15T21:06:00Z" w:initials="A">
    <w:p w14:paraId="1028B5CC" w14:textId="38C38B36" w:rsidR="00A10234" w:rsidRDefault="00A10234">
      <w:pPr>
        <w:pStyle w:val="CommentText"/>
      </w:pPr>
      <w:r>
        <w:rPr>
          <w:rStyle w:val="CommentReference"/>
        </w:rPr>
        <w:annotationRef/>
      </w:r>
      <w:r>
        <w:t>Do vs BL trong nc NHCTL tự xử lý nên NHCT Lào đề xuất giữ chức năng tạo thông báo để in cho KH</w:t>
      </w:r>
    </w:p>
    <w:p w14:paraId="40C0631F" w14:textId="2FA76132" w:rsidR="00A10234" w:rsidRDefault="00A10234">
      <w:pPr>
        <w:pStyle w:val="CommentText"/>
      </w:pPr>
    </w:p>
    <w:p w14:paraId="6E58782D" w14:textId="77777777" w:rsidR="00A10234" w:rsidRDefault="00A10234" w:rsidP="005217C2">
      <w:pPr>
        <w:pStyle w:val="CommentText"/>
        <w:shd w:val="clear" w:color="auto" w:fill="00B0F0"/>
        <w:rPr>
          <w:highlight w:val="cyan"/>
        </w:rPr>
      </w:pPr>
      <w:r w:rsidRPr="008C5122">
        <w:rPr>
          <w:b/>
          <w:highlight w:val="cyan"/>
        </w:rPr>
        <w:t>[Trang – 16.03.2022]</w:t>
      </w:r>
      <w:r w:rsidRPr="008C5122">
        <w:rPr>
          <w:highlight w:val="cyan"/>
        </w:rPr>
        <w:t xml:space="preserve"> </w:t>
      </w:r>
    </w:p>
    <w:p w14:paraId="43489933" w14:textId="530745C4" w:rsidR="00A10234" w:rsidRDefault="00A10234" w:rsidP="005217C2">
      <w:pPr>
        <w:pStyle w:val="CommentText"/>
      </w:pPr>
      <w:r>
        <w:rPr>
          <w:highlight w:val="cyan"/>
        </w:rPr>
        <w:t>Kính đề nghị NHCT Lào cung cấp mẫu Thông báo bằng các thứ tiếng trên để đưa vào hệ thống.</w:t>
      </w:r>
    </w:p>
  </w:comment>
  <w:comment w:id="590" w:author="Phạm Quốc Hùng" w:date="2022-03-16T13:32:00Z" w:initials="PQH">
    <w:p w14:paraId="2DD06E31" w14:textId="74588A58" w:rsidR="00A10234" w:rsidRDefault="00A10234">
      <w:pPr>
        <w:pStyle w:val="CommentText"/>
      </w:pPr>
      <w:r>
        <w:rPr>
          <w:rStyle w:val="CommentReference"/>
        </w:rPr>
        <w:annotationRef/>
      </w:r>
      <w:r>
        <w:t>Về màn hình này NHCTL chưa có biểu mẫu, kính nhờ TTTTM sử dụng biểu mẫu đang áp dụng ở VN trước và áp dụng tiếng VN và tiếng anh trước</w:t>
      </w:r>
    </w:p>
  </w:comment>
  <w:comment w:id="597" w:author="Nguyen Thu Trang - VTFC - KVH" w:date="2022-03-01T16:06:00Z" w:initials="NTT-V-K">
    <w:p w14:paraId="60E32514" w14:textId="77777777" w:rsidR="00A10234" w:rsidRDefault="00A10234" w:rsidP="004A7D63">
      <w:pPr>
        <w:pStyle w:val="CommentText"/>
      </w:pPr>
      <w:r>
        <w:rPr>
          <w:rStyle w:val="CommentReference"/>
        </w:rPr>
        <w:annotationRef/>
      </w:r>
      <w:r w:rsidRPr="009244AA">
        <w:t>Hiện tại</w:t>
      </w:r>
      <w:r>
        <w:t>,</w:t>
      </w:r>
      <w:r w:rsidRPr="009244AA">
        <w:t xml:space="preserve"> nếu chưa tích hợp được với core để lấy thông tin tỷ giá thì người dùng bắt buộc phải nhậ</w:t>
      </w:r>
      <w:r>
        <w:t>p thông tin này (nếu ký quỹ bằng loại tiền khác đồng nội tệ)</w:t>
      </w:r>
    </w:p>
  </w:comment>
  <w:comment w:id="598" w:author="Admin" w:date="2022-03-15T21:06:00Z" w:initials="A">
    <w:p w14:paraId="17A128A4" w14:textId="3688FE8D" w:rsidR="00A10234" w:rsidRDefault="00A10234">
      <w:pPr>
        <w:pStyle w:val="CommentText"/>
      </w:pPr>
      <w:r>
        <w:rPr>
          <w:rStyle w:val="CommentReference"/>
        </w:rPr>
        <w:annotationRef/>
      </w:r>
      <w:r>
        <w:t>Đồng ý</w:t>
      </w:r>
    </w:p>
  </w:comment>
  <w:comment w:id="599" w:author="Nguyen Thu Trang - VTFC - KVH" w:date="2022-03-16T12:22:00Z" w:initials="NTT-V-K">
    <w:p w14:paraId="2EA750D4" w14:textId="77777777" w:rsidR="00A10234" w:rsidRDefault="00A10234" w:rsidP="005217C2">
      <w:pPr>
        <w:pStyle w:val="CommentText"/>
        <w:shd w:val="clear" w:color="auto" w:fill="00B0F0"/>
        <w:rPr>
          <w:highlight w:val="cyan"/>
        </w:rPr>
      </w:pPr>
      <w:r>
        <w:rPr>
          <w:rStyle w:val="CommentReference"/>
        </w:rPr>
        <w:annotationRef/>
      </w:r>
      <w:r w:rsidRPr="008C5122">
        <w:rPr>
          <w:b/>
          <w:highlight w:val="cyan"/>
        </w:rPr>
        <w:t>[Trang – 16.03.2022]</w:t>
      </w:r>
      <w:r w:rsidRPr="008C5122">
        <w:rPr>
          <w:highlight w:val="cyan"/>
        </w:rPr>
        <w:t xml:space="preserve"> </w:t>
      </w:r>
    </w:p>
    <w:p w14:paraId="590C4DF0" w14:textId="4BA92445" w:rsidR="00A10234" w:rsidRDefault="00A10234" w:rsidP="005217C2">
      <w:pPr>
        <w:pStyle w:val="CommentText"/>
      </w:pPr>
      <w:r>
        <w:rPr>
          <w:highlight w:val="cyan"/>
        </w:rPr>
        <w:t>Kính đề nghị NHCT Lào cung cấp mẫu CKBL và Thông báo liên quan bằng các thứ tiếng mà NHCT Lào đề nghị (Lào, Anh, Việt, Song ngữ…) để đưa vào hệ thống.</w:t>
      </w:r>
    </w:p>
  </w:comment>
  <w:comment w:id="600" w:author="Phạm Quốc Hùng" w:date="2022-03-16T13:30:00Z" w:initials="PQH">
    <w:p w14:paraId="40DD4E30" w14:textId="4D355249" w:rsidR="00A10234" w:rsidRDefault="00A10234">
      <w:pPr>
        <w:pStyle w:val="CommentText"/>
      </w:pPr>
      <w:r>
        <w:rPr>
          <w:rStyle w:val="CommentReference"/>
        </w:rPr>
        <w:annotationRef/>
      </w:r>
      <w:r>
        <w:t>Hiện tại mẫu CKBL chỉ có tiếng anh và tiếng Việt, NHCTL cần thêm thời gian để dịch toàn bộ các Mẫu sang tiếng Lào.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77003D" w15:done="0"/>
  <w15:commentEx w15:paraId="151AED8C" w15:done="0"/>
  <w15:commentEx w15:paraId="3A75D5F2" w15:paraIdParent="151AED8C" w15:done="0"/>
  <w15:commentEx w15:paraId="4517DA84" w15:done="0"/>
  <w15:commentEx w15:paraId="6BDF9A2D" w15:paraIdParent="4517DA84" w15:done="0"/>
  <w15:commentEx w15:paraId="63918430" w15:done="0"/>
  <w15:commentEx w15:paraId="0A73D4E8" w15:paraIdParent="63918430" w15:done="0"/>
  <w15:commentEx w15:paraId="6989872F" w15:done="0"/>
  <w15:commentEx w15:paraId="7933EF11" w15:paraIdParent="6989872F" w15:done="0"/>
  <w15:commentEx w15:paraId="1C143360" w15:done="0"/>
  <w15:commentEx w15:paraId="6431E353" w15:paraIdParent="1C143360" w15:done="0"/>
  <w15:commentEx w15:paraId="0CF34255" w15:done="0"/>
  <w15:commentEx w15:paraId="5214E18A" w15:paraIdParent="0CF34255" w15:done="0"/>
  <w15:commentEx w15:paraId="1EA04743" w15:done="0"/>
  <w15:commentEx w15:paraId="5D63962B" w15:paraIdParent="1EA04743" w15:done="0"/>
  <w15:commentEx w15:paraId="0202E4EC" w15:done="0"/>
  <w15:commentEx w15:paraId="4CD4B716" w15:paraIdParent="0202E4EC" w15:done="0"/>
  <w15:commentEx w15:paraId="1C40201D" w15:paraIdParent="0202E4EC" w15:done="0"/>
  <w15:commentEx w15:paraId="05A7722D" w15:done="0"/>
  <w15:commentEx w15:paraId="4AC278EF" w15:paraIdParent="05A7722D" w15:done="0"/>
  <w15:commentEx w15:paraId="475F8F9C" w15:done="0"/>
  <w15:commentEx w15:paraId="62CEBCCA" w15:paraIdParent="475F8F9C" w15:done="0"/>
  <w15:commentEx w15:paraId="0C45407C" w15:done="0"/>
  <w15:commentEx w15:paraId="62790165" w15:paraIdParent="0C45407C" w15:done="0"/>
  <w15:commentEx w15:paraId="18BC32ED" w15:done="0"/>
  <w15:commentEx w15:paraId="07A5711D" w15:paraIdParent="18BC32ED" w15:done="0"/>
  <w15:commentEx w15:paraId="06FA7DE6" w15:done="0"/>
  <w15:commentEx w15:paraId="5D63FC63" w15:paraIdParent="06FA7DE6" w15:done="0"/>
  <w15:commentEx w15:paraId="4423681E" w15:done="0"/>
  <w15:commentEx w15:paraId="2E83A16B" w15:paraIdParent="4423681E" w15:done="0"/>
  <w15:commentEx w15:paraId="5B90B9FC" w15:done="0"/>
  <w15:commentEx w15:paraId="21A3E16F" w15:paraIdParent="5B90B9FC" w15:done="0"/>
  <w15:commentEx w15:paraId="4891CC26" w15:done="0"/>
  <w15:commentEx w15:paraId="6DE06554" w15:paraIdParent="4891CC26" w15:done="0"/>
  <w15:commentEx w15:paraId="461C7974" w15:done="0"/>
  <w15:commentEx w15:paraId="1829026B" w15:paraIdParent="461C7974" w15:done="0"/>
  <w15:commentEx w15:paraId="7A2E3885" w15:done="0"/>
  <w15:commentEx w15:paraId="7591C0D5" w15:paraIdParent="7A2E3885" w15:done="0"/>
  <w15:commentEx w15:paraId="17BB2D05" w15:done="0"/>
  <w15:commentEx w15:paraId="39D149AE" w15:paraIdParent="17BB2D05" w15:done="0"/>
  <w15:commentEx w15:paraId="00CB69F7" w15:done="0"/>
  <w15:commentEx w15:paraId="60702CAA" w15:paraIdParent="00CB69F7" w15:done="0"/>
  <w15:commentEx w15:paraId="5E5B6FB8" w15:done="0"/>
  <w15:commentEx w15:paraId="1144D174" w15:paraIdParent="5E5B6FB8" w15:done="0"/>
  <w15:commentEx w15:paraId="02B0CF41" w15:done="0"/>
  <w15:commentEx w15:paraId="0DF50B23" w15:done="0"/>
  <w15:commentEx w15:paraId="629E9BB2" w15:done="0"/>
  <w15:commentEx w15:paraId="167A6433" w15:paraIdParent="629E9BB2" w15:done="0"/>
  <w15:commentEx w15:paraId="79C7EBD4" w15:done="0"/>
  <w15:commentEx w15:paraId="18DE5225" w15:paraIdParent="79C7EBD4" w15:done="0"/>
  <w15:commentEx w15:paraId="05AF2100" w15:done="0"/>
  <w15:commentEx w15:paraId="01F6D24B" w15:paraIdParent="05AF2100" w15:done="0"/>
  <w15:commentEx w15:paraId="2A91AF94" w15:done="0"/>
  <w15:commentEx w15:paraId="1897A088" w15:paraIdParent="2A91AF94" w15:done="0"/>
  <w15:commentEx w15:paraId="04C31DFC" w15:done="0"/>
  <w15:commentEx w15:paraId="6E50EB67" w15:paraIdParent="04C31DFC" w15:done="0"/>
  <w15:commentEx w15:paraId="01DF3B8E" w15:done="0"/>
  <w15:commentEx w15:paraId="1D003702" w15:paraIdParent="01DF3B8E" w15:done="0"/>
  <w15:commentEx w15:paraId="6BFC5FDE" w15:done="0"/>
  <w15:commentEx w15:paraId="12D1E7B9" w15:paraIdParent="6BFC5FDE" w15:done="0"/>
  <w15:commentEx w15:paraId="4BF6CB13" w15:done="0"/>
  <w15:commentEx w15:paraId="08A0443B" w15:paraIdParent="4BF6CB13" w15:done="0"/>
  <w15:commentEx w15:paraId="1E25D9DE" w15:done="0"/>
  <w15:commentEx w15:paraId="69C7740F" w15:paraIdParent="1E25D9DE" w15:done="0"/>
  <w15:commentEx w15:paraId="3E736C74" w15:done="0"/>
  <w15:commentEx w15:paraId="2B5538E1" w15:paraIdParent="3E736C74" w15:done="0"/>
  <w15:commentEx w15:paraId="6C5790D4" w15:done="0"/>
  <w15:commentEx w15:paraId="2C1E3579" w15:paraIdParent="6C5790D4" w15:done="0"/>
  <w15:commentEx w15:paraId="7CD3881F" w15:done="0"/>
  <w15:commentEx w15:paraId="5191E453" w15:done="0"/>
  <w15:commentEx w15:paraId="05F99E5C" w15:paraIdParent="5191E453" w15:done="0"/>
  <w15:commentEx w15:paraId="5EB4B1DF" w15:done="0"/>
  <w15:commentEx w15:paraId="4CB7EF04" w15:paraIdParent="5EB4B1DF" w15:done="0"/>
  <w15:commentEx w15:paraId="318A7AD1" w15:done="0"/>
  <w15:commentEx w15:paraId="093CA754" w15:paraIdParent="318A7AD1" w15:done="0"/>
  <w15:commentEx w15:paraId="316AE18B" w15:done="0"/>
  <w15:commentEx w15:paraId="49C50889" w15:paraIdParent="316AE18B" w15:done="0"/>
  <w15:commentEx w15:paraId="11ED6553" w15:done="0"/>
  <w15:commentEx w15:paraId="467EA47F" w15:paraIdParent="11ED6553" w15:done="0"/>
  <w15:commentEx w15:paraId="213E605D" w15:done="0"/>
  <w15:commentEx w15:paraId="614D2239" w15:paraIdParent="213E605D" w15:done="0"/>
  <w15:commentEx w15:paraId="14AFEE62" w15:done="0"/>
  <w15:commentEx w15:paraId="181AEC8F" w15:paraIdParent="14AFEE62" w15:done="0"/>
  <w15:commentEx w15:paraId="6650D9F2" w15:done="0"/>
  <w15:commentEx w15:paraId="1CB27E91" w15:paraIdParent="6650D9F2" w15:done="0"/>
  <w15:commentEx w15:paraId="3EE0702B" w15:done="0"/>
  <w15:commentEx w15:paraId="651108FB" w15:paraIdParent="3EE0702B" w15:done="0"/>
  <w15:commentEx w15:paraId="075F6D38" w15:done="0"/>
  <w15:commentEx w15:paraId="1D139A26" w15:paraIdParent="075F6D38" w15:done="0"/>
  <w15:commentEx w15:paraId="55DF1827" w15:done="0"/>
  <w15:commentEx w15:paraId="7083046E" w15:paraIdParent="55DF1827" w15:done="0"/>
  <w15:commentEx w15:paraId="65F15B0E" w15:done="0"/>
  <w15:commentEx w15:paraId="3212AC12" w15:paraIdParent="65F15B0E" w15:done="0"/>
  <w15:commentEx w15:paraId="2077D5D0" w15:done="0"/>
  <w15:commentEx w15:paraId="37884430" w15:paraIdParent="2077D5D0" w15:done="0"/>
  <w15:commentEx w15:paraId="08F8E8C6" w15:done="0"/>
  <w15:commentEx w15:paraId="78B4C524" w15:paraIdParent="08F8E8C6" w15:done="0"/>
  <w15:commentEx w15:paraId="10289CA7" w15:done="0"/>
  <w15:commentEx w15:paraId="01CACEC4" w15:paraIdParent="10289CA7" w15:done="0"/>
  <w15:commentEx w15:paraId="6F76FC1E" w15:done="0"/>
  <w15:commentEx w15:paraId="5EFEEA9E" w15:paraIdParent="6F76FC1E" w15:done="0"/>
  <w15:commentEx w15:paraId="3A879460" w15:done="0"/>
  <w15:commentEx w15:paraId="2A178D5D" w15:paraIdParent="3A879460" w15:done="0"/>
  <w15:commentEx w15:paraId="70CB9255" w15:done="0"/>
  <w15:commentEx w15:paraId="03E4C07D" w15:paraIdParent="70CB9255" w15:done="0"/>
  <w15:commentEx w15:paraId="5910A15B" w15:done="0"/>
  <w15:commentEx w15:paraId="058382A0" w15:paraIdParent="5910A15B" w15:done="0"/>
  <w15:commentEx w15:paraId="21EBD39E" w15:done="0"/>
  <w15:commentEx w15:paraId="1A3117E9" w15:paraIdParent="21EBD39E" w15:done="0"/>
  <w15:commentEx w15:paraId="4F433E8C" w15:done="0"/>
  <w15:commentEx w15:paraId="72E696E5" w15:paraIdParent="4F433E8C" w15:done="0"/>
  <w15:commentEx w15:paraId="3BA75B47" w15:done="0"/>
  <w15:commentEx w15:paraId="43489933" w15:paraIdParent="3BA75B47" w15:done="0"/>
  <w15:commentEx w15:paraId="2DD06E31" w15:paraIdParent="3BA75B47" w15:done="0"/>
  <w15:commentEx w15:paraId="60E32514" w15:done="0"/>
  <w15:commentEx w15:paraId="17A128A4" w15:paraIdParent="60E32514" w15:done="0"/>
  <w15:commentEx w15:paraId="590C4DF0" w15:done="0"/>
  <w15:commentEx w15:paraId="40DD4E30" w15:paraIdParent="590C4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DC6401" w16cex:dateUtc="2022-03-16T06:26:00Z"/>
  <w16cex:commentExtensible w16cex:durableId="25DC6410" w16cex:dateUtc="2022-03-16T06:26:00Z"/>
  <w16cex:commentExtensible w16cex:durableId="25DC6462" w16cex:dateUtc="2022-03-16T06:28:00Z"/>
  <w16cex:commentExtensible w16cex:durableId="25DC646E" w16cex:dateUtc="2022-03-16T06:28:00Z"/>
  <w16cex:commentExtensible w16cex:durableId="25DC648A" w16cex:dateUtc="2022-03-16T06:28:00Z"/>
  <w16cex:commentExtensible w16cex:durableId="25DC649C" w16cex:dateUtc="2022-03-16T06:29:00Z"/>
  <w16cex:commentExtensible w16cex:durableId="25DC64A7" w16cex:dateUtc="2022-03-16T06:29:00Z"/>
  <w16cex:commentExtensible w16cex:durableId="25DC6567" w16cex:dateUtc="2022-03-16T06:32:00Z"/>
  <w16cex:commentExtensible w16cex:durableId="25DC6509" w16cex:dateUtc="2022-03-16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77003D" w16cid:durableId="25DC6387"/>
  <w16cid:commentId w16cid:paraId="151AED8C" w16cid:durableId="25DC6388"/>
  <w16cid:commentId w16cid:paraId="3A75D5F2" w16cid:durableId="25DC6389"/>
  <w16cid:commentId w16cid:paraId="4517DA84" w16cid:durableId="25DC638A"/>
  <w16cid:commentId w16cid:paraId="6BDF9A2D" w16cid:durableId="25DC638B"/>
  <w16cid:commentId w16cid:paraId="63918430" w16cid:durableId="25DC638C"/>
  <w16cid:commentId w16cid:paraId="0A73D4E8" w16cid:durableId="25DC638D"/>
  <w16cid:commentId w16cid:paraId="6989872F" w16cid:durableId="25DC638E"/>
  <w16cid:commentId w16cid:paraId="7933EF11" w16cid:durableId="25DC638F"/>
  <w16cid:commentId w16cid:paraId="1C143360" w16cid:durableId="25DC6390"/>
  <w16cid:commentId w16cid:paraId="6431E353" w16cid:durableId="25DC6391"/>
  <w16cid:commentId w16cid:paraId="0CF34255" w16cid:durableId="25DC6392"/>
  <w16cid:commentId w16cid:paraId="5214E18A" w16cid:durableId="25DC6393"/>
  <w16cid:commentId w16cid:paraId="1EA04743" w16cid:durableId="25DC6394"/>
  <w16cid:commentId w16cid:paraId="5D63962B" w16cid:durableId="25DC6401"/>
  <w16cid:commentId w16cid:paraId="0202E4EC" w16cid:durableId="25DC6395"/>
  <w16cid:commentId w16cid:paraId="4CD4B716" w16cid:durableId="25DC6396"/>
  <w16cid:commentId w16cid:paraId="1C40201D" w16cid:durableId="25DC6410"/>
  <w16cid:commentId w16cid:paraId="05A7722D" w16cid:durableId="25DC6397"/>
  <w16cid:commentId w16cid:paraId="4AC278EF" w16cid:durableId="25DC6462"/>
  <w16cid:commentId w16cid:paraId="475F8F9C" w16cid:durableId="25DC6398"/>
  <w16cid:commentId w16cid:paraId="62CEBCCA" w16cid:durableId="25DC646E"/>
  <w16cid:commentId w16cid:paraId="0C45407C" w16cid:durableId="25DC6399"/>
  <w16cid:commentId w16cid:paraId="62790165" w16cid:durableId="25DC648A"/>
  <w16cid:commentId w16cid:paraId="18BC32ED" w16cid:durableId="25DC639A"/>
  <w16cid:commentId w16cid:paraId="07A5711D" w16cid:durableId="25DC639B"/>
  <w16cid:commentId w16cid:paraId="06FA7DE6" w16cid:durableId="25DC639C"/>
  <w16cid:commentId w16cid:paraId="5D63FC63" w16cid:durableId="25DC639D"/>
  <w16cid:commentId w16cid:paraId="4423681E" w16cid:durableId="25DC639E"/>
  <w16cid:commentId w16cid:paraId="2E83A16B" w16cid:durableId="25DC639F"/>
  <w16cid:commentId w16cid:paraId="5B90B9FC" w16cid:durableId="25DC63A0"/>
  <w16cid:commentId w16cid:paraId="21A3E16F" w16cid:durableId="25DC63A1"/>
  <w16cid:commentId w16cid:paraId="4891CC26" w16cid:durableId="25DC63A2"/>
  <w16cid:commentId w16cid:paraId="6DE06554" w16cid:durableId="25DC649C"/>
  <w16cid:commentId w16cid:paraId="461C7974" w16cid:durableId="25DC63A3"/>
  <w16cid:commentId w16cid:paraId="1829026B" w16cid:durableId="25DC63A4"/>
  <w16cid:commentId w16cid:paraId="7A2E3885" w16cid:durableId="25DC63A5"/>
  <w16cid:commentId w16cid:paraId="7591C0D5" w16cid:durableId="25DC63A6"/>
  <w16cid:commentId w16cid:paraId="17BB2D05" w16cid:durableId="25DC63A7"/>
  <w16cid:commentId w16cid:paraId="39D149AE" w16cid:durableId="25DC63A8"/>
  <w16cid:commentId w16cid:paraId="00CB69F7" w16cid:durableId="25DC63A9"/>
  <w16cid:commentId w16cid:paraId="60702CAA" w16cid:durableId="25DC63AA"/>
  <w16cid:commentId w16cid:paraId="5E5B6FB8" w16cid:durableId="25DC63AB"/>
  <w16cid:commentId w16cid:paraId="1144D174" w16cid:durableId="25DC64A7"/>
  <w16cid:commentId w16cid:paraId="02B0CF41" w16cid:durableId="25DC63AC"/>
  <w16cid:commentId w16cid:paraId="0DF50B23" w16cid:durableId="25DC63AD"/>
  <w16cid:commentId w16cid:paraId="629E9BB2" w16cid:durableId="25DC63AE"/>
  <w16cid:commentId w16cid:paraId="167A6433" w16cid:durableId="25DC63AF"/>
  <w16cid:commentId w16cid:paraId="79C7EBD4" w16cid:durableId="25DC63B0"/>
  <w16cid:commentId w16cid:paraId="18DE5225" w16cid:durableId="25DC63B1"/>
  <w16cid:commentId w16cid:paraId="05AF2100" w16cid:durableId="25DC63B2"/>
  <w16cid:commentId w16cid:paraId="01F6D24B" w16cid:durableId="25DC63B3"/>
  <w16cid:commentId w16cid:paraId="2A91AF94" w16cid:durableId="25DC63B4"/>
  <w16cid:commentId w16cid:paraId="1897A088" w16cid:durableId="25DC63B5"/>
  <w16cid:commentId w16cid:paraId="04C31DFC" w16cid:durableId="25DC63B6"/>
  <w16cid:commentId w16cid:paraId="6E50EB67" w16cid:durableId="25DC63B7"/>
  <w16cid:commentId w16cid:paraId="01DF3B8E" w16cid:durableId="25DC63B8"/>
  <w16cid:commentId w16cid:paraId="1D003702" w16cid:durableId="25DC63B9"/>
  <w16cid:commentId w16cid:paraId="6BFC5FDE" w16cid:durableId="25DC63BA"/>
  <w16cid:commentId w16cid:paraId="12D1E7B9" w16cid:durableId="25DC63BB"/>
  <w16cid:commentId w16cid:paraId="4BF6CB13" w16cid:durableId="25DC63BC"/>
  <w16cid:commentId w16cid:paraId="08A0443B" w16cid:durableId="25DC63BD"/>
  <w16cid:commentId w16cid:paraId="1E25D9DE" w16cid:durableId="25DC63BE"/>
  <w16cid:commentId w16cid:paraId="69C7740F" w16cid:durableId="25DC63BF"/>
  <w16cid:commentId w16cid:paraId="3E736C74" w16cid:durableId="25DC63C0"/>
  <w16cid:commentId w16cid:paraId="2B5538E1" w16cid:durableId="25DC63C1"/>
  <w16cid:commentId w16cid:paraId="6C5790D4" w16cid:durableId="25DC63C2"/>
  <w16cid:commentId w16cid:paraId="2C1E3579" w16cid:durableId="25DC63C3"/>
  <w16cid:commentId w16cid:paraId="7CD3881F" w16cid:durableId="25DC63C4"/>
  <w16cid:commentId w16cid:paraId="5191E453" w16cid:durableId="25DC63C5"/>
  <w16cid:commentId w16cid:paraId="05F99E5C" w16cid:durableId="25DC63C6"/>
  <w16cid:commentId w16cid:paraId="5EB4B1DF" w16cid:durableId="25DC63C7"/>
  <w16cid:commentId w16cid:paraId="4CB7EF04" w16cid:durableId="25DC63C8"/>
  <w16cid:commentId w16cid:paraId="318A7AD1" w16cid:durableId="25DC63C9"/>
  <w16cid:commentId w16cid:paraId="093CA754" w16cid:durableId="25DC63CA"/>
  <w16cid:commentId w16cid:paraId="316AE18B" w16cid:durableId="25DC63CB"/>
  <w16cid:commentId w16cid:paraId="49C50889" w16cid:durableId="25DC63CC"/>
  <w16cid:commentId w16cid:paraId="11ED6553" w16cid:durableId="25DC63CD"/>
  <w16cid:commentId w16cid:paraId="467EA47F" w16cid:durableId="25DC63CE"/>
  <w16cid:commentId w16cid:paraId="213E605D" w16cid:durableId="25DC63CF"/>
  <w16cid:commentId w16cid:paraId="614D2239" w16cid:durableId="25DC63D0"/>
  <w16cid:commentId w16cid:paraId="14AFEE62" w16cid:durableId="25DC63D1"/>
  <w16cid:commentId w16cid:paraId="181AEC8F" w16cid:durableId="25DC63D2"/>
  <w16cid:commentId w16cid:paraId="6650D9F2" w16cid:durableId="25DC63D3"/>
  <w16cid:commentId w16cid:paraId="1CB27E91" w16cid:durableId="25DC63D4"/>
  <w16cid:commentId w16cid:paraId="3EE0702B" w16cid:durableId="25DC63D5"/>
  <w16cid:commentId w16cid:paraId="651108FB" w16cid:durableId="25DC63D6"/>
  <w16cid:commentId w16cid:paraId="075F6D38" w16cid:durableId="25DC63D7"/>
  <w16cid:commentId w16cid:paraId="1D139A26" w16cid:durableId="25DC63D8"/>
  <w16cid:commentId w16cid:paraId="55DF1827" w16cid:durableId="25DC63D9"/>
  <w16cid:commentId w16cid:paraId="7083046E" w16cid:durableId="25DC63DA"/>
  <w16cid:commentId w16cid:paraId="65F15B0E" w16cid:durableId="25DC63DB"/>
  <w16cid:commentId w16cid:paraId="3212AC12" w16cid:durableId="25DC63DC"/>
  <w16cid:commentId w16cid:paraId="2077D5D0" w16cid:durableId="25DC63DD"/>
  <w16cid:commentId w16cid:paraId="37884430" w16cid:durableId="25DC63DE"/>
  <w16cid:commentId w16cid:paraId="08F8E8C6" w16cid:durableId="25DC63DF"/>
  <w16cid:commentId w16cid:paraId="78B4C524" w16cid:durableId="25DC63E0"/>
  <w16cid:commentId w16cid:paraId="10289CA7" w16cid:durableId="25DC63E1"/>
  <w16cid:commentId w16cid:paraId="01CACEC4" w16cid:durableId="25DC63E2"/>
  <w16cid:commentId w16cid:paraId="6F76FC1E" w16cid:durableId="25DC63E3"/>
  <w16cid:commentId w16cid:paraId="5EFEEA9E" w16cid:durableId="25DC63E4"/>
  <w16cid:commentId w16cid:paraId="3A879460" w16cid:durableId="25DC63E5"/>
  <w16cid:commentId w16cid:paraId="2A178D5D" w16cid:durableId="25DC63E6"/>
  <w16cid:commentId w16cid:paraId="70CB9255" w16cid:durableId="25DC63E7"/>
  <w16cid:commentId w16cid:paraId="03E4C07D" w16cid:durableId="25DC63E8"/>
  <w16cid:commentId w16cid:paraId="5910A15B" w16cid:durableId="25DC63E9"/>
  <w16cid:commentId w16cid:paraId="058382A0" w16cid:durableId="25DC63EA"/>
  <w16cid:commentId w16cid:paraId="21EBD39E" w16cid:durableId="25DC63EB"/>
  <w16cid:commentId w16cid:paraId="1A3117E9" w16cid:durableId="25DC63EC"/>
  <w16cid:commentId w16cid:paraId="4F433E8C" w16cid:durableId="25DC63ED"/>
  <w16cid:commentId w16cid:paraId="72E696E5" w16cid:durableId="25DC63EE"/>
  <w16cid:commentId w16cid:paraId="3BA75B47" w16cid:durableId="25DC63EF"/>
  <w16cid:commentId w16cid:paraId="43489933" w16cid:durableId="25DC63F0"/>
  <w16cid:commentId w16cid:paraId="2DD06E31" w16cid:durableId="25DC6567"/>
  <w16cid:commentId w16cid:paraId="60E32514" w16cid:durableId="25DC63F1"/>
  <w16cid:commentId w16cid:paraId="17A128A4" w16cid:durableId="25DC63F2"/>
  <w16cid:commentId w16cid:paraId="590C4DF0" w16cid:durableId="25DC63F3"/>
  <w16cid:commentId w16cid:paraId="40DD4E30" w16cid:durableId="25DC65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DokChampa">
    <w:panose1 w:val="020B0604020202020204"/>
    <w:charset w:val="00"/>
    <w:family w:val="swiss"/>
    <w:pitch w:val="variable"/>
    <w:sig w:usb0="03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B09B8"/>
    <w:multiLevelType w:val="hybridMultilevel"/>
    <w:tmpl w:val="7B2A7340"/>
    <w:lvl w:ilvl="0" w:tplc="CC264C9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51E2A"/>
    <w:multiLevelType w:val="hybridMultilevel"/>
    <w:tmpl w:val="EF6EE9C8"/>
    <w:styleLink w:val="NormalBullet1"/>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nsid w:val="0D702277"/>
    <w:multiLevelType w:val="hybridMultilevel"/>
    <w:tmpl w:val="29A068B2"/>
    <w:lvl w:ilvl="0" w:tplc="5E8CBB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7F1ECE"/>
    <w:multiLevelType w:val="hybridMultilevel"/>
    <w:tmpl w:val="66125090"/>
    <w:lvl w:ilvl="0" w:tplc="B224B87A">
      <w:numFmt w:val="bullet"/>
      <w:lvlText w:val="-"/>
      <w:lvlJc w:val="left"/>
      <w:pPr>
        <w:ind w:left="36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F01F0"/>
    <w:multiLevelType w:val="hybridMultilevel"/>
    <w:tmpl w:val="0F9058C0"/>
    <w:lvl w:ilvl="0" w:tplc="94F4C8B4">
      <w:start w:val="1"/>
      <w:numFmt w:val="bullet"/>
      <w:lvlText w:val="-"/>
      <w:lvlJc w:val="left"/>
      <w:pPr>
        <w:ind w:left="720" w:hanging="360"/>
      </w:pPr>
      <w:rPr>
        <w:rFonts w:ascii="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A8E6351"/>
    <w:multiLevelType w:val="hybridMultilevel"/>
    <w:tmpl w:val="B8EEF754"/>
    <w:lvl w:ilvl="0" w:tplc="B224B87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A36D06"/>
    <w:multiLevelType w:val="multilevel"/>
    <w:tmpl w:val="A2BCB7BC"/>
    <w:styleLink w:val="NormalBullet"/>
    <w:lvl w:ilvl="0">
      <w:start w:val="1"/>
      <w:numFmt w:val="bullet"/>
      <w:lvlText w:val=""/>
      <w:lvlJc w:val="left"/>
      <w:pPr>
        <w:tabs>
          <w:tab w:val="num" w:pos="720"/>
        </w:tabs>
        <w:ind w:left="720" w:hanging="360"/>
      </w:pPr>
      <w:rPr>
        <w:rFonts w:ascii="Wingdings" w:eastAsia="MS Mincho" w:hAnsi="Wingdings" w:cs="Manga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17106D7"/>
    <w:multiLevelType w:val="hybridMultilevel"/>
    <w:tmpl w:val="3D7AE598"/>
    <w:lvl w:ilvl="0" w:tplc="371E073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81369A"/>
    <w:multiLevelType w:val="hybridMultilevel"/>
    <w:tmpl w:val="6868BD1E"/>
    <w:lvl w:ilvl="0" w:tplc="2B56D170">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656B04"/>
    <w:multiLevelType w:val="hybridMultilevel"/>
    <w:tmpl w:val="C9AECDAA"/>
    <w:lvl w:ilvl="0" w:tplc="5B2615A6">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FB30B1"/>
    <w:multiLevelType w:val="multilevel"/>
    <w:tmpl w:val="39EC9254"/>
    <w:lvl w:ilvl="0">
      <w:start w:val="1"/>
      <w:numFmt w:val="decimal"/>
      <w:pStyle w:val="Heading1"/>
      <w:lvlText w:val="%1."/>
      <w:lvlJc w:val="left"/>
      <w:pPr>
        <w:ind w:left="397" w:hanging="397"/>
      </w:pPr>
      <w:rPr>
        <w:rFonts w:hint="default"/>
      </w:rPr>
    </w:lvl>
    <w:lvl w:ilvl="1">
      <w:start w:val="1"/>
      <w:numFmt w:val="decimal"/>
      <w:pStyle w:val="Heading2"/>
      <w:lvlText w:val="%1.%2."/>
      <w:lvlJc w:val="left"/>
      <w:pPr>
        <w:ind w:left="851" w:hanging="567"/>
      </w:pPr>
      <w:rPr>
        <w:rFonts w:hint="default"/>
        <w:b/>
      </w:rPr>
    </w:lvl>
    <w:lvl w:ilvl="2">
      <w:start w:val="1"/>
      <w:numFmt w:val="decimal"/>
      <w:pStyle w:val="Heading3"/>
      <w:lvlText w:val="%1.%2.%3."/>
      <w:lvlJc w:val="left"/>
      <w:pPr>
        <w:ind w:left="964" w:hanging="737"/>
      </w:pPr>
      <w:rPr>
        <w:rFonts w:hint="default"/>
      </w:rPr>
    </w:lvl>
    <w:lvl w:ilvl="3">
      <w:start w:val="1"/>
      <w:numFmt w:val="decimal"/>
      <w:pStyle w:val="Heading4"/>
      <w:lvlText w:val="%1.%2.%3.%4."/>
      <w:lvlJc w:val="left"/>
      <w:pPr>
        <w:ind w:left="1304" w:hanging="907"/>
      </w:pPr>
      <w:rPr>
        <w:rFonts w:hint="default"/>
      </w:rPr>
    </w:lvl>
    <w:lvl w:ilvl="4">
      <w:start w:val="1"/>
      <w:numFmt w:val="decimal"/>
      <w:pStyle w:val="Heading5"/>
      <w:lvlText w:val="%1.%2.%3.%4.%5."/>
      <w:lvlJc w:val="left"/>
      <w:pPr>
        <w:ind w:left="1531" w:hanging="1134"/>
      </w:pPr>
      <w:rPr>
        <w:rFonts w:hint="default"/>
        <w:b/>
      </w:rPr>
    </w:lvl>
    <w:lvl w:ilvl="5">
      <w:start w:val="1"/>
      <w:numFmt w:val="decimal"/>
      <w:pStyle w:val="Heading6"/>
      <w:lvlText w:val="%1.%2.%3.%4.%5.%6."/>
      <w:lvlJc w:val="left"/>
      <w:pPr>
        <w:ind w:left="1701" w:hanging="1304"/>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69843938"/>
    <w:multiLevelType w:val="multilevel"/>
    <w:tmpl w:val="B99ACA38"/>
    <w:styleLink w:val="NormalBullet2"/>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F153E00"/>
    <w:multiLevelType w:val="hybridMultilevel"/>
    <w:tmpl w:val="BB763450"/>
    <w:lvl w:ilvl="0" w:tplc="97FAD8AC">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057D22"/>
    <w:multiLevelType w:val="hybridMultilevel"/>
    <w:tmpl w:val="E7A67E34"/>
    <w:lvl w:ilvl="0" w:tplc="AD5898B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9E7382"/>
    <w:multiLevelType w:val="multilevel"/>
    <w:tmpl w:val="AD02C74A"/>
    <w:lvl w:ilvl="0">
      <w:start w:val="1"/>
      <w:numFmt w:val="lowerLetter"/>
      <w:pStyle w:val="Heading7"/>
      <w:lvlText w:val="%1."/>
      <w:lvlJc w:val="left"/>
      <w:pPr>
        <w:ind w:left="1304"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10"/>
  </w:num>
  <w:num w:numId="3">
    <w:abstractNumId w:val="1"/>
  </w:num>
  <w:num w:numId="4">
    <w:abstractNumId w:val="11"/>
  </w:num>
  <w:num w:numId="5">
    <w:abstractNumId w:val="6"/>
  </w:num>
  <w:num w:numId="6">
    <w:abstractNumId w:val="9"/>
  </w:num>
  <w:num w:numId="7">
    <w:abstractNumId w:val="8"/>
  </w:num>
  <w:num w:numId="8">
    <w:abstractNumId w:val="1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4"/>
  </w:num>
  <w:num w:numId="12">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2"/>
  </w:num>
  <w:num w:numId="29">
    <w:abstractNumId w:val="7"/>
  </w:num>
  <w:num w:numId="30">
    <w:abstractNumId w:val="13"/>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 Thu Trang - VTFC - KVH">
    <w15:presenceInfo w15:providerId="AD" w15:userId="S-1-5-21-1436504741-1581674489-4226705879-34245"/>
  </w15:person>
  <w15:person w15:author="Admin">
    <w15:presenceInfo w15:providerId="Windows Live" w15:userId="5bc9ab3fda45cbfc"/>
  </w15:person>
  <w15:person w15:author="Phạm Quốc Hùng">
    <w15:presenceInfo w15:providerId="AD" w15:userId="S-1-5-21-1436504741-1581674489-4226705879-1028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AE8"/>
    <w:rsid w:val="0001489B"/>
    <w:rsid w:val="00023A71"/>
    <w:rsid w:val="00025336"/>
    <w:rsid w:val="000277D6"/>
    <w:rsid w:val="000301D6"/>
    <w:rsid w:val="00045AB5"/>
    <w:rsid w:val="000515CF"/>
    <w:rsid w:val="00052FA2"/>
    <w:rsid w:val="00070652"/>
    <w:rsid w:val="00071C20"/>
    <w:rsid w:val="000A47E8"/>
    <w:rsid w:val="000A5B02"/>
    <w:rsid w:val="000D4C53"/>
    <w:rsid w:val="000D5379"/>
    <w:rsid w:val="000E42C3"/>
    <w:rsid w:val="000F07FB"/>
    <w:rsid w:val="00103631"/>
    <w:rsid w:val="00103F2D"/>
    <w:rsid w:val="001114EB"/>
    <w:rsid w:val="00126E87"/>
    <w:rsid w:val="00127EEA"/>
    <w:rsid w:val="00144601"/>
    <w:rsid w:val="00150930"/>
    <w:rsid w:val="00153C37"/>
    <w:rsid w:val="001546FD"/>
    <w:rsid w:val="0015780D"/>
    <w:rsid w:val="00182DEE"/>
    <w:rsid w:val="00187672"/>
    <w:rsid w:val="00195371"/>
    <w:rsid w:val="001B5FE0"/>
    <w:rsid w:val="001C5FCC"/>
    <w:rsid w:val="001C7921"/>
    <w:rsid w:val="001D2584"/>
    <w:rsid w:val="001D7B38"/>
    <w:rsid w:val="001D7C37"/>
    <w:rsid w:val="001E25C6"/>
    <w:rsid w:val="001E5139"/>
    <w:rsid w:val="001E5E01"/>
    <w:rsid w:val="001F55DC"/>
    <w:rsid w:val="00224254"/>
    <w:rsid w:val="00225AE8"/>
    <w:rsid w:val="0024139D"/>
    <w:rsid w:val="00245BBD"/>
    <w:rsid w:val="002521AE"/>
    <w:rsid w:val="00252AA2"/>
    <w:rsid w:val="00253888"/>
    <w:rsid w:val="002544FC"/>
    <w:rsid w:val="002637D4"/>
    <w:rsid w:val="00264AFF"/>
    <w:rsid w:val="00275796"/>
    <w:rsid w:val="0027604A"/>
    <w:rsid w:val="00292353"/>
    <w:rsid w:val="00294073"/>
    <w:rsid w:val="002B190D"/>
    <w:rsid w:val="002B56EE"/>
    <w:rsid w:val="002B7D6B"/>
    <w:rsid w:val="002C2B70"/>
    <w:rsid w:val="002E111E"/>
    <w:rsid w:val="002F6CB6"/>
    <w:rsid w:val="0030365C"/>
    <w:rsid w:val="003048B1"/>
    <w:rsid w:val="0032097A"/>
    <w:rsid w:val="0032462A"/>
    <w:rsid w:val="0038452D"/>
    <w:rsid w:val="003A0EC1"/>
    <w:rsid w:val="003E3EA0"/>
    <w:rsid w:val="003F2D64"/>
    <w:rsid w:val="00417364"/>
    <w:rsid w:val="00424435"/>
    <w:rsid w:val="00427078"/>
    <w:rsid w:val="00427E49"/>
    <w:rsid w:val="004376CE"/>
    <w:rsid w:val="00460864"/>
    <w:rsid w:val="004660CF"/>
    <w:rsid w:val="00475C48"/>
    <w:rsid w:val="00482EDF"/>
    <w:rsid w:val="004A7D63"/>
    <w:rsid w:val="004E13E6"/>
    <w:rsid w:val="004E4A24"/>
    <w:rsid w:val="0050629E"/>
    <w:rsid w:val="0051584A"/>
    <w:rsid w:val="005217C2"/>
    <w:rsid w:val="00556965"/>
    <w:rsid w:val="00561F4B"/>
    <w:rsid w:val="0056458B"/>
    <w:rsid w:val="005712C0"/>
    <w:rsid w:val="005745C6"/>
    <w:rsid w:val="00574847"/>
    <w:rsid w:val="00596F6C"/>
    <w:rsid w:val="005B24E0"/>
    <w:rsid w:val="005B2B9B"/>
    <w:rsid w:val="005B2EC7"/>
    <w:rsid w:val="005B7296"/>
    <w:rsid w:val="005D3EFA"/>
    <w:rsid w:val="005E0384"/>
    <w:rsid w:val="005E5229"/>
    <w:rsid w:val="005E5FFC"/>
    <w:rsid w:val="00612715"/>
    <w:rsid w:val="00626CED"/>
    <w:rsid w:val="00635481"/>
    <w:rsid w:val="00642F8E"/>
    <w:rsid w:val="00656D8A"/>
    <w:rsid w:val="00667E76"/>
    <w:rsid w:val="00676FE3"/>
    <w:rsid w:val="00684712"/>
    <w:rsid w:val="006910A1"/>
    <w:rsid w:val="00695056"/>
    <w:rsid w:val="006A25FF"/>
    <w:rsid w:val="006B37B2"/>
    <w:rsid w:val="006B5910"/>
    <w:rsid w:val="006C5939"/>
    <w:rsid w:val="006D4C28"/>
    <w:rsid w:val="006D5741"/>
    <w:rsid w:val="006D7990"/>
    <w:rsid w:val="00706DA9"/>
    <w:rsid w:val="00724F94"/>
    <w:rsid w:val="00731CB1"/>
    <w:rsid w:val="0074166A"/>
    <w:rsid w:val="007454EB"/>
    <w:rsid w:val="00751FF3"/>
    <w:rsid w:val="007522B1"/>
    <w:rsid w:val="00757DFE"/>
    <w:rsid w:val="00761015"/>
    <w:rsid w:val="00770BE6"/>
    <w:rsid w:val="00777314"/>
    <w:rsid w:val="00784F64"/>
    <w:rsid w:val="00792BCE"/>
    <w:rsid w:val="007A2DF1"/>
    <w:rsid w:val="007B2BAD"/>
    <w:rsid w:val="007C0B28"/>
    <w:rsid w:val="007C4B2C"/>
    <w:rsid w:val="007D16D9"/>
    <w:rsid w:val="007D6C79"/>
    <w:rsid w:val="008031F2"/>
    <w:rsid w:val="00810F05"/>
    <w:rsid w:val="00824CAE"/>
    <w:rsid w:val="0082690A"/>
    <w:rsid w:val="0089253D"/>
    <w:rsid w:val="008B0921"/>
    <w:rsid w:val="008B1181"/>
    <w:rsid w:val="008C5122"/>
    <w:rsid w:val="008D2606"/>
    <w:rsid w:val="008E5B55"/>
    <w:rsid w:val="008E5E4D"/>
    <w:rsid w:val="00900221"/>
    <w:rsid w:val="009076A4"/>
    <w:rsid w:val="00917857"/>
    <w:rsid w:val="00922B0B"/>
    <w:rsid w:val="0092625B"/>
    <w:rsid w:val="00932E18"/>
    <w:rsid w:val="00940564"/>
    <w:rsid w:val="00957637"/>
    <w:rsid w:val="00965713"/>
    <w:rsid w:val="009847F8"/>
    <w:rsid w:val="00986C00"/>
    <w:rsid w:val="00996E83"/>
    <w:rsid w:val="009B4C22"/>
    <w:rsid w:val="009C02AE"/>
    <w:rsid w:val="009C2633"/>
    <w:rsid w:val="009D293E"/>
    <w:rsid w:val="009D508E"/>
    <w:rsid w:val="009E452D"/>
    <w:rsid w:val="009F0461"/>
    <w:rsid w:val="009F7AB5"/>
    <w:rsid w:val="00A072DB"/>
    <w:rsid w:val="00A10234"/>
    <w:rsid w:val="00A15A26"/>
    <w:rsid w:val="00A23337"/>
    <w:rsid w:val="00A26837"/>
    <w:rsid w:val="00A45F13"/>
    <w:rsid w:val="00A46E0D"/>
    <w:rsid w:val="00A5097C"/>
    <w:rsid w:val="00A95F7B"/>
    <w:rsid w:val="00AB373F"/>
    <w:rsid w:val="00AB4F98"/>
    <w:rsid w:val="00AC226B"/>
    <w:rsid w:val="00AD7813"/>
    <w:rsid w:val="00AE3A1B"/>
    <w:rsid w:val="00B010FB"/>
    <w:rsid w:val="00B05CD4"/>
    <w:rsid w:val="00B12155"/>
    <w:rsid w:val="00B23242"/>
    <w:rsid w:val="00B2346E"/>
    <w:rsid w:val="00B23CAB"/>
    <w:rsid w:val="00B326CF"/>
    <w:rsid w:val="00B464C3"/>
    <w:rsid w:val="00B52906"/>
    <w:rsid w:val="00B6398F"/>
    <w:rsid w:val="00B664D5"/>
    <w:rsid w:val="00B77B6B"/>
    <w:rsid w:val="00B84D98"/>
    <w:rsid w:val="00BA305D"/>
    <w:rsid w:val="00BB0354"/>
    <w:rsid w:val="00BB6E1A"/>
    <w:rsid w:val="00BC284F"/>
    <w:rsid w:val="00BC51D6"/>
    <w:rsid w:val="00BD3695"/>
    <w:rsid w:val="00BF3745"/>
    <w:rsid w:val="00C12FE2"/>
    <w:rsid w:val="00C31CB5"/>
    <w:rsid w:val="00C324D2"/>
    <w:rsid w:val="00C36407"/>
    <w:rsid w:val="00C439A9"/>
    <w:rsid w:val="00C45262"/>
    <w:rsid w:val="00C637B0"/>
    <w:rsid w:val="00C805FD"/>
    <w:rsid w:val="00C80C0B"/>
    <w:rsid w:val="00C902F5"/>
    <w:rsid w:val="00CA1C41"/>
    <w:rsid w:val="00CA25D4"/>
    <w:rsid w:val="00CA43AD"/>
    <w:rsid w:val="00CA4997"/>
    <w:rsid w:val="00CC1CE6"/>
    <w:rsid w:val="00CD6B66"/>
    <w:rsid w:val="00CE41D5"/>
    <w:rsid w:val="00CE7C3D"/>
    <w:rsid w:val="00D163FA"/>
    <w:rsid w:val="00D26E99"/>
    <w:rsid w:val="00D408F9"/>
    <w:rsid w:val="00D614EE"/>
    <w:rsid w:val="00D7251E"/>
    <w:rsid w:val="00D80E55"/>
    <w:rsid w:val="00D9128D"/>
    <w:rsid w:val="00D91507"/>
    <w:rsid w:val="00DC5871"/>
    <w:rsid w:val="00DD777F"/>
    <w:rsid w:val="00DE7F8D"/>
    <w:rsid w:val="00DF1500"/>
    <w:rsid w:val="00E00D74"/>
    <w:rsid w:val="00E25BE7"/>
    <w:rsid w:val="00E27020"/>
    <w:rsid w:val="00E35D28"/>
    <w:rsid w:val="00E42790"/>
    <w:rsid w:val="00E52273"/>
    <w:rsid w:val="00E533D3"/>
    <w:rsid w:val="00E66D3E"/>
    <w:rsid w:val="00E80D4E"/>
    <w:rsid w:val="00E87943"/>
    <w:rsid w:val="00E95C98"/>
    <w:rsid w:val="00E96F77"/>
    <w:rsid w:val="00EA5F73"/>
    <w:rsid w:val="00EB4E6B"/>
    <w:rsid w:val="00EC4E03"/>
    <w:rsid w:val="00F01482"/>
    <w:rsid w:val="00F0481F"/>
    <w:rsid w:val="00F04C4A"/>
    <w:rsid w:val="00F119FA"/>
    <w:rsid w:val="00F138B5"/>
    <w:rsid w:val="00F23825"/>
    <w:rsid w:val="00F301DE"/>
    <w:rsid w:val="00F36C4A"/>
    <w:rsid w:val="00F463CD"/>
    <w:rsid w:val="00F7667C"/>
    <w:rsid w:val="00F80D11"/>
    <w:rsid w:val="00F8273B"/>
    <w:rsid w:val="00F90925"/>
    <w:rsid w:val="00F9177E"/>
    <w:rsid w:val="00F96750"/>
    <w:rsid w:val="00FA2308"/>
    <w:rsid w:val="00FA2838"/>
    <w:rsid w:val="00FE16DA"/>
    <w:rsid w:val="00FE219A"/>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C9D9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98F"/>
    <w:pPr>
      <w:spacing w:line="360" w:lineRule="auto"/>
      <w:ind w:firstLine="720"/>
    </w:pPr>
    <w:rPr>
      <w:rFonts w:ascii="Times New Roman" w:hAnsi="Times New Roman"/>
      <w:sz w:val="26"/>
    </w:rPr>
  </w:style>
  <w:style w:type="paragraph" w:styleId="Heading1">
    <w:name w:val="heading 1"/>
    <w:basedOn w:val="ListParagraph"/>
    <w:next w:val="Normal"/>
    <w:link w:val="Heading1Char"/>
    <w:qFormat/>
    <w:rsid w:val="00225AE8"/>
    <w:pPr>
      <w:numPr>
        <w:numId w:val="2"/>
      </w:numPr>
      <w:spacing w:before="120" w:after="120" w:line="312" w:lineRule="auto"/>
      <w:contextualSpacing w:val="0"/>
      <w:jc w:val="both"/>
      <w:outlineLvl w:val="0"/>
    </w:pPr>
    <w:rPr>
      <w:rFonts w:cs="Times New Roman"/>
      <w:b/>
      <w:szCs w:val="26"/>
    </w:rPr>
  </w:style>
  <w:style w:type="paragraph" w:styleId="Heading2">
    <w:name w:val="heading 2"/>
    <w:basedOn w:val="ListParagraph"/>
    <w:next w:val="Normal"/>
    <w:link w:val="Heading2Char"/>
    <w:autoRedefine/>
    <w:qFormat/>
    <w:rsid w:val="00C439A9"/>
    <w:pPr>
      <w:numPr>
        <w:ilvl w:val="1"/>
        <w:numId w:val="2"/>
      </w:numPr>
      <w:tabs>
        <w:tab w:val="left" w:pos="993"/>
      </w:tabs>
      <w:spacing w:before="120" w:after="120" w:line="312" w:lineRule="auto"/>
      <w:contextualSpacing w:val="0"/>
      <w:jc w:val="both"/>
      <w:outlineLvl w:val="1"/>
    </w:pPr>
    <w:rPr>
      <w:rFonts w:cs="Times New Roman"/>
      <w:b/>
      <w:szCs w:val="26"/>
    </w:rPr>
  </w:style>
  <w:style w:type="paragraph" w:styleId="Heading3">
    <w:name w:val="heading 3"/>
    <w:basedOn w:val="Normal"/>
    <w:next w:val="Normal"/>
    <w:link w:val="Heading3Char"/>
    <w:qFormat/>
    <w:rsid w:val="00225AE8"/>
    <w:pPr>
      <w:keepNext/>
      <w:numPr>
        <w:ilvl w:val="2"/>
        <w:numId w:val="2"/>
      </w:numPr>
      <w:spacing w:before="120" w:after="120" w:line="312" w:lineRule="auto"/>
      <w:jc w:val="both"/>
      <w:outlineLvl w:val="2"/>
    </w:pPr>
    <w:rPr>
      <w:rFonts w:eastAsia="MS Mincho" w:cs="Times New Roman"/>
      <w:b/>
      <w:szCs w:val="20"/>
    </w:rPr>
  </w:style>
  <w:style w:type="paragraph" w:styleId="Heading4">
    <w:name w:val="heading 4"/>
    <w:basedOn w:val="Normal"/>
    <w:next w:val="Normal"/>
    <w:link w:val="Heading4Char"/>
    <w:uiPriority w:val="9"/>
    <w:unhideWhenUsed/>
    <w:qFormat/>
    <w:rsid w:val="00225AE8"/>
    <w:pPr>
      <w:keepNext/>
      <w:keepLines/>
      <w:numPr>
        <w:ilvl w:val="3"/>
        <w:numId w:val="2"/>
      </w:numPr>
      <w:spacing w:before="120" w:after="120" w:line="312" w:lineRule="auto"/>
      <w:jc w:val="both"/>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25AE8"/>
    <w:pPr>
      <w:keepNext/>
      <w:keepLines/>
      <w:numPr>
        <w:ilvl w:val="4"/>
        <w:numId w:val="2"/>
      </w:numPr>
      <w:spacing w:before="120" w:after="120" w:line="312" w:lineRule="auto"/>
      <w:jc w:val="both"/>
      <w:outlineLvl w:val="4"/>
    </w:pPr>
    <w:rPr>
      <w:rFonts w:eastAsiaTheme="majorEastAsia" w:cstheme="majorBidi"/>
      <w:b/>
    </w:rPr>
  </w:style>
  <w:style w:type="paragraph" w:styleId="Heading6">
    <w:name w:val="heading 6"/>
    <w:basedOn w:val="Normal"/>
    <w:next w:val="Normal"/>
    <w:link w:val="Heading6Char"/>
    <w:uiPriority w:val="9"/>
    <w:unhideWhenUsed/>
    <w:qFormat/>
    <w:rsid w:val="00225AE8"/>
    <w:pPr>
      <w:keepNext/>
      <w:keepLines/>
      <w:numPr>
        <w:ilvl w:val="5"/>
        <w:numId w:val="2"/>
      </w:numPr>
      <w:spacing w:before="120" w:after="120" w:line="312" w:lineRule="auto"/>
      <w:jc w:val="both"/>
      <w:outlineLvl w:val="5"/>
    </w:pPr>
    <w:rPr>
      <w:rFonts w:eastAsiaTheme="majorEastAsia" w:cs="Times New Roman"/>
      <w:b/>
      <w:iCs/>
    </w:rPr>
  </w:style>
  <w:style w:type="paragraph" w:styleId="Heading7">
    <w:name w:val="heading 7"/>
    <w:basedOn w:val="Normal"/>
    <w:next w:val="Normal"/>
    <w:link w:val="Heading7Char"/>
    <w:qFormat/>
    <w:rsid w:val="00225AE8"/>
    <w:pPr>
      <w:numPr>
        <w:numId w:val="14"/>
      </w:numPr>
      <w:tabs>
        <w:tab w:val="left" w:pos="702"/>
        <w:tab w:val="left" w:pos="1080"/>
      </w:tabs>
      <w:spacing w:before="120" w:after="120" w:line="288" w:lineRule="auto"/>
      <w:jc w:val="both"/>
      <w:outlineLvl w:val="6"/>
    </w:pPr>
    <w:rPr>
      <w:rFonts w:eastAsia="MS Mincho" w:cs="Times New Roman"/>
      <w:b/>
      <w:bCs/>
      <w:noProof/>
      <w:snapToGrid w:val="0"/>
      <w:color w:val="000000"/>
      <w:szCs w:val="26"/>
    </w:rPr>
  </w:style>
  <w:style w:type="paragraph" w:styleId="Heading8">
    <w:name w:val="heading 8"/>
    <w:basedOn w:val="Normal"/>
    <w:next w:val="Normal"/>
    <w:link w:val="Heading8Char"/>
    <w:qFormat/>
    <w:rsid w:val="00225AE8"/>
    <w:pPr>
      <w:numPr>
        <w:ilvl w:val="7"/>
        <w:numId w:val="2"/>
      </w:numPr>
      <w:tabs>
        <w:tab w:val="left" w:pos="702"/>
        <w:tab w:val="left" w:pos="1080"/>
      </w:tabs>
      <w:spacing w:before="240" w:after="0" w:line="288" w:lineRule="auto"/>
      <w:outlineLvl w:val="7"/>
    </w:pPr>
    <w:rPr>
      <w:rFonts w:ascii="Helvetica" w:eastAsia="MS Mincho" w:hAnsi="Helvetica" w:cs="Arial"/>
      <w:bCs/>
      <w:i/>
      <w:iCs/>
      <w:noProof/>
      <w:snapToGrid w:val="0"/>
      <w:color w:val="000000"/>
      <w:sz w:val="20"/>
      <w:szCs w:val="20"/>
    </w:rPr>
  </w:style>
  <w:style w:type="paragraph" w:styleId="Heading9">
    <w:name w:val="heading 9"/>
    <w:basedOn w:val="Normal"/>
    <w:next w:val="Normal"/>
    <w:link w:val="Heading9Char"/>
    <w:qFormat/>
    <w:rsid w:val="00225AE8"/>
    <w:pPr>
      <w:numPr>
        <w:ilvl w:val="8"/>
        <w:numId w:val="2"/>
      </w:numPr>
      <w:tabs>
        <w:tab w:val="left" w:pos="702"/>
        <w:tab w:val="left" w:pos="1080"/>
      </w:tabs>
      <w:spacing w:before="240" w:after="0" w:line="288" w:lineRule="auto"/>
      <w:outlineLvl w:val="8"/>
    </w:pPr>
    <w:rPr>
      <w:rFonts w:ascii="Helvetica" w:eastAsia="MS Mincho" w:hAnsi="Helvetica" w:cs="Arial"/>
      <w:bCs/>
      <w:i/>
      <w:iCs/>
      <w:noProof/>
      <w:snapToGrid w:val="0"/>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5AE8"/>
    <w:rPr>
      <w:rFonts w:ascii="Times New Roman" w:hAnsi="Times New Roman" w:cs="Times New Roman"/>
      <w:b/>
      <w:sz w:val="26"/>
      <w:szCs w:val="26"/>
    </w:rPr>
  </w:style>
  <w:style w:type="character" w:customStyle="1" w:styleId="Heading2Char">
    <w:name w:val="Heading 2 Char"/>
    <w:basedOn w:val="DefaultParagraphFont"/>
    <w:link w:val="Heading2"/>
    <w:rsid w:val="00C439A9"/>
    <w:rPr>
      <w:rFonts w:ascii="Times New Roman" w:hAnsi="Times New Roman" w:cs="Times New Roman"/>
      <w:b/>
      <w:sz w:val="26"/>
      <w:szCs w:val="26"/>
    </w:rPr>
  </w:style>
  <w:style w:type="character" w:customStyle="1" w:styleId="Heading3Char">
    <w:name w:val="Heading 3 Char"/>
    <w:basedOn w:val="DefaultParagraphFont"/>
    <w:link w:val="Heading3"/>
    <w:rsid w:val="00225AE8"/>
    <w:rPr>
      <w:rFonts w:ascii="Times New Roman" w:eastAsia="MS Mincho" w:hAnsi="Times New Roman" w:cs="Times New Roman"/>
      <w:b/>
      <w:sz w:val="26"/>
      <w:szCs w:val="20"/>
    </w:rPr>
  </w:style>
  <w:style w:type="character" w:customStyle="1" w:styleId="Heading4Char">
    <w:name w:val="Heading 4 Char"/>
    <w:basedOn w:val="DefaultParagraphFont"/>
    <w:link w:val="Heading4"/>
    <w:uiPriority w:val="9"/>
    <w:rsid w:val="00225AE8"/>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225AE8"/>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225AE8"/>
    <w:rPr>
      <w:rFonts w:ascii="Times New Roman" w:eastAsiaTheme="majorEastAsia" w:hAnsi="Times New Roman" w:cs="Times New Roman"/>
      <w:b/>
      <w:iCs/>
      <w:sz w:val="26"/>
    </w:rPr>
  </w:style>
  <w:style w:type="character" w:customStyle="1" w:styleId="Heading7Char">
    <w:name w:val="Heading 7 Char"/>
    <w:basedOn w:val="DefaultParagraphFont"/>
    <w:link w:val="Heading7"/>
    <w:rsid w:val="00225AE8"/>
    <w:rPr>
      <w:rFonts w:ascii="Times New Roman" w:eastAsia="MS Mincho" w:hAnsi="Times New Roman" w:cs="Times New Roman"/>
      <w:b/>
      <w:bCs/>
      <w:noProof/>
      <w:snapToGrid w:val="0"/>
      <w:color w:val="000000"/>
      <w:sz w:val="26"/>
      <w:szCs w:val="26"/>
    </w:rPr>
  </w:style>
  <w:style w:type="character" w:customStyle="1" w:styleId="Heading8Char">
    <w:name w:val="Heading 8 Char"/>
    <w:basedOn w:val="DefaultParagraphFont"/>
    <w:link w:val="Heading8"/>
    <w:rsid w:val="00225AE8"/>
    <w:rPr>
      <w:rFonts w:ascii="Helvetica" w:eastAsia="MS Mincho" w:hAnsi="Helvetica" w:cs="Arial"/>
      <w:bCs/>
      <w:i/>
      <w:iCs/>
      <w:noProof/>
      <w:snapToGrid w:val="0"/>
      <w:color w:val="000000"/>
      <w:sz w:val="20"/>
      <w:szCs w:val="20"/>
    </w:rPr>
  </w:style>
  <w:style w:type="character" w:customStyle="1" w:styleId="Heading9Char">
    <w:name w:val="Heading 9 Char"/>
    <w:basedOn w:val="DefaultParagraphFont"/>
    <w:link w:val="Heading9"/>
    <w:rsid w:val="00225AE8"/>
    <w:rPr>
      <w:rFonts w:ascii="Helvetica" w:eastAsia="MS Mincho" w:hAnsi="Helvetica" w:cs="Arial"/>
      <w:bCs/>
      <w:i/>
      <w:iCs/>
      <w:noProof/>
      <w:snapToGrid w:val="0"/>
      <w:color w:val="000000"/>
      <w:sz w:val="18"/>
      <w:szCs w:val="18"/>
    </w:rPr>
  </w:style>
  <w:style w:type="paragraph" w:styleId="ListParagraph">
    <w:name w:val="List Paragraph"/>
    <w:basedOn w:val="Normal"/>
    <w:uiPriority w:val="34"/>
    <w:qFormat/>
    <w:rsid w:val="00225AE8"/>
    <w:pPr>
      <w:ind w:left="720"/>
      <w:contextualSpacing/>
    </w:pPr>
  </w:style>
  <w:style w:type="character" w:styleId="Strong">
    <w:name w:val="Strong"/>
    <w:basedOn w:val="DefaultParagraphFont"/>
    <w:uiPriority w:val="22"/>
    <w:qFormat/>
    <w:rsid w:val="00225AE8"/>
    <w:rPr>
      <w:b/>
      <w:bCs/>
    </w:rPr>
  </w:style>
  <w:style w:type="table" w:styleId="TableGrid">
    <w:name w:val="Table Grid"/>
    <w:basedOn w:val="TableNormal"/>
    <w:uiPriority w:val="59"/>
    <w:rsid w:val="00225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25AE8"/>
    <w:rPr>
      <w:sz w:val="16"/>
      <w:szCs w:val="16"/>
    </w:rPr>
  </w:style>
  <w:style w:type="paragraph" w:styleId="CommentText">
    <w:name w:val="annotation text"/>
    <w:basedOn w:val="Normal"/>
    <w:link w:val="CommentTextChar"/>
    <w:uiPriority w:val="99"/>
    <w:unhideWhenUsed/>
    <w:rsid w:val="00225AE8"/>
    <w:pPr>
      <w:spacing w:line="240" w:lineRule="auto"/>
    </w:pPr>
    <w:rPr>
      <w:sz w:val="20"/>
      <w:szCs w:val="20"/>
    </w:rPr>
  </w:style>
  <w:style w:type="character" w:customStyle="1" w:styleId="CommentTextChar">
    <w:name w:val="Comment Text Char"/>
    <w:basedOn w:val="DefaultParagraphFont"/>
    <w:link w:val="CommentText"/>
    <w:uiPriority w:val="99"/>
    <w:rsid w:val="00225AE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5AE8"/>
    <w:rPr>
      <w:b/>
      <w:bCs/>
    </w:rPr>
  </w:style>
  <w:style w:type="character" w:customStyle="1" w:styleId="CommentSubjectChar">
    <w:name w:val="Comment Subject Char"/>
    <w:basedOn w:val="CommentTextChar"/>
    <w:link w:val="CommentSubject"/>
    <w:uiPriority w:val="99"/>
    <w:semiHidden/>
    <w:rsid w:val="00225AE8"/>
    <w:rPr>
      <w:rFonts w:ascii="Times New Roman" w:hAnsi="Times New Roman"/>
      <w:b/>
      <w:bCs/>
      <w:sz w:val="20"/>
      <w:szCs w:val="20"/>
    </w:rPr>
  </w:style>
  <w:style w:type="paragraph" w:styleId="BalloonText">
    <w:name w:val="Balloon Text"/>
    <w:basedOn w:val="Normal"/>
    <w:link w:val="BalloonTextChar"/>
    <w:uiPriority w:val="99"/>
    <w:semiHidden/>
    <w:unhideWhenUsed/>
    <w:rsid w:val="00225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AE8"/>
    <w:rPr>
      <w:rFonts w:ascii="Tahoma" w:hAnsi="Tahoma" w:cs="Tahoma"/>
      <w:sz w:val="16"/>
      <w:szCs w:val="16"/>
    </w:rPr>
  </w:style>
  <w:style w:type="paragraph" w:customStyle="1" w:styleId="CS-tabletext">
    <w:name w:val="CS-table text"/>
    <w:basedOn w:val="Normal"/>
    <w:link w:val="CS-tabletextChar"/>
    <w:rsid w:val="00225AE8"/>
    <w:pPr>
      <w:tabs>
        <w:tab w:val="left" w:pos="360"/>
      </w:tabs>
      <w:spacing w:before="60" w:after="120" w:line="240" w:lineRule="auto"/>
      <w:ind w:firstLine="0"/>
    </w:pPr>
    <w:rPr>
      <w:rFonts w:eastAsia="Times New Roman" w:cs="Times New Roman"/>
      <w:sz w:val="20"/>
      <w:szCs w:val="20"/>
    </w:rPr>
  </w:style>
  <w:style w:type="character" w:customStyle="1" w:styleId="CS-tabletextChar">
    <w:name w:val="CS-table text Char"/>
    <w:link w:val="CS-tabletext"/>
    <w:rsid w:val="00225AE8"/>
    <w:rPr>
      <w:rFonts w:ascii="Times New Roman" w:eastAsia="Times New Roman" w:hAnsi="Times New Roman" w:cs="Times New Roman"/>
      <w:sz w:val="20"/>
      <w:szCs w:val="20"/>
    </w:rPr>
  </w:style>
  <w:style w:type="paragraph" w:styleId="DocumentMap">
    <w:name w:val="Document Map"/>
    <w:basedOn w:val="Normal"/>
    <w:link w:val="DocumentMapChar"/>
    <w:uiPriority w:val="99"/>
    <w:semiHidden/>
    <w:unhideWhenUsed/>
    <w:rsid w:val="00225AE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25AE8"/>
    <w:rPr>
      <w:rFonts w:ascii="Tahoma" w:hAnsi="Tahoma" w:cs="Tahoma"/>
      <w:sz w:val="16"/>
      <w:szCs w:val="16"/>
    </w:rPr>
  </w:style>
  <w:style w:type="numbering" w:customStyle="1" w:styleId="NormalBullet">
    <w:name w:val="Normal Bullet"/>
    <w:basedOn w:val="NoList"/>
    <w:rsid w:val="00225AE8"/>
    <w:pPr>
      <w:numPr>
        <w:numId w:val="5"/>
      </w:numPr>
    </w:pPr>
  </w:style>
  <w:style w:type="numbering" w:customStyle="1" w:styleId="NormalBullet1">
    <w:name w:val="Normal Bullet1"/>
    <w:basedOn w:val="NoList"/>
    <w:rsid w:val="00225AE8"/>
    <w:pPr>
      <w:numPr>
        <w:numId w:val="3"/>
      </w:numPr>
    </w:pPr>
  </w:style>
  <w:style w:type="numbering" w:customStyle="1" w:styleId="NormalBullet2">
    <w:name w:val="Normal Bullet2"/>
    <w:basedOn w:val="NoList"/>
    <w:rsid w:val="00225AE8"/>
    <w:pPr>
      <w:numPr>
        <w:numId w:val="4"/>
      </w:numPr>
    </w:pPr>
  </w:style>
  <w:style w:type="paragraph" w:styleId="Caption">
    <w:name w:val="caption"/>
    <w:basedOn w:val="Normal"/>
    <w:next w:val="Normal"/>
    <w:link w:val="CaptionChar"/>
    <w:qFormat/>
    <w:rsid w:val="00225AE8"/>
    <w:pPr>
      <w:spacing w:after="0" w:line="240" w:lineRule="auto"/>
    </w:pPr>
    <w:rPr>
      <w:rFonts w:ascii="Arial" w:eastAsia="MS Mincho" w:hAnsi="Arial" w:cs="Mangal"/>
      <w:b/>
      <w:bCs/>
      <w:sz w:val="20"/>
      <w:szCs w:val="20"/>
      <w:lang w:eastAsia="ja-JP" w:bidi="ne-NP"/>
    </w:rPr>
  </w:style>
  <w:style w:type="character" w:customStyle="1" w:styleId="CaptionChar">
    <w:name w:val="Caption Char"/>
    <w:basedOn w:val="DefaultParagraphFont"/>
    <w:link w:val="Caption"/>
    <w:rsid w:val="00225AE8"/>
    <w:rPr>
      <w:rFonts w:ascii="Arial" w:eastAsia="MS Mincho" w:hAnsi="Arial" w:cs="Mangal"/>
      <w:b/>
      <w:bCs/>
      <w:sz w:val="20"/>
      <w:szCs w:val="20"/>
      <w:lang w:eastAsia="ja-JP" w:bidi="ne-NP"/>
    </w:rPr>
  </w:style>
  <w:style w:type="paragraph" w:customStyle="1" w:styleId="Default">
    <w:name w:val="Default"/>
    <w:rsid w:val="00225AE8"/>
    <w:pPr>
      <w:autoSpaceDE w:val="0"/>
      <w:autoSpaceDN w:val="0"/>
      <w:adjustRightInd w:val="0"/>
      <w:spacing w:after="0" w:line="240" w:lineRule="auto"/>
    </w:pPr>
    <w:rPr>
      <w:rFonts w:ascii="Arial" w:eastAsia="Times New Roman" w:hAnsi="Arial" w:cs="Arial"/>
      <w:color w:val="000000"/>
      <w:sz w:val="24"/>
      <w:szCs w:val="24"/>
    </w:rPr>
  </w:style>
  <w:style w:type="paragraph" w:styleId="Header">
    <w:name w:val="header"/>
    <w:basedOn w:val="Normal"/>
    <w:link w:val="HeaderChar"/>
    <w:uiPriority w:val="99"/>
    <w:unhideWhenUsed/>
    <w:rsid w:val="00225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AE8"/>
    <w:rPr>
      <w:rFonts w:ascii="Times New Roman" w:hAnsi="Times New Roman"/>
      <w:sz w:val="26"/>
    </w:rPr>
  </w:style>
  <w:style w:type="paragraph" w:styleId="Footer">
    <w:name w:val="footer"/>
    <w:basedOn w:val="Normal"/>
    <w:link w:val="FooterChar"/>
    <w:uiPriority w:val="99"/>
    <w:unhideWhenUsed/>
    <w:rsid w:val="00225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AE8"/>
    <w:rPr>
      <w:rFonts w:ascii="Times New Roman" w:hAnsi="Times New Roman"/>
      <w:sz w:val="26"/>
    </w:rPr>
  </w:style>
  <w:style w:type="character" w:styleId="PageNumber">
    <w:name w:val="page number"/>
    <w:basedOn w:val="DefaultParagraphFont"/>
    <w:rsid w:val="00225AE8"/>
  </w:style>
  <w:style w:type="paragraph" w:styleId="TOC1">
    <w:name w:val="toc 1"/>
    <w:basedOn w:val="Normal"/>
    <w:next w:val="Normal"/>
    <w:autoRedefine/>
    <w:uiPriority w:val="39"/>
    <w:unhideWhenUsed/>
    <w:rsid w:val="00225AE8"/>
    <w:pPr>
      <w:spacing w:after="100"/>
    </w:pPr>
  </w:style>
  <w:style w:type="paragraph" w:styleId="TOC2">
    <w:name w:val="toc 2"/>
    <w:basedOn w:val="Normal"/>
    <w:next w:val="Normal"/>
    <w:autoRedefine/>
    <w:uiPriority w:val="39"/>
    <w:unhideWhenUsed/>
    <w:rsid w:val="00225AE8"/>
    <w:pPr>
      <w:spacing w:after="100"/>
      <w:ind w:left="220"/>
    </w:pPr>
  </w:style>
  <w:style w:type="paragraph" w:styleId="TOC3">
    <w:name w:val="toc 3"/>
    <w:basedOn w:val="Normal"/>
    <w:next w:val="Normal"/>
    <w:autoRedefine/>
    <w:uiPriority w:val="39"/>
    <w:unhideWhenUsed/>
    <w:rsid w:val="00225AE8"/>
    <w:pPr>
      <w:spacing w:after="100"/>
      <w:ind w:left="440"/>
    </w:pPr>
  </w:style>
  <w:style w:type="character" w:styleId="Hyperlink">
    <w:name w:val="Hyperlink"/>
    <w:basedOn w:val="DefaultParagraphFont"/>
    <w:uiPriority w:val="99"/>
    <w:unhideWhenUsed/>
    <w:rsid w:val="00225AE8"/>
    <w:rPr>
      <w:color w:val="0000FF" w:themeColor="hyperlink"/>
      <w:u w:val="single"/>
    </w:rPr>
  </w:style>
  <w:style w:type="paragraph" w:customStyle="1" w:styleId="Heading10">
    <w:name w:val="Heading 10"/>
    <w:basedOn w:val="Heading4"/>
    <w:rsid w:val="00225AE8"/>
    <w:pPr>
      <w:keepLines w:val="0"/>
      <w:tabs>
        <w:tab w:val="left" w:pos="700"/>
        <w:tab w:val="num" w:pos="864"/>
      </w:tabs>
      <w:spacing w:before="240" w:line="360" w:lineRule="auto"/>
      <w:ind w:left="864" w:hanging="864"/>
      <w:jc w:val="left"/>
    </w:pPr>
    <w:rPr>
      <w:rFonts w:ascii=".VnTime" w:eastAsia="MS Mincho" w:hAnsi=".VnTime" w:cs="Tahoma"/>
      <w:i/>
      <w:noProof/>
      <w:snapToGrid w:val="0"/>
    </w:rPr>
  </w:style>
  <w:style w:type="paragraph" w:styleId="NormalWeb">
    <w:name w:val="Normal (Web)"/>
    <w:basedOn w:val="Normal"/>
    <w:uiPriority w:val="99"/>
    <w:unhideWhenUsed/>
    <w:rsid w:val="00225AE8"/>
    <w:pPr>
      <w:spacing w:before="100" w:beforeAutospacing="1" w:after="100" w:afterAutospacing="1" w:line="240" w:lineRule="auto"/>
      <w:ind w:firstLine="0"/>
    </w:pPr>
    <w:rPr>
      <w:rFonts w:eastAsia="Times New Roman" w:cs="Times New Roman"/>
      <w:sz w:val="24"/>
      <w:szCs w:val="24"/>
    </w:rPr>
  </w:style>
  <w:style w:type="paragraph" w:styleId="Revision">
    <w:name w:val="Revision"/>
    <w:hidden/>
    <w:uiPriority w:val="99"/>
    <w:semiHidden/>
    <w:rsid w:val="001C7921"/>
    <w:pPr>
      <w:spacing w:after="0" w:line="240" w:lineRule="auto"/>
    </w:pPr>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98F"/>
    <w:pPr>
      <w:spacing w:line="360" w:lineRule="auto"/>
      <w:ind w:firstLine="720"/>
    </w:pPr>
    <w:rPr>
      <w:rFonts w:ascii="Times New Roman" w:hAnsi="Times New Roman"/>
      <w:sz w:val="26"/>
    </w:rPr>
  </w:style>
  <w:style w:type="paragraph" w:styleId="Heading1">
    <w:name w:val="heading 1"/>
    <w:basedOn w:val="ListParagraph"/>
    <w:next w:val="Normal"/>
    <w:link w:val="Heading1Char"/>
    <w:qFormat/>
    <w:rsid w:val="00225AE8"/>
    <w:pPr>
      <w:numPr>
        <w:numId w:val="2"/>
      </w:numPr>
      <w:spacing w:before="120" w:after="120" w:line="312" w:lineRule="auto"/>
      <w:contextualSpacing w:val="0"/>
      <w:jc w:val="both"/>
      <w:outlineLvl w:val="0"/>
    </w:pPr>
    <w:rPr>
      <w:rFonts w:cs="Times New Roman"/>
      <w:b/>
      <w:szCs w:val="26"/>
    </w:rPr>
  </w:style>
  <w:style w:type="paragraph" w:styleId="Heading2">
    <w:name w:val="heading 2"/>
    <w:basedOn w:val="ListParagraph"/>
    <w:next w:val="Normal"/>
    <w:link w:val="Heading2Char"/>
    <w:autoRedefine/>
    <w:qFormat/>
    <w:rsid w:val="00C439A9"/>
    <w:pPr>
      <w:numPr>
        <w:ilvl w:val="1"/>
        <w:numId w:val="2"/>
      </w:numPr>
      <w:tabs>
        <w:tab w:val="left" w:pos="993"/>
      </w:tabs>
      <w:spacing w:before="120" w:after="120" w:line="312" w:lineRule="auto"/>
      <w:contextualSpacing w:val="0"/>
      <w:jc w:val="both"/>
      <w:outlineLvl w:val="1"/>
    </w:pPr>
    <w:rPr>
      <w:rFonts w:cs="Times New Roman"/>
      <w:b/>
      <w:szCs w:val="26"/>
    </w:rPr>
  </w:style>
  <w:style w:type="paragraph" w:styleId="Heading3">
    <w:name w:val="heading 3"/>
    <w:basedOn w:val="Normal"/>
    <w:next w:val="Normal"/>
    <w:link w:val="Heading3Char"/>
    <w:qFormat/>
    <w:rsid w:val="00225AE8"/>
    <w:pPr>
      <w:keepNext/>
      <w:numPr>
        <w:ilvl w:val="2"/>
        <w:numId w:val="2"/>
      </w:numPr>
      <w:spacing w:before="120" w:after="120" w:line="312" w:lineRule="auto"/>
      <w:jc w:val="both"/>
      <w:outlineLvl w:val="2"/>
    </w:pPr>
    <w:rPr>
      <w:rFonts w:eastAsia="MS Mincho" w:cs="Times New Roman"/>
      <w:b/>
      <w:szCs w:val="20"/>
    </w:rPr>
  </w:style>
  <w:style w:type="paragraph" w:styleId="Heading4">
    <w:name w:val="heading 4"/>
    <w:basedOn w:val="Normal"/>
    <w:next w:val="Normal"/>
    <w:link w:val="Heading4Char"/>
    <w:uiPriority w:val="9"/>
    <w:unhideWhenUsed/>
    <w:qFormat/>
    <w:rsid w:val="00225AE8"/>
    <w:pPr>
      <w:keepNext/>
      <w:keepLines/>
      <w:numPr>
        <w:ilvl w:val="3"/>
        <w:numId w:val="2"/>
      </w:numPr>
      <w:spacing w:before="120" w:after="120" w:line="312" w:lineRule="auto"/>
      <w:jc w:val="both"/>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25AE8"/>
    <w:pPr>
      <w:keepNext/>
      <w:keepLines/>
      <w:numPr>
        <w:ilvl w:val="4"/>
        <w:numId w:val="2"/>
      </w:numPr>
      <w:spacing w:before="120" w:after="120" w:line="312" w:lineRule="auto"/>
      <w:jc w:val="both"/>
      <w:outlineLvl w:val="4"/>
    </w:pPr>
    <w:rPr>
      <w:rFonts w:eastAsiaTheme="majorEastAsia" w:cstheme="majorBidi"/>
      <w:b/>
    </w:rPr>
  </w:style>
  <w:style w:type="paragraph" w:styleId="Heading6">
    <w:name w:val="heading 6"/>
    <w:basedOn w:val="Normal"/>
    <w:next w:val="Normal"/>
    <w:link w:val="Heading6Char"/>
    <w:uiPriority w:val="9"/>
    <w:unhideWhenUsed/>
    <w:qFormat/>
    <w:rsid w:val="00225AE8"/>
    <w:pPr>
      <w:keepNext/>
      <w:keepLines/>
      <w:numPr>
        <w:ilvl w:val="5"/>
        <w:numId w:val="2"/>
      </w:numPr>
      <w:spacing w:before="120" w:after="120" w:line="312" w:lineRule="auto"/>
      <w:jc w:val="both"/>
      <w:outlineLvl w:val="5"/>
    </w:pPr>
    <w:rPr>
      <w:rFonts w:eastAsiaTheme="majorEastAsia" w:cs="Times New Roman"/>
      <w:b/>
      <w:iCs/>
    </w:rPr>
  </w:style>
  <w:style w:type="paragraph" w:styleId="Heading7">
    <w:name w:val="heading 7"/>
    <w:basedOn w:val="Normal"/>
    <w:next w:val="Normal"/>
    <w:link w:val="Heading7Char"/>
    <w:qFormat/>
    <w:rsid w:val="00225AE8"/>
    <w:pPr>
      <w:numPr>
        <w:numId w:val="14"/>
      </w:numPr>
      <w:tabs>
        <w:tab w:val="left" w:pos="702"/>
        <w:tab w:val="left" w:pos="1080"/>
      </w:tabs>
      <w:spacing w:before="120" w:after="120" w:line="288" w:lineRule="auto"/>
      <w:jc w:val="both"/>
      <w:outlineLvl w:val="6"/>
    </w:pPr>
    <w:rPr>
      <w:rFonts w:eastAsia="MS Mincho" w:cs="Times New Roman"/>
      <w:b/>
      <w:bCs/>
      <w:noProof/>
      <w:snapToGrid w:val="0"/>
      <w:color w:val="000000"/>
      <w:szCs w:val="26"/>
    </w:rPr>
  </w:style>
  <w:style w:type="paragraph" w:styleId="Heading8">
    <w:name w:val="heading 8"/>
    <w:basedOn w:val="Normal"/>
    <w:next w:val="Normal"/>
    <w:link w:val="Heading8Char"/>
    <w:qFormat/>
    <w:rsid w:val="00225AE8"/>
    <w:pPr>
      <w:numPr>
        <w:ilvl w:val="7"/>
        <w:numId w:val="2"/>
      </w:numPr>
      <w:tabs>
        <w:tab w:val="left" w:pos="702"/>
        <w:tab w:val="left" w:pos="1080"/>
      </w:tabs>
      <w:spacing w:before="240" w:after="0" w:line="288" w:lineRule="auto"/>
      <w:outlineLvl w:val="7"/>
    </w:pPr>
    <w:rPr>
      <w:rFonts w:ascii="Helvetica" w:eastAsia="MS Mincho" w:hAnsi="Helvetica" w:cs="Arial"/>
      <w:bCs/>
      <w:i/>
      <w:iCs/>
      <w:noProof/>
      <w:snapToGrid w:val="0"/>
      <w:color w:val="000000"/>
      <w:sz w:val="20"/>
      <w:szCs w:val="20"/>
    </w:rPr>
  </w:style>
  <w:style w:type="paragraph" w:styleId="Heading9">
    <w:name w:val="heading 9"/>
    <w:basedOn w:val="Normal"/>
    <w:next w:val="Normal"/>
    <w:link w:val="Heading9Char"/>
    <w:qFormat/>
    <w:rsid w:val="00225AE8"/>
    <w:pPr>
      <w:numPr>
        <w:ilvl w:val="8"/>
        <w:numId w:val="2"/>
      </w:numPr>
      <w:tabs>
        <w:tab w:val="left" w:pos="702"/>
        <w:tab w:val="left" w:pos="1080"/>
      </w:tabs>
      <w:spacing w:before="240" w:after="0" w:line="288" w:lineRule="auto"/>
      <w:outlineLvl w:val="8"/>
    </w:pPr>
    <w:rPr>
      <w:rFonts w:ascii="Helvetica" w:eastAsia="MS Mincho" w:hAnsi="Helvetica" w:cs="Arial"/>
      <w:bCs/>
      <w:i/>
      <w:iCs/>
      <w:noProof/>
      <w:snapToGrid w:val="0"/>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5AE8"/>
    <w:rPr>
      <w:rFonts w:ascii="Times New Roman" w:hAnsi="Times New Roman" w:cs="Times New Roman"/>
      <w:b/>
      <w:sz w:val="26"/>
      <w:szCs w:val="26"/>
    </w:rPr>
  </w:style>
  <w:style w:type="character" w:customStyle="1" w:styleId="Heading2Char">
    <w:name w:val="Heading 2 Char"/>
    <w:basedOn w:val="DefaultParagraphFont"/>
    <w:link w:val="Heading2"/>
    <w:rsid w:val="00C439A9"/>
    <w:rPr>
      <w:rFonts w:ascii="Times New Roman" w:hAnsi="Times New Roman" w:cs="Times New Roman"/>
      <w:b/>
      <w:sz w:val="26"/>
      <w:szCs w:val="26"/>
    </w:rPr>
  </w:style>
  <w:style w:type="character" w:customStyle="1" w:styleId="Heading3Char">
    <w:name w:val="Heading 3 Char"/>
    <w:basedOn w:val="DefaultParagraphFont"/>
    <w:link w:val="Heading3"/>
    <w:rsid w:val="00225AE8"/>
    <w:rPr>
      <w:rFonts w:ascii="Times New Roman" w:eastAsia="MS Mincho" w:hAnsi="Times New Roman" w:cs="Times New Roman"/>
      <w:b/>
      <w:sz w:val="26"/>
      <w:szCs w:val="20"/>
    </w:rPr>
  </w:style>
  <w:style w:type="character" w:customStyle="1" w:styleId="Heading4Char">
    <w:name w:val="Heading 4 Char"/>
    <w:basedOn w:val="DefaultParagraphFont"/>
    <w:link w:val="Heading4"/>
    <w:uiPriority w:val="9"/>
    <w:rsid w:val="00225AE8"/>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225AE8"/>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225AE8"/>
    <w:rPr>
      <w:rFonts w:ascii="Times New Roman" w:eastAsiaTheme="majorEastAsia" w:hAnsi="Times New Roman" w:cs="Times New Roman"/>
      <w:b/>
      <w:iCs/>
      <w:sz w:val="26"/>
    </w:rPr>
  </w:style>
  <w:style w:type="character" w:customStyle="1" w:styleId="Heading7Char">
    <w:name w:val="Heading 7 Char"/>
    <w:basedOn w:val="DefaultParagraphFont"/>
    <w:link w:val="Heading7"/>
    <w:rsid w:val="00225AE8"/>
    <w:rPr>
      <w:rFonts w:ascii="Times New Roman" w:eastAsia="MS Mincho" w:hAnsi="Times New Roman" w:cs="Times New Roman"/>
      <w:b/>
      <w:bCs/>
      <w:noProof/>
      <w:snapToGrid w:val="0"/>
      <w:color w:val="000000"/>
      <w:sz w:val="26"/>
      <w:szCs w:val="26"/>
    </w:rPr>
  </w:style>
  <w:style w:type="character" w:customStyle="1" w:styleId="Heading8Char">
    <w:name w:val="Heading 8 Char"/>
    <w:basedOn w:val="DefaultParagraphFont"/>
    <w:link w:val="Heading8"/>
    <w:rsid w:val="00225AE8"/>
    <w:rPr>
      <w:rFonts w:ascii="Helvetica" w:eastAsia="MS Mincho" w:hAnsi="Helvetica" w:cs="Arial"/>
      <w:bCs/>
      <w:i/>
      <w:iCs/>
      <w:noProof/>
      <w:snapToGrid w:val="0"/>
      <w:color w:val="000000"/>
      <w:sz w:val="20"/>
      <w:szCs w:val="20"/>
    </w:rPr>
  </w:style>
  <w:style w:type="character" w:customStyle="1" w:styleId="Heading9Char">
    <w:name w:val="Heading 9 Char"/>
    <w:basedOn w:val="DefaultParagraphFont"/>
    <w:link w:val="Heading9"/>
    <w:rsid w:val="00225AE8"/>
    <w:rPr>
      <w:rFonts w:ascii="Helvetica" w:eastAsia="MS Mincho" w:hAnsi="Helvetica" w:cs="Arial"/>
      <w:bCs/>
      <w:i/>
      <w:iCs/>
      <w:noProof/>
      <w:snapToGrid w:val="0"/>
      <w:color w:val="000000"/>
      <w:sz w:val="18"/>
      <w:szCs w:val="18"/>
    </w:rPr>
  </w:style>
  <w:style w:type="paragraph" w:styleId="ListParagraph">
    <w:name w:val="List Paragraph"/>
    <w:basedOn w:val="Normal"/>
    <w:uiPriority w:val="34"/>
    <w:qFormat/>
    <w:rsid w:val="00225AE8"/>
    <w:pPr>
      <w:ind w:left="720"/>
      <w:contextualSpacing/>
    </w:pPr>
  </w:style>
  <w:style w:type="character" w:styleId="Strong">
    <w:name w:val="Strong"/>
    <w:basedOn w:val="DefaultParagraphFont"/>
    <w:uiPriority w:val="22"/>
    <w:qFormat/>
    <w:rsid w:val="00225AE8"/>
    <w:rPr>
      <w:b/>
      <w:bCs/>
    </w:rPr>
  </w:style>
  <w:style w:type="table" w:styleId="TableGrid">
    <w:name w:val="Table Grid"/>
    <w:basedOn w:val="TableNormal"/>
    <w:uiPriority w:val="59"/>
    <w:rsid w:val="00225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25AE8"/>
    <w:rPr>
      <w:sz w:val="16"/>
      <w:szCs w:val="16"/>
    </w:rPr>
  </w:style>
  <w:style w:type="paragraph" w:styleId="CommentText">
    <w:name w:val="annotation text"/>
    <w:basedOn w:val="Normal"/>
    <w:link w:val="CommentTextChar"/>
    <w:uiPriority w:val="99"/>
    <w:unhideWhenUsed/>
    <w:rsid w:val="00225AE8"/>
    <w:pPr>
      <w:spacing w:line="240" w:lineRule="auto"/>
    </w:pPr>
    <w:rPr>
      <w:sz w:val="20"/>
      <w:szCs w:val="20"/>
    </w:rPr>
  </w:style>
  <w:style w:type="character" w:customStyle="1" w:styleId="CommentTextChar">
    <w:name w:val="Comment Text Char"/>
    <w:basedOn w:val="DefaultParagraphFont"/>
    <w:link w:val="CommentText"/>
    <w:uiPriority w:val="99"/>
    <w:rsid w:val="00225AE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5AE8"/>
    <w:rPr>
      <w:b/>
      <w:bCs/>
    </w:rPr>
  </w:style>
  <w:style w:type="character" w:customStyle="1" w:styleId="CommentSubjectChar">
    <w:name w:val="Comment Subject Char"/>
    <w:basedOn w:val="CommentTextChar"/>
    <w:link w:val="CommentSubject"/>
    <w:uiPriority w:val="99"/>
    <w:semiHidden/>
    <w:rsid w:val="00225AE8"/>
    <w:rPr>
      <w:rFonts w:ascii="Times New Roman" w:hAnsi="Times New Roman"/>
      <w:b/>
      <w:bCs/>
      <w:sz w:val="20"/>
      <w:szCs w:val="20"/>
    </w:rPr>
  </w:style>
  <w:style w:type="paragraph" w:styleId="BalloonText">
    <w:name w:val="Balloon Text"/>
    <w:basedOn w:val="Normal"/>
    <w:link w:val="BalloonTextChar"/>
    <w:uiPriority w:val="99"/>
    <w:semiHidden/>
    <w:unhideWhenUsed/>
    <w:rsid w:val="00225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AE8"/>
    <w:rPr>
      <w:rFonts w:ascii="Tahoma" w:hAnsi="Tahoma" w:cs="Tahoma"/>
      <w:sz w:val="16"/>
      <w:szCs w:val="16"/>
    </w:rPr>
  </w:style>
  <w:style w:type="paragraph" w:customStyle="1" w:styleId="CS-tabletext">
    <w:name w:val="CS-table text"/>
    <w:basedOn w:val="Normal"/>
    <w:link w:val="CS-tabletextChar"/>
    <w:rsid w:val="00225AE8"/>
    <w:pPr>
      <w:tabs>
        <w:tab w:val="left" w:pos="360"/>
      </w:tabs>
      <w:spacing w:before="60" w:after="120" w:line="240" w:lineRule="auto"/>
      <w:ind w:firstLine="0"/>
    </w:pPr>
    <w:rPr>
      <w:rFonts w:eastAsia="Times New Roman" w:cs="Times New Roman"/>
      <w:sz w:val="20"/>
      <w:szCs w:val="20"/>
    </w:rPr>
  </w:style>
  <w:style w:type="character" w:customStyle="1" w:styleId="CS-tabletextChar">
    <w:name w:val="CS-table text Char"/>
    <w:link w:val="CS-tabletext"/>
    <w:rsid w:val="00225AE8"/>
    <w:rPr>
      <w:rFonts w:ascii="Times New Roman" w:eastAsia="Times New Roman" w:hAnsi="Times New Roman" w:cs="Times New Roman"/>
      <w:sz w:val="20"/>
      <w:szCs w:val="20"/>
    </w:rPr>
  </w:style>
  <w:style w:type="paragraph" w:styleId="DocumentMap">
    <w:name w:val="Document Map"/>
    <w:basedOn w:val="Normal"/>
    <w:link w:val="DocumentMapChar"/>
    <w:uiPriority w:val="99"/>
    <w:semiHidden/>
    <w:unhideWhenUsed/>
    <w:rsid w:val="00225AE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25AE8"/>
    <w:rPr>
      <w:rFonts w:ascii="Tahoma" w:hAnsi="Tahoma" w:cs="Tahoma"/>
      <w:sz w:val="16"/>
      <w:szCs w:val="16"/>
    </w:rPr>
  </w:style>
  <w:style w:type="numbering" w:customStyle="1" w:styleId="NormalBullet">
    <w:name w:val="Normal Bullet"/>
    <w:basedOn w:val="NoList"/>
    <w:rsid w:val="00225AE8"/>
    <w:pPr>
      <w:numPr>
        <w:numId w:val="5"/>
      </w:numPr>
    </w:pPr>
  </w:style>
  <w:style w:type="numbering" w:customStyle="1" w:styleId="NormalBullet1">
    <w:name w:val="Normal Bullet1"/>
    <w:basedOn w:val="NoList"/>
    <w:rsid w:val="00225AE8"/>
    <w:pPr>
      <w:numPr>
        <w:numId w:val="3"/>
      </w:numPr>
    </w:pPr>
  </w:style>
  <w:style w:type="numbering" w:customStyle="1" w:styleId="NormalBullet2">
    <w:name w:val="Normal Bullet2"/>
    <w:basedOn w:val="NoList"/>
    <w:rsid w:val="00225AE8"/>
    <w:pPr>
      <w:numPr>
        <w:numId w:val="4"/>
      </w:numPr>
    </w:pPr>
  </w:style>
  <w:style w:type="paragraph" w:styleId="Caption">
    <w:name w:val="caption"/>
    <w:basedOn w:val="Normal"/>
    <w:next w:val="Normal"/>
    <w:link w:val="CaptionChar"/>
    <w:qFormat/>
    <w:rsid w:val="00225AE8"/>
    <w:pPr>
      <w:spacing w:after="0" w:line="240" w:lineRule="auto"/>
    </w:pPr>
    <w:rPr>
      <w:rFonts w:ascii="Arial" w:eastAsia="MS Mincho" w:hAnsi="Arial" w:cs="Mangal"/>
      <w:b/>
      <w:bCs/>
      <w:sz w:val="20"/>
      <w:szCs w:val="20"/>
      <w:lang w:eastAsia="ja-JP" w:bidi="ne-NP"/>
    </w:rPr>
  </w:style>
  <w:style w:type="character" w:customStyle="1" w:styleId="CaptionChar">
    <w:name w:val="Caption Char"/>
    <w:basedOn w:val="DefaultParagraphFont"/>
    <w:link w:val="Caption"/>
    <w:rsid w:val="00225AE8"/>
    <w:rPr>
      <w:rFonts w:ascii="Arial" w:eastAsia="MS Mincho" w:hAnsi="Arial" w:cs="Mangal"/>
      <w:b/>
      <w:bCs/>
      <w:sz w:val="20"/>
      <w:szCs w:val="20"/>
      <w:lang w:eastAsia="ja-JP" w:bidi="ne-NP"/>
    </w:rPr>
  </w:style>
  <w:style w:type="paragraph" w:customStyle="1" w:styleId="Default">
    <w:name w:val="Default"/>
    <w:rsid w:val="00225AE8"/>
    <w:pPr>
      <w:autoSpaceDE w:val="0"/>
      <w:autoSpaceDN w:val="0"/>
      <w:adjustRightInd w:val="0"/>
      <w:spacing w:after="0" w:line="240" w:lineRule="auto"/>
    </w:pPr>
    <w:rPr>
      <w:rFonts w:ascii="Arial" w:eastAsia="Times New Roman" w:hAnsi="Arial" w:cs="Arial"/>
      <w:color w:val="000000"/>
      <w:sz w:val="24"/>
      <w:szCs w:val="24"/>
    </w:rPr>
  </w:style>
  <w:style w:type="paragraph" w:styleId="Header">
    <w:name w:val="header"/>
    <w:basedOn w:val="Normal"/>
    <w:link w:val="HeaderChar"/>
    <w:uiPriority w:val="99"/>
    <w:unhideWhenUsed/>
    <w:rsid w:val="00225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AE8"/>
    <w:rPr>
      <w:rFonts w:ascii="Times New Roman" w:hAnsi="Times New Roman"/>
      <w:sz w:val="26"/>
    </w:rPr>
  </w:style>
  <w:style w:type="paragraph" w:styleId="Footer">
    <w:name w:val="footer"/>
    <w:basedOn w:val="Normal"/>
    <w:link w:val="FooterChar"/>
    <w:uiPriority w:val="99"/>
    <w:unhideWhenUsed/>
    <w:rsid w:val="00225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AE8"/>
    <w:rPr>
      <w:rFonts w:ascii="Times New Roman" w:hAnsi="Times New Roman"/>
      <w:sz w:val="26"/>
    </w:rPr>
  </w:style>
  <w:style w:type="character" w:styleId="PageNumber">
    <w:name w:val="page number"/>
    <w:basedOn w:val="DefaultParagraphFont"/>
    <w:rsid w:val="00225AE8"/>
  </w:style>
  <w:style w:type="paragraph" w:styleId="TOC1">
    <w:name w:val="toc 1"/>
    <w:basedOn w:val="Normal"/>
    <w:next w:val="Normal"/>
    <w:autoRedefine/>
    <w:uiPriority w:val="39"/>
    <w:unhideWhenUsed/>
    <w:rsid w:val="00225AE8"/>
    <w:pPr>
      <w:spacing w:after="100"/>
    </w:pPr>
  </w:style>
  <w:style w:type="paragraph" w:styleId="TOC2">
    <w:name w:val="toc 2"/>
    <w:basedOn w:val="Normal"/>
    <w:next w:val="Normal"/>
    <w:autoRedefine/>
    <w:uiPriority w:val="39"/>
    <w:unhideWhenUsed/>
    <w:rsid w:val="00225AE8"/>
    <w:pPr>
      <w:spacing w:after="100"/>
      <w:ind w:left="220"/>
    </w:pPr>
  </w:style>
  <w:style w:type="paragraph" w:styleId="TOC3">
    <w:name w:val="toc 3"/>
    <w:basedOn w:val="Normal"/>
    <w:next w:val="Normal"/>
    <w:autoRedefine/>
    <w:uiPriority w:val="39"/>
    <w:unhideWhenUsed/>
    <w:rsid w:val="00225AE8"/>
    <w:pPr>
      <w:spacing w:after="100"/>
      <w:ind w:left="440"/>
    </w:pPr>
  </w:style>
  <w:style w:type="character" w:styleId="Hyperlink">
    <w:name w:val="Hyperlink"/>
    <w:basedOn w:val="DefaultParagraphFont"/>
    <w:uiPriority w:val="99"/>
    <w:unhideWhenUsed/>
    <w:rsid w:val="00225AE8"/>
    <w:rPr>
      <w:color w:val="0000FF" w:themeColor="hyperlink"/>
      <w:u w:val="single"/>
    </w:rPr>
  </w:style>
  <w:style w:type="paragraph" w:customStyle="1" w:styleId="Heading10">
    <w:name w:val="Heading 10"/>
    <w:basedOn w:val="Heading4"/>
    <w:rsid w:val="00225AE8"/>
    <w:pPr>
      <w:keepLines w:val="0"/>
      <w:tabs>
        <w:tab w:val="left" w:pos="700"/>
        <w:tab w:val="num" w:pos="864"/>
      </w:tabs>
      <w:spacing w:before="240" w:line="360" w:lineRule="auto"/>
      <w:ind w:left="864" w:hanging="864"/>
      <w:jc w:val="left"/>
    </w:pPr>
    <w:rPr>
      <w:rFonts w:ascii=".VnTime" w:eastAsia="MS Mincho" w:hAnsi=".VnTime" w:cs="Tahoma"/>
      <w:i/>
      <w:noProof/>
      <w:snapToGrid w:val="0"/>
    </w:rPr>
  </w:style>
  <w:style w:type="paragraph" w:styleId="NormalWeb">
    <w:name w:val="Normal (Web)"/>
    <w:basedOn w:val="Normal"/>
    <w:uiPriority w:val="99"/>
    <w:unhideWhenUsed/>
    <w:rsid w:val="00225AE8"/>
    <w:pPr>
      <w:spacing w:before="100" w:beforeAutospacing="1" w:after="100" w:afterAutospacing="1" w:line="240" w:lineRule="auto"/>
      <w:ind w:firstLine="0"/>
    </w:pPr>
    <w:rPr>
      <w:rFonts w:eastAsia="Times New Roman" w:cs="Times New Roman"/>
      <w:sz w:val="24"/>
      <w:szCs w:val="24"/>
    </w:rPr>
  </w:style>
  <w:style w:type="paragraph" w:styleId="Revision">
    <w:name w:val="Revision"/>
    <w:hidden/>
    <w:uiPriority w:val="99"/>
    <w:semiHidden/>
    <w:rsid w:val="001C7921"/>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Word_97_-_2003_Document3.doc"/><Relationship Id="rId26" Type="http://schemas.openxmlformats.org/officeDocument/2006/relationships/package" Target="embeddings/Microsoft_Excel_Worksheet4.xlsx"/><Relationship Id="rId39" Type="http://schemas.openxmlformats.org/officeDocument/2006/relationships/image" Target="media/image16.emf"/><Relationship Id="rId21" Type="http://schemas.openxmlformats.org/officeDocument/2006/relationships/image" Target="media/image9.emf"/><Relationship Id="rId34" Type="http://schemas.openxmlformats.org/officeDocument/2006/relationships/oleObject" Target="embeddings/Microsoft_Word_97_-_2003_Document9.doc"/><Relationship Id="rId42" Type="http://schemas.openxmlformats.org/officeDocument/2006/relationships/oleObject" Target="embeddings/Microsoft_Word_97_-_2003_Document10.doc"/><Relationship Id="rId47" Type="http://schemas.openxmlformats.org/officeDocument/2006/relationships/oleObject" Target="embeddings/Microsoft_Word_97_-_2003_Document11.doc"/><Relationship Id="rId50" Type="http://schemas.openxmlformats.org/officeDocument/2006/relationships/image" Target="media/image23.png"/><Relationship Id="rId55" Type="http://schemas.openxmlformats.org/officeDocument/2006/relationships/image" Target="media/image26.emf"/><Relationship Id="rId63" Type="http://schemas.microsoft.com/office/2016/09/relationships/commentsIds" Target="commentsIds.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package" Target="embeddings/Microsoft_Excel_Worksheet5.xlsx"/><Relationship Id="rId41" Type="http://schemas.openxmlformats.org/officeDocument/2006/relationships/image" Target="media/image17.emf"/><Relationship Id="rId54" Type="http://schemas.openxmlformats.org/officeDocument/2006/relationships/oleObject" Target="embeddings/Microsoft_Word_97_-_2003_Document12.doc"/><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oleObject" Target="embeddings/Microsoft_Word_97_-_2003_Document5.doc"/><Relationship Id="rId32" Type="http://schemas.openxmlformats.org/officeDocument/2006/relationships/package" Target="embeddings/Microsoft_Excel_Worksheet6.xlsx"/><Relationship Id="rId37" Type="http://schemas.openxmlformats.org/officeDocument/2006/relationships/image" Target="media/image15.emf"/><Relationship Id="rId40" Type="http://schemas.openxmlformats.org/officeDocument/2006/relationships/package" Target="embeddings/Microsoft_Excel_Worksheet8.xlsx"/><Relationship Id="rId45" Type="http://schemas.openxmlformats.org/officeDocument/2006/relationships/image" Target="media/image20.emf"/><Relationship Id="rId53" Type="http://schemas.openxmlformats.org/officeDocument/2006/relationships/package" Target="embeddings/Microsoft_Excel_Worksheet10.xlsx"/><Relationship Id="rId58" Type="http://schemas.openxmlformats.org/officeDocument/2006/relationships/package" Target="embeddings/Microsoft_Excel_Worksheet12.xlsx"/><Relationship Id="rId5" Type="http://schemas.openxmlformats.org/officeDocument/2006/relationships/settings" Target="settings.xml"/><Relationship Id="rId15" Type="http://schemas.openxmlformats.org/officeDocument/2006/relationships/oleObject" Target="embeddings/Microsoft_Word_97_-_2003_Document2.doc"/><Relationship Id="rId23" Type="http://schemas.openxmlformats.org/officeDocument/2006/relationships/oleObject" Target="embeddings/Microsoft_Word_97_-_2003_Document4.doc"/><Relationship Id="rId28" Type="http://schemas.openxmlformats.org/officeDocument/2006/relationships/image" Target="media/image11.emf"/><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7.emf"/><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theme" Target="theme/theme1.xml"/><Relationship Id="rId65"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oleObject" Target="embeddings/Microsoft_Word_97_-_2003_Document1.doc"/><Relationship Id="rId22" Type="http://schemas.openxmlformats.org/officeDocument/2006/relationships/package" Target="embeddings/Microsoft_Excel_Worksheet3.xlsx"/><Relationship Id="rId27" Type="http://schemas.openxmlformats.org/officeDocument/2006/relationships/oleObject" Target="embeddings/Microsoft_Word_97_-_2003_Document6.doc"/><Relationship Id="rId30" Type="http://schemas.openxmlformats.org/officeDocument/2006/relationships/oleObject" Target="embeddings/Microsoft_Word_97_-_2003_Document7.doc"/><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package" Target="embeddings/Microsoft_Excel_Worksheet11.xlsx"/><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package" Target="embeddings/Microsoft_Excel_Worksheet1.xlsx"/><Relationship Id="rId17" Type="http://schemas.openxmlformats.org/officeDocument/2006/relationships/package" Target="embeddings/Microsoft_Excel_Worksheet2.xlsx"/><Relationship Id="rId25" Type="http://schemas.openxmlformats.org/officeDocument/2006/relationships/image" Target="media/image10.png"/><Relationship Id="rId33" Type="http://schemas.openxmlformats.org/officeDocument/2006/relationships/oleObject" Target="embeddings/Microsoft_Word_97_-_2003_Document8.doc"/><Relationship Id="rId38" Type="http://schemas.openxmlformats.org/officeDocument/2006/relationships/package" Target="embeddings/Microsoft_Excel_Worksheet7.xlsx"/><Relationship Id="rId46" Type="http://schemas.openxmlformats.org/officeDocument/2006/relationships/package" Target="embeddings/Microsoft_Excel_Worksheet9.xlsx"/><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0F0B6-8B7B-4B4D-AAC2-B54F71DE0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238</Pages>
  <Words>38791</Words>
  <Characters>221110</Characters>
  <Application>Microsoft Office Word</Application>
  <DocSecurity>0</DocSecurity>
  <Lines>1842</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Thi Quynh Anh</dc:creator>
  <cp:lastModifiedBy>Vu Thi Quynh Anh</cp:lastModifiedBy>
  <cp:revision>3</cp:revision>
  <cp:lastPrinted>2022-02-24T04:19:00Z</cp:lastPrinted>
  <dcterms:created xsi:type="dcterms:W3CDTF">2022-03-18T11:11:00Z</dcterms:created>
  <dcterms:modified xsi:type="dcterms:W3CDTF">2022-03-18T11:17:00Z</dcterms:modified>
</cp:coreProperties>
</file>